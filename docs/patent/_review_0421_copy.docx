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47C55281" w:rsidR="00B95363" w:rsidRPr="004B17D5" w:rsidRDefault="00000000" w:rsidP="0024243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B95363" w:rsidRPr="004B17D5">
          <w:headerReference w:type="default" r:id="rId9"/>
          <w:footerReference w:type="default" r:id="rId10"/>
          <w:pgSz w:w="11906" w:h="16838"/>
          <w:pgMar w:top="1361" w:right="1133" w:bottom="851" w:left="1134" w:header="794" w:footer="113" w:gutter="0"/>
          <w:pgNumType w:start="1"/>
          <w:cols w:space="720"/>
          <w:docGrid w:type="lines" w:linePitch="312"/>
        </w:sectPr>
      </w:pPr>
      <w:r w:rsidRPr="004B17D5">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本发明公开了一种基于跨平台语义解耦与图谱大模型协同的地理处理模型自动构建方法，属于计算机和地理信息系统领域。所述方法包括：</w:t>
      </w:r>
      <w:ins w:id="0" w:author="yun qiao" w:date="2026-04-21T15:00:00Z">
        <w:r w:rsidR="0024243B"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0024243B"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sidR="0024243B">
          <w:rPr>
            <w:rFonts w:ascii="Times New Roman" w:eastAsia="宋体" w:hAnsi="Times New Roman" w:cs="Times New Roman" w:hint="eastAsia"/>
            <w:color w:val="000000" w:themeColor="text1"/>
            <w:sz w:val="28"/>
            <w:szCs w:val="28"/>
            <w14:ligatures w14:val="none"/>
          </w:rPr>
          <w:t>；</w:t>
        </w:r>
        <w:r w:rsidR="0024243B"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24243B" w:rsidRPr="00913E34">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r w:rsidR="0024243B">
          <w:rPr>
            <w:rFonts w:ascii="Times New Roman" w:eastAsia="宋体" w:hAnsi="Times New Roman" w:cs="Times New Roman" w:hint="eastAsia"/>
            <w:color w:val="000000" w:themeColor="text1"/>
            <w:sz w:val="28"/>
            <w:szCs w:val="28"/>
            <w14:ligatures w14:val="none"/>
          </w:rPr>
          <w:t>；</w:t>
        </w:r>
        <w:r w:rsidR="0024243B"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ins w:id="1" w:author="yun qiao" w:date="2026-04-20T09:58:00Z">
        <w:r w:rsidR="00EA2881" w:rsidRPr="00281056">
          <w:rPr>
            <w:rFonts w:ascii="Times New Roman" w:eastAsia="宋体" w:hAnsi="Times New Roman" w:cs="Times New Roman" w:hint="eastAsia"/>
            <w:color w:val="000000" w:themeColor="text1"/>
            <w:sz w:val="28"/>
            <w:szCs w:val="28"/>
            <w14:ligatures w14:val="none"/>
          </w:rPr>
          <w:t>。</w:t>
        </w:r>
      </w:ins>
      <w:del w:id="2" w:author="yun qiao" w:date="2026-04-20T09:58:00Z">
        <w:r w:rsidR="00D32BED" w:rsidRPr="004B17D5" w:rsidDel="00EA2881">
          <w:rPr>
            <w:rFonts w:ascii="Times New Roman" w:eastAsia="宋体" w:hAnsi="Times New Roman" w:cs="等线" w:hint="eastAsia"/>
            <w:color w:val="000000" w:themeColor="text1"/>
            <w:sz w:val="28"/>
            <w14:ligatures w14:val="none"/>
          </w:rPr>
          <w:delText>通过</w:delText>
        </w:r>
        <w:r w:rsidR="003402CC" w:rsidRPr="004B17D5" w:rsidDel="00EA2881">
          <w:rPr>
            <w:rFonts w:ascii="Times New Roman" w:eastAsia="宋体" w:hAnsi="Times New Roman" w:cs="Times New Roman" w:hint="eastAsia"/>
            <w:color w:val="000000" w:themeColor="text1"/>
            <w:sz w:val="28"/>
            <w:szCs w:val="28"/>
            <w14:ligatures w14:val="none"/>
          </w:rPr>
          <w:delTex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r w:rsidR="00DC62AF" w:rsidRPr="004B17D5" w:rsidDel="00EA2881">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r w:rsidR="00D32BED" w:rsidRPr="004B17D5" w:rsidDel="00EA2881">
          <w:rPr>
            <w:rFonts w:ascii="Times New Roman" w:eastAsia="宋体" w:hAnsi="Times New Roman" w:cs="Times New Roman" w:hint="eastAsia"/>
            <w:color w:val="000000" w:themeColor="text1"/>
            <w:sz w:val="28"/>
            <w:szCs w:val="28"/>
            <w14:ligatures w14:val="none"/>
          </w:rPr>
          <w:delText>通过</w:delText>
        </w:r>
        <w:r w:rsidR="003402CC" w:rsidRPr="004B17D5" w:rsidDel="00EA2881">
          <w:rPr>
            <w:rFonts w:ascii="Times New Roman" w:eastAsia="宋体" w:hAnsi="Times New Roman" w:cs="Times New Roman" w:hint="eastAsia"/>
            <w:color w:val="000000" w:themeColor="text1"/>
            <w:sz w:val="28"/>
            <w:szCs w:val="28"/>
            <w14:ligatures w14:val="none"/>
          </w:rPr>
          <w:delText>构建并训练面向地理处理任务的基于</w:delText>
        </w:r>
        <w:r w:rsidR="003402CC" w:rsidRPr="004B17D5" w:rsidDel="00EA2881">
          <w:rPr>
            <w:rFonts w:ascii="Times New Roman" w:eastAsia="宋体" w:hAnsi="Times New Roman" w:cs="Times New Roman" w:hint="eastAsia"/>
            <w:color w:val="000000" w:themeColor="text1"/>
            <w:sz w:val="28"/>
            <w:szCs w:val="28"/>
            <w14:ligatures w14:val="none"/>
          </w:rPr>
          <w:delText>Transforme</w:delText>
        </w:r>
        <w:r w:rsidR="00281952" w:rsidDel="00EA2881">
          <w:rPr>
            <w:rFonts w:ascii="Times New Roman" w:eastAsia="宋体" w:hAnsi="Times New Roman" w:cs="Times New Roman" w:hint="eastAsia"/>
            <w:color w:val="000000" w:themeColor="text1"/>
            <w:sz w:val="28"/>
            <w:szCs w:val="28"/>
            <w14:ligatures w14:val="none"/>
          </w:rPr>
          <w:delText>r</w:delText>
        </w:r>
        <w:r w:rsidR="003402CC" w:rsidRPr="004B17D5" w:rsidDel="00EA2881">
          <w:rPr>
            <w:rFonts w:ascii="Times New Roman" w:eastAsia="宋体" w:hAnsi="Times New Roman" w:cs="Times New Roman" w:hint="eastAsia"/>
            <w:color w:val="000000" w:themeColor="text1"/>
            <w:sz w:val="28"/>
            <w:szCs w:val="28"/>
            <w14:ligatures w14:val="none"/>
          </w:rPr>
          <w:delText>解码器的</w:delText>
        </w:r>
      </w:del>
      <w:del w:id="3" w:author="yun qiao" w:date="2026-04-20T09:57:00Z">
        <w:r w:rsidR="003402CC"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4" w:author="yun qiao" w:date="2026-04-20T09:58:00Z">
        <w:r w:rsidR="003402CC" w:rsidRPr="004B17D5" w:rsidDel="00EA2881">
          <w:rPr>
            <w:rFonts w:ascii="Times New Roman" w:eastAsia="宋体" w:hAnsi="Times New Roman" w:cs="Times New Roman" w:hint="eastAsia"/>
            <w:color w:val="000000" w:themeColor="text1"/>
            <w:sz w:val="28"/>
            <w:szCs w:val="28"/>
            <w14:ligatures w14:val="none"/>
          </w:rPr>
          <w:delText>，所述</w:delText>
        </w:r>
      </w:del>
      <w:del w:id="5" w:author="yun qiao" w:date="2026-04-20T09:57:00Z">
        <w:r w:rsidR="003402CC"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6" w:author="yun qiao" w:date="2026-04-20T09:58:00Z">
        <w:r w:rsidR="003402CC" w:rsidRPr="004B17D5" w:rsidDel="00EA2881">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r w:rsidR="007F079C" w:rsidRPr="004B17D5" w:rsidDel="00EA2881">
          <w:rPr>
            <w:rFonts w:ascii="Times New Roman" w:eastAsia="宋体" w:hAnsi="Times New Roman" w:cs="Times New Roman"/>
            <w:color w:val="000000" w:themeColor="text1"/>
            <w:sz w:val="28"/>
            <w:szCs w:val="28"/>
            <w14:ligatures w14:val="none"/>
          </w:rPr>
          <w:delText>基于所述结构化语义表示，利用所述</w:delText>
        </w:r>
      </w:del>
      <w:del w:id="7" w:author="yun qiao" w:date="2026-04-20T09:57:00Z">
        <w:r w:rsidR="007F079C" w:rsidRPr="004B17D5" w:rsidDel="00EA2881">
          <w:rPr>
            <w:rFonts w:ascii="Times New Roman" w:eastAsia="宋体" w:hAnsi="Times New Roman" w:cs="Times New Roman"/>
            <w:color w:val="000000" w:themeColor="text1"/>
            <w:sz w:val="28"/>
            <w:szCs w:val="28"/>
            <w14:ligatures w14:val="none"/>
          </w:rPr>
          <w:delText>专用序列生成模型</w:delText>
        </w:r>
      </w:del>
      <w:del w:id="8" w:author="yun qiao" w:date="2026-04-20T09:58:00Z">
        <w:r w:rsidR="007F079C" w:rsidRPr="004B17D5" w:rsidDel="00EA2881">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003402CC" w:rsidRPr="004B17D5" w:rsidDel="00EA2881">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基于多源约束对所述候选算子链进行评估与优化，并针对存在映射缺失、输入输出不兼容或局部链路不合法的候选算子链进行替代修复，输出最优的地理处理算子链及对应的自动化模型结构</w:delText>
        </w:r>
      </w:del>
      <w:del w:id="9" w:author="yun qiao" w:date="2026-04-20T09:59:00Z">
        <w:r w:rsidR="003402CC" w:rsidRPr="004B17D5" w:rsidDel="00AE0FBE">
          <w:rPr>
            <w:rFonts w:ascii="Times New Roman" w:eastAsia="宋体" w:hAnsi="Times New Roman" w:cs="Times New Roman" w:hint="eastAsia"/>
            <w:color w:val="000000" w:themeColor="text1"/>
            <w:sz w:val="28"/>
            <w:szCs w:val="28"/>
            <w14:ligatures w14:val="none"/>
          </w:rPr>
          <w:delText>。</w:delText>
        </w:r>
      </w:del>
      <w:r w:rsidRPr="004B17D5">
        <w:rPr>
          <w:rFonts w:ascii="Times New Roman" w:eastAsia="宋体" w:hAnsi="Times New Roman" w:cs="等线" w:hint="eastAsia"/>
          <w:color w:val="000000" w:themeColor="text1"/>
          <w:sz w:val="28"/>
          <w14:ligatures w14:val="none"/>
        </w:rPr>
        <w:t>本发明通过跨平台语义解耦降低了模型对特定平台的依赖，通过图谱与大模型协同推理保证了生成结果的结构合理性与可执行性，实现了从自然语言任务描述到可执行地理处理模型的全自动构建。</w:t>
      </w:r>
    </w:p>
    <w:p w14:paraId="5267B080" w14:textId="5B3E65B6" w:rsidR="00B95363" w:rsidRPr="004B17D5" w:rsidRDefault="002A47F5">
      <w:pPr>
        <w:spacing w:after="0" w:line="240" w:lineRule="auto"/>
        <w:jc w:val="center"/>
        <w:rPr>
          <w:rFonts w:ascii="Times New Roman" w:eastAsia="宋体" w:hAnsi="Times New Roman" w:cs="Times New Roman"/>
          <w:color w:val="000000" w:themeColor="text1"/>
          <w:sz w:val="24"/>
          <w:szCs w:val="28"/>
          <w14:ligatures w14:val="none"/>
        </w:rPr>
      </w:pPr>
      <w:r>
        <w:rPr>
          <w:rFonts w:ascii="Times New Roman" w:eastAsia="宋体" w:hAnsi="Times New Roman" w:cs="Times New Roman"/>
          <w:noProof/>
          <w:color w:val="000000" w:themeColor="text1"/>
          <w:sz w:val="24"/>
          <w:szCs w:val="28"/>
          <w14:ligatures w14:val="none"/>
        </w:rPr>
        <w:lastRenderedPageBreak/>
        <w:drawing>
          <wp:inline distT="0" distB="0" distL="0" distR="0" wp14:anchorId="03D0DB3A" wp14:editId="64FAF5BC">
            <wp:extent cx="6120765" cy="6043295"/>
            <wp:effectExtent l="0" t="0" r="0" b="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6120765" cy="6043295"/>
                    </a:xfrm>
                    <a:prstGeom prst="rect">
                      <a:avLst/>
                    </a:prstGeom>
                  </pic:spPr>
                </pic:pic>
              </a:graphicData>
            </a:graphic>
          </wp:inline>
        </w:drawing>
      </w:r>
    </w:p>
    <w:p w14:paraId="6EEAF9D6" w14:textId="39ABB3F0" w:rsidR="00B95363" w:rsidRPr="004B17D5" w:rsidRDefault="00000000">
      <w:pPr>
        <w:spacing w:after="0" w:line="240" w:lineRule="auto"/>
        <w:jc w:val="center"/>
        <w:rPr>
          <w:rFonts w:ascii="Times New Roman" w:eastAsia="宋体" w:hAnsi="Times New Roman" w:cs="Times New Roman"/>
          <w:color w:val="000000" w:themeColor="text1"/>
          <w:sz w:val="21"/>
          <w:szCs w:val="21"/>
          <w14:ligatures w14:val="none"/>
        </w:rPr>
        <w:sectPr w:rsidR="00B95363" w:rsidRPr="004B17D5">
          <w:headerReference w:type="default" r:id="rId12"/>
          <w:footerReference w:type="default" r:id="rId13"/>
          <w:pgSz w:w="11906" w:h="16838"/>
          <w:pgMar w:top="1361" w:right="1133" w:bottom="851" w:left="1134" w:header="794" w:footer="113" w:gutter="0"/>
          <w:pgNumType w:start="1"/>
          <w:cols w:space="720"/>
          <w:docGrid w:type="lines" w:linePitch="312"/>
        </w:sectPr>
      </w:pPr>
      <w:r w:rsidRPr="004B17D5">
        <w:rPr>
          <w:rFonts w:ascii="Arial" w:eastAsia="黑体" w:hAnsi="Arial" w:cs="Times New Roman" w:hint="eastAsia"/>
          <w:color w:val="000000" w:themeColor="text1"/>
          <w:sz w:val="21"/>
          <w:szCs w:val="21"/>
          <w14:ligatures w14:val="none"/>
        </w:rPr>
        <w:t>图</w:t>
      </w:r>
      <w:r w:rsidRPr="004B17D5">
        <w:rPr>
          <w:rFonts w:ascii="Arial" w:eastAsia="黑体" w:hAnsi="Arial" w:cs="Times New Roman"/>
          <w:color w:val="000000" w:themeColor="text1"/>
          <w:sz w:val="21"/>
          <w:szCs w:val="21"/>
          <w14:ligatures w14:val="none"/>
        </w:rPr>
        <w:t xml:space="preserve"> </w:t>
      </w:r>
      <w:r w:rsidRPr="004B17D5">
        <w:rPr>
          <w:rFonts w:ascii="Arial" w:eastAsia="黑体" w:hAnsi="Arial" w:cs="Times New Roman"/>
          <w:color w:val="000000" w:themeColor="text1"/>
          <w:sz w:val="21"/>
          <w:szCs w:val="21"/>
          <w14:ligatures w14:val="none"/>
        </w:rPr>
        <w:fldChar w:fldCharType="begin"/>
      </w:r>
      <w:r w:rsidRPr="004B17D5">
        <w:rPr>
          <w:rFonts w:ascii="Arial" w:eastAsia="黑体" w:hAnsi="Arial" w:cs="Times New Roman"/>
          <w:color w:val="000000" w:themeColor="text1"/>
          <w:sz w:val="21"/>
          <w:szCs w:val="21"/>
          <w14:ligatures w14:val="none"/>
        </w:rPr>
        <w:instrText xml:space="preserve"> SEQ </w:instrText>
      </w:r>
      <w:r w:rsidRPr="004B17D5">
        <w:rPr>
          <w:rFonts w:ascii="Arial" w:eastAsia="黑体" w:hAnsi="Arial" w:cs="Times New Roman" w:hint="eastAsia"/>
          <w:color w:val="000000" w:themeColor="text1"/>
          <w:sz w:val="21"/>
          <w:szCs w:val="21"/>
          <w14:ligatures w14:val="none"/>
        </w:rPr>
        <w:instrText>图</w:instrText>
      </w:r>
      <w:r w:rsidRPr="004B17D5">
        <w:rPr>
          <w:rFonts w:ascii="Arial" w:eastAsia="黑体" w:hAnsi="Arial" w:cs="Times New Roman"/>
          <w:color w:val="000000" w:themeColor="text1"/>
          <w:sz w:val="21"/>
          <w:szCs w:val="21"/>
          <w14:ligatures w14:val="none"/>
        </w:rPr>
        <w:instrText xml:space="preserve"> \* ARABIC </w:instrText>
      </w:r>
      <w:r w:rsidRPr="004B17D5">
        <w:rPr>
          <w:rFonts w:ascii="Arial" w:eastAsia="黑体" w:hAnsi="Arial" w:cs="Times New Roman"/>
          <w:color w:val="000000" w:themeColor="text1"/>
          <w:sz w:val="21"/>
          <w:szCs w:val="21"/>
          <w14:ligatures w14:val="none"/>
        </w:rPr>
        <w:fldChar w:fldCharType="separate"/>
      </w:r>
      <w:r w:rsidR="00F549A1">
        <w:rPr>
          <w:rFonts w:ascii="Arial" w:eastAsia="黑体" w:hAnsi="Arial" w:cs="Times New Roman"/>
          <w:noProof/>
          <w:color w:val="000000" w:themeColor="text1"/>
          <w:sz w:val="21"/>
          <w:szCs w:val="21"/>
          <w14:ligatures w14:val="none"/>
        </w:rPr>
        <w:t>1</w:t>
      </w:r>
      <w:r w:rsidRPr="004B17D5">
        <w:rPr>
          <w:rFonts w:ascii="Arial" w:eastAsia="黑体" w:hAnsi="Arial" w:cs="Times New Roman"/>
          <w:color w:val="000000" w:themeColor="text1"/>
          <w:sz w:val="21"/>
          <w:szCs w:val="21"/>
          <w14:ligatures w14:val="none"/>
        </w:rPr>
        <w:fldChar w:fldCharType="end"/>
      </w:r>
      <w:r w:rsidRPr="004B17D5">
        <w:rPr>
          <w:rFonts w:ascii="Arial" w:eastAsia="黑体" w:hAnsi="Arial" w:cs="Times New Roman" w:hint="eastAsia"/>
          <w:color w:val="000000" w:themeColor="text1"/>
          <w:sz w:val="21"/>
          <w:szCs w:val="21"/>
          <w14:ligatures w14:val="none"/>
        </w:rPr>
        <w:t>：系统总体流程示意图</w:t>
      </w:r>
    </w:p>
    <w:p w14:paraId="477F70B1" w14:textId="77777777" w:rsidR="00B95363" w:rsidDel="00281056" w:rsidRDefault="00000000" w:rsidP="00281056">
      <w:pPr>
        <w:spacing w:after="0" w:line="480" w:lineRule="exact"/>
        <w:jc w:val="both"/>
        <w:rPr>
          <w:del w:id="10" w:author="yun qiao" w:date="2026-04-20T09:25: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sidRPr="004B17D5">
        <w:rPr>
          <w:rFonts w:ascii="Times New Roman" w:eastAsia="宋体" w:hAnsi="Times New Roman" w:cs="Times New Roman" w:hint="eastAsia"/>
          <w:color w:val="000000" w:themeColor="text1"/>
          <w:sz w:val="28"/>
          <w:szCs w:val="28"/>
          <w14:ligatures w14:val="none"/>
        </w:rPr>
        <w:t>：</w:t>
      </w:r>
    </w:p>
    <w:p w14:paraId="0AC74020" w14:textId="77777777" w:rsidR="00281056" w:rsidRPr="004B17D5" w:rsidRDefault="00281056">
      <w:pPr>
        <w:widowControl/>
        <w:numPr>
          <w:ilvl w:val="0"/>
          <w:numId w:val="1"/>
        </w:numPr>
        <w:spacing w:before="100" w:after="0" w:line="480" w:lineRule="exact"/>
        <w:ind w:firstLineChars="202" w:firstLine="566"/>
        <w:jc w:val="both"/>
        <w:rPr>
          <w:ins w:id="11" w:author="yun qiao" w:date="2026-04-20T09:25:00Z"/>
          <w:rFonts w:ascii="Times New Roman" w:eastAsia="宋体" w:hAnsi="Times New Roman" w:cs="Times New Roman"/>
          <w:color w:val="000000" w:themeColor="text1"/>
          <w:sz w:val="28"/>
          <w:szCs w:val="28"/>
          <w14:ligatures w14:val="none"/>
        </w:rPr>
      </w:pPr>
    </w:p>
    <w:p w14:paraId="2218BE82" w14:textId="6E3BFE47" w:rsidR="00913E34" w:rsidRDefault="0054660F" w:rsidP="00281056">
      <w:pPr>
        <w:spacing w:after="0" w:line="480" w:lineRule="exact"/>
        <w:ind w:firstLineChars="200" w:firstLine="560"/>
        <w:jc w:val="both"/>
        <w:rPr>
          <w:ins w:id="12" w:author="yun qiao" w:date="2026-04-20T10:15:00Z"/>
          <w:rFonts w:ascii="Times New Roman" w:eastAsia="宋体" w:hAnsi="Times New Roman" w:cs="Times New Roman"/>
          <w:color w:val="000000" w:themeColor="text1"/>
          <w:sz w:val="28"/>
          <w:szCs w:val="28"/>
          <w14:ligatures w14:val="none"/>
        </w:rPr>
      </w:pPr>
      <w:ins w:id="13" w:author="yun qiao" w:date="2026-04-20T10:23:00Z">
        <w:r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ins>
      <w:ins w:id="14" w:author="yun qiao" w:date="2026-04-20T10:15:00Z">
        <w:r w:rsidR="00913E34" w:rsidRPr="00913E34">
          <w:rPr>
            <w:rFonts w:ascii="Times New Roman" w:eastAsia="宋体" w:hAnsi="Times New Roman" w:cs="Times New Roman"/>
            <w:color w:val="000000" w:themeColor="text1"/>
            <w:sz w:val="28"/>
            <w:szCs w:val="28"/>
            <w14:ligatures w14:val="none"/>
          </w:rPr>
          <w:t>；</w:t>
        </w:r>
      </w:ins>
    </w:p>
    <w:p w14:paraId="44B503CC" w14:textId="77777777" w:rsidR="00913E34" w:rsidRDefault="00913E34" w:rsidP="00281056">
      <w:pPr>
        <w:spacing w:after="0" w:line="480" w:lineRule="exact"/>
        <w:ind w:firstLineChars="200" w:firstLine="560"/>
        <w:jc w:val="both"/>
        <w:rPr>
          <w:ins w:id="15" w:author="yun qiao" w:date="2026-04-20T10:15:00Z"/>
          <w:rFonts w:ascii="Times New Roman" w:eastAsia="宋体" w:hAnsi="Times New Roman" w:cs="Times New Roman"/>
          <w:color w:val="000000" w:themeColor="text1"/>
          <w:sz w:val="28"/>
          <w:szCs w:val="28"/>
          <w14:ligatures w14:val="none"/>
        </w:rPr>
      </w:pPr>
      <w:ins w:id="16" w:author="yun qiao" w:date="2026-04-20T10:15:00Z">
        <w:r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w:t>
        </w:r>
      </w:ins>
    </w:p>
    <w:p w14:paraId="1D80ABB4" w14:textId="36ABF550" w:rsidR="00913E34" w:rsidRDefault="00EC2356" w:rsidP="00281056">
      <w:pPr>
        <w:spacing w:after="0" w:line="480" w:lineRule="exact"/>
        <w:ind w:firstLineChars="200" w:firstLine="560"/>
        <w:jc w:val="both"/>
        <w:rPr>
          <w:ins w:id="17" w:author="yun qiao" w:date="2026-04-20T10:15:00Z"/>
          <w:rFonts w:ascii="Times New Roman" w:eastAsia="宋体" w:hAnsi="Times New Roman" w:cs="Times New Roman"/>
          <w:color w:val="000000" w:themeColor="text1"/>
          <w:sz w:val="28"/>
          <w:szCs w:val="28"/>
          <w14:ligatures w14:val="none"/>
        </w:rPr>
      </w:pPr>
      <w:ins w:id="18" w:author="yun qiao" w:date="2026-04-21T08:24:00Z">
        <w:r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ins>
      <w:ins w:id="19" w:author="yun qiao" w:date="2026-04-20T10:15:00Z">
        <w:r w:rsidR="00913E34" w:rsidRPr="00913E34">
          <w:rPr>
            <w:rFonts w:ascii="Times New Roman" w:eastAsia="宋体" w:hAnsi="Times New Roman" w:cs="Times New Roman"/>
            <w:color w:val="000000" w:themeColor="text1"/>
            <w:sz w:val="28"/>
            <w:szCs w:val="28"/>
            <w14:ligatures w14:val="none"/>
          </w:rPr>
          <w:t>；</w:t>
        </w:r>
      </w:ins>
    </w:p>
    <w:p w14:paraId="219DFAA4" w14:textId="77777777" w:rsidR="00913E34" w:rsidRDefault="00913E34" w:rsidP="00281056">
      <w:pPr>
        <w:spacing w:after="0" w:line="480" w:lineRule="exact"/>
        <w:ind w:firstLineChars="200" w:firstLine="560"/>
        <w:jc w:val="both"/>
        <w:rPr>
          <w:ins w:id="20" w:author="yun qiao" w:date="2026-04-20T10:15:00Z"/>
          <w:rFonts w:ascii="Times New Roman" w:eastAsia="宋体" w:hAnsi="Times New Roman" w:cs="Times New Roman"/>
          <w:color w:val="000000" w:themeColor="text1"/>
          <w:sz w:val="28"/>
          <w:szCs w:val="28"/>
          <w14:ligatures w14:val="none"/>
        </w:rPr>
      </w:pPr>
      <w:bookmarkStart w:id="21" w:name="_Hlk227652350"/>
      <w:ins w:id="22" w:author="yun qiao" w:date="2026-04-20T10:15:00Z">
        <w:r w:rsidRPr="00913E34">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bookmarkEnd w:id="21"/>
        <w:r w:rsidRPr="00913E34">
          <w:rPr>
            <w:rFonts w:ascii="Times New Roman" w:eastAsia="宋体" w:hAnsi="Times New Roman" w:cs="Times New Roman"/>
            <w:color w:val="000000" w:themeColor="text1"/>
            <w:sz w:val="28"/>
            <w:szCs w:val="28"/>
            <w14:ligatures w14:val="none"/>
          </w:rPr>
          <w:t>；</w:t>
        </w:r>
      </w:ins>
    </w:p>
    <w:p w14:paraId="60653C64" w14:textId="34C7ED3C" w:rsidR="00350A5D" w:rsidRPr="00281056" w:rsidDel="00281056" w:rsidRDefault="00913E34" w:rsidP="00DF4C84">
      <w:pPr>
        <w:spacing w:after="0" w:line="480" w:lineRule="exact"/>
        <w:ind w:firstLineChars="200" w:firstLine="560"/>
        <w:jc w:val="both"/>
        <w:rPr>
          <w:del w:id="23" w:author="yun qiao" w:date="2026-04-19T18:41:00Z"/>
          <w:rFonts w:ascii="Times New Roman" w:eastAsia="宋体" w:hAnsi="Times New Roman" w:cs="Times New Roman"/>
          <w:color w:val="000000" w:themeColor="text1"/>
          <w:sz w:val="28"/>
          <w:szCs w:val="28"/>
          <w14:ligatures w14:val="none"/>
        </w:rPr>
      </w:pPr>
      <w:ins w:id="24" w:author="yun qiao" w:date="2026-04-20T10:15:00Z">
        <w:r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25" w:author="yun qiao" w:date="2026-04-19T18:41:00Z">
        <w:r w:rsidR="00CE4B62" w:rsidRPr="00281056" w:rsidDel="00FD028D">
          <w:rPr>
            <w:rFonts w:ascii="Times New Roman" w:eastAsia="宋体" w:hAnsi="Times New Roman" w:cs="Times New Roman" w:hint="eastAsia"/>
            <w:color w:val="000000" w:themeColor="text1"/>
            <w:sz w:val="28"/>
            <w:szCs w:val="28"/>
            <w14:ligatures w14:val="none"/>
          </w:rPr>
          <w:delText>通过</w:delText>
        </w:r>
        <w:r w:rsidR="00350A5D" w:rsidRPr="00281056" w:rsidDel="00FD028D">
          <w:rPr>
            <w:rFonts w:ascii="Times New Roman" w:eastAsia="宋体" w:hAnsi="Times New Roman" w:cs="Times New Roman" w:hint="eastAsia"/>
            <w:color w:val="000000" w:themeColor="text1"/>
            <w:sz w:val="28"/>
            <w:szCs w:val="28"/>
            <w14:ligatures w14:val="none"/>
          </w:rPr>
          <w:delTex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p>
    <w:p w14:paraId="4B5D18AE" w14:textId="77777777" w:rsidR="00281056" w:rsidRPr="00E45956" w:rsidRDefault="00281056" w:rsidP="00913E34">
      <w:pPr>
        <w:spacing w:after="0" w:line="480" w:lineRule="exact"/>
        <w:ind w:firstLineChars="200" w:firstLine="560"/>
        <w:jc w:val="both"/>
        <w:rPr>
          <w:ins w:id="26" w:author="yun qiao" w:date="2026-04-20T09:25:00Z"/>
          <w:rFonts w:ascii="Times New Roman" w:eastAsia="宋体" w:hAnsi="Times New Roman" w:cs="Times New Roman"/>
          <w:color w:val="000000" w:themeColor="text1"/>
          <w:sz w:val="28"/>
          <w:szCs w:val="28"/>
          <w14:ligatures w14:val="none"/>
        </w:rPr>
      </w:pPr>
    </w:p>
    <w:p w14:paraId="3A5432B9" w14:textId="53828B82" w:rsidR="00CA6826" w:rsidRPr="004B17D5" w:rsidDel="00281056" w:rsidRDefault="00CA6826" w:rsidP="006C5A30">
      <w:pPr>
        <w:spacing w:after="0" w:line="480" w:lineRule="exact"/>
        <w:ind w:firstLineChars="200" w:firstLine="560"/>
        <w:jc w:val="both"/>
        <w:rPr>
          <w:del w:id="27" w:author="yun qiao" w:date="2026-04-20T09:25:00Z"/>
          <w:rFonts w:ascii="Times New Roman" w:eastAsia="宋体" w:hAnsi="Times New Roman" w:cs="Times New Roman"/>
          <w:color w:val="000000" w:themeColor="text1"/>
          <w:sz w:val="28"/>
          <w:szCs w:val="28"/>
          <w14:ligatures w14:val="none"/>
        </w:rPr>
      </w:pPr>
      <w:del w:id="28" w:author="yun qiao" w:date="2026-04-20T09:25:00Z">
        <w:r w:rsidRPr="004B17D5" w:rsidDel="00281056">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p>
    <w:p w14:paraId="0E965C87" w14:textId="6BDA9695" w:rsidR="00350A5D" w:rsidRPr="004B17D5" w:rsidDel="00FD028D" w:rsidRDefault="00CE4B62" w:rsidP="006C5A30">
      <w:pPr>
        <w:spacing w:after="0" w:line="480" w:lineRule="exact"/>
        <w:ind w:firstLineChars="200" w:firstLine="560"/>
        <w:jc w:val="both"/>
        <w:rPr>
          <w:del w:id="29" w:author="yun qiao" w:date="2026-04-19T18:41:00Z"/>
          <w:rFonts w:ascii="Times New Roman" w:eastAsia="宋体" w:hAnsi="Times New Roman" w:cs="Times New Roman"/>
          <w:color w:val="000000" w:themeColor="text1"/>
          <w:sz w:val="28"/>
          <w:szCs w:val="28"/>
          <w14:ligatures w14:val="none"/>
        </w:rPr>
      </w:pPr>
      <w:del w:id="30" w:author="yun qiao" w:date="2026-04-19T18:41:00Z">
        <w:r w:rsidRPr="004B17D5" w:rsidDel="00FD028D">
          <w:rPr>
            <w:rFonts w:ascii="Times New Roman" w:eastAsia="宋体" w:hAnsi="Times New Roman" w:cs="Times New Roman" w:hint="eastAsia"/>
            <w:color w:val="000000" w:themeColor="text1"/>
            <w:sz w:val="28"/>
            <w:szCs w:val="28"/>
            <w14:ligatures w14:val="none"/>
          </w:rPr>
          <w:delText>通过</w:delText>
        </w:r>
        <w:r w:rsidR="00350A5D" w:rsidRPr="004B17D5" w:rsidDel="00FD028D">
          <w:rPr>
            <w:rFonts w:ascii="Times New Roman" w:eastAsia="宋体" w:hAnsi="Times New Roman" w:cs="Times New Roman" w:hint="eastAsia"/>
            <w:color w:val="000000" w:themeColor="text1"/>
            <w:sz w:val="28"/>
            <w:szCs w:val="28"/>
            <w14:ligatures w14:val="none"/>
          </w:rPr>
          <w:delText>构建并训练面向地理处理任务的基于</w:delText>
        </w:r>
        <w:r w:rsidR="00350A5D" w:rsidRPr="004B17D5" w:rsidDel="00FD028D">
          <w:rPr>
            <w:rFonts w:ascii="Times New Roman" w:eastAsia="宋体" w:hAnsi="Times New Roman" w:cs="Times New Roman" w:hint="eastAsia"/>
            <w:color w:val="000000" w:themeColor="text1"/>
            <w:sz w:val="28"/>
            <w:szCs w:val="28"/>
            <w14:ligatures w14:val="none"/>
          </w:rPr>
          <w:delText>Transformer</w:delText>
        </w:r>
        <w:r w:rsidR="00350A5D" w:rsidRPr="004B17D5" w:rsidDel="00FD028D">
          <w:rPr>
            <w:rFonts w:ascii="Times New Roman" w:eastAsia="宋体" w:hAnsi="Times New Roman" w:cs="Times New Roman" w:hint="eastAsia"/>
            <w:color w:val="000000" w:themeColor="text1"/>
            <w:sz w:val="28"/>
            <w:szCs w:val="28"/>
            <w14:ligatures w14:val="none"/>
          </w:rPr>
          <w:delText>解码器的专用序列生成模型，</w:delText>
        </w:r>
        <w:r w:rsidR="00752CD3" w:rsidRPr="004B17D5" w:rsidDel="00FD028D">
          <w:rPr>
            <w:rFonts w:ascii="Times New Roman" w:eastAsia="宋体" w:hAnsi="Times New Roman" w:cs="Times New Roman" w:hint="eastAsia"/>
            <w:color w:val="000000" w:themeColor="text1"/>
            <w:sz w:val="28"/>
            <w:szCs w:val="28"/>
            <w14:ligatures w14:val="none"/>
          </w:rPr>
          <w:delText>所述专用序列生成模型融合知识图谱语义先验</w:delText>
        </w:r>
        <w:r w:rsidR="00350A5D" w:rsidRPr="004B17D5" w:rsidDel="00FD028D">
          <w:rPr>
            <w:rFonts w:ascii="Times New Roman" w:eastAsia="宋体" w:hAnsi="Times New Roman" w:cs="Times New Roman" w:hint="eastAsia"/>
            <w:color w:val="000000" w:themeColor="text1"/>
            <w:sz w:val="28"/>
            <w:szCs w:val="28"/>
            <w14:ligatures w14:val="none"/>
          </w:rPr>
          <w:delText>，并采用特征级线性调制机制将任务条件向量注入各解码层；</w:delText>
        </w:r>
        <w:r w:rsidR="007B3E53" w:rsidRPr="004B17D5" w:rsidDel="00FD028D">
          <w:rPr>
            <w:rFonts w:ascii="Times New Roman" w:eastAsia="宋体" w:hAnsi="Times New Roman" w:cs="Times New Roman" w:hint="eastAsia"/>
            <w:color w:val="000000" w:themeColor="text1"/>
            <w:sz w:val="28"/>
            <w:szCs w:val="28"/>
            <w14:ligatures w14:val="none"/>
          </w:rPr>
          <w:delText xml:space="preserve"> </w:delText>
        </w:r>
      </w:del>
    </w:p>
    <w:p w14:paraId="3353161D" w14:textId="2FFF5C61" w:rsidR="00350A5D" w:rsidRPr="004B17D5" w:rsidDel="00281056" w:rsidRDefault="00D64D4A" w:rsidP="007B3E53">
      <w:pPr>
        <w:spacing w:after="0" w:line="480" w:lineRule="exact"/>
        <w:ind w:firstLineChars="200" w:firstLine="560"/>
        <w:jc w:val="both"/>
        <w:rPr>
          <w:del w:id="31" w:author="yun qiao" w:date="2026-04-20T09:25:00Z"/>
          <w:rFonts w:ascii="Times New Roman" w:eastAsia="宋体" w:hAnsi="Times New Roman" w:cs="Times New Roman"/>
          <w:color w:val="000000" w:themeColor="text1"/>
          <w:sz w:val="28"/>
          <w:szCs w:val="28"/>
          <w14:ligatures w14:val="none"/>
        </w:rPr>
      </w:pPr>
      <w:del w:id="32" w:author="yun qiao" w:date="2026-04-20T09:25:00Z">
        <w:r w:rsidRPr="004B17D5" w:rsidDel="00281056">
          <w:rPr>
            <w:rFonts w:ascii="Times New Roman" w:eastAsia="宋体" w:hAnsi="Times New Roman" w:cs="Times New Roman"/>
            <w:color w:val="000000" w:themeColor="text1"/>
            <w:sz w:val="28"/>
            <w:szCs w:val="28"/>
            <w14:ligatures w14:val="none"/>
          </w:rPr>
          <w:delText>基于所述结构化语义表示，利用所述专用序列生成模型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007B3E53" w:rsidRPr="004B17D5" w:rsidDel="00281056">
          <w:rPr>
            <w:rFonts w:ascii="Times New Roman" w:eastAsia="宋体" w:hAnsi="Times New Roman" w:cs="Times New Roman" w:hint="eastAsia"/>
            <w:color w:val="000000" w:themeColor="text1"/>
            <w:sz w:val="28"/>
            <w:szCs w:val="28"/>
            <w14:ligatures w14:val="none"/>
          </w:rPr>
          <w:delText>；</w:delText>
        </w:r>
      </w:del>
    </w:p>
    <w:p w14:paraId="0AA56B89" w14:textId="25639063" w:rsidR="00350A5D" w:rsidRPr="004B17D5" w:rsidDel="00281056" w:rsidRDefault="00350A5D" w:rsidP="00350A5D">
      <w:pPr>
        <w:spacing w:after="0" w:line="480" w:lineRule="exact"/>
        <w:ind w:firstLineChars="200" w:firstLine="560"/>
        <w:jc w:val="both"/>
        <w:rPr>
          <w:del w:id="33" w:author="yun qiao" w:date="2026-04-20T09:25:00Z"/>
          <w:rFonts w:ascii="Times New Roman" w:eastAsia="宋体" w:hAnsi="Times New Roman" w:cs="Times New Roman"/>
          <w:color w:val="000000" w:themeColor="text1"/>
          <w:sz w:val="28"/>
          <w:szCs w:val="28"/>
          <w14:ligatures w14:val="none"/>
        </w:rPr>
      </w:pPr>
      <w:del w:id="34" w:author="yun qiao" w:date="2026-04-19T19:25:00Z">
        <w:r w:rsidRPr="004B17D5" w:rsidDel="00E45956">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del w:id="35" w:author="yun qiao" w:date="2026-04-20T09:25:00Z">
        <w:r w:rsidRPr="004B17D5" w:rsidDel="00281056">
          <w:rPr>
            <w:rFonts w:ascii="Times New Roman" w:eastAsia="宋体" w:hAnsi="Times New Roman" w:cs="Times New Roman" w:hint="eastAsia"/>
            <w:color w:val="000000" w:themeColor="text1"/>
            <w:sz w:val="28"/>
            <w:szCs w:val="28"/>
            <w14:ligatures w14:val="none"/>
          </w:rPr>
          <w:delText>；</w:delText>
        </w:r>
      </w:del>
    </w:p>
    <w:p w14:paraId="34944287" w14:textId="5A96CBB1" w:rsidR="00350A5D" w:rsidRPr="004B17D5" w:rsidDel="00281056" w:rsidRDefault="00350A5D" w:rsidP="00350A5D">
      <w:pPr>
        <w:spacing w:after="0" w:line="480" w:lineRule="exact"/>
        <w:ind w:firstLineChars="200" w:firstLine="560"/>
        <w:jc w:val="both"/>
        <w:rPr>
          <w:del w:id="36" w:author="yun qiao" w:date="2026-04-20T09:25:00Z"/>
          <w:rFonts w:ascii="Times New Roman" w:eastAsia="宋体" w:hAnsi="Times New Roman" w:cs="Times New Roman"/>
          <w:color w:val="000000" w:themeColor="text1"/>
          <w:sz w:val="28"/>
          <w:szCs w:val="28"/>
          <w14:ligatures w14:val="none"/>
        </w:rPr>
      </w:pPr>
      <w:del w:id="37" w:author="yun qiao" w:date="2026-04-20T09:25:00Z">
        <w:r w:rsidRPr="004B17D5" w:rsidDel="00281056">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p>
    <w:p w14:paraId="3AE241E4" w14:textId="4AB54B33" w:rsidR="00F80B21" w:rsidRPr="004B17D5" w:rsidRDefault="00000000" w:rsidP="00F55379">
      <w:pPr>
        <w:spacing w:after="0" w:line="480" w:lineRule="exact"/>
        <w:ind w:firstLineChars="200" w:firstLine="560"/>
        <w:jc w:val="both"/>
        <w:rPr>
          <w:moveTo w:id="38" w:author="yun qiao" w:date="2026-04-20T09:38: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 xml:space="preserve">2. </w:t>
      </w:r>
      <w:r w:rsidRPr="004B17D5">
        <w:rPr>
          <w:rFonts w:ascii="Times New Roman" w:eastAsia="宋体" w:hAnsi="Times New Roman" w:cs="Times New Roman" w:hint="eastAsia"/>
          <w:color w:val="000000" w:themeColor="text1"/>
          <w:sz w:val="28"/>
          <w:szCs w:val="28"/>
          <w14:ligatures w14:val="none"/>
        </w:rPr>
        <w:t>根据权利要求</w:t>
      </w:r>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所述基于</w:t>
      </w:r>
      <w:r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Pr="004B17D5">
        <w:rPr>
          <w:rFonts w:ascii="Times New Roman" w:eastAsia="宋体" w:hAnsi="Times New Roman" w:cs="Times New Roman" w:hint="eastAsia"/>
          <w:color w:val="000000" w:themeColor="text1"/>
          <w:sz w:val="28"/>
          <w:szCs w:val="28"/>
          <w14:ligatures w14:val="none"/>
        </w:rPr>
        <w:t>，其特征在于，所述</w:t>
      </w:r>
      <w:bookmarkStart w:id="39" w:name="_Hlk225008954"/>
      <w:ins w:id="40" w:author="yun qiao" w:date="2026-04-20T10:28:00Z">
        <w:r w:rsidR="00F55379"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ins>
      <w:ins w:id="41" w:author="yun qiao" w:date="2026-04-20T10:18:00Z">
        <w:r w:rsidR="00913E34">
          <w:rPr>
            <w:rFonts w:ascii="Times New Roman" w:eastAsia="宋体" w:hAnsi="Times New Roman" w:cs="Times New Roman" w:hint="eastAsia"/>
            <w:color w:val="000000" w:themeColor="text1"/>
            <w:sz w:val="28"/>
            <w:szCs w:val="28"/>
            <w14:ligatures w14:val="none"/>
          </w:rPr>
          <w:t>，</w:t>
        </w:r>
      </w:ins>
      <w:del w:id="42" w:author="yun qiao" w:date="2026-04-19T19:52:00Z">
        <w:r w:rsidR="00CB1F47" w:rsidRPr="004B17D5" w:rsidDel="00955719">
          <w:rPr>
            <w:rFonts w:ascii="Times New Roman" w:eastAsia="宋体" w:hAnsi="Times New Roman" w:cs="Times New Roman" w:hint="eastAsia"/>
            <w:color w:val="000000" w:themeColor="text1"/>
            <w:sz w:val="28"/>
            <w:szCs w:val="28"/>
            <w14:ligatures w14:val="none"/>
          </w:rPr>
          <w:delText>通过</w:delText>
        </w:r>
        <w:r w:rsidR="00350A5D" w:rsidRPr="004B17D5" w:rsidDel="00955719">
          <w:rPr>
            <w:rFonts w:ascii="Times New Roman" w:eastAsia="宋体" w:hAnsi="Times New Roman" w:cs="Times New Roman" w:hint="eastAsia"/>
            <w:color w:val="000000" w:themeColor="text1"/>
            <w:sz w:val="28"/>
            <w:szCs w:val="28"/>
            <w14:ligatures w14:val="none"/>
          </w:rPr>
          <w:delText>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del w:id="43" w:author="yun qiao" w:date="2026-04-20T09:26:00Z">
        <w:r w:rsidR="00AD09B7" w:rsidRPr="004B17D5" w:rsidDel="00281056">
          <w:rPr>
            <w:rFonts w:ascii="Times New Roman" w:eastAsia="宋体" w:hAnsi="Times New Roman" w:cs="Times New Roman" w:hint="eastAsia"/>
            <w:color w:val="000000" w:themeColor="text1"/>
            <w:sz w:val="28"/>
            <w:szCs w:val="28"/>
            <w14:ligatures w14:val="none"/>
          </w:rPr>
          <w:delText>，</w:delText>
        </w:r>
      </w:del>
      <w:del w:id="44" w:author="yun qiao" w:date="2026-04-20T09:39:00Z">
        <w:r w:rsidRPr="004B17D5" w:rsidDel="00F80B21">
          <w:rPr>
            <w:rFonts w:ascii="Times New Roman" w:eastAsia="宋体" w:hAnsi="Times New Roman" w:cs="Times New Roman" w:hint="eastAsia"/>
            <w:color w:val="000000" w:themeColor="text1"/>
            <w:sz w:val="28"/>
            <w:szCs w:val="28"/>
            <w14:ligatures w14:val="none"/>
          </w:rPr>
          <w:delText>是以</w:delText>
        </w:r>
      </w:del>
      <w:moveToRangeStart w:id="45" w:author="yun qiao" w:date="2026-04-20T09:38:00Z" w:name="move227570351"/>
      <w:moveTo w:id="46" w:author="yun qiao" w:date="2026-04-20T09:38:00Z">
        <w:r w:rsidR="00F80B21" w:rsidRPr="004B17D5">
          <w:rPr>
            <w:rFonts w:ascii="Times New Roman" w:eastAsia="宋体" w:hAnsi="Times New Roman" w:cs="等线" w:hint="eastAsia"/>
            <w:color w:val="000000" w:themeColor="text1"/>
            <w:sz w:val="28"/>
            <w14:ligatures w14:val="none"/>
          </w:rPr>
          <w:t>是以</w:t>
        </w:r>
        <w:r w:rsidR="00F80B21" w:rsidRPr="004B17D5">
          <w:rPr>
            <w:rFonts w:ascii="Times New Roman" w:eastAsia="宋体" w:hAnsi="Times New Roman" w:cs="等线"/>
            <w:color w:val="000000" w:themeColor="text1"/>
            <w:sz w:val="28"/>
            <w14:ligatures w14:val="none"/>
          </w:rPr>
          <w:t>构建基于</w:t>
        </w:r>
        <w:r w:rsidR="00F80B21" w:rsidRPr="004B17D5">
          <w:rPr>
            <w:rFonts w:ascii="Times New Roman" w:eastAsia="宋体" w:hAnsi="Times New Roman" w:cs="等线"/>
            <w:color w:val="000000" w:themeColor="text1"/>
            <w:sz w:val="28"/>
            <w14:ligatures w14:val="none"/>
          </w:rPr>
          <w:t>Transformer</w:t>
        </w:r>
        <w:r w:rsidR="00F80B21" w:rsidRPr="004B17D5">
          <w:rPr>
            <w:rFonts w:ascii="Times New Roman" w:eastAsia="宋体" w:hAnsi="Times New Roman" w:cs="等线"/>
            <w:color w:val="000000" w:themeColor="text1"/>
            <w:sz w:val="28"/>
            <w14:ligatures w14:val="none"/>
          </w:rPr>
          <w:t>解码器的</w:t>
        </w:r>
        <w:del w:id="47" w:author="yun qiao" w:date="2026-04-20T09:57:00Z">
          <w:r w:rsidR="00F80B21" w:rsidRPr="004B17D5" w:rsidDel="00EA2881">
            <w:rPr>
              <w:rFonts w:ascii="Times New Roman" w:eastAsia="宋体" w:hAnsi="Times New Roman" w:cs="等线"/>
              <w:color w:val="000000" w:themeColor="text1"/>
              <w:sz w:val="28"/>
              <w14:ligatures w14:val="none"/>
            </w:rPr>
            <w:delText>任务</w:delText>
          </w:r>
        </w:del>
        <w:r w:rsidR="00F80B21" w:rsidRPr="004B17D5">
          <w:rPr>
            <w:rFonts w:ascii="Times New Roman" w:eastAsia="宋体" w:hAnsi="Times New Roman" w:cs="等线"/>
            <w:color w:val="000000" w:themeColor="text1"/>
            <w:sz w:val="28"/>
            <w14:ligatures w14:val="none"/>
          </w:rPr>
          <w:t>条件化序列生成模型，所述模型包括文本编码模块、条件融合模块、条件化解码模块及输出投影模块；所述文本编码模块用于对原始任务描述进行编码，提取任务文本的语义表示；所述条件融合模块用</w:t>
        </w:r>
        <w:r w:rsidR="00F80B21" w:rsidRPr="004B17D5">
          <w:rPr>
            <w:rFonts w:ascii="Times New Roman" w:eastAsia="宋体" w:hAnsi="Times New Roman" w:cs="等线"/>
            <w:color w:val="000000" w:themeColor="text1"/>
            <w:sz w:val="28"/>
            <w14:ligatures w14:val="none"/>
          </w:rPr>
          <w:t xml:space="preserve"> </w:t>
        </w:r>
        <w:r w:rsidR="00F80B21" w:rsidRPr="004B17D5">
          <w:rPr>
            <w:rFonts w:ascii="Times New Roman" w:eastAsia="宋体" w:hAnsi="Times New Roman" w:cs="等线"/>
            <w:color w:val="000000" w:themeColor="text1"/>
            <w:sz w:val="28"/>
            <w14:ligatures w14:val="none"/>
          </w:rPr>
          <w:t>于融合任务文本语义表示与任务类型表示，生成任务条件向量，其计算方式如下：</w:t>
        </w:r>
      </w:moveTo>
    </w:p>
    <w:p w14:paraId="15069827" w14:textId="77777777" w:rsidR="00F80B21" w:rsidRPr="004B17D5" w:rsidRDefault="00F80B21" w:rsidP="00F80B21">
      <w:pPr>
        <w:spacing w:after="0" w:line="480" w:lineRule="exact"/>
        <w:ind w:firstLineChars="200" w:firstLine="560"/>
        <w:jc w:val="both"/>
        <w:rPr>
          <w:moveTo w:id="48" w:author="yun qiao" w:date="2026-04-20T09:38:00Z"/>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 xml:space="preserve"> ; 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e>
              </m:d>
            </m:e>
          </m:d>
        </m:oMath>
      </m:oMathPara>
    </w:p>
    <w:p w14:paraId="3907DF38" w14:textId="77777777" w:rsidR="00F80B21" w:rsidRPr="004B17D5" w:rsidRDefault="00F80B21" w:rsidP="00F80B21">
      <w:pPr>
        <w:widowControl/>
        <w:spacing w:before="100" w:after="0" w:line="480" w:lineRule="exact"/>
        <w:ind w:firstLineChars="200" w:firstLine="560"/>
        <w:jc w:val="both"/>
        <w:rPr>
          <w:moveTo w:id="49" w:author="yun qiao" w:date="2026-04-20T09:38:00Z"/>
          <w:rFonts w:ascii="Times New Roman" w:eastAsia="宋体" w:hAnsi="Times New Roman" w:cs="等线"/>
          <w:color w:val="000000" w:themeColor="text1"/>
          <w:sz w:val="28"/>
          <w14:ligatures w14:val="none"/>
        </w:rPr>
      </w:pPr>
      <w:moveTo w:id="50" w:author="yun qiao" w:date="2026-04-20T09:38:00Z">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moveTo w:id="51" w:author="yun qiao" w:date="2026-04-20T09:38:00Z">
          <w:r w:rsidRPr="004B17D5">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moveTo w:id="52" w:author="yun qiao" w:date="2026-04-20T09:38:00Z">
            <w:r w:rsidRPr="004B17D5">
              <w:rPr>
                <w:rFonts w:ascii="Times New Roman" w:eastAsia="宋体" w:hAnsi="Times New Roman" w:cs="等线" w:hint="eastAsia"/>
                <w:color w:val="000000" w:themeColor="text1"/>
                <w:sz w:val="28"/>
                <w14:ligatures w14:val="none"/>
              </w:rPr>
              <w:t>表示任务类型嵌入向量，</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moveTo w:id="53" w:author="yun qiao" w:date="2026-04-20T09:38:00Z">
              <w:r w:rsidRPr="004B17D5">
                <w:rPr>
                  <w:rFonts w:ascii="Times New Roman" w:eastAsia="宋体" w:hAnsi="Times New Roman" w:cs="等线" w:hint="eastAsia"/>
                  <w:color w:val="000000" w:themeColor="text1"/>
                  <w:sz w:val="28"/>
                  <w14:ligatures w14:val="none"/>
                </w:rPr>
                <w:t>表示多层感知机映射函数；</w:t>
              </w:r>
            </w:moveTo>
          </w:moveTo>
        </w:moveTo>
      </w:moveTo>
    </w:p>
    <w:p w14:paraId="7E0B3305" w14:textId="77777777" w:rsidR="00F80B21" w:rsidRPr="004B17D5" w:rsidRDefault="00F80B21" w:rsidP="00F80B21">
      <w:pPr>
        <w:widowControl/>
        <w:spacing w:before="100" w:after="0" w:line="480" w:lineRule="exact"/>
        <w:ind w:firstLineChars="200" w:firstLine="560"/>
        <w:jc w:val="both"/>
        <w:rPr>
          <w:moveTo w:id="54" w:author="yun qiao" w:date="2026-04-20T09:38:00Z"/>
          <w:rFonts w:ascii="Times New Roman" w:eastAsia="宋体" w:hAnsi="Times New Roman" w:cs="等线"/>
          <w:color w:val="000000" w:themeColor="text1"/>
          <w:sz w:val="28"/>
          <w14:ligatures w14:val="none"/>
        </w:rPr>
      </w:pPr>
      <w:moveTo w:id="55" w:author="yun qiao" w:date="2026-04-20T09:38:00Z">
        <w:r w:rsidRPr="004B17D5">
          <w:rPr>
            <w:rFonts w:ascii="Times New Roman" w:eastAsia="宋体" w:hAnsi="Times New Roman" w:cs="等线" w:hint="eastAsia"/>
            <w:color w:val="000000" w:themeColor="text1"/>
            <w:sz w:val="28"/>
            <w14:ligatures w14:val="none"/>
          </w:rPr>
          <w:t>所述条件化解码模块包含多层</w:t>
        </w:r>
        <w:r w:rsidRPr="004B17D5">
          <w:rPr>
            <w:rFonts w:ascii="Times New Roman" w:eastAsia="宋体" w:hAnsi="Times New Roman" w:cs="等线"/>
            <w:color w:val="000000" w:themeColor="text1"/>
            <w:sz w:val="28"/>
            <w14:ligatures w14:val="none"/>
          </w:rPr>
          <w:t>Transformer</w:t>
        </w:r>
        <w:r w:rsidRPr="004B17D5">
          <w:rPr>
            <w:rFonts w:ascii="Times New Roman" w:eastAsia="宋体" w:hAnsi="Times New Roman" w:cs="等线" w:hint="eastAsia"/>
            <w:color w:val="000000" w:themeColor="text1"/>
            <w:sz w:val="28"/>
            <w14:ligatures w14:val="none"/>
          </w:rPr>
          <w:t>解码层，在每一层中采用</w:t>
        </w:r>
        <w:proofErr w:type="gramStart"/>
        <w:r w:rsidRPr="004B17D5">
          <w:rPr>
            <w:rFonts w:ascii="Times New Roman" w:eastAsia="宋体" w:hAnsi="Times New Roman" w:cs="等线" w:hint="eastAsia"/>
            <w:color w:val="000000" w:themeColor="text1"/>
            <w:sz w:val="28"/>
            <w14:ligatures w14:val="none"/>
          </w:rPr>
          <w:t>特征级</w:t>
        </w:r>
        <w:proofErr w:type="gramEnd"/>
        <w:r w:rsidRPr="004B17D5">
          <w:rPr>
            <w:rFonts w:ascii="Times New Roman" w:eastAsia="宋体" w:hAnsi="Times New Roman" w:cs="等线" w:hint="eastAsia"/>
            <w:color w:val="000000" w:themeColor="text1"/>
            <w:sz w:val="28"/>
            <w14:ligatures w14:val="none"/>
          </w:rPr>
          <w:t>线性调制机制将所述条件向量注入解码过程，其调制方式如下：</w:t>
        </w:r>
      </w:moveTo>
    </w:p>
    <w:p w14:paraId="0EB13231" w14:textId="77777777" w:rsidR="00F80B21" w:rsidRPr="004B17D5" w:rsidRDefault="00F80B21" w:rsidP="00F80B21">
      <w:pPr>
        <w:widowControl/>
        <w:spacing w:before="100" w:after="0" w:line="480" w:lineRule="exact"/>
        <w:jc w:val="both"/>
        <w:rPr>
          <w:moveTo w:id="56" w:author="yun qiao" w:date="2026-04-20T09:38:00Z"/>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3EDF4084" w14:textId="2FA3112F" w:rsidR="00F80B21" w:rsidRPr="004B17D5" w:rsidRDefault="00F80B21" w:rsidP="00F80B21">
      <w:pPr>
        <w:widowControl/>
        <w:spacing w:before="100" w:after="0" w:line="480" w:lineRule="exact"/>
        <w:ind w:firstLineChars="200" w:firstLine="560"/>
        <w:jc w:val="both"/>
        <w:rPr>
          <w:moveTo w:id="57" w:author="yun qiao" w:date="2026-04-20T09:38:00Z"/>
          <w:rFonts w:ascii="Times New Roman" w:eastAsia="宋体" w:hAnsi="Times New Roman" w:cs="等线"/>
          <w:color w:val="000000" w:themeColor="text1"/>
          <w:sz w:val="28"/>
          <w14:ligatures w14:val="none"/>
        </w:rPr>
      </w:pPr>
      <w:moveTo w:id="58" w:author="yun qiao" w:date="2026-04-20T09:38:00Z">
        <w:r w:rsidRPr="004B17D5">
          <w:rPr>
            <w:rFonts w:ascii="Times New Roman" w:eastAsia="宋体" w:hAnsi="Times New Roman" w:cs="等线" w:hint="eastAsia"/>
            <w:color w:val="000000" w:themeColor="text1"/>
            <w:sz w:val="28"/>
            <w14:ligatures w14:val="none"/>
          </w:rPr>
          <w:lastRenderedPageBreak/>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oMath>
        <w:moveTo w:id="59" w:author="yun qiao" w:date="2026-04-20T09:38:00Z">
          <w:r w:rsidRPr="004B17D5">
            <w:rPr>
              <w:rFonts w:ascii="Times New Roman" w:eastAsia="宋体" w:hAnsi="Times New Roman" w:cs="等线" w:hint="eastAsia"/>
              <w:color w:val="000000" w:themeColor="text1"/>
              <w:sz w:val="28"/>
              <w14:ligatures w14:val="none"/>
            </w:rPr>
            <w:t>表示第</w:t>
          </w:r>
          <m:oMath>
            <m:r>
              <w:rPr>
                <w:rFonts w:ascii="Cambria Math" w:eastAsia="宋体" w:hAnsi="Cambria Math" w:cs="等线"/>
                <w:color w:val="000000" w:themeColor="text1"/>
                <w:sz w:val="28"/>
                <w14:ligatures w14:val="none"/>
              </w:rPr>
              <m:t>l</m:t>
            </m:r>
          </m:oMath>
          <w:moveTo w:id="60" w:author="yun qiao" w:date="2026-04-20T09:38:00Z">
            <w:r w:rsidRPr="004B17D5">
              <w:rPr>
                <w:rFonts w:ascii="Times New Roman" w:eastAsia="宋体" w:hAnsi="Times New Roman" w:cs="等线" w:hint="eastAsia"/>
                <w:color w:val="000000" w:themeColor="text1"/>
                <w:sz w:val="28"/>
                <w14:ligatures w14:val="none"/>
              </w:rPr>
              <w:t>层解码器的隐藏状态，</w:t>
            </w:r>
            <m:oMath>
              <m:sSub>
                <m:sSubPr>
                  <m:ctrlPr>
                    <w:rPr>
                      <w:rFonts w:ascii="Cambria Math" w:eastAsia="宋体" w:hAnsi="Cambria Math" w:cs="Times New Roman"/>
                      <w:color w:val="000000" w:themeColor="text1"/>
                      <w:sz w:val="28"/>
                      <w:szCs w:val="20"/>
                      <w14:ligatures w14:val="none"/>
                    </w:rPr>
                  </m:ctrlPr>
                </m:sSubPr>
                <m:e>
                  <m:r>
                    <m:rPr>
                      <m:sty m:val="p"/>
                    </m:rP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moveTo w:id="61" w:author="yun qiao" w:date="2026-04-20T09:38:00Z">
              <w:r w:rsidRPr="004B17D5">
                <w:rPr>
                  <w:rFonts w:ascii="Times New Roman" w:eastAsia="宋体" w:hAnsi="Times New Roman" w:cs="等线" w:hint="eastAsia"/>
                  <w:color w:val="000000" w:themeColor="text1"/>
                  <w:sz w:val="28"/>
                  <w14:ligatures w14:val="none"/>
                </w:rPr>
                <w:t>和</w:t>
              </w:r>
              <w:r w:rsidRPr="004B17D5">
                <w:rPr>
                  <w:rFonts w:ascii="Times New Roman" w:eastAsia="宋体" w:hAnsi="Times New Roman" w:cs="等线"/>
                  <w:color w:val="000000" w:themeColor="text1"/>
                  <w:sz w:val="28"/>
                  <w14:ligatures w14:val="none"/>
                </w:rPr>
                <w:t xml:space="preserve"> </w:t>
              </w:r>
              <m:oMath>
                <m:sSub>
                  <m:sSubPr>
                    <m:ctrlPr>
                      <w:rPr>
                        <w:rFonts w:ascii="Cambria Math" w:eastAsia="宋体" w:hAnsi="Cambria Math" w:cs="Times New Roman"/>
                        <w:color w:val="000000" w:themeColor="text1"/>
                        <w:sz w:val="28"/>
                        <w:szCs w:val="20"/>
                        <w14:ligatures w14:val="none"/>
                      </w:rPr>
                    </m:ctrlPr>
                  </m:sSubPr>
                  <m:e>
                    <m:r>
                      <m:rPr>
                        <m:sty m:val="p"/>
                      </m:rP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moveTo w:id="62" w:author="yun qiao" w:date="2026-04-20T09:38:00Z">
                <w:r w:rsidRPr="004B17D5">
                  <w:rPr>
                    <w:rFonts w:ascii="Times New Roman" w:eastAsia="宋体" w:hAnsi="Times New Roman" w:cs="等线" w:hint="eastAsia"/>
                    <w:color w:val="000000" w:themeColor="text1"/>
                    <w:sz w:val="28"/>
                    <w14:ligatures w14:val="none"/>
                  </w:rPr>
                  <w:t>分别为基于条件向量</w:t>
                </w:r>
                <m:oMath>
                  <m:r>
                    <w:rPr>
                      <w:rFonts w:ascii="Cambria Math" w:eastAsia="宋体" w:hAnsi="Cambria Math" w:cs="等线"/>
                      <w:color w:val="000000" w:themeColor="text1"/>
                      <w:sz w:val="28"/>
                      <w14:ligatures w14:val="none"/>
                    </w:rPr>
                    <m:t>c</m:t>
                  </m:r>
                </m:oMath>
                <w:moveTo w:id="63" w:author="yun qiao" w:date="2026-04-20T09:38:00Z">
                  <w:r w:rsidRPr="004B17D5">
                    <w:rPr>
                      <w:rFonts w:ascii="Times New Roman" w:eastAsia="宋体" w:hAnsi="Times New Roman" w:cs="等线" w:hint="eastAsia"/>
                      <w:color w:val="000000" w:themeColor="text1"/>
                      <w:sz w:val="28"/>
                      <w14:ligatures w14:val="none"/>
                    </w:rPr>
                    <w:t>通过可学习的线性变换生成的缩放参数和偏移参数，⊙表示逐元素乘法；所述缩放参数初始化为单位值，所述偏移参数初始化为零值；</w:t>
                  </w:r>
                </w:moveTo>
                <w:ins w:id="64" w:author="yun qiao" w:date="2026-04-20T10:04:00Z">
                  <w:r w:rsidR="00881816" w:rsidRPr="00881816">
                    <w:rPr>
                      <w:rFonts w:ascii="Times New Roman" w:eastAsia="宋体" w:hAnsi="Times New Roman" w:cs="等线"/>
                      <w:color w:val="000000" w:themeColor="text1"/>
                      <w:sz w:val="28"/>
                      <w14:ligatures w14:val="none"/>
                    </w:rPr>
                    <w:t>所述操作原语词嵌入基于预构建的知识图谱中的结构化语义信息进行增强</w:t>
                  </w:r>
                </w:ins>
                <w:moveTo w:id="65" w:author="yun qiao" w:date="2026-04-20T09:38:00Z">
                  <w:del w:id="66" w:author="yun qiao" w:date="2026-04-20T10:04:00Z">
                    <w:r w:rsidRPr="004B17D5" w:rsidDel="00881816">
                      <w:rPr>
                        <w:rFonts w:ascii="Times New Roman" w:eastAsia="宋体" w:hAnsi="Times New Roman" w:cs="等线"/>
                        <w:color w:val="000000" w:themeColor="text1"/>
                        <w:sz w:val="28"/>
                        <w14:ligatures w14:val="none"/>
                      </w:rPr>
                      <w:delText>所述操作原语词嵌入基于知识图谱预训练获得</w:delText>
                    </w:r>
                  </w:del>
                  <w:r w:rsidRPr="004B17D5">
                    <w:rPr>
                      <w:rFonts w:ascii="Times New Roman" w:eastAsia="宋体" w:hAnsi="Times New Roman" w:cs="等线"/>
                      <w:color w:val="000000" w:themeColor="text1"/>
                      <w:sz w:val="28"/>
                      <w14:ligatures w14:val="none"/>
                    </w:rPr>
                    <w:t>，以引入操作原语之间的结构化语义先验；所述输出投影模块用于将解码器隐藏状态映射</w:t>
                  </w:r>
                  <w:proofErr w:type="gramStart"/>
                  <w:r w:rsidRPr="004B17D5">
                    <w:rPr>
                      <w:rFonts w:ascii="Times New Roman" w:eastAsia="宋体" w:hAnsi="Times New Roman" w:cs="等线"/>
                      <w:color w:val="000000" w:themeColor="text1"/>
                      <w:sz w:val="28"/>
                      <w14:ligatures w14:val="none"/>
                    </w:rPr>
                    <w:t>至操作</w:t>
                  </w:r>
                  <w:proofErr w:type="gramEnd"/>
                  <w:r w:rsidRPr="004B17D5">
                    <w:rPr>
                      <w:rFonts w:ascii="Times New Roman" w:eastAsia="宋体" w:hAnsi="Times New Roman" w:cs="等线"/>
                      <w:color w:val="000000" w:themeColor="text1"/>
                      <w:sz w:val="28"/>
                      <w14:ligatures w14:val="none"/>
                    </w:rPr>
                    <w:t>原语输出空间</w:t>
                  </w:r>
                  <w:r w:rsidRPr="004B17D5">
                    <w:rPr>
                      <w:rFonts w:ascii="Times New Roman" w:eastAsia="宋体" w:hAnsi="Times New Roman" w:cs="等线" w:hint="eastAsia"/>
                      <w:color w:val="000000" w:themeColor="text1"/>
                      <w:sz w:val="28"/>
                      <w14:ligatures w14:val="none"/>
                    </w:rPr>
                    <w:t>，并计算当前时间步操作原语的条件生成概率，其计算方式如下：</w:t>
                  </w:r>
                </w:moveTo>
              </w:moveTo>
            </w:moveTo>
          </w:moveTo>
        </w:moveTo>
      </w:moveTo>
    </w:p>
    <w:p w14:paraId="15BAE312" w14:textId="77777777" w:rsidR="00F80B21" w:rsidRPr="004B17D5" w:rsidRDefault="00F80B21" w:rsidP="00F80B21">
      <w:pPr>
        <w:widowControl/>
        <w:spacing w:before="100" w:after="0" w:line="480" w:lineRule="exact"/>
        <w:jc w:val="both"/>
        <w:rPr>
          <w:moveTo w:id="67" w:author="yun qiao" w:date="2026-04-20T09:38:00Z"/>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3DA5D838" w14:textId="77777777" w:rsidR="00F80B21" w:rsidRPr="004B17D5" w:rsidRDefault="00F80B21" w:rsidP="00F80B21">
      <w:pPr>
        <w:widowControl/>
        <w:spacing w:before="100" w:after="0" w:line="480" w:lineRule="exact"/>
        <w:ind w:firstLineChars="200" w:firstLine="560"/>
        <w:jc w:val="both"/>
        <w:rPr>
          <w:moveTo w:id="68" w:author="yun qiao" w:date="2026-04-20T09:38:00Z"/>
          <w:rFonts w:ascii="Times New Roman" w:eastAsia="宋体" w:hAnsi="Times New Roman" w:cs="等线"/>
          <w:color w:val="000000" w:themeColor="text1"/>
          <w:sz w:val="28"/>
          <w14:ligatures w14:val="none"/>
        </w:rPr>
      </w:pPr>
      <w:moveTo w:id="69" w:author="yun qiao" w:date="2026-04-20T09:38:00Z">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moveTo w:id="70" w:author="yun qiao" w:date="2026-04-20T09:38:00Z">
          <w:r w:rsidRPr="004B17D5">
            <w:rPr>
              <w:rFonts w:ascii="Times New Roman" w:eastAsia="宋体" w:hAnsi="Times New Roman" w:cs="等线" w:hint="eastAsia"/>
              <w:color w:val="000000" w:themeColor="text1"/>
              <w:sz w:val="28"/>
              <w14:ligatures w14:val="none"/>
            </w:rPr>
            <w:t>表示第</w:t>
          </w:r>
          <w:del w:id="71" w:author="yun qiao" w:date="2026-04-20T17:15:00Z">
            <w:r w:rsidRPr="004B17D5" w:rsidDel="009D3DC1">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color w:val="000000" w:themeColor="text1"/>
              <w:sz w:val="28"/>
              <w14:ligatures w14:val="none"/>
            </w:rPr>
            <w:t>t</w:t>
          </w:r>
          <w:del w:id="72" w:author="yun qiao" w:date="2026-04-20T17:15:00Z">
            <w:r w:rsidRPr="004B17D5" w:rsidDel="009D3DC1">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moveTo w:id="73" w:author="yun qiao" w:date="2026-04-20T09:38:00Z">
            <w:del w:id="74" w:author="yun qiao" w:date="2026-04-20T17:15:00Z">
              <w:r w:rsidRPr="004B17D5" w:rsidDel="009D3DC1">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moveTo w:id="75" w:author="yun qiao" w:date="2026-04-20T09:38:00Z">
              <w:r w:rsidRPr="004B17D5">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moveTo w:id="76" w:author="yun qiao" w:date="2026-04-20T09:38:00Z">
                <w:r w:rsidRPr="004B17D5">
                  <w:rPr>
                    <w:rFonts w:ascii="Times New Roman" w:eastAsia="宋体" w:hAnsi="Times New Roman" w:cs="等线" w:hint="eastAsia"/>
                    <w:color w:val="000000" w:themeColor="text1"/>
                    <w:sz w:val="28"/>
                    <w14:ligatures w14:val="none"/>
                  </w:rPr>
                  <w:t>表示</w:t>
                </w:r>
                <w:proofErr w:type="gramStart"/>
                <w:r w:rsidRPr="004B17D5">
                  <w:rPr>
                    <w:rFonts w:ascii="Times New Roman" w:eastAsia="宋体" w:hAnsi="Times New Roman" w:cs="等线" w:hint="eastAsia"/>
                    <w:color w:val="000000" w:themeColor="text1"/>
                    <w:sz w:val="28"/>
                    <w14:ligatures w14:val="none"/>
                  </w:rPr>
                  <w:t>经条件</w:t>
                </w:r>
                <w:proofErr w:type="gramEnd"/>
                <w:r w:rsidRPr="004B17D5">
                  <w:rPr>
                    <w:rFonts w:ascii="Times New Roman" w:eastAsia="宋体" w:hAnsi="Times New Roman" w:cs="等线" w:hint="eastAsia"/>
                    <w:color w:val="000000" w:themeColor="text1"/>
                    <w:sz w:val="28"/>
                    <w14:ligatures w14:val="none"/>
                  </w:rPr>
                  <w:t>调制后的第</w:t>
                </w:r>
                <w:del w:id="77" w:author="yun qiao" w:date="2026-04-20T17:10:00Z">
                  <w:r w:rsidRPr="004B17D5" w:rsidDel="00AD5C0A">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color w:val="000000" w:themeColor="text1"/>
                    <w:sz w:val="28"/>
                    <w14:ligatures w14:val="none"/>
                  </w:rPr>
                  <w:t>t</w:t>
                </w:r>
                <w:del w:id="78" w:author="yun qiao" w:date="2026-04-20T17:10:00Z">
                  <w:r w:rsidRPr="004B17D5" w:rsidDel="00AD5C0A">
                    <w:rPr>
                      <w:rFonts w:ascii="Times New Roman" w:eastAsia="宋体" w:hAnsi="Times New Roman" w:cs="等线"/>
                      <w:color w:val="000000" w:themeColor="text1"/>
                      <w:sz w:val="28"/>
                      <w14:ligatures w14:val="none"/>
                    </w:rPr>
                    <w:delText xml:space="preserve"> </w:delText>
                  </w:r>
                </w:del>
                <w:r w:rsidRPr="004B17D5">
                  <w:rPr>
                    <w:rFonts w:ascii="Times New Roman" w:eastAsia="宋体" w:hAnsi="Times New Roman" w:cs="等线" w:hint="eastAsia"/>
                    <w:color w:val="000000" w:themeColor="text1"/>
                    <w:sz w:val="28"/>
                    <w14:ligatures w14:val="none"/>
                  </w:rPr>
                  <w:t>步隐藏状态。</w:t>
                </w:r>
              </w:moveTo>
            </w:moveTo>
          </w:moveTo>
        </w:moveTo>
      </w:moveTo>
    </w:p>
    <w:moveToRangeEnd w:id="45"/>
    <w:p w14:paraId="17D351ED" w14:textId="6EA30C50" w:rsidR="00B95363" w:rsidDel="00BA440B" w:rsidRDefault="00F42F50" w:rsidP="00281056">
      <w:pPr>
        <w:spacing w:after="0" w:line="480" w:lineRule="exact"/>
        <w:ind w:firstLineChars="200" w:firstLine="560"/>
        <w:jc w:val="both"/>
        <w:rPr>
          <w:del w:id="79" w:author="yun qiao" w:date="2026-04-20T09:41:00Z"/>
          <w:rFonts w:ascii="Times New Roman" w:eastAsia="宋体" w:hAnsi="Times New Roman" w:cs="等线"/>
          <w:sz w:val="28"/>
          <w14:ligatures w14:val="none"/>
        </w:rPr>
      </w:pPr>
      <w:del w:id="80" w:author="yun qiao" w:date="2026-04-20T09:38:00Z">
        <w:r w:rsidRPr="004B17D5" w:rsidDel="00F80B21">
          <w:rPr>
            <w:rFonts w:ascii="Times New Roman" w:eastAsia="宋体" w:hAnsi="Times New Roman" w:cs="Times New Roman" w:hint="eastAsia"/>
            <w:color w:val="000000" w:themeColor="text1"/>
            <w:sz w:val="28"/>
            <w:szCs w:val="28"/>
            <w14:ligatures w14:val="none"/>
          </w:rPr>
          <w:delText>从多源地理处理软件中获取算子元数据信息并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数据类型之间的兼容关系以及算子与算法之间的归属关系；按照功能语义将地理处理操作划分为操作大类、操作子类及操作原语，具体平台算子通过映射关系与操作原语建立关联而非直接构成所述层次化分类体系的组成部分；通过解析已有地理分析脚本将操作调用序列转换为操作原语标注序列，以构建训练样本</w:delText>
        </w:r>
      </w:del>
      <w:del w:id="81" w:author="yun qiao" w:date="2026-04-20T09:41:00Z">
        <w:r w:rsidRPr="004B17D5" w:rsidDel="00F80B21">
          <w:rPr>
            <w:rFonts w:ascii="Times New Roman" w:eastAsia="宋体" w:hAnsi="Times New Roman" w:cs="Times New Roman" w:hint="eastAsia"/>
            <w:color w:val="000000" w:themeColor="text1"/>
            <w:sz w:val="28"/>
            <w:szCs w:val="28"/>
            <w14:ligatures w14:val="none"/>
          </w:rPr>
          <w:delText>。</w:delText>
        </w:r>
        <w:bookmarkEnd w:id="39"/>
      </w:del>
    </w:p>
    <w:p w14:paraId="3E6D24FC" w14:textId="53F0DA7E" w:rsidR="009E45DD" w:rsidRDefault="00BA440B" w:rsidP="009E45DD">
      <w:pPr>
        <w:widowControl/>
        <w:spacing w:before="100" w:after="0" w:line="480" w:lineRule="exact"/>
        <w:ind w:firstLineChars="200" w:firstLine="560"/>
        <w:jc w:val="both"/>
        <w:rPr>
          <w:ins w:id="82" w:author="yun qiao" w:date="2026-04-20T15:34:00Z"/>
          <w:rFonts w:ascii="Times New Roman" w:eastAsia="宋体" w:hAnsi="Times New Roman" w:cs="等线"/>
          <w:sz w:val="28"/>
          <w14:ligatures w14:val="none"/>
        </w:rPr>
      </w:pPr>
      <w:ins w:id="83" w:author="yun qiao" w:date="2026-04-20T15:22:00Z">
        <w:r w:rsidRPr="00BA440B">
          <w:rPr>
            <w:rFonts w:ascii="Times New Roman" w:eastAsia="宋体" w:hAnsi="Times New Roman" w:cs="等线" w:hint="eastAsia"/>
            <w:sz w:val="28"/>
            <w14:ligatures w14:val="none"/>
          </w:rPr>
          <w:t>3.</w:t>
        </w:r>
      </w:ins>
      <w:ins w:id="84" w:author="yun qiao" w:date="2026-04-20T17:10:00Z">
        <w:r w:rsidR="00992279">
          <w:rPr>
            <w:rFonts w:ascii="Times New Roman" w:eastAsia="宋体" w:hAnsi="Times New Roman" w:cs="等线" w:hint="eastAsia"/>
            <w:sz w:val="28"/>
            <w14:ligatures w14:val="none"/>
          </w:rPr>
          <w:t xml:space="preserve"> </w:t>
        </w:r>
      </w:ins>
      <w:ins w:id="85" w:author="yun qiao" w:date="2026-04-20T15:22:00Z">
        <w:r w:rsidRPr="00BA440B">
          <w:rPr>
            <w:rFonts w:ascii="Times New Roman" w:eastAsia="宋体" w:hAnsi="Times New Roman" w:cs="等线" w:hint="eastAsia"/>
            <w:sz w:val="28"/>
            <w14:ligatures w14:val="none"/>
          </w:rPr>
          <w:t>根据权利要求</w:t>
        </w:r>
        <w:r w:rsidRPr="00BA440B">
          <w:rPr>
            <w:rFonts w:ascii="Times New Roman" w:eastAsia="宋体" w:hAnsi="Times New Roman" w:cs="等线" w:hint="eastAsia"/>
            <w:sz w:val="28"/>
            <w14:ligatures w14:val="none"/>
          </w:rPr>
          <w:t>2</w:t>
        </w:r>
        <w:r w:rsidRPr="00BA440B">
          <w:rPr>
            <w:rFonts w:ascii="Times New Roman" w:eastAsia="宋体" w:hAnsi="Times New Roman" w:cs="等线" w:hint="eastAsia"/>
            <w:sz w:val="28"/>
            <w14:ligatures w14:val="none"/>
          </w:rPr>
          <w:t>所述基于跨平台语义解耦与图谱大模型协同的地理处理模型自动构建方法，其特征在于，</w:t>
        </w:r>
      </w:ins>
      <w:ins w:id="86" w:author="yun qiao" w:date="2026-04-20T15:34:00Z">
        <w:r w:rsidR="009E45DD" w:rsidRPr="009E45DD">
          <w:rPr>
            <w:rFonts w:ascii="Times New Roman" w:eastAsia="宋体" w:hAnsi="Times New Roman" w:cs="等线" w:hint="eastAsia"/>
            <w:sz w:val="28"/>
            <w14:ligatures w14:val="none"/>
          </w:rPr>
          <w:t>所述平台无关的操作语义空间由操作原语层次化体系及操作原语与具体平台算子之间的映射关系共同定义</w:t>
        </w:r>
        <w:r w:rsidR="009E45DD">
          <w:rPr>
            <w:rFonts w:ascii="Times New Roman" w:eastAsia="宋体" w:hAnsi="Times New Roman" w:cs="等线" w:hint="eastAsia"/>
            <w:sz w:val="28"/>
            <w14:ligatures w14:val="none"/>
          </w:rPr>
          <w:t>；</w:t>
        </w:r>
        <w:r w:rsidR="009E45DD" w:rsidRPr="009E45DD">
          <w:rPr>
            <w:rFonts w:ascii="Times New Roman" w:eastAsia="宋体" w:hAnsi="Times New Roman" w:cs="等线" w:hint="eastAsia"/>
            <w:sz w:val="28"/>
            <w14:ligatures w14:val="none"/>
          </w:rPr>
          <w:t>所述操作原语层次化体系按照功能语义将地理处理操作划分为操作大类、操作子类及操作原语三级结构，其中操作原语表示不可再分的原子操作单元</w:t>
        </w:r>
        <w:r w:rsidR="009E45DD">
          <w:rPr>
            <w:rFonts w:ascii="Times New Roman" w:eastAsia="宋体" w:hAnsi="Times New Roman" w:cs="等线" w:hint="eastAsia"/>
            <w:sz w:val="28"/>
            <w14:ligatures w14:val="none"/>
          </w:rPr>
          <w:t>；</w:t>
        </w:r>
        <w:r w:rsidR="009E45DD" w:rsidRPr="009E45DD">
          <w:rPr>
            <w:rFonts w:ascii="Times New Roman" w:eastAsia="宋体" w:hAnsi="Times New Roman" w:cs="等线" w:hint="eastAsia"/>
            <w:sz w:val="28"/>
            <w14:ligatures w14:val="none"/>
          </w:rPr>
          <w:t>所述操作原语与具体平台算子之间的映射关系基于预构建的知识图谱建立，用于将不同平台中语义等价或近似等价的算子统一对齐至所述操作原语。</w:t>
        </w:r>
      </w:ins>
    </w:p>
    <w:p w14:paraId="4D8DAA49" w14:textId="00288A66" w:rsidR="00B95363" w:rsidRPr="009E45DD" w:rsidRDefault="009E45DD" w:rsidP="009E45DD">
      <w:pPr>
        <w:widowControl/>
        <w:spacing w:before="100" w:after="0" w:line="480" w:lineRule="exact"/>
        <w:ind w:firstLineChars="200" w:firstLine="560"/>
        <w:jc w:val="both"/>
        <w:rPr>
          <w:rFonts w:ascii="Times New Roman" w:eastAsia="宋体" w:hAnsi="Times New Roman" w:cs="等线"/>
          <w:sz w:val="28"/>
          <w14:ligatures w14:val="none"/>
          <w:rPrChange w:id="87" w:author="yun qiao" w:date="2026-04-20T15:34:00Z">
            <w:rPr>
              <w:rFonts w:ascii="Times New Roman" w:eastAsia="宋体" w:hAnsi="Times New Roman" w:cs="Times New Roman"/>
              <w:color w:val="000000" w:themeColor="text1"/>
              <w:sz w:val="28"/>
              <w:szCs w:val="28"/>
              <w14:ligatures w14:val="none"/>
            </w:rPr>
          </w:rPrChange>
        </w:rPr>
      </w:pPr>
      <w:ins w:id="88" w:author="yun qiao" w:date="2026-04-20T15:34:00Z">
        <w:r>
          <w:rPr>
            <w:rFonts w:ascii="Times New Roman" w:eastAsia="宋体" w:hAnsi="Times New Roman" w:cs="Times New Roman" w:hint="eastAsia"/>
            <w:color w:val="000000" w:themeColor="text1"/>
            <w:sz w:val="28"/>
            <w:szCs w:val="28"/>
            <w14:ligatures w14:val="none"/>
          </w:rPr>
          <w:t>4</w:t>
        </w:r>
      </w:ins>
      <w:del w:id="89" w:author="yun qiao" w:date="2026-04-20T15:34:00Z">
        <w:r w:rsidR="00B565C5" w:rsidRPr="004B17D5" w:rsidDel="009E45DD">
          <w:rPr>
            <w:rFonts w:ascii="Times New Roman" w:eastAsia="宋体" w:hAnsi="Times New Roman" w:cs="Times New Roman" w:hint="eastAsia"/>
            <w:color w:val="000000" w:themeColor="text1"/>
            <w:sz w:val="28"/>
            <w:szCs w:val="28"/>
            <w14:ligatures w14:val="none"/>
          </w:rPr>
          <w:delText>3</w:delText>
        </w:r>
      </w:del>
      <w:r w:rsidR="00B565C5" w:rsidRPr="004B17D5">
        <w:rPr>
          <w:rFonts w:ascii="Times New Roman" w:eastAsia="宋体" w:hAnsi="Times New Roman" w:cs="Times New Roman"/>
          <w:color w:val="000000" w:themeColor="text1"/>
          <w:sz w:val="28"/>
          <w:szCs w:val="28"/>
          <w14:ligatures w14:val="none"/>
        </w:rPr>
        <w:t xml:space="preserve">. </w:t>
      </w:r>
      <w:r w:rsidR="00B565C5" w:rsidRPr="004B17D5">
        <w:rPr>
          <w:rFonts w:ascii="Times New Roman" w:eastAsia="宋体" w:hAnsi="Times New Roman" w:cs="Times New Roman" w:hint="eastAsia"/>
          <w:color w:val="000000" w:themeColor="text1"/>
          <w:sz w:val="28"/>
          <w:szCs w:val="28"/>
          <w14:ligatures w14:val="none"/>
        </w:rPr>
        <w:t>根据权利要求</w:t>
      </w:r>
      <w:ins w:id="90" w:author="yun qiao" w:date="2026-04-20T15:34:00Z">
        <w:r>
          <w:rPr>
            <w:rFonts w:ascii="Times New Roman" w:eastAsia="宋体" w:hAnsi="Times New Roman" w:cs="Times New Roman" w:hint="eastAsia"/>
            <w:color w:val="000000" w:themeColor="text1"/>
            <w:sz w:val="28"/>
            <w:szCs w:val="28"/>
            <w14:ligatures w14:val="none"/>
          </w:rPr>
          <w:t>3</w:t>
        </w:r>
      </w:ins>
      <w:del w:id="91" w:author="yun qiao" w:date="2026-04-20T15:34:00Z">
        <w:r w:rsidR="00B565C5" w:rsidRPr="004B17D5" w:rsidDel="009E45DD">
          <w:rPr>
            <w:rFonts w:ascii="Times New Roman" w:eastAsia="宋体" w:hAnsi="Times New Roman" w:cs="Times New Roman" w:hint="eastAsia"/>
            <w:color w:val="000000" w:themeColor="text1"/>
            <w:sz w:val="28"/>
            <w:szCs w:val="28"/>
            <w14:ligatures w14:val="none"/>
          </w:rPr>
          <w:delText>2</w:delText>
        </w:r>
      </w:del>
      <w:r w:rsidR="00B565C5" w:rsidRPr="004B17D5">
        <w:rPr>
          <w:rFonts w:ascii="Times New Roman" w:eastAsia="宋体" w:hAnsi="Times New Roman" w:cs="Times New Roman" w:hint="eastAsia"/>
          <w:color w:val="000000" w:themeColor="text1"/>
          <w:sz w:val="28"/>
          <w:szCs w:val="28"/>
          <w14:ligatures w14:val="none"/>
        </w:rPr>
        <w:t>所述基于</w:t>
      </w:r>
      <w:r w:rsidR="00B565C5"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B565C5" w:rsidRPr="004B17D5">
        <w:rPr>
          <w:rFonts w:ascii="Times New Roman" w:eastAsia="宋体" w:hAnsi="Times New Roman" w:cs="Times New Roman" w:hint="eastAsia"/>
          <w:color w:val="000000" w:themeColor="text1"/>
          <w:sz w:val="28"/>
          <w:szCs w:val="28"/>
          <w14:ligatures w14:val="none"/>
        </w:rPr>
        <w:t>，其特征在于，所述</w:t>
      </w:r>
      <w:ins w:id="92" w:author="yun qiao" w:date="2026-04-20T10:18:00Z">
        <w:r w:rsidR="00913E34"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ins>
      <w:del w:id="93" w:author="yun qiao" w:date="2026-04-20T09:59:00Z">
        <w:r w:rsidR="00DA66CF" w:rsidRPr="004B17D5" w:rsidDel="006D4AE6">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r w:rsidR="00B565C5" w:rsidRPr="004B17D5">
        <w:rPr>
          <w:rFonts w:ascii="Times New Roman" w:eastAsia="宋体" w:hAnsi="Times New Roman" w:cs="Times New Roman" w:hint="eastAsia"/>
          <w:color w:val="000000" w:themeColor="text1"/>
          <w:sz w:val="28"/>
          <w:szCs w:val="28"/>
          <w14:ligatures w14:val="none"/>
        </w:rPr>
        <w:t>，是以</w:t>
      </w:r>
      <w:r w:rsidR="00EB6B03" w:rsidRPr="004B17D5">
        <w:rPr>
          <w:rFonts w:ascii="Times New Roman" w:eastAsia="宋体" w:hAnsi="Times New Roman" w:cs="Times New Roman"/>
          <w:color w:val="000000" w:themeColor="text1"/>
          <w:sz w:val="28"/>
          <w:szCs w:val="28"/>
          <w14:ligatures w14:val="none"/>
        </w:rPr>
        <w:t>对用户输入的自然语言任务描述进行语义解析，识别其中的任务意图、</w:t>
      </w:r>
      <w:r w:rsidR="00EB6B03" w:rsidRPr="004B17D5">
        <w:rPr>
          <w:rFonts w:ascii="Times New Roman" w:eastAsia="宋体" w:hAnsi="Times New Roman" w:cs="Times New Roman"/>
          <w:color w:val="000000" w:themeColor="text1"/>
          <w:sz w:val="28"/>
          <w:szCs w:val="28"/>
          <w14:ligatures w14:val="none"/>
        </w:rPr>
        <w:t xml:space="preserve"> </w:t>
      </w:r>
      <w:r w:rsidR="00EB6B03" w:rsidRPr="004B17D5">
        <w:rPr>
          <w:rFonts w:ascii="Times New Roman" w:eastAsia="宋体" w:hAnsi="Times New Roman" w:cs="Times New Roman"/>
          <w:color w:val="000000" w:themeColor="text1"/>
          <w:sz w:val="28"/>
          <w:szCs w:val="28"/>
          <w14:ligatures w14:val="none"/>
        </w:rPr>
        <w:t>操作对象及处理约束，生成包含任务名称、任务描述及约束条件的结构化语义表示；基于预定义的任务类型词表，通过语义匹配将所述结构化</w:t>
      </w:r>
      <w:r w:rsidR="00EB6B03" w:rsidRPr="004B17D5">
        <w:rPr>
          <w:rFonts w:ascii="Times New Roman" w:eastAsia="宋体" w:hAnsi="Times New Roman" w:cs="Times New Roman"/>
          <w:color w:val="000000" w:themeColor="text1"/>
          <w:sz w:val="28"/>
          <w:szCs w:val="28"/>
          <w14:ligatures w14:val="none"/>
        </w:rPr>
        <w:t xml:space="preserve"> </w:t>
      </w:r>
      <w:r w:rsidR="00EB6B03" w:rsidRPr="004B17D5">
        <w:rPr>
          <w:rFonts w:ascii="Times New Roman" w:eastAsia="宋体" w:hAnsi="Times New Roman" w:cs="Times New Roman"/>
          <w:color w:val="000000" w:themeColor="text1"/>
          <w:sz w:val="28"/>
          <w:szCs w:val="28"/>
          <w14:ligatures w14:val="none"/>
        </w:rPr>
        <w:t>语义表示与任务类型词表中的候选类型进行相似度计算，确定所述任务</w:t>
      </w:r>
      <w:del w:id="94" w:author="yun qiao" w:date="2026-04-21T08:39:00Z">
        <w:r w:rsidR="00EB6B03" w:rsidRPr="004B17D5" w:rsidDel="003D798C">
          <w:rPr>
            <w:rFonts w:ascii="Times New Roman" w:eastAsia="宋体" w:hAnsi="Times New Roman" w:cs="Times New Roman"/>
            <w:color w:val="000000" w:themeColor="text1"/>
            <w:sz w:val="28"/>
            <w:szCs w:val="28"/>
            <w14:ligatures w14:val="none"/>
          </w:rPr>
          <w:delText xml:space="preserve"> </w:delText>
        </w:r>
      </w:del>
      <w:r w:rsidR="00EB6B03" w:rsidRPr="004B17D5">
        <w:rPr>
          <w:rFonts w:ascii="Times New Roman" w:eastAsia="宋体" w:hAnsi="Times New Roman" w:cs="Times New Roman"/>
          <w:color w:val="000000" w:themeColor="text1"/>
          <w:sz w:val="28"/>
          <w:szCs w:val="28"/>
          <w14:ligatures w14:val="none"/>
        </w:rPr>
        <w:t>描述所对应的任务类型标识；所述相似度计算采用余弦相似度，其计算方式如下</w:t>
      </w:r>
      <w:r w:rsidR="00B565C5" w:rsidRPr="004B17D5">
        <w:rPr>
          <w:rFonts w:ascii="Times New Roman" w:eastAsia="宋体" w:hAnsi="Times New Roman" w:cs="Times New Roman" w:hint="eastAsia"/>
          <w:color w:val="000000" w:themeColor="text1"/>
          <w:sz w:val="28"/>
          <w:szCs w:val="28"/>
          <w14:ligatures w14:val="none"/>
        </w:rPr>
        <w:t>：</w:t>
      </w:r>
    </w:p>
    <w:p w14:paraId="4ECA8FE1" w14:textId="77777777" w:rsidR="00B95363" w:rsidRPr="004B17D5" w:rsidRDefault="00000000">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4BFE9104" w14:textId="2E1DCFD2" w:rsidR="00B95363" w:rsidRPr="004B17D5" w:rsidDel="001819BF" w:rsidRDefault="00000000" w:rsidP="007016E0">
      <w:pPr>
        <w:spacing w:before="100" w:after="0" w:line="480" w:lineRule="exact"/>
        <w:ind w:firstLineChars="200" w:firstLine="560"/>
        <w:jc w:val="both"/>
        <w:rPr>
          <w:del w:id="95" w:author="yun qiao" w:date="2026-04-20T09:41:00Z"/>
          <w:rFonts w:ascii="Times New Roman" w:eastAsia="宋体" w:hAnsi="Times New Roman" w:cs="等线"/>
          <w:color w:val="000000" w:themeColor="text1"/>
          <w:sz w:val="28"/>
          <w14:ligatures w14:val="none"/>
        </w:rPr>
        <w:pPrChange w:id="96" w:author="yun qiao" w:date="2026-04-20T17:11:00Z">
          <w:pPr>
            <w:widowControl/>
            <w:spacing w:before="100" w:after="0" w:line="480" w:lineRule="exact"/>
            <w:ind w:firstLineChars="200" w:firstLine="560"/>
            <w:jc w:val="both"/>
          </w:pPr>
        </w:pPrChange>
      </w:pPr>
      <w:r w:rsidRPr="004B17D5">
        <w:rPr>
          <w:rFonts w:ascii="Times New Roman" w:eastAsia="宋体" w:hAnsi="Times New Roman" w:cs="等线" w:hint="eastAsia"/>
          <w:color w:val="000000" w:themeColor="text1"/>
          <w:sz w:val="28"/>
          <w14:ligatures w14:val="none"/>
        </w:rPr>
        <w:t>其中，</w:t>
      </w:r>
      <w:del w:id="97" w:author="yun qiao" w:date="2026-04-20T15:54:00Z">
        <w:r w:rsidRPr="004B17D5" w:rsidDel="00636445">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sidRPr="004B17D5">
        <w:rPr>
          <w:rFonts w:ascii="Times New Roman" w:eastAsia="宋体" w:hAnsi="Times New Roman" w:cs="等线" w:hint="eastAsia"/>
          <w:color w:val="000000" w:themeColor="text1"/>
          <w:sz w:val="28"/>
          <w14:ligatures w14:val="none"/>
        </w:rPr>
        <w:t>表示结构化语义表示对应的向量表示，</w:t>
      </w:r>
      <w:del w:id="98" w:author="yun qiao" w:date="2026-04-20T15:54:00Z">
        <w:r w:rsidRPr="004B17D5" w:rsidDel="00636445">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sidRPr="004B17D5">
        <w:rPr>
          <w:rFonts w:ascii="Times New Roman" w:eastAsia="宋体" w:hAnsi="Times New Roman" w:cs="等线" w:hint="eastAsia"/>
          <w:color w:val="000000" w:themeColor="text1"/>
          <w:sz w:val="28"/>
          <w14:ligatures w14:val="none"/>
        </w:rPr>
        <w:t>表示候选任务类型对应的向量表示</w:t>
      </w:r>
      <w:r w:rsidR="00DA4472" w:rsidRPr="004B17D5">
        <w:rPr>
          <w:rFonts w:ascii="Times New Roman" w:eastAsia="宋体" w:hAnsi="Times New Roman" w:cs="等线" w:hint="eastAsia"/>
          <w:color w:val="000000" w:themeColor="text1"/>
          <w:sz w:val="28"/>
          <w14:ligatures w14:val="none"/>
        </w:rPr>
        <w:t>；将所述任务类型标识、结构化语义表示及原始任务描述的文本编码向</w:t>
      </w:r>
      <w:r w:rsidR="00DA4472" w:rsidRPr="004B17D5">
        <w:rPr>
          <w:rFonts w:ascii="Times New Roman" w:eastAsia="宋体" w:hAnsi="Times New Roman" w:cs="等线" w:hint="eastAsia"/>
          <w:color w:val="000000" w:themeColor="text1"/>
          <w:sz w:val="28"/>
          <w14:ligatures w14:val="none"/>
        </w:rPr>
        <w:lastRenderedPageBreak/>
        <w:t>量作为输入所述</w:t>
      </w:r>
      <w:ins w:id="99" w:author="yun qiao" w:date="2026-04-20T17:05:00Z">
        <w:r w:rsidR="00664D58">
          <w:rPr>
            <w:rFonts w:ascii="Times New Roman" w:eastAsia="宋体" w:hAnsi="Times New Roman" w:cs="等线" w:hint="eastAsia"/>
            <w:color w:val="000000" w:themeColor="text1"/>
            <w:sz w:val="28"/>
            <w14:ligatures w14:val="none"/>
          </w:rPr>
          <w:t>条件化</w:t>
        </w:r>
      </w:ins>
      <w:r w:rsidR="00DA4472" w:rsidRPr="004B17D5">
        <w:rPr>
          <w:rFonts w:ascii="Times New Roman" w:eastAsia="宋体" w:hAnsi="Times New Roman" w:cs="等线" w:hint="eastAsia"/>
          <w:color w:val="000000" w:themeColor="text1"/>
          <w:sz w:val="28"/>
          <w14:ligatures w14:val="none"/>
        </w:rPr>
        <w:t>序列生成模型的结构化语义特征</w:t>
      </w:r>
      <w:r w:rsidR="00EB6B03" w:rsidRPr="004B17D5">
        <w:rPr>
          <w:rFonts w:ascii="Times New Roman" w:eastAsia="宋体" w:hAnsi="Times New Roman" w:cs="等线" w:hint="eastAsia"/>
          <w:color w:val="000000" w:themeColor="text1"/>
          <w:sz w:val="28"/>
          <w14:ligatures w14:val="none"/>
        </w:rPr>
        <w:t>。</w:t>
      </w:r>
    </w:p>
    <w:p w14:paraId="343BE073" w14:textId="20A47771" w:rsidR="003F5B91" w:rsidRPr="004B17D5" w:rsidDel="001819BF" w:rsidRDefault="000B535D" w:rsidP="007016E0">
      <w:pPr>
        <w:spacing w:after="0" w:line="480" w:lineRule="exact"/>
        <w:ind w:firstLine="200"/>
        <w:jc w:val="both"/>
        <w:rPr>
          <w:del w:id="100" w:author="yun qiao" w:date="2026-04-20T09:41:00Z"/>
          <w:moveFrom w:id="101" w:author="yun qiao" w:date="2026-04-20T09:38:00Z"/>
          <w:rFonts w:ascii="Times New Roman" w:eastAsia="宋体" w:hAnsi="Times New Roman" w:cs="Times New Roman"/>
          <w:color w:val="000000" w:themeColor="text1"/>
          <w:sz w:val="28"/>
          <w:szCs w:val="28"/>
          <w14:ligatures w14:val="none"/>
        </w:rPr>
        <w:pPrChange w:id="102" w:author="yun qiao" w:date="2026-04-20T17:11:00Z">
          <w:pPr>
            <w:spacing w:after="0" w:line="480" w:lineRule="exact"/>
            <w:ind w:firstLineChars="200" w:firstLine="560"/>
            <w:jc w:val="both"/>
          </w:pPr>
        </w:pPrChange>
      </w:pPr>
      <w:del w:id="103" w:author="yun qiao" w:date="2026-04-20T09:41:00Z">
        <w:r w:rsidRPr="004B17D5" w:rsidDel="001819BF">
          <w:rPr>
            <w:rFonts w:ascii="Times New Roman" w:eastAsia="宋体" w:hAnsi="Times New Roman" w:cs="Times New Roman" w:hint="eastAsia"/>
            <w:color w:val="000000" w:themeColor="text1"/>
            <w:sz w:val="28"/>
            <w:szCs w:val="28"/>
            <w14:ligatures w14:val="none"/>
          </w:rPr>
          <w:delText xml:space="preserve">4. </w:delText>
        </w:r>
        <w:r w:rsidRPr="004B17D5" w:rsidDel="001819BF">
          <w:rPr>
            <w:rFonts w:ascii="Times New Roman" w:eastAsia="宋体" w:hAnsi="Times New Roman" w:cs="Times New Roman" w:hint="eastAsia"/>
            <w:color w:val="000000" w:themeColor="text1"/>
            <w:sz w:val="28"/>
            <w:szCs w:val="28"/>
            <w14:ligatures w14:val="none"/>
          </w:rPr>
          <w:delText>根据权利要求</w:delText>
        </w:r>
        <w:r w:rsidRPr="004B17D5" w:rsidDel="001819BF">
          <w:rPr>
            <w:rFonts w:ascii="Times New Roman" w:eastAsia="宋体" w:hAnsi="Times New Roman" w:cs="Times New Roman" w:hint="eastAsia"/>
            <w:color w:val="000000" w:themeColor="text1"/>
            <w:sz w:val="28"/>
            <w:szCs w:val="28"/>
            <w14:ligatures w14:val="none"/>
          </w:rPr>
          <w:delText>3</w:delText>
        </w:r>
        <w:r w:rsidRPr="004B17D5" w:rsidDel="001819BF">
          <w:rPr>
            <w:rFonts w:ascii="Times New Roman" w:eastAsia="宋体" w:hAnsi="Times New Roman" w:cs="Times New Roman" w:hint="eastAsia"/>
            <w:color w:val="000000" w:themeColor="text1"/>
            <w:sz w:val="28"/>
            <w:szCs w:val="28"/>
            <w14:ligatures w14:val="none"/>
          </w:rPr>
          <w:delText>所述基于</w:delText>
        </w:r>
        <w:r w:rsidRPr="004B17D5" w:rsidDel="001819BF">
          <w:rPr>
            <w:rFonts w:ascii="Times New Roman" w:eastAsia="宋体" w:hAnsi="Times New Roman" w:cs="等线" w:hint="eastAsia"/>
            <w:color w:val="000000" w:themeColor="text1"/>
            <w:sz w:val="28"/>
            <w14:ligatures w14:val="none"/>
          </w:rPr>
          <w:delText>跨平台语义解耦与图谱大模型协同的地理处理模型自动构建方法</w:delText>
        </w:r>
        <w:r w:rsidRPr="004B17D5" w:rsidDel="001819BF">
          <w:rPr>
            <w:rFonts w:ascii="Times New Roman" w:eastAsia="宋体" w:hAnsi="Times New Roman" w:cs="Times New Roman" w:hint="eastAsia"/>
            <w:color w:val="000000" w:themeColor="text1"/>
            <w:sz w:val="28"/>
            <w:szCs w:val="28"/>
            <w14:ligatures w14:val="none"/>
          </w:rPr>
          <w:delText>，其特征在于，所述</w:delText>
        </w:r>
        <w:bookmarkStart w:id="104" w:name="_Hlk226661792"/>
        <w:bookmarkStart w:id="105" w:name="_Hlk211500599"/>
        <w:r w:rsidR="00CB1F47" w:rsidRPr="004B17D5" w:rsidDel="001819BF">
          <w:rPr>
            <w:rFonts w:ascii="Times New Roman" w:eastAsia="宋体" w:hAnsi="Times New Roman" w:cs="Times New Roman" w:hint="eastAsia"/>
            <w:color w:val="000000" w:themeColor="text1"/>
            <w:sz w:val="28"/>
            <w:szCs w:val="28"/>
            <w14:ligatures w14:val="none"/>
          </w:rPr>
          <w:delText>通过</w:delText>
        </w:r>
        <w:r w:rsidR="00184A41" w:rsidRPr="004B17D5" w:rsidDel="001819BF">
          <w:rPr>
            <w:rFonts w:ascii="Times New Roman" w:eastAsia="宋体" w:hAnsi="Times New Roman" w:cs="Times New Roman" w:hint="eastAsia"/>
            <w:color w:val="000000" w:themeColor="text1"/>
            <w:sz w:val="28"/>
            <w:szCs w:val="28"/>
            <w14:ligatures w14:val="none"/>
          </w:rPr>
          <w:delText>构建并训练面向地理处理任务的基于</w:delText>
        </w:r>
        <w:r w:rsidR="00184A41" w:rsidRPr="004B17D5" w:rsidDel="001819BF">
          <w:rPr>
            <w:rFonts w:ascii="Times New Roman" w:eastAsia="宋体" w:hAnsi="Times New Roman" w:cs="Times New Roman" w:hint="eastAsia"/>
            <w:color w:val="000000" w:themeColor="text1"/>
            <w:sz w:val="28"/>
            <w:szCs w:val="28"/>
            <w14:ligatures w14:val="none"/>
          </w:rPr>
          <w:delText>Transformer</w:delText>
        </w:r>
        <w:r w:rsidR="00184A41" w:rsidRPr="004B17D5" w:rsidDel="001819BF">
          <w:rPr>
            <w:rFonts w:ascii="Times New Roman" w:eastAsia="宋体" w:hAnsi="Times New Roman" w:cs="Times New Roman" w:hint="eastAsia"/>
            <w:color w:val="000000" w:themeColor="text1"/>
            <w:sz w:val="28"/>
            <w:szCs w:val="28"/>
            <w14:ligatures w14:val="none"/>
          </w:rPr>
          <w:delText>解码器的专用序列生成模型，所述专用序列生成模型融合知识图谱语义先验，并采用特征级线性调制机制将任务条件向量注入各解码层</w:delText>
        </w:r>
        <w:bookmarkEnd w:id="104"/>
        <w:r w:rsidRPr="004B17D5" w:rsidDel="001819BF">
          <w:rPr>
            <w:rFonts w:ascii="Times New Roman" w:eastAsia="宋体" w:hAnsi="Times New Roman" w:cs="Times New Roman" w:hint="eastAsia"/>
            <w:color w:val="000000" w:themeColor="text1"/>
            <w:sz w:val="28"/>
            <w:szCs w:val="28"/>
            <w14:ligatures w14:val="none"/>
          </w:rPr>
          <w:delText>，</w:delText>
        </w:r>
      </w:del>
      <w:moveFromRangeStart w:id="106" w:author="yun qiao" w:date="2026-04-20T09:38:00Z" w:name="move227570351"/>
      <w:moveFrom w:id="107" w:author="yun qiao" w:date="2026-04-20T09:38:00Z">
        <w:del w:id="108" w:author="yun qiao" w:date="2026-04-20T09:41:00Z">
          <w:r w:rsidRPr="004B17D5" w:rsidDel="001819BF">
            <w:rPr>
              <w:rFonts w:ascii="Times New Roman" w:eastAsia="宋体" w:hAnsi="Times New Roman" w:cs="等线" w:hint="eastAsia"/>
              <w:color w:val="000000" w:themeColor="text1"/>
              <w:sz w:val="28"/>
              <w14:ligatures w14:val="none"/>
            </w:rPr>
            <w:delText>是以</w:delText>
          </w:r>
          <w:r w:rsidR="003F5B91" w:rsidRPr="004B17D5" w:rsidDel="001819BF">
            <w:rPr>
              <w:rFonts w:ascii="Times New Roman" w:eastAsia="宋体" w:hAnsi="Times New Roman" w:cs="等线"/>
              <w:color w:val="000000" w:themeColor="text1"/>
              <w:sz w:val="28"/>
              <w14:ligatures w14:val="none"/>
            </w:rPr>
            <w:delText>构建基于</w:delText>
          </w:r>
          <w:r w:rsidR="003F5B91" w:rsidRPr="004B17D5" w:rsidDel="001819BF">
            <w:rPr>
              <w:rFonts w:ascii="Times New Roman" w:eastAsia="宋体" w:hAnsi="Times New Roman" w:cs="等线"/>
              <w:color w:val="000000" w:themeColor="text1"/>
              <w:sz w:val="28"/>
              <w14:ligatures w14:val="none"/>
            </w:rPr>
            <w:delText>Transformer</w:delText>
          </w:r>
          <w:r w:rsidR="003F5B91" w:rsidRPr="004B17D5" w:rsidDel="001819BF">
            <w:rPr>
              <w:rFonts w:ascii="Times New Roman" w:eastAsia="宋体" w:hAnsi="Times New Roman" w:cs="等线"/>
              <w:color w:val="000000" w:themeColor="text1"/>
              <w:sz w:val="28"/>
              <w14:ligatures w14:val="none"/>
            </w:rPr>
            <w:delText>解码器的任务条件化序列生成模型，所述模型包括文本编码模块、条件融合模块、条件化解码模块及输出投影模块；所述文本编码模块用于对原始任务描述进行编码，提取任务文本的语义表示；所述条件融合模块用</w:delText>
          </w:r>
          <w:r w:rsidR="003F5B91" w:rsidRPr="004B17D5" w:rsidDel="001819BF">
            <w:rPr>
              <w:rFonts w:ascii="Times New Roman" w:eastAsia="宋体" w:hAnsi="Times New Roman" w:cs="等线"/>
              <w:color w:val="000000" w:themeColor="text1"/>
              <w:sz w:val="28"/>
              <w14:ligatures w14:val="none"/>
            </w:rPr>
            <w:delText xml:space="preserve"> </w:delText>
          </w:r>
          <w:r w:rsidR="003F5B91" w:rsidRPr="004B17D5" w:rsidDel="001819BF">
            <w:rPr>
              <w:rFonts w:ascii="Times New Roman" w:eastAsia="宋体" w:hAnsi="Times New Roman" w:cs="等线"/>
              <w:color w:val="000000" w:themeColor="text1"/>
              <w:sz w:val="28"/>
              <w14:ligatures w14:val="none"/>
            </w:rPr>
            <w:delText>于融合任务文本语义表示与任务类型表示，生成任务条件向量，其计算方式如下：</w:delText>
          </w:r>
        </w:del>
      </w:moveFrom>
    </w:p>
    <w:p w14:paraId="38A092EE" w14:textId="7EE887E5" w:rsidR="00B95363" w:rsidRPr="004B17D5" w:rsidDel="00F80B21" w:rsidRDefault="00000000" w:rsidP="007016E0">
      <w:pPr>
        <w:spacing w:after="0" w:line="480" w:lineRule="exact"/>
        <w:ind w:firstLine="200"/>
        <w:jc w:val="both"/>
        <w:rPr>
          <w:moveFrom w:id="109" w:author="yun qiao" w:date="2026-04-20T09:38:00Z"/>
          <w:rFonts w:ascii="Cambria Math" w:eastAsia="宋体" w:hAnsi="Cambria Math" w:cs="等线"/>
          <w:i/>
          <w:color w:val="000000" w:themeColor="text1"/>
          <w:sz w:val="28"/>
          <w14:ligatures w14:val="none"/>
        </w:rPr>
        <w:pPrChange w:id="110" w:author="yun qiao" w:date="2026-04-20T17:11:00Z">
          <w:pPr>
            <w:spacing w:after="0" w:line="480" w:lineRule="exact"/>
            <w:ind w:firstLineChars="200" w:firstLine="560"/>
            <w:jc w:val="both"/>
          </w:pPr>
        </w:pPrChange>
      </w:pPr>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 xml:space="preserve"> ; 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e>
              </m:d>
            </m:e>
          </m:d>
        </m:oMath>
      </m:oMathPara>
    </w:p>
    <w:p w14:paraId="03317428" w14:textId="2AAAF95E" w:rsidR="00B95363" w:rsidRPr="004B17D5" w:rsidDel="00F80B21" w:rsidRDefault="00000000" w:rsidP="007016E0">
      <w:pPr>
        <w:spacing w:after="0" w:line="480" w:lineRule="exact"/>
        <w:ind w:firstLine="200"/>
        <w:jc w:val="both"/>
        <w:rPr>
          <w:moveFrom w:id="111" w:author="yun qiao" w:date="2026-04-20T09:38:00Z"/>
          <w:rFonts w:ascii="Times New Roman" w:eastAsia="宋体" w:hAnsi="Times New Roman" w:cs="等线"/>
          <w:color w:val="000000" w:themeColor="text1"/>
          <w:sz w:val="28"/>
          <w14:ligatures w14:val="none"/>
        </w:rPr>
        <w:pPrChange w:id="112" w:author="yun qiao" w:date="2026-04-20T17:11:00Z">
          <w:pPr>
            <w:widowControl/>
            <w:spacing w:before="100" w:after="0" w:line="480" w:lineRule="exact"/>
            <w:ind w:firstLineChars="200" w:firstLine="560"/>
            <w:jc w:val="both"/>
          </w:pPr>
        </w:pPrChange>
      </w:pPr>
      <w:moveFrom w:id="113" w:author="yun qiao" w:date="2026-04-20T09:38:00Z">
        <w:r w:rsidRPr="004B17D5" w:rsidDel="00F80B21">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moveFrom w:id="114" w:author="yun qiao" w:date="2026-04-20T09:38:00Z">
          <w:r w:rsidRPr="004B17D5" w:rsidDel="00F80B21">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moveFrom w:id="115" w:author="yun qiao" w:date="2026-04-20T09:38:00Z">
            <w:r w:rsidRPr="004B17D5" w:rsidDel="00F80B21">
              <w:rPr>
                <w:rFonts w:ascii="Times New Roman" w:eastAsia="宋体" w:hAnsi="Times New Roman" w:cs="等线" w:hint="eastAsia"/>
                <w:color w:val="000000" w:themeColor="text1"/>
                <w:sz w:val="28"/>
                <w14:ligatures w14:val="none"/>
              </w:rPr>
              <w:t>表示任务类型嵌入向量，</w:t>
            </w:r>
            <w:r w:rsidRPr="004B17D5" w:rsidDel="00F80B21">
              <w:rPr>
                <w:rFonts w:ascii="Times New Roman" w:eastAsia="宋体" w:hAnsi="Times New Roman" w:cs="等线"/>
                <w:color w:val="000000" w:themeColor="text1"/>
                <w:sz w:val="28"/>
                <w14:ligatures w14:val="none"/>
              </w:rPr>
              <w:t>[</w:t>
            </w:r>
            <w:r w:rsidRPr="004B17D5" w:rsidDel="00F80B21">
              <w:rPr>
                <w:rFonts w:ascii="Times New Roman" w:eastAsia="宋体" w:hAnsi="Times New Roman" w:cs="等线" w:hint="eastAsia"/>
                <w:color w:val="000000" w:themeColor="text1"/>
                <w:sz w:val="28"/>
                <w14:ligatures w14:val="none"/>
              </w:rPr>
              <w:t>·</w:t>
            </w:r>
            <w:r w:rsidRPr="004B17D5" w:rsidDel="00F80B21">
              <w:rPr>
                <w:rFonts w:ascii="Times New Roman" w:eastAsia="宋体" w:hAnsi="Times New Roman" w:cs="等线"/>
                <w:color w:val="000000" w:themeColor="text1"/>
                <w:sz w:val="28"/>
                <w14:ligatures w14:val="none"/>
              </w:rPr>
              <w:t>;</w:t>
            </w:r>
            <w:r w:rsidRPr="004B17D5" w:rsidDel="00F80B21">
              <w:rPr>
                <w:rFonts w:ascii="Times New Roman" w:eastAsia="宋体" w:hAnsi="Times New Roman" w:cs="等线" w:hint="eastAsia"/>
                <w:color w:val="000000" w:themeColor="text1"/>
                <w:sz w:val="28"/>
                <w14:ligatures w14:val="none"/>
              </w:rPr>
              <w:t>·</w:t>
            </w:r>
            <w:r w:rsidRPr="004B17D5" w:rsidDel="00F80B21">
              <w:rPr>
                <w:rFonts w:ascii="Times New Roman" w:eastAsia="宋体" w:hAnsi="Times New Roman" w:cs="等线"/>
                <w:color w:val="000000" w:themeColor="text1"/>
                <w:sz w:val="28"/>
                <w14:ligatures w14:val="none"/>
              </w:rPr>
              <w:t xml:space="preserve">] </w:t>
            </w:r>
            <w:r w:rsidRPr="004B17D5" w:rsidDel="00F80B21">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moveFrom w:id="116" w:author="yun qiao" w:date="2026-04-20T09:38:00Z">
              <w:r w:rsidRPr="004B17D5" w:rsidDel="00F80B21">
                <w:rPr>
                  <w:rFonts w:ascii="Times New Roman" w:eastAsia="宋体" w:hAnsi="Times New Roman" w:cs="等线" w:hint="eastAsia"/>
                  <w:color w:val="000000" w:themeColor="text1"/>
                  <w:sz w:val="28"/>
                  <w14:ligatures w14:val="none"/>
                </w:rPr>
                <w:t>表示多层感知机映射函数；</w:t>
              </w:r>
            </w:moveFrom>
          </w:moveFrom>
        </w:moveFrom>
      </w:moveFrom>
    </w:p>
    <w:p w14:paraId="1B41CC6B" w14:textId="251ECA39" w:rsidR="00B95363" w:rsidRPr="004B17D5" w:rsidDel="00F80B21" w:rsidRDefault="00000000" w:rsidP="007016E0">
      <w:pPr>
        <w:spacing w:after="0" w:line="480" w:lineRule="exact"/>
        <w:ind w:firstLine="200"/>
        <w:jc w:val="both"/>
        <w:rPr>
          <w:moveFrom w:id="117" w:author="yun qiao" w:date="2026-04-20T09:38:00Z"/>
          <w:rFonts w:ascii="Times New Roman" w:eastAsia="宋体" w:hAnsi="Times New Roman" w:cs="等线"/>
          <w:color w:val="000000" w:themeColor="text1"/>
          <w:sz w:val="28"/>
          <w14:ligatures w14:val="none"/>
        </w:rPr>
        <w:pPrChange w:id="118" w:author="yun qiao" w:date="2026-04-20T17:11:00Z">
          <w:pPr>
            <w:widowControl/>
            <w:spacing w:before="100" w:after="0" w:line="480" w:lineRule="exact"/>
            <w:ind w:firstLineChars="200" w:firstLine="560"/>
            <w:jc w:val="both"/>
          </w:pPr>
        </w:pPrChange>
      </w:pPr>
      <w:moveFrom w:id="119" w:author="yun qiao" w:date="2026-04-20T09:38:00Z">
        <w:r w:rsidRPr="004B17D5" w:rsidDel="00F80B21">
          <w:rPr>
            <w:rFonts w:ascii="Times New Roman" w:eastAsia="宋体" w:hAnsi="Times New Roman" w:cs="等线" w:hint="eastAsia"/>
            <w:color w:val="000000" w:themeColor="text1"/>
            <w:sz w:val="28"/>
            <w14:ligatures w14:val="none"/>
          </w:rPr>
          <w:t>所述条件化解码模块包含多层</w:t>
        </w:r>
        <w:r w:rsidRPr="004B17D5" w:rsidDel="00F80B21">
          <w:rPr>
            <w:rFonts w:ascii="Times New Roman" w:eastAsia="宋体" w:hAnsi="Times New Roman" w:cs="等线"/>
            <w:color w:val="000000" w:themeColor="text1"/>
            <w:sz w:val="28"/>
            <w14:ligatures w14:val="none"/>
          </w:rPr>
          <w:t>Transformer</w:t>
        </w:r>
        <w:r w:rsidRPr="004B17D5" w:rsidDel="00F80B21">
          <w:rPr>
            <w:rFonts w:ascii="Times New Roman" w:eastAsia="宋体" w:hAnsi="Times New Roman" w:cs="等线" w:hint="eastAsia"/>
            <w:color w:val="000000" w:themeColor="text1"/>
            <w:sz w:val="28"/>
            <w14:ligatures w14:val="none"/>
          </w:rPr>
          <w:t>解码层，在每一层中采用特征级线性调制机制将所述条件向量注入解码过程，其调制方式如下：</w:t>
        </w:r>
      </w:moveFrom>
    </w:p>
    <w:p w14:paraId="464BECF4" w14:textId="470E9649" w:rsidR="00B95363" w:rsidRPr="004B17D5" w:rsidDel="00F80B21" w:rsidRDefault="00000000" w:rsidP="007016E0">
      <w:pPr>
        <w:spacing w:after="0" w:line="480" w:lineRule="exact"/>
        <w:ind w:firstLine="200"/>
        <w:jc w:val="both"/>
        <w:rPr>
          <w:moveFrom w:id="120" w:author="yun qiao" w:date="2026-04-20T09:38:00Z"/>
          <w:rFonts w:ascii="Cambria Math" w:eastAsia="宋体" w:hAnsi="Cambria Math" w:cs="等线"/>
          <w:i/>
          <w:color w:val="000000" w:themeColor="text1"/>
          <w:sz w:val="28"/>
          <w14:ligatures w14:val="none"/>
        </w:rPr>
        <w:pPrChange w:id="121" w:author="yun qiao" w:date="2026-04-20T17:11:00Z">
          <w:pPr>
            <w:widowControl/>
            <w:spacing w:before="100" w:after="0" w:line="480" w:lineRule="exact"/>
            <w:jc w:val="both"/>
          </w:pPr>
        </w:pPrChange>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623E8D61" w14:textId="4A5A6CA8" w:rsidR="00C76E8C" w:rsidRPr="004B17D5" w:rsidDel="00F80B21" w:rsidRDefault="00000000" w:rsidP="007016E0">
      <w:pPr>
        <w:spacing w:after="0" w:line="480" w:lineRule="exact"/>
        <w:ind w:firstLine="200"/>
        <w:jc w:val="both"/>
        <w:rPr>
          <w:moveFrom w:id="122" w:author="yun qiao" w:date="2026-04-20T09:38:00Z"/>
          <w:rFonts w:ascii="Times New Roman" w:eastAsia="宋体" w:hAnsi="Times New Roman" w:cs="等线"/>
          <w:color w:val="000000" w:themeColor="text1"/>
          <w:sz w:val="28"/>
          <w14:ligatures w14:val="none"/>
        </w:rPr>
        <w:pPrChange w:id="123" w:author="yun qiao" w:date="2026-04-20T17:11:00Z">
          <w:pPr>
            <w:widowControl/>
            <w:spacing w:before="100" w:after="0" w:line="480" w:lineRule="exact"/>
            <w:ind w:firstLineChars="200" w:firstLine="560"/>
            <w:jc w:val="both"/>
          </w:pPr>
        </w:pPrChange>
      </w:pPr>
      <w:moveFrom w:id="124" w:author="yun qiao" w:date="2026-04-20T09:38:00Z">
        <w:r w:rsidRPr="004B17D5" w:rsidDel="00F80B21">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oMath>
        <w:moveFrom w:id="125" w:author="yun qiao" w:date="2026-04-20T09:38:00Z">
          <w:r w:rsidRPr="004B17D5" w:rsidDel="00F80B21">
            <w:rPr>
              <w:rFonts w:ascii="Times New Roman" w:eastAsia="宋体" w:hAnsi="Times New Roman" w:cs="等线" w:hint="eastAsia"/>
              <w:color w:val="000000" w:themeColor="text1"/>
              <w:sz w:val="28"/>
              <w14:ligatures w14:val="none"/>
            </w:rPr>
            <w:t>表示第</w:t>
          </w:r>
          <m:oMath>
            <m:r>
              <w:rPr>
                <w:rFonts w:ascii="Cambria Math" w:eastAsia="宋体" w:hAnsi="Cambria Math" w:cs="等线"/>
                <w:color w:val="000000" w:themeColor="text1"/>
                <w:sz w:val="28"/>
                <w14:ligatures w14:val="none"/>
              </w:rPr>
              <m:t>l</m:t>
            </m:r>
          </m:oMath>
          <w:moveFrom w:id="126" w:author="yun qiao" w:date="2026-04-20T09:38:00Z">
            <w:r w:rsidRPr="004B17D5" w:rsidDel="00F80B21">
              <w:rPr>
                <w:rFonts w:ascii="Times New Roman" w:eastAsia="宋体" w:hAnsi="Times New Roman" w:cs="等线" w:hint="eastAsia"/>
                <w:color w:val="000000" w:themeColor="text1"/>
                <w:sz w:val="28"/>
                <w14:ligatures w14:val="none"/>
              </w:rPr>
              <w:t>层解码器的隐藏状态，</w:t>
            </w:r>
            <m:oMath>
              <m:sSub>
                <m:sSubPr>
                  <m:ctrlPr>
                    <w:rPr>
                      <w:rFonts w:ascii="Cambria Math" w:eastAsia="宋体" w:hAnsi="Cambria Math" w:cs="Times New Roman"/>
                      <w:color w:val="000000" w:themeColor="text1"/>
                      <w:sz w:val="28"/>
                      <w:szCs w:val="20"/>
                      <w14:ligatures w14:val="none"/>
                    </w:rPr>
                  </m:ctrlPr>
                </m:sSubPr>
                <m:e>
                  <m:r>
                    <m:rPr>
                      <m:sty m:val="p"/>
                    </m:rP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moveFrom w:id="127" w:author="yun qiao" w:date="2026-04-20T09:38:00Z">
              <w:r w:rsidRPr="004B17D5" w:rsidDel="00F80B21">
                <w:rPr>
                  <w:rFonts w:ascii="Times New Roman" w:eastAsia="宋体" w:hAnsi="Times New Roman" w:cs="等线" w:hint="eastAsia"/>
                  <w:color w:val="000000" w:themeColor="text1"/>
                  <w:sz w:val="28"/>
                  <w14:ligatures w14:val="none"/>
                </w:rPr>
                <w:t>和</w:t>
              </w:r>
              <w:r w:rsidRPr="004B17D5" w:rsidDel="00F80B21">
                <w:rPr>
                  <w:rFonts w:ascii="Times New Roman" w:eastAsia="宋体" w:hAnsi="Times New Roman" w:cs="等线"/>
                  <w:color w:val="000000" w:themeColor="text1"/>
                  <w:sz w:val="28"/>
                  <w14:ligatures w14:val="none"/>
                </w:rPr>
                <w:t xml:space="preserve"> </w:t>
              </w:r>
              <m:oMath>
                <m:sSub>
                  <m:sSubPr>
                    <m:ctrlPr>
                      <w:rPr>
                        <w:rFonts w:ascii="Cambria Math" w:eastAsia="宋体" w:hAnsi="Cambria Math" w:cs="Times New Roman"/>
                        <w:color w:val="000000" w:themeColor="text1"/>
                        <w:sz w:val="28"/>
                        <w:szCs w:val="20"/>
                        <w14:ligatures w14:val="none"/>
                      </w:rPr>
                    </m:ctrlPr>
                  </m:sSubPr>
                  <m:e>
                    <m:r>
                      <m:rPr>
                        <m:sty m:val="p"/>
                      </m:rP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moveFrom w:id="128" w:author="yun qiao" w:date="2026-04-20T09:38:00Z">
                <w:r w:rsidRPr="004B17D5" w:rsidDel="00F80B21">
                  <w:rPr>
                    <w:rFonts w:ascii="Times New Roman" w:eastAsia="宋体" w:hAnsi="Times New Roman" w:cs="等线" w:hint="eastAsia"/>
                    <w:color w:val="000000" w:themeColor="text1"/>
                    <w:sz w:val="28"/>
                    <w14:ligatures w14:val="none"/>
                  </w:rPr>
                  <w:t>分别为基于条件向量</w:t>
                </w:r>
                <m:oMath>
                  <m:r>
                    <w:rPr>
                      <w:rFonts w:ascii="Cambria Math" w:eastAsia="宋体" w:hAnsi="Cambria Math" w:cs="等线"/>
                      <w:color w:val="000000" w:themeColor="text1"/>
                      <w:sz w:val="28"/>
                      <w14:ligatures w14:val="none"/>
                    </w:rPr>
                    <m:t>c</m:t>
                  </m:r>
                </m:oMath>
                <w:moveFrom w:id="129" w:author="yun qiao" w:date="2026-04-20T09:38:00Z">
                  <w:r w:rsidRPr="004B17D5" w:rsidDel="00F80B21">
                    <w:rPr>
                      <w:rFonts w:ascii="Times New Roman" w:eastAsia="宋体" w:hAnsi="Times New Roman" w:cs="等线" w:hint="eastAsia"/>
                      <w:color w:val="000000" w:themeColor="text1"/>
                      <w:sz w:val="28"/>
                      <w14:ligatures w14:val="none"/>
                    </w:rPr>
                    <w:t>通过可学习的线性变换生成的缩放参数和偏移参数，⊙表示逐元素乘法；</w:t>
                  </w:r>
                  <w:r w:rsidR="003F5B91" w:rsidRPr="004B17D5" w:rsidDel="00F80B21">
                    <w:rPr>
                      <w:rFonts w:ascii="Times New Roman" w:eastAsia="宋体" w:hAnsi="Times New Roman" w:cs="等线" w:hint="eastAsia"/>
                      <w:color w:val="000000" w:themeColor="text1"/>
                      <w:sz w:val="28"/>
                      <w14:ligatures w14:val="none"/>
                    </w:rPr>
                    <w:t>所述缩放参数初始化为单位值，所述偏移参数初始化为零值；</w:t>
                  </w:r>
                  <w:r w:rsidR="0092054F" w:rsidRPr="004B17D5" w:rsidDel="00F80B21">
                    <w:rPr>
                      <w:rFonts w:ascii="Times New Roman" w:eastAsia="宋体" w:hAnsi="Times New Roman" w:cs="等线"/>
                      <w:color w:val="000000" w:themeColor="text1"/>
                      <w:sz w:val="28"/>
                      <w14:ligatures w14:val="none"/>
                    </w:rPr>
                    <w:t>所述操作原语词嵌入基于知识图谱预训练获得，以引入操作原语之间的结构化语义先验；所述输出投影模块用于将解码器隐藏状态映射至操作原语输出空间</w:t>
                  </w:r>
                  <w:r w:rsidR="00C76E8C" w:rsidRPr="004B17D5" w:rsidDel="00F80B21">
                    <w:rPr>
                      <w:rFonts w:ascii="Times New Roman" w:eastAsia="宋体" w:hAnsi="Times New Roman" w:cs="等线" w:hint="eastAsia"/>
                      <w:color w:val="000000" w:themeColor="text1"/>
                      <w:sz w:val="28"/>
                      <w14:ligatures w14:val="none"/>
                    </w:rPr>
                    <w:t>，并计算当前时间步操作原语的条件生成概率，其计算方式如下：</w:t>
                  </w:r>
                </w:moveFrom>
              </w:moveFrom>
            </w:moveFrom>
          </w:moveFrom>
        </w:moveFrom>
      </w:moveFrom>
    </w:p>
    <w:p w14:paraId="2B32A29F" w14:textId="1BCA06C1" w:rsidR="00C76E8C" w:rsidRPr="004B17D5" w:rsidDel="00F80B21" w:rsidRDefault="00C76E8C" w:rsidP="007016E0">
      <w:pPr>
        <w:spacing w:after="0" w:line="480" w:lineRule="exact"/>
        <w:ind w:firstLine="200"/>
        <w:jc w:val="both"/>
        <w:rPr>
          <w:moveFrom w:id="130" w:author="yun qiao" w:date="2026-04-20T09:38:00Z"/>
          <w:rFonts w:ascii="Cambria Math" w:eastAsia="宋体" w:hAnsi="Cambria Math" w:cs="等线"/>
          <w:i/>
          <w:color w:val="000000" w:themeColor="text1"/>
          <w:sz w:val="28"/>
          <w14:ligatures w14:val="none"/>
        </w:rPr>
        <w:pPrChange w:id="131" w:author="yun qiao" w:date="2026-04-20T17:11:00Z">
          <w:pPr>
            <w:widowControl/>
            <w:spacing w:before="100" w:after="0" w:line="480" w:lineRule="exact"/>
            <w:jc w:val="both"/>
          </w:pPr>
        </w:pPrChange>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2B374715" w14:textId="2D69BB2A" w:rsidR="00B95363" w:rsidDel="00636445" w:rsidRDefault="00C76E8C" w:rsidP="007016E0">
      <w:pPr>
        <w:spacing w:before="100" w:after="0" w:line="480" w:lineRule="exact"/>
        <w:ind w:firstLineChars="200" w:firstLine="560"/>
        <w:jc w:val="both"/>
        <w:rPr>
          <w:del w:id="132" w:author="yun qiao" w:date="2026-04-20T15:53:00Z"/>
          <w:rFonts w:ascii="Times New Roman" w:eastAsia="宋体" w:hAnsi="Times New Roman" w:cs="等线"/>
          <w:color w:val="000000" w:themeColor="text1"/>
          <w:sz w:val="28"/>
          <w14:ligatures w14:val="none"/>
        </w:rPr>
        <w:pPrChange w:id="133" w:author="yun qiao" w:date="2026-04-20T17:11:00Z">
          <w:pPr>
            <w:widowControl/>
            <w:spacing w:before="100" w:after="0" w:line="480" w:lineRule="exact"/>
            <w:ind w:firstLineChars="200" w:firstLine="560"/>
            <w:jc w:val="both"/>
          </w:pPr>
        </w:pPrChange>
      </w:pPr>
      <w:moveFrom w:id="134" w:author="yun qiao" w:date="2026-04-20T09:38:00Z">
        <w:del w:id="135" w:author="yun qiao" w:date="2026-04-20T15:53:00Z">
          <w:r w:rsidRPr="004B17D5" w:rsidDel="00636445">
            <w:rPr>
              <w:rFonts w:ascii="Times New Roman" w:eastAsia="宋体" w:hAnsi="Times New Roman" w:cs="等线" w:hint="eastAsia"/>
              <w:color w:val="000000" w:themeColor="text1"/>
              <w:sz w:val="28"/>
              <w14:ligatures w14:val="none"/>
            </w:rPr>
            <w:delText>其中，</w:delText>
          </w:r>
        </w:del>
        <m:oMath>
          <m:sSub>
            <m:sSubPr>
              <m:ctrlPr>
                <w:del w:id="136" w:author="yun qiao" w:date="2026-04-20T15:53:00Z">
                  <w:rPr>
                    <w:rFonts w:ascii="Cambria Math" w:eastAsia="宋体" w:hAnsi="Cambria Math" w:cs="Times New Roman"/>
                    <w:i/>
                    <w:color w:val="000000" w:themeColor="text1"/>
                    <w:sz w:val="28"/>
                    <w:szCs w:val="20"/>
                    <w14:ligatures w14:val="none"/>
                  </w:rPr>
                </w:del>
              </m:ctrlPr>
            </m:sSubPr>
            <m:e>
              <m:r>
                <w:del w:id="137" w:author="yun qiao" w:date="2026-04-20T15:53:00Z">
                  <w:rPr>
                    <w:rFonts w:ascii="Cambria Math" w:eastAsia="宋体" w:hAnsi="Cambria Math" w:cs="等线"/>
                    <w:color w:val="000000" w:themeColor="text1"/>
                    <w:sz w:val="28"/>
                    <w14:ligatures w14:val="none"/>
                  </w:rPr>
                  <m:t>y</m:t>
                </w:del>
              </m:r>
            </m:e>
            <m:sub>
              <m:r>
                <w:del w:id="138" w:author="yun qiao" w:date="2026-04-20T15:53:00Z">
                  <w:rPr>
                    <w:rFonts w:ascii="Cambria Math" w:eastAsia="宋体" w:hAnsi="Cambria Math" w:cs="等线"/>
                    <w:color w:val="000000" w:themeColor="text1"/>
                    <w:sz w:val="28"/>
                    <w14:ligatures w14:val="none"/>
                  </w:rPr>
                  <m:t>t</m:t>
                </w:del>
              </m:r>
            </m:sub>
          </m:sSub>
        </m:oMath>
        <w:moveFrom w:id="139" w:author="yun qiao" w:date="2026-04-20T09:38:00Z">
          <w:del w:id="140" w:author="yun qiao" w:date="2026-04-20T15:53:00Z">
            <w:r w:rsidRPr="004B17D5" w:rsidDel="00636445">
              <w:rPr>
                <w:rFonts w:ascii="Times New Roman" w:eastAsia="宋体" w:hAnsi="Times New Roman" w:cs="等线" w:hint="eastAsia"/>
                <w:color w:val="000000" w:themeColor="text1"/>
                <w:sz w:val="28"/>
                <w14:ligatures w14:val="none"/>
              </w:rPr>
              <w:delText>表示第</w:delText>
            </w:r>
            <w:r w:rsidRPr="004B17D5" w:rsidDel="00636445">
              <w:rPr>
                <w:rFonts w:ascii="Times New Roman" w:eastAsia="宋体" w:hAnsi="Times New Roman" w:cs="等线"/>
                <w:color w:val="000000" w:themeColor="text1"/>
                <w:sz w:val="28"/>
                <w14:ligatures w14:val="none"/>
              </w:rPr>
              <w:delText xml:space="preserve"> t </w:delText>
            </w:r>
            <w:r w:rsidRPr="004B17D5" w:rsidDel="00636445">
              <w:rPr>
                <w:rFonts w:ascii="Times New Roman" w:eastAsia="宋体" w:hAnsi="Times New Roman" w:cs="等线" w:hint="eastAsia"/>
                <w:color w:val="000000" w:themeColor="text1"/>
                <w:sz w:val="28"/>
                <w14:ligatures w14:val="none"/>
              </w:rPr>
              <w:delText>步生成的操作原语，</w:delText>
            </w:r>
          </w:del>
          <m:oMath>
            <m:sSub>
              <m:sSubPr>
                <m:ctrlPr>
                  <w:del w:id="141" w:author="yun qiao" w:date="2026-04-20T15:53:00Z">
                    <w:rPr>
                      <w:rFonts w:ascii="Cambria Math" w:eastAsia="宋体" w:hAnsi="Cambria Math" w:cs="Times New Roman"/>
                      <w:i/>
                      <w:color w:val="000000" w:themeColor="text1"/>
                      <w:sz w:val="28"/>
                      <w:szCs w:val="20"/>
                      <w14:ligatures w14:val="none"/>
                    </w:rPr>
                  </w:del>
                </m:ctrlPr>
              </m:sSubPr>
              <m:e>
                <m:r>
                  <w:del w:id="142" w:author="yun qiao" w:date="2026-04-20T15:53:00Z">
                    <w:rPr>
                      <w:rFonts w:ascii="Cambria Math" w:eastAsia="宋体" w:hAnsi="Cambria Math" w:cs="等线"/>
                      <w:color w:val="000000" w:themeColor="text1"/>
                      <w:sz w:val="28"/>
                      <w14:ligatures w14:val="none"/>
                    </w:rPr>
                    <m:t>y</m:t>
                  </w:del>
                </m:r>
              </m:e>
              <m:sub>
                <m:r>
                  <w:del w:id="143" w:author="yun qiao" w:date="2026-04-20T15:53:00Z">
                    <w:rPr>
                      <w:rFonts w:ascii="Cambria Math" w:eastAsia="宋体" w:hAnsi="Cambria Math" w:cs="等线"/>
                      <w:color w:val="000000" w:themeColor="text1"/>
                      <w:sz w:val="28"/>
                      <w14:ligatures w14:val="none"/>
                    </w:rPr>
                    <m:t>&lt;t</m:t>
                  </w:del>
                </m:r>
              </m:sub>
            </m:sSub>
          </m:oMath>
          <w:moveFrom w:id="144" w:author="yun qiao" w:date="2026-04-20T09:38:00Z">
            <w:del w:id="145" w:author="yun qiao" w:date="2026-04-20T15:53:00Z">
              <w:r w:rsidRPr="004B17D5" w:rsidDel="00636445">
                <w:rPr>
                  <w:rFonts w:ascii="Times New Roman" w:eastAsia="宋体" w:hAnsi="Times New Roman" w:cs="等线"/>
                  <w:color w:val="000000" w:themeColor="text1"/>
                  <w:sz w:val="28"/>
                  <w14:ligatures w14:val="none"/>
                </w:rPr>
                <w:delText xml:space="preserve"> </w:delText>
              </w:r>
              <w:r w:rsidRPr="004B17D5" w:rsidDel="00636445">
                <w:rPr>
                  <w:rFonts w:ascii="Times New Roman" w:eastAsia="宋体" w:hAnsi="Times New Roman" w:cs="等线" w:hint="eastAsia"/>
                  <w:color w:val="000000" w:themeColor="text1"/>
                  <w:sz w:val="28"/>
                  <w14:ligatures w14:val="none"/>
                </w:rPr>
                <w:delText>表示已生成的序列，</w:delText>
              </w:r>
            </w:del>
            <m:oMath>
              <m:r>
                <w:del w:id="146" w:author="yun qiao" w:date="2026-04-20T15:53:00Z">
                  <w:rPr>
                    <w:rFonts w:ascii="Cambria Math" w:eastAsia="宋体" w:hAnsi="Cambria Math" w:cs="等线"/>
                    <w:color w:val="000000" w:themeColor="text1"/>
                    <w:sz w:val="28"/>
                    <w14:ligatures w14:val="none"/>
                  </w:rPr>
                  <m:t>E</m:t>
                </w:del>
              </m:r>
            </m:oMath>
            <w:moveFrom w:id="147" w:author="yun qiao" w:date="2026-04-20T09:38:00Z">
              <w:del w:id="148" w:author="yun qiao" w:date="2026-04-20T15:53:00Z">
                <w:r w:rsidRPr="004B17D5" w:rsidDel="00636445">
                  <w:rPr>
                    <w:rFonts w:ascii="Times New Roman" w:eastAsia="宋体" w:hAnsi="Times New Roman" w:cs="等线" w:hint="eastAsia"/>
                    <w:color w:val="000000" w:themeColor="text1"/>
                    <w:sz w:val="28"/>
                    <w14:ligatures w14:val="none"/>
                  </w:rPr>
                  <w:delText>为所述共享的词嵌入矩阵，</w:delText>
                </w:r>
              </w:del>
              <m:oMath>
                <m:sSubSup>
                  <m:sSubSupPr>
                    <m:ctrlPr>
                      <w:del w:id="149" w:author="yun qiao" w:date="2026-04-20T15:53:00Z">
                        <w:rPr>
                          <w:rFonts w:ascii="Cambria Math" w:eastAsia="宋体" w:hAnsi="Cambria Math" w:cs="Times New Roman"/>
                          <w:i/>
                          <w:color w:val="000000" w:themeColor="text1"/>
                          <w:sz w:val="28"/>
                          <w:szCs w:val="20"/>
                          <w14:ligatures w14:val="none"/>
                        </w:rPr>
                      </w:del>
                    </m:ctrlPr>
                  </m:sSubSupPr>
                  <m:e>
                    <m:r>
                      <w:del w:id="150" w:author="yun qiao" w:date="2026-04-20T15:53:00Z">
                        <w:rPr>
                          <w:rFonts w:ascii="Cambria Math" w:eastAsia="宋体" w:hAnsi="Cambria Math" w:cs="等线"/>
                          <w:color w:val="000000" w:themeColor="text1"/>
                          <w:sz w:val="28"/>
                          <w14:ligatures w14:val="none"/>
                        </w:rPr>
                        <m:t>h</m:t>
                      </w:del>
                    </m:r>
                  </m:e>
                  <m:sub>
                    <m:r>
                      <w:del w:id="151" w:author="yun qiao" w:date="2026-04-20T15:53:00Z">
                        <w:rPr>
                          <w:rFonts w:ascii="Cambria Math" w:eastAsia="宋体" w:hAnsi="Cambria Math" w:cs="等线"/>
                          <w:color w:val="000000" w:themeColor="text1"/>
                          <w:sz w:val="28"/>
                          <w14:ligatures w14:val="none"/>
                        </w:rPr>
                        <m:t>t</m:t>
                      </w:del>
                    </m:r>
                  </m:sub>
                  <m:sup>
                    <m:r>
                      <w:del w:id="152" w:author="yun qiao" w:date="2026-04-20T15:53:00Z">
                        <w:rPr>
                          <w:rFonts w:ascii="Cambria Math" w:eastAsia="宋体" w:hAnsi="Cambria Math" w:cs="等线"/>
                          <w:color w:val="000000" w:themeColor="text1"/>
                          <w:sz w:val="28"/>
                          <w14:ligatures w14:val="none"/>
                        </w:rPr>
                        <m:t>'</m:t>
                      </w:del>
                    </m:r>
                  </m:sup>
                </m:sSubSup>
              </m:oMath>
              <w:moveFrom w:id="153" w:author="yun qiao" w:date="2026-04-20T09:38:00Z">
                <w:del w:id="154" w:author="yun qiao" w:date="2026-04-20T15:53:00Z">
                  <w:r w:rsidRPr="004B17D5" w:rsidDel="00636445">
                    <w:rPr>
                      <w:rFonts w:ascii="Times New Roman" w:eastAsia="宋体" w:hAnsi="Times New Roman" w:cs="等线" w:hint="eastAsia"/>
                      <w:color w:val="000000" w:themeColor="text1"/>
                      <w:sz w:val="28"/>
                      <w14:ligatures w14:val="none"/>
                    </w:rPr>
                    <w:delText>表示经条件调制后的第</w:delText>
                  </w:r>
                  <w:r w:rsidRPr="004B17D5" w:rsidDel="00636445">
                    <w:rPr>
                      <w:rFonts w:ascii="Times New Roman" w:eastAsia="宋体" w:hAnsi="Times New Roman" w:cs="等线"/>
                      <w:color w:val="000000" w:themeColor="text1"/>
                      <w:sz w:val="28"/>
                      <w14:ligatures w14:val="none"/>
                    </w:rPr>
                    <w:delText xml:space="preserve"> t </w:delText>
                  </w:r>
                  <w:r w:rsidRPr="004B17D5" w:rsidDel="00636445">
                    <w:rPr>
                      <w:rFonts w:ascii="Times New Roman" w:eastAsia="宋体" w:hAnsi="Times New Roman" w:cs="等线" w:hint="eastAsia"/>
                      <w:color w:val="000000" w:themeColor="text1"/>
                      <w:sz w:val="28"/>
                      <w14:ligatures w14:val="none"/>
                    </w:rPr>
                    <w:delText>步隐藏状态</w:delText>
                  </w:r>
                  <w:r w:rsidR="00C62149" w:rsidRPr="004B17D5" w:rsidDel="00636445">
                    <w:rPr>
                      <w:rFonts w:ascii="Times New Roman" w:eastAsia="宋体" w:hAnsi="Times New Roman" w:cs="等线" w:hint="eastAsia"/>
                      <w:color w:val="000000" w:themeColor="text1"/>
                      <w:sz w:val="28"/>
                      <w14:ligatures w14:val="none"/>
                    </w:rPr>
                    <w:delText>。</w:delText>
                  </w:r>
                </w:del>
              </w:moveFrom>
              <w:moveFromRangeEnd w:id="106"/>
            </w:moveFrom>
          </w:moveFrom>
        </w:moveFrom>
      </w:moveFrom>
    </w:p>
    <w:p w14:paraId="1F7E7D83" w14:textId="77777777" w:rsidR="00636445" w:rsidRPr="004B17D5" w:rsidRDefault="00636445" w:rsidP="007016E0">
      <w:pPr>
        <w:spacing w:before="100" w:after="0" w:line="480" w:lineRule="exact"/>
        <w:ind w:firstLineChars="200" w:firstLine="560"/>
        <w:jc w:val="both"/>
        <w:rPr>
          <w:ins w:id="155" w:author="yun qiao" w:date="2026-04-20T15:53:00Z"/>
          <w:rFonts w:ascii="Times New Roman" w:eastAsia="宋体" w:hAnsi="Times New Roman" w:cs="等线" w:hint="eastAsia"/>
          <w:color w:val="000000" w:themeColor="text1"/>
          <w:sz w:val="28"/>
          <w14:ligatures w14:val="none"/>
        </w:rPr>
        <w:pPrChange w:id="156" w:author="yun qiao" w:date="2026-04-20T17:11:00Z">
          <w:pPr>
            <w:widowControl/>
            <w:spacing w:before="100" w:after="0" w:line="480" w:lineRule="exact"/>
            <w:ind w:firstLineChars="200" w:firstLine="560"/>
            <w:jc w:val="both"/>
          </w:pPr>
        </w:pPrChange>
      </w:pPr>
    </w:p>
    <w:p w14:paraId="66283690" w14:textId="520EA27D" w:rsidR="002A4CD8" w:rsidRPr="004B17D5" w:rsidRDefault="009E45DD" w:rsidP="00636445">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Change w:id="157" w:author="yun qiao" w:date="2026-04-20T15:53:00Z">
          <w:pPr>
            <w:spacing w:after="0" w:line="480" w:lineRule="exact"/>
            <w:ind w:firstLineChars="200" w:firstLine="560"/>
            <w:jc w:val="both"/>
          </w:pPr>
        </w:pPrChange>
      </w:pPr>
      <w:ins w:id="158" w:author="yun qiao" w:date="2026-04-20T15:35:00Z">
        <w:r>
          <w:rPr>
            <w:rFonts w:ascii="Times New Roman" w:eastAsia="宋体" w:hAnsi="Times New Roman" w:cs="Times New Roman" w:hint="eastAsia"/>
            <w:color w:val="000000" w:themeColor="text1"/>
            <w:sz w:val="28"/>
            <w:szCs w:val="28"/>
            <w14:ligatures w14:val="none"/>
          </w:rPr>
          <w:t>5</w:t>
        </w:r>
      </w:ins>
      <w:del w:id="159" w:author="yun qiao" w:date="2026-04-20T09:41:00Z">
        <w:r w:rsidR="002A4CD8" w:rsidRPr="004B17D5" w:rsidDel="001819BF">
          <w:rPr>
            <w:rFonts w:ascii="Times New Roman" w:eastAsia="宋体" w:hAnsi="Times New Roman" w:cs="Times New Roman" w:hint="eastAsia"/>
            <w:color w:val="000000" w:themeColor="text1"/>
            <w:sz w:val="28"/>
            <w:szCs w:val="28"/>
            <w14:ligatures w14:val="none"/>
          </w:rPr>
          <w:delText>5</w:delText>
        </w:r>
      </w:del>
      <w:r w:rsidR="002A4CD8" w:rsidRPr="004B17D5">
        <w:rPr>
          <w:rFonts w:ascii="Times New Roman" w:eastAsia="宋体" w:hAnsi="Times New Roman" w:cs="Times New Roman" w:hint="eastAsia"/>
          <w:color w:val="000000" w:themeColor="text1"/>
          <w:sz w:val="28"/>
          <w:szCs w:val="28"/>
          <w14:ligatures w14:val="none"/>
        </w:rPr>
        <w:t xml:space="preserve">. </w:t>
      </w:r>
      <w:r w:rsidR="002A4CD8" w:rsidRPr="004B17D5">
        <w:rPr>
          <w:rFonts w:ascii="Times New Roman" w:eastAsia="宋体" w:hAnsi="Times New Roman" w:cs="Times New Roman" w:hint="eastAsia"/>
          <w:color w:val="000000" w:themeColor="text1"/>
          <w:sz w:val="28"/>
          <w:szCs w:val="28"/>
          <w14:ligatures w14:val="none"/>
        </w:rPr>
        <w:t>根据权利要求</w:t>
      </w:r>
      <w:ins w:id="160" w:author="yun qiao" w:date="2026-04-20T15:35:00Z">
        <w:r>
          <w:rPr>
            <w:rFonts w:ascii="Times New Roman" w:eastAsia="宋体" w:hAnsi="Times New Roman" w:cs="Times New Roman" w:hint="eastAsia"/>
            <w:color w:val="000000" w:themeColor="text1"/>
            <w:sz w:val="28"/>
            <w:szCs w:val="28"/>
            <w14:ligatures w14:val="none"/>
          </w:rPr>
          <w:t>4</w:t>
        </w:r>
      </w:ins>
      <w:del w:id="161" w:author="yun qiao" w:date="2026-04-20T09:41:00Z">
        <w:r w:rsidR="002A4CD8" w:rsidRPr="004B17D5" w:rsidDel="001819BF">
          <w:rPr>
            <w:rFonts w:ascii="Times New Roman" w:eastAsia="宋体" w:hAnsi="Times New Roman" w:cs="Times New Roman" w:hint="eastAsia"/>
            <w:color w:val="000000" w:themeColor="text1"/>
            <w:sz w:val="28"/>
            <w:szCs w:val="28"/>
            <w14:ligatures w14:val="none"/>
          </w:rPr>
          <w:delText>4</w:delText>
        </w:r>
      </w:del>
      <w:r w:rsidR="002A4CD8" w:rsidRPr="004B17D5">
        <w:rPr>
          <w:rFonts w:ascii="Times New Roman" w:eastAsia="宋体" w:hAnsi="Times New Roman" w:cs="Times New Roman" w:hint="eastAsia"/>
          <w:color w:val="000000" w:themeColor="text1"/>
          <w:sz w:val="28"/>
          <w:szCs w:val="28"/>
          <w14:ligatures w14:val="none"/>
        </w:rPr>
        <w:t>所述基于</w:t>
      </w:r>
      <w:r w:rsidR="002A4CD8"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2A4CD8" w:rsidRPr="004B17D5">
        <w:rPr>
          <w:rFonts w:ascii="Times New Roman" w:eastAsia="宋体" w:hAnsi="Times New Roman" w:cs="Times New Roman" w:hint="eastAsia"/>
          <w:color w:val="000000" w:themeColor="text1"/>
          <w:sz w:val="28"/>
          <w:szCs w:val="28"/>
          <w14:ligatures w14:val="none"/>
        </w:rPr>
        <w:t>，其特征在于，所述</w:t>
      </w:r>
      <w:ins w:id="162" w:author="yun qiao" w:date="2026-04-21T08:25:00Z">
        <w:r w:rsidR="00EC2356"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ins>
      <w:del w:id="163" w:author="yun qiao" w:date="2026-04-20T10:24:00Z">
        <w:r w:rsidR="00DB1901" w:rsidRPr="004B17D5" w:rsidDel="00F55379">
          <w:rPr>
            <w:rFonts w:ascii="Times New Roman" w:eastAsia="宋体" w:hAnsi="Times New Roman" w:cs="Times New Roman"/>
            <w:color w:val="000000" w:themeColor="text1"/>
            <w:sz w:val="28"/>
            <w:szCs w:val="28"/>
            <w14:ligatures w14:val="none"/>
          </w:rPr>
          <w:delText>基</w:delText>
        </w:r>
      </w:del>
      <w:del w:id="164" w:author="yun qiao" w:date="2026-04-20T10:00:00Z">
        <w:r w:rsidR="00DB1901" w:rsidRPr="004B17D5" w:rsidDel="00B63931">
          <w:rPr>
            <w:rFonts w:ascii="Times New Roman" w:eastAsia="宋体" w:hAnsi="Times New Roman" w:cs="Times New Roman"/>
            <w:color w:val="000000" w:themeColor="text1"/>
            <w:sz w:val="28"/>
            <w:szCs w:val="28"/>
            <w14:ligatures w14:val="none"/>
          </w:rPr>
          <w:delText>于所述结构化语义表示，利用所述</w:delText>
        </w:r>
      </w:del>
      <w:del w:id="165" w:author="yun qiao" w:date="2026-04-20T09:57:00Z">
        <w:r w:rsidR="00DB1901" w:rsidRPr="004B17D5" w:rsidDel="00EA2881">
          <w:rPr>
            <w:rFonts w:ascii="Times New Roman" w:eastAsia="宋体" w:hAnsi="Times New Roman" w:cs="Times New Roman"/>
            <w:color w:val="000000" w:themeColor="text1"/>
            <w:sz w:val="28"/>
            <w:szCs w:val="28"/>
            <w14:ligatures w14:val="none"/>
          </w:rPr>
          <w:delText>专用序列生成模型</w:delText>
        </w:r>
      </w:del>
      <w:del w:id="166" w:author="yun qiao" w:date="2026-04-20T10:00:00Z">
        <w:r w:rsidR="00DB1901" w:rsidRPr="004B17D5" w:rsidDel="00B63931">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del>
      <w:r w:rsidR="002A4CD8" w:rsidRPr="004B17D5">
        <w:rPr>
          <w:rFonts w:ascii="Times New Roman" w:eastAsia="宋体" w:hAnsi="Times New Roman" w:cs="Times New Roman" w:hint="eastAsia"/>
          <w:color w:val="000000" w:themeColor="text1"/>
          <w:sz w:val="28"/>
          <w:szCs w:val="28"/>
          <w14:ligatures w14:val="none"/>
        </w:rPr>
        <w:t>，是以</w:t>
      </w:r>
      <w:r w:rsidR="00F24BF4" w:rsidRPr="004B17D5">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w:t>
      </w:r>
      <w:r w:rsidR="00D15179" w:rsidRPr="004B17D5">
        <w:rPr>
          <w:rFonts w:ascii="Times New Roman" w:eastAsia="宋体" w:hAnsi="Times New Roman" w:cs="Times New Roman"/>
          <w:color w:val="000000" w:themeColor="text1"/>
          <w:sz w:val="28"/>
          <w:szCs w:val="28"/>
          <w14:ligatures w14:val="none"/>
        </w:rPr>
        <w:t>，用于描述不同操作原语之间的允许转移关系</w:t>
      </w:r>
      <w:r w:rsidR="00F24BF4" w:rsidRPr="004B17D5">
        <w:rPr>
          <w:rFonts w:ascii="Times New Roman" w:eastAsia="宋体" w:hAnsi="Times New Roman" w:cs="Times New Roman"/>
          <w:color w:val="000000" w:themeColor="text1"/>
          <w:sz w:val="28"/>
          <w:szCs w:val="28"/>
          <w14:ligatures w14:val="none"/>
        </w:rPr>
        <w:t>；</w:t>
      </w:r>
      <w:r w:rsidR="00F24BF4" w:rsidRPr="00F24BF4">
        <w:rPr>
          <w:rFonts w:ascii="Times New Roman" w:eastAsia="宋体" w:hAnsi="Times New Roman" w:cs="Times New Roman"/>
          <w:color w:val="000000" w:themeColor="text1"/>
          <w:sz w:val="28"/>
          <w:szCs w:val="28"/>
          <w14:ligatures w14:val="none"/>
        </w:rPr>
        <w:t>在生成过程中，利用所述</w:t>
      </w:r>
      <w:ins w:id="167" w:author="yun qiao" w:date="2026-04-20T09:55:00Z">
        <w:r w:rsidR="00EA2881">
          <w:rPr>
            <w:rFonts w:ascii="Times New Roman" w:eastAsia="宋体" w:hAnsi="Times New Roman" w:cs="Times New Roman" w:hint="eastAsia"/>
            <w:color w:val="000000" w:themeColor="text1"/>
            <w:sz w:val="28"/>
            <w:szCs w:val="28"/>
            <w14:ligatures w14:val="none"/>
          </w:rPr>
          <w:t>条件化</w:t>
        </w:r>
      </w:ins>
      <w:del w:id="168" w:author="yun qiao" w:date="2026-04-20T09:55:00Z">
        <w:r w:rsidR="00F24BF4" w:rsidRPr="00F24BF4" w:rsidDel="00EA2881">
          <w:rPr>
            <w:rFonts w:ascii="Times New Roman" w:eastAsia="宋体" w:hAnsi="Times New Roman" w:cs="Times New Roman"/>
            <w:color w:val="000000" w:themeColor="text1"/>
            <w:sz w:val="28"/>
            <w:szCs w:val="28"/>
            <w14:ligatures w14:val="none"/>
          </w:rPr>
          <w:delText>专用</w:delText>
        </w:r>
      </w:del>
      <w:r w:rsidR="00F24BF4" w:rsidRPr="00F24BF4">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w:t>
      </w:r>
      <w:r w:rsidR="00F24BF4" w:rsidRPr="004B17D5">
        <w:rPr>
          <w:rFonts w:ascii="Times New Roman" w:eastAsia="宋体" w:hAnsi="Times New Roman" w:cs="Times New Roman"/>
          <w:color w:val="000000" w:themeColor="text1"/>
          <w:sz w:val="28"/>
          <w:szCs w:val="28"/>
          <w14:ligatures w14:val="none"/>
        </w:rPr>
        <w:t>设所述</w:t>
      </w:r>
      <w:del w:id="169" w:author="yun qiao" w:date="2026-04-20T09:57:00Z">
        <w:r w:rsidR="00F24BF4" w:rsidRPr="004B17D5" w:rsidDel="00EA2881">
          <w:rPr>
            <w:rFonts w:ascii="Times New Roman" w:eastAsia="宋体" w:hAnsi="Times New Roman" w:cs="Times New Roman"/>
            <w:color w:val="000000" w:themeColor="text1"/>
            <w:sz w:val="28"/>
            <w:szCs w:val="28"/>
            <w14:ligatures w14:val="none"/>
          </w:rPr>
          <w:delText>专用序列生成模型</w:delText>
        </w:r>
      </w:del>
      <w:ins w:id="170" w:author="yun qiao" w:date="2026-04-20T09:57:00Z">
        <w:r w:rsidR="00EA2881">
          <w:rPr>
            <w:rFonts w:ascii="Times New Roman" w:eastAsia="宋体" w:hAnsi="Times New Roman" w:cs="Times New Roman"/>
            <w:color w:val="000000" w:themeColor="text1"/>
            <w:sz w:val="28"/>
            <w:szCs w:val="28"/>
            <w14:ligatures w14:val="none"/>
          </w:rPr>
          <w:t>条件化序列生成模型</w:t>
        </w:r>
      </w:ins>
      <w:r w:rsidR="00F24BF4" w:rsidRPr="004B17D5">
        <w:rPr>
          <w:rFonts w:ascii="Times New Roman" w:eastAsia="宋体" w:hAnsi="Times New Roman" w:cs="Times New Roman"/>
          <w:color w:val="000000" w:themeColor="text1"/>
          <w:sz w:val="28"/>
          <w:szCs w:val="28"/>
          <w14:ligatures w14:val="none"/>
        </w:rPr>
        <w:t>在第</w:t>
      </w:r>
      <w:r w:rsidR="00F24BF4" w:rsidRPr="004B17D5">
        <w:rPr>
          <w:rFonts w:ascii="Times New Roman" w:eastAsia="宋体" w:hAnsi="Times New Roman" w:cs="Times New Roman"/>
          <w:color w:val="000000" w:themeColor="text1"/>
          <w:sz w:val="28"/>
          <w:szCs w:val="28"/>
          <w14:ligatures w14:val="none"/>
        </w:rPr>
        <w:t>t</w:t>
      </w:r>
      <w:r w:rsidR="00F24BF4" w:rsidRPr="004B17D5">
        <w:rPr>
          <w:rFonts w:ascii="Times New Roman" w:eastAsia="宋体" w:hAnsi="Times New Roman" w:cs="Times New Roman"/>
          <w:color w:val="000000" w:themeColor="text1"/>
          <w:sz w:val="28"/>
          <w:szCs w:val="28"/>
          <w14:ligatures w14:val="none"/>
        </w:rPr>
        <w:t>步输出的条件生成概率分布为</w:t>
      </w:r>
      <w:r w:rsidR="002A4CD8" w:rsidRPr="004B17D5">
        <w:rPr>
          <w:rFonts w:ascii="Times New Roman" w:eastAsia="宋体" w:hAnsi="Times New Roman" w:cs="Times New Roman" w:hint="eastAsia"/>
          <w:color w:val="000000" w:themeColor="text1"/>
          <w:sz w:val="28"/>
          <w:szCs w:val="28"/>
          <w14:ligatures w14:val="none"/>
        </w:rPr>
        <w:t>：</w:t>
      </w:r>
    </w:p>
    <w:p w14:paraId="7733E1CD" w14:textId="77777777" w:rsidR="00F24BF4" w:rsidRPr="004B17D5" w:rsidRDefault="00000000" w:rsidP="00F24BF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1F942835" w14:textId="4CE4CB0F" w:rsidR="00D15179" w:rsidRPr="004B17D5" w:rsidDel="00B954E3" w:rsidRDefault="00F24BF4" w:rsidP="00616565">
      <w:pPr>
        <w:spacing w:after="0" w:line="480" w:lineRule="exact"/>
        <w:ind w:firstLineChars="200" w:firstLine="560"/>
        <w:jc w:val="both"/>
        <w:rPr>
          <w:del w:id="171" w:author="yun qiao" w:date="2026-04-20T19:33:00Z"/>
          <w:rFonts w:ascii="Times New Roman" w:eastAsia="宋体" w:hAnsi="Times New Roman" w:cs="Times New Roman" w:hint="eastAsia"/>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其中，</w:t>
      </w:r>
      <w:r w:rsidRPr="00A90E6F">
        <w:rPr>
          <w:rFonts w:ascii="宋体" w:eastAsia="宋体" w:hAnsi="宋体" w:cs="宋体" w:hint="eastAsia"/>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表示逐元素乘法，</w:t>
      </w:r>
      <w:r w:rsidRPr="00A90E6F">
        <w:rPr>
          <w:rFonts w:ascii="Times New Roman" w:eastAsia="宋体" w:hAnsi="Times New Roman" w:cs="Times New Roman"/>
          <w:color w:val="000000" w:themeColor="text1"/>
          <w:sz w:val="28"/>
          <w:szCs w:val="28"/>
          <w14:ligatures w14:val="none"/>
        </w:rPr>
        <w:t xml:space="preserve">Normalize </w:t>
      </w:r>
      <w:r w:rsidRPr="00A90E6F">
        <w:rPr>
          <w:rFonts w:ascii="Times New Roman" w:eastAsia="宋体" w:hAnsi="Times New Roman" w:cs="Times New Roman"/>
          <w:color w:val="000000" w:themeColor="text1"/>
          <w:sz w:val="28"/>
          <w:szCs w:val="28"/>
          <w14:ligatures w14:val="none"/>
        </w:rPr>
        <w:t>表示对筛选后的候选集合进行重新归一化</w:t>
      </w:r>
      <w:ins w:id="172" w:author="yun qiao" w:date="2026-04-20T17:16:00Z">
        <w:r w:rsidR="00856B36">
          <w:rPr>
            <w:rFonts w:ascii="Times New Roman" w:eastAsia="宋体" w:hAnsi="Times New Roman" w:cs="Times New Roman" w:hint="eastAsia"/>
            <w:color w:val="000000" w:themeColor="text1"/>
            <w:sz w:val="28"/>
            <w:szCs w:val="28"/>
            <w14:ligatures w14:val="none"/>
          </w:rPr>
          <w:t>，</w:t>
        </w:r>
      </w:ins>
      <m:oMath>
        <m:sSub>
          <m:sSubPr>
            <m:ctrlPr>
              <w:ins w:id="173" w:author="yun qiao" w:date="2026-04-20T17:16:00Z">
                <w:rPr>
                  <w:rFonts w:ascii="Cambria Math" w:eastAsia="宋体" w:hAnsi="Cambria Math" w:cs="Times New Roman"/>
                  <w:i/>
                  <w:color w:val="000000" w:themeColor="text1"/>
                  <w:sz w:val="28"/>
                  <w:szCs w:val="28"/>
                  <w14:ligatures w14:val="none"/>
                </w:rPr>
              </w:ins>
            </m:ctrlPr>
          </m:sSubPr>
          <m:e>
            <m:r>
              <w:ins w:id="174" w:author="yun qiao" w:date="2026-04-20T17:16:00Z">
                <w:rPr>
                  <w:rFonts w:ascii="Cambria Math" w:eastAsia="宋体" w:hAnsi="Cambria Math" w:cs="Times New Roman"/>
                  <w:color w:val="000000" w:themeColor="text1"/>
                  <w:sz w:val="28"/>
                  <w:szCs w:val="28"/>
                  <w14:ligatures w14:val="none"/>
                </w:rPr>
                <m:t>m</m:t>
              </w:ins>
            </m:r>
            <m:ctrlPr>
              <w:ins w:id="175" w:author="yun qiao" w:date="2026-04-20T17:16:00Z">
                <w:rPr>
                  <w:rFonts w:ascii="Cambria Math" w:eastAsia="宋体" w:hAnsi="Cambria Math" w:cs="Times New Roman"/>
                  <w:color w:val="000000" w:themeColor="text1"/>
                  <w:sz w:val="28"/>
                  <w:szCs w:val="28"/>
                  <w14:ligatures w14:val="none"/>
                </w:rPr>
              </w:ins>
            </m:ctrlPr>
          </m:e>
          <m:sub>
            <m:r>
              <w:ins w:id="176" w:author="yun qiao" w:date="2026-04-20T17:16:00Z">
                <w:rPr>
                  <w:rFonts w:ascii="Cambria Math" w:eastAsia="宋体" w:hAnsi="Cambria Math" w:cs="Times New Roman"/>
                  <w:color w:val="000000" w:themeColor="text1"/>
                  <w:sz w:val="28"/>
                  <w:szCs w:val="28"/>
                  <w14:ligatures w14:val="none"/>
                </w:rPr>
                <m:t>t</m:t>
              </w:ins>
            </m:r>
          </m:sub>
        </m:sSub>
      </m:oMath>
      <w:ins w:id="177" w:author="yun qiao" w:date="2026-04-20T17:17:00Z">
        <w:r w:rsidR="00856B36" w:rsidRPr="00856B36">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sidR="00856B36" w:rsidRPr="00856B36">
          <w:rPr>
            <w:rFonts w:ascii="Times New Roman" w:eastAsia="宋体" w:hAnsi="Times New Roman" w:cs="Times New Roman" w:hint="eastAsia"/>
            <w:color w:val="000000" w:themeColor="text1"/>
            <w:sz w:val="28"/>
            <w:szCs w:val="28"/>
            <w14:ligatures w14:val="none"/>
          </w:rPr>
          <w:t>1</w:t>
        </w:r>
        <w:r w:rsidR="00856B36" w:rsidRPr="00856B36">
          <w:rPr>
            <w:rFonts w:ascii="Times New Roman" w:eastAsia="宋体" w:hAnsi="Times New Roman" w:cs="Times New Roman" w:hint="eastAsia"/>
            <w:color w:val="000000" w:themeColor="text1"/>
            <w:sz w:val="28"/>
            <w:szCs w:val="28"/>
            <w14:ligatures w14:val="none"/>
          </w:rPr>
          <w:t>，否则取值为</w:t>
        </w:r>
        <w:r w:rsidR="00856B36" w:rsidRPr="00856B36">
          <w:rPr>
            <w:rFonts w:ascii="Times New Roman" w:eastAsia="宋体" w:hAnsi="Times New Roman" w:cs="Times New Roman" w:hint="eastAsia"/>
            <w:color w:val="000000" w:themeColor="text1"/>
            <w:sz w:val="28"/>
            <w:szCs w:val="28"/>
            <w14:ligatures w14:val="none"/>
          </w:rPr>
          <w:t>0</w:t>
        </w:r>
      </w:ins>
      <w:ins w:id="178" w:author="yun qiao" w:date="2026-04-20T19:33:00Z">
        <w:r w:rsidR="00B954E3">
          <w:rPr>
            <w:rFonts w:ascii="Times New Roman" w:eastAsia="宋体" w:hAnsi="Times New Roman" w:cs="等线" w:hint="eastAsia"/>
            <w:color w:val="000000" w:themeColor="text1"/>
            <w:sz w:val="28"/>
            <w14:ligatures w14:val="none"/>
          </w:rPr>
          <w:t>；</w:t>
        </w:r>
      </w:ins>
      <w:del w:id="179" w:author="yun qiao" w:date="2026-04-20T19:33:00Z">
        <w:r w:rsidRPr="00A90E6F" w:rsidDel="00B954E3">
          <w:rPr>
            <w:rFonts w:ascii="Times New Roman" w:eastAsia="宋体" w:hAnsi="Times New Roman" w:cs="Times New Roman"/>
            <w:color w:val="000000" w:themeColor="text1"/>
            <w:sz w:val="28"/>
            <w:szCs w:val="28"/>
            <w14:ligatures w14:val="none"/>
          </w:rPr>
          <w:delText>。</w:delText>
        </w:r>
      </w:del>
    </w:p>
    <w:p w14:paraId="1DBD898D" w14:textId="7F7CFE40" w:rsidR="002A4CD8" w:rsidRPr="004B17D5" w:rsidRDefault="00F24BF4" w:rsidP="00B954E3">
      <w:pPr>
        <w:spacing w:after="0" w:line="480" w:lineRule="exact"/>
        <w:ind w:firstLineChars="200" w:firstLine="560"/>
        <w:jc w:val="both"/>
        <w:rPr>
          <w:rFonts w:ascii="Times New Roman" w:eastAsia="宋体" w:hAnsi="Times New Roman" w:cs="等线"/>
          <w:color w:val="000000" w:themeColor="text1"/>
          <w:sz w:val="28"/>
          <w14:ligatures w14:val="none"/>
        </w:rPr>
        <w:pPrChange w:id="180" w:author="yun qiao" w:date="2026-04-20T19:33:00Z">
          <w:pPr>
            <w:widowControl/>
            <w:spacing w:before="100" w:after="0" w:line="480" w:lineRule="exact"/>
            <w:ind w:firstLineChars="200" w:firstLine="560"/>
            <w:jc w:val="both"/>
          </w:pPr>
        </w:pPrChange>
      </w:pPr>
      <w:r w:rsidRPr="00F24BF4">
        <w:rPr>
          <w:rFonts w:ascii="Times New Roman" w:eastAsia="宋体" w:hAnsi="Times New Roman" w:cs="等线"/>
          <w:color w:val="000000" w:themeColor="text1"/>
          <w:sz w:val="28"/>
          <w14:ligatures w14:val="none"/>
        </w:rPr>
        <w:t>基于经约束筛选后的概率分布进行序列扩展，生成满足任务语义一致性及操作结构约束的候选操作原语序列</w:t>
      </w:r>
      <w:ins w:id="181" w:author="yun qiao" w:date="2026-04-20T17:16:00Z">
        <w:r w:rsidR="00E874C3">
          <w:rPr>
            <w:rFonts w:ascii="Times New Roman" w:eastAsia="宋体" w:hAnsi="Times New Roman" w:cs="等线" w:hint="eastAsia"/>
            <w:color w:val="000000" w:themeColor="text1"/>
            <w:sz w:val="28"/>
            <w14:ligatures w14:val="none"/>
          </w:rPr>
          <w:t>。</w:t>
        </w:r>
      </w:ins>
      <w:del w:id="182" w:author="yun qiao" w:date="2026-04-20T17:16:00Z">
        <w:r w:rsidRPr="00F24BF4" w:rsidDel="00E874C3">
          <w:rPr>
            <w:rFonts w:ascii="Times New Roman" w:eastAsia="宋体" w:hAnsi="Times New Roman" w:cs="等线"/>
            <w:color w:val="000000" w:themeColor="text1"/>
            <w:sz w:val="28"/>
            <w14:ligatures w14:val="none"/>
          </w:rPr>
          <w:delText>；所述操作原语转移合法性约束采用操作原语转移合法性矩阵进行表征，用于描述不同操作原语之间的允许转移关系</w:delText>
        </w:r>
        <w:r w:rsidR="002A4CD8" w:rsidRPr="004B17D5" w:rsidDel="00E874C3">
          <w:rPr>
            <w:rFonts w:ascii="Times New Roman" w:eastAsia="宋体" w:hAnsi="Times New Roman" w:cs="等线" w:hint="eastAsia"/>
            <w:color w:val="000000" w:themeColor="text1"/>
            <w:sz w:val="28"/>
            <w14:ligatures w14:val="none"/>
          </w:rPr>
          <w:delText>。</w:delText>
        </w:r>
      </w:del>
    </w:p>
    <w:bookmarkEnd w:id="105"/>
    <w:p w14:paraId="052D1FB2" w14:textId="05F600C1" w:rsidR="00B95363" w:rsidRPr="004B17D5" w:rsidRDefault="009E45DD" w:rsidP="004216E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183" w:author="yun qiao" w:date="2026-04-20T15:35:00Z">
        <w:r>
          <w:rPr>
            <w:rFonts w:ascii="Times New Roman" w:eastAsia="宋体" w:hAnsi="Times New Roman" w:cs="Times New Roman" w:hint="eastAsia"/>
            <w:color w:val="000000" w:themeColor="text1"/>
            <w:sz w:val="28"/>
            <w:szCs w:val="28"/>
            <w14:ligatures w14:val="none"/>
          </w:rPr>
          <w:t>6</w:t>
        </w:r>
      </w:ins>
      <w:del w:id="184" w:author="yun qiao" w:date="2026-04-20T09:41:00Z">
        <w:r w:rsidR="00C60F9F" w:rsidRPr="004B17D5" w:rsidDel="001819BF">
          <w:rPr>
            <w:rFonts w:ascii="Times New Roman" w:eastAsia="宋体" w:hAnsi="Times New Roman" w:cs="Times New Roman" w:hint="eastAsia"/>
            <w:color w:val="000000" w:themeColor="text1"/>
            <w:sz w:val="28"/>
            <w:szCs w:val="28"/>
            <w14:ligatures w14:val="none"/>
          </w:rPr>
          <w:delText>6</w:delText>
        </w:r>
      </w:del>
      <w:r w:rsidR="00C60F9F" w:rsidRPr="004B17D5">
        <w:rPr>
          <w:rFonts w:ascii="Times New Roman" w:eastAsia="宋体" w:hAnsi="Times New Roman" w:cs="Times New Roman" w:hint="eastAsia"/>
          <w:color w:val="000000" w:themeColor="text1"/>
          <w:sz w:val="28"/>
          <w:szCs w:val="28"/>
          <w14:ligatures w14:val="none"/>
        </w:rPr>
        <w:t xml:space="preserve">. </w:t>
      </w:r>
      <w:r w:rsidR="00C60F9F" w:rsidRPr="004B17D5">
        <w:rPr>
          <w:rFonts w:ascii="Times New Roman" w:eastAsia="宋体" w:hAnsi="Times New Roman" w:cs="Times New Roman" w:hint="eastAsia"/>
          <w:color w:val="000000" w:themeColor="text1"/>
          <w:sz w:val="28"/>
          <w:szCs w:val="28"/>
          <w14:ligatures w14:val="none"/>
        </w:rPr>
        <w:t>根据权利要求</w:t>
      </w:r>
      <w:ins w:id="185" w:author="yun qiao" w:date="2026-04-20T15:35:00Z">
        <w:r>
          <w:rPr>
            <w:rFonts w:ascii="Times New Roman" w:eastAsia="宋体" w:hAnsi="Times New Roman" w:cs="Times New Roman" w:hint="eastAsia"/>
            <w:color w:val="000000" w:themeColor="text1"/>
            <w:sz w:val="28"/>
            <w:szCs w:val="28"/>
            <w14:ligatures w14:val="none"/>
          </w:rPr>
          <w:t>5</w:t>
        </w:r>
      </w:ins>
      <w:del w:id="186" w:author="yun qiao" w:date="2026-04-20T09:42:00Z">
        <w:r w:rsidR="00C60F9F" w:rsidRPr="004B17D5" w:rsidDel="001819BF">
          <w:rPr>
            <w:rFonts w:ascii="Times New Roman" w:eastAsia="宋体" w:hAnsi="Times New Roman" w:cs="Times New Roman" w:hint="eastAsia"/>
            <w:color w:val="000000" w:themeColor="text1"/>
            <w:sz w:val="28"/>
            <w:szCs w:val="28"/>
            <w14:ligatures w14:val="none"/>
          </w:rPr>
          <w:delText>5</w:delText>
        </w:r>
      </w:del>
      <w:r w:rsidR="00C60F9F" w:rsidRPr="004B17D5">
        <w:rPr>
          <w:rFonts w:ascii="Times New Roman" w:eastAsia="宋体" w:hAnsi="Times New Roman" w:cs="Times New Roman" w:hint="eastAsia"/>
          <w:color w:val="000000" w:themeColor="text1"/>
          <w:sz w:val="28"/>
          <w:szCs w:val="28"/>
          <w14:ligatures w14:val="none"/>
        </w:rPr>
        <w:t>所述基于</w:t>
      </w:r>
      <w:r w:rsidR="00C60F9F"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C60F9F" w:rsidRPr="004B17D5">
        <w:rPr>
          <w:rFonts w:ascii="Times New Roman" w:eastAsia="宋体" w:hAnsi="Times New Roman" w:cs="Times New Roman" w:hint="eastAsia"/>
          <w:color w:val="000000" w:themeColor="text1"/>
          <w:sz w:val="28"/>
          <w:szCs w:val="28"/>
          <w14:ligatures w14:val="none"/>
        </w:rPr>
        <w:t>，其特征在于，所述</w:t>
      </w:r>
      <w:ins w:id="187" w:author="yun qiao" w:date="2026-04-21T08:25:00Z">
        <w:r w:rsidR="00EC2356" w:rsidRPr="00EC2356">
          <w:rPr>
            <w:rFonts w:ascii="Times New Roman" w:eastAsia="宋体" w:hAnsi="Times New Roman" w:cs="Times New Roman" w:hint="eastAsia"/>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ins>
      <w:del w:id="188" w:author="yun qiao" w:date="2026-04-20T10:00:00Z">
        <w:r w:rsidR="00A66825" w:rsidRPr="004B17D5" w:rsidDel="00D141A8">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r w:rsidR="00B922DC" w:rsidRPr="004B17D5">
        <w:rPr>
          <w:rFonts w:ascii="Times New Roman" w:eastAsia="宋体" w:hAnsi="Times New Roman" w:cs="Times New Roman" w:hint="eastAsia"/>
          <w:color w:val="000000" w:themeColor="text1"/>
          <w:sz w:val="28"/>
          <w:szCs w:val="28"/>
          <w14:ligatures w14:val="none"/>
        </w:rPr>
        <w:t>，是以</w:t>
      </w:r>
      <w:r w:rsidR="000E5944" w:rsidRPr="004B17D5">
        <w:rPr>
          <w:rFonts w:ascii="Times New Roman" w:eastAsia="宋体" w:hAnsi="Times New Roman" w:cs="Times New Roman" w:hint="eastAsia"/>
          <w:color w:val="000000" w:themeColor="text1"/>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r w:rsidR="00C60F9F" w:rsidRPr="004B17D5">
        <w:rPr>
          <w:rFonts w:ascii="Times New Roman" w:eastAsia="宋体" w:hAnsi="Times New Roman" w:cs="Times New Roman" w:hint="eastAsia"/>
          <w:color w:val="000000" w:themeColor="text1"/>
          <w:sz w:val="28"/>
          <w:szCs w:val="28"/>
          <w14:ligatures w14:val="none"/>
        </w:rPr>
        <w:t>：</w:t>
      </w:r>
    </w:p>
    <w:p w14:paraId="2F2594FB" w14:textId="77777777" w:rsidR="00B95363" w:rsidRPr="004B17D5" w:rsidRDefault="00000000">
      <w:pPr>
        <w:widowControl/>
        <w:spacing w:before="100" w:after="0" w:line="480" w:lineRule="exact"/>
        <w:ind w:left="720"/>
        <w:contextualSpacing/>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29252721" w14:textId="508521CE" w:rsidR="00B95363" w:rsidRPr="004B17D5" w:rsidRDefault="00000000" w:rsidP="00735F97">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4B17D5">
        <w:rPr>
          <w:rFonts w:ascii="Times New Roman" w:eastAsia="宋体" w:hAnsi="Times New Roman" w:cs="等线" w:hint="eastAsia"/>
          <w:color w:val="000000" w:themeColor="text1"/>
          <w:sz w:val="28"/>
          <w14:ligatures w14:val="none"/>
        </w:rPr>
        <w:t>表示候选算子，</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等线" w:hint="eastAsia"/>
          <w:color w:val="000000" w:themeColor="text1"/>
          <w:sz w:val="28"/>
          <w14:ligatures w14:val="none"/>
        </w:rPr>
        <w:t>表示操作原语，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4B17D5">
        <w:rPr>
          <w:rFonts w:ascii="Times New Roman" w:eastAsia="宋体" w:hAnsi="Times New Roman" w:cs="等线" w:hint="eastAsia"/>
          <w:color w:val="000000" w:themeColor="text1"/>
          <w:sz w:val="28"/>
          <w14:ligatures w14:val="none"/>
        </w:rPr>
        <w:t>表示候选算子与操作原语之间基于语义编码模型预计算的语义相似度；</w:t>
      </w:r>
      <w:r w:rsidRPr="004B17D5">
        <w:rPr>
          <w:rFonts w:ascii="Times New Roman" w:eastAsia="宋体" w:hAnsi="Times New Roman" w:cs="等线"/>
          <w:color w:val="000000" w:themeColor="text1"/>
          <w:sz w:val="28"/>
          <w14:ligatures w14:val="none"/>
        </w:rPr>
        <w:t>在逐步映射过程中，统计所述</w:t>
      </w:r>
      <w:r w:rsidRPr="004B17D5">
        <w:rPr>
          <w:rFonts w:ascii="Times New Roman" w:eastAsia="宋体" w:hAnsi="Times New Roman" w:cs="等线"/>
          <w:color w:val="000000" w:themeColor="text1"/>
          <w:sz w:val="28"/>
          <w14:ligatures w14:val="none"/>
        </w:rPr>
        <w:lastRenderedPageBreak/>
        <w:t>候选操作原语序列中已成功映射至目标平台具体算子的操作原语占比，并结合预设关键位置的映射情况执行映射覆盖度校验；</w:t>
      </w:r>
      <w:r w:rsidR="00735F97" w:rsidRPr="004B17D5">
        <w:rPr>
          <w:rFonts w:ascii="Times New Roman" w:eastAsia="宋体" w:hAnsi="Times New Roman" w:cs="等线" w:hint="eastAsia"/>
          <w:color w:val="000000" w:themeColor="text1"/>
          <w:sz w:val="28"/>
          <w14:ligatures w14:val="none"/>
        </w:rPr>
        <w:t>对候选算子链中相邻算子之间进行输入输出兼容性评估，将相邻算子的输出数据类型与下一算子的输入数据类型进行归一化匹配，计算兼容性因子，其计算方式如下</w:t>
      </w:r>
      <w:r w:rsidRPr="004B17D5">
        <w:rPr>
          <w:rFonts w:ascii="Times New Roman" w:eastAsia="宋体" w:hAnsi="Times New Roman" w:cs="Times New Roman" w:hint="eastAsia"/>
          <w:color w:val="000000" w:themeColor="text1"/>
          <w:sz w:val="28"/>
          <w:szCs w:val="28"/>
          <w14:ligatures w14:val="none"/>
        </w:rPr>
        <w:t>：</w:t>
      </w:r>
    </w:p>
    <w:p w14:paraId="115AE021" w14:textId="4334F7D6" w:rsidR="00B95363" w:rsidRPr="004B17D5" w:rsidRDefault="00000000">
      <w:pPr>
        <w:widowControl/>
        <w:spacing w:before="100" w:after="0" w:line="360" w:lineRule="auto"/>
        <w:jc w:val="both"/>
        <w:rPr>
          <w:rFonts w:ascii="Cambria Math" w:eastAsia="宋体" w:hAnsi="Cambria Math"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f</m:t>
              </m:r>
            </m:e>
            <m:sub>
              <m:r>
                <w:rPr>
                  <w:rFonts w:ascii="Cambria Math" w:eastAsia="宋体" w:hAnsi="Cambria Math" w:cs="Times New Roman"/>
                  <w:color w:val="000000" w:themeColor="text1"/>
                  <w:sz w:val="28"/>
                  <w:szCs w:val="20"/>
                  <w14:ligatures w14:val="none"/>
                </w:rPr>
                <m:t>io</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i+1</m:t>
              </m:r>
            </m:sub>
          </m:sSub>
          <m:r>
            <w:rPr>
              <w:rFonts w:ascii="Cambria Math" w:eastAsia="宋体" w:hAnsi="Cambria Math" w:cs="Times New Roman"/>
              <w:color w:val="000000" w:themeColor="text1"/>
              <w:sz w:val="28"/>
              <w:szCs w:val="20"/>
              <w14:ligatures w14:val="none"/>
            </w:rPr>
            <m:t>)=</m:t>
          </m:r>
          <m:d>
            <m:dPr>
              <m:begChr m:val="{"/>
              <m:endChr m:val=""/>
              <m:ctrlPr>
                <w:rPr>
                  <w:rFonts w:ascii="Cambria Math" w:eastAsia="宋体" w:hAnsi="Cambria Math" w:cs="Times New Roman"/>
                  <w:i/>
                  <w:color w:val="000000" w:themeColor="text1"/>
                  <w:sz w:val="28"/>
                  <w:szCs w:val="20"/>
                  <w14:ligatures w14:val="none"/>
                </w:rPr>
              </m:ctrlPr>
            </m:dPr>
            <m:e>
              <m:eqArr>
                <m:eqArrPr>
                  <m:ctrlPr>
                    <w:rPr>
                      <w:rFonts w:ascii="Cambria Math" w:eastAsia="宋体" w:hAnsi="Cambria Math" w:cs="Times New Roman"/>
                      <w:i/>
                      <w:color w:val="000000" w:themeColor="text1"/>
                      <w:sz w:val="28"/>
                      <w:szCs w:val="20"/>
                      <w14:ligatures w14:val="none"/>
                    </w:rPr>
                  </m:ctrlPr>
                </m:eqArrPr>
                <m:e>
                  <m:r>
                    <w:rPr>
                      <w:rFonts w:ascii="Cambria Math" w:eastAsia="宋体" w:hAnsi="Cambria Math" w:cs="Times New Roman"/>
                      <w:color w:val="000000" w:themeColor="text1"/>
                      <w:sz w:val="28"/>
                      <w:szCs w:val="20"/>
                      <w14:ligatures w14:val="none"/>
                    </w:rPr>
                    <m:t>&amp;1.0,</m:t>
                  </m:r>
                  <m:r>
                    <w:ins w:id="189" w:author="yun qiao" w:date="2026-04-20T17:04:00Z">
                      <w:rPr>
                        <w:rFonts w:ascii="Cambria Math" w:eastAsia="宋体" w:hAnsi="Cambria Math" w:cs="Times New Roman"/>
                        <w:color w:val="000000" w:themeColor="text1"/>
                        <w:sz w:val="28"/>
                        <w:szCs w:val="20"/>
                        <w14:ligatures w14:val="none"/>
                      </w:rPr>
                      <m:t xml:space="preserve">  </m:t>
                    </w:ins>
                  </m:r>
                  <m:r>
                    <w:del w:id="190" w:author="yun qiao" w:date="2026-04-20T17:04:00Z">
                      <w:rPr>
                        <w:rFonts w:ascii="Cambria Math" w:eastAsia="宋体" w:hAnsi="Cambria Math" w:cs="Times New Roman"/>
                        <w:color w:val="000000" w:themeColor="text1"/>
                        <w:sz w:val="28"/>
                        <w:szCs w:val="20"/>
                        <w14:ligatures w14:val="none"/>
                      </w:rPr>
                      <m:t>    </m:t>
                    </w:del>
                  </m:r>
                  <m:r>
                    <w:rPr>
                      <w:rFonts w:ascii="Cambria Math" w:eastAsia="宋体" w:hAnsi="Cambria Math" w:cs="Times New Roman"/>
                      <w:color w:val="000000" w:themeColor="text1"/>
                      <w:sz w:val="28"/>
                      <w:szCs w:val="20"/>
                      <w14:ligatures w14:val="none"/>
                    </w:rPr>
                    <m:t xml:space="preserve">if  </m:t>
                  </m:r>
                  <m:r>
                    <m:rPr>
                      <m:nor/>
                    </m:rPr>
                    <w:rPr>
                      <w:rFonts w:ascii="Cambria Math" w:eastAsia="宋体" w:hAnsi="Cambria Math" w:cs="Times New Roman"/>
                      <w:color w:val="000000" w:themeColor="text1"/>
                      <w:sz w:val="28"/>
                      <w:szCs w:val="20"/>
                      <w14:ligatures w14:val="none"/>
                    </w:rPr>
                    <m:t>Types_out</m:t>
                  </m:r>
                  <m:r>
                    <m:rPr>
                      <m:sty m:val="p"/>
                    </m:rP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m:t>
                      </m:r>
                    </m:sub>
                  </m:sSub>
                  <m:r>
                    <w:rPr>
                      <w:rFonts w:ascii="Cambria Math" w:eastAsia="宋体" w:hAnsi="Cambria Math" w:cs="Times New Roman"/>
                      <w:color w:val="000000" w:themeColor="text1"/>
                      <w:sz w:val="28"/>
                      <w:szCs w:val="20"/>
                      <w14:ligatures w14:val="none"/>
                    </w:rPr>
                    <m:t>)∩Types_in(</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i+1</m:t>
                      </m:r>
                    </m:sub>
                  </m:sSub>
                  <m:r>
                    <w:rPr>
                      <w:rFonts w:ascii="Cambria Math" w:eastAsia="宋体" w:hAnsi="Cambria Math" w:cs="Times New Roman"/>
                      <w:color w:val="000000" w:themeColor="text1"/>
                      <w:sz w:val="28"/>
                      <w:szCs w:val="20"/>
                      <w14:ligatures w14:val="none"/>
                    </w:rPr>
                    <m:t>)≠∅</m:t>
                  </m:r>
                </m:e>
                <m:e>
                  <m:r>
                    <w:rPr>
                      <w:rFonts w:ascii="Cambria Math" w:eastAsia="宋体" w:hAnsi="Cambria Math" w:cs="Times New Roman"/>
                      <w:color w:val="000000" w:themeColor="text1"/>
                      <w:sz w:val="28"/>
                      <w:szCs w:val="20"/>
                      <w14:ligatures w14:val="none"/>
                    </w:rPr>
                    <m:t>&amp;δ,</m:t>
                  </m:r>
                  <m:r>
                    <w:del w:id="191" w:author="yun qiao" w:date="2026-04-20T17:04:00Z">
                      <w:rPr>
                        <w:rFonts w:ascii="Cambria Math" w:eastAsia="宋体" w:hAnsi="Cambria Math" w:cs="Times New Roman"/>
                        <w:color w:val="000000" w:themeColor="text1"/>
                        <w:sz w:val="28"/>
                        <w:szCs w:val="20"/>
                        <w14:ligatures w14:val="none"/>
                      </w:rPr>
                      <m:t> </m:t>
                    </w:del>
                  </m:r>
                  <m:r>
                    <w:rPr>
                      <w:rFonts w:ascii="Cambria Math" w:eastAsia="宋体" w:hAnsi="Cambria Math" w:cs="Times New Roman"/>
                      <w:color w:val="000000" w:themeColor="text1"/>
                      <w:sz w:val="28"/>
                      <w:szCs w:val="20"/>
                      <w14:ligatures w14:val="none"/>
                    </w:rPr>
                    <m:t xml:space="preserve">       </m:t>
                  </m:r>
                  <m:r>
                    <w:ins w:id="192" w:author="yun qiao" w:date="2026-04-20T17:04:00Z">
                      <w:rPr>
                        <w:rFonts w:ascii="Cambria Math" w:eastAsia="宋体" w:hAnsi="Cambria Math" w:cs="Times New Roman"/>
                        <w:color w:val="000000" w:themeColor="text1"/>
                        <w:sz w:val="28"/>
                        <w:szCs w:val="20"/>
                        <w14:ligatures w14:val="none"/>
                      </w:rPr>
                      <m:t xml:space="preserve">    </m:t>
                    </w:ins>
                  </m:r>
                  <m:r>
                    <w:rPr>
                      <w:rFonts w:ascii="Cambria Math" w:eastAsia="宋体" w:hAnsi="Cambria Math" w:cs="Times New Roman"/>
                      <w:color w:val="000000" w:themeColor="text1"/>
                      <w:sz w:val="28"/>
                      <w:szCs w:val="20"/>
                      <w14:ligatures w14:val="none"/>
                    </w:rPr>
                    <m:t>otherwise</m:t>
                  </m:r>
                  <m:r>
                    <w:del w:id="193" w:author="yun qiao" w:date="2026-04-20T17:04:00Z">
                      <w:rPr>
                        <w:rFonts w:ascii="Cambria Math" w:eastAsia="宋体" w:hAnsi="Cambria Math" w:cs="Times New Roman"/>
                        <w:color w:val="000000" w:themeColor="text1"/>
                        <w:sz w:val="28"/>
                        <w:szCs w:val="20"/>
                        <w14:ligatures w14:val="none"/>
                      </w:rPr>
                      <m:t>   </m:t>
                    </w:del>
                  </m:r>
                  <m:r>
                    <w:rPr>
                      <w:rFonts w:ascii="Cambria Math" w:eastAsia="宋体" w:hAnsi="Cambria Math" w:cs="Times New Roman"/>
                      <w:color w:val="000000" w:themeColor="text1"/>
                      <w:sz w:val="28"/>
                      <w:szCs w:val="20"/>
                      <w14:ligatures w14:val="none"/>
                    </w:rPr>
                    <m:t>&amp;&amp;</m:t>
                  </m:r>
                  <m:r>
                    <w:del w:id="194" w:author="yun qiao" w:date="2026-04-20T17:03:00Z">
                      <w:rPr>
                        <w:rFonts w:ascii="Cambria Math" w:eastAsia="宋体" w:hAnsi="Cambria Math" w:cs="Times New Roman"/>
                        <w:color w:val="000000" w:themeColor="text1"/>
                        <w:sz w:val="28"/>
                        <w:szCs w:val="20"/>
                        <w14:ligatures w14:val="none"/>
                      </w:rPr>
                      <m:t>  </m:t>
                    </w:del>
                  </m:r>
                  <m:r>
                    <w:del w:id="195" w:author="yun qiao" w:date="2026-04-20T17:04:00Z">
                      <w:rPr>
                        <w:rFonts w:ascii="Cambria Math" w:eastAsia="宋体" w:hAnsi="Cambria Math" w:cs="Times New Roman"/>
                        <w:color w:val="000000" w:themeColor="text1"/>
                        <w:sz w:val="28"/>
                        <w:szCs w:val="20"/>
                        <w14:ligatures w14:val="none"/>
                      </w:rPr>
                      <m:t> </m:t>
                    </w:del>
                  </m:r>
                  <m:r>
                    <w:rPr>
                      <w:rFonts w:ascii="Cambria Math" w:eastAsia="宋体" w:hAnsi="Cambria Math" w:cs="Times New Roman"/>
                      <w:color w:val="000000" w:themeColor="text1"/>
                      <w:sz w:val="28"/>
                      <w:szCs w:val="20"/>
                      <w14:ligatures w14:val="none"/>
                    </w:rPr>
                    <m:t>&amp;&amp;</m:t>
                  </m:r>
                </m:e>
              </m:eqArr>
            </m:e>
          </m:d>
        </m:oMath>
      </m:oMathPara>
    </w:p>
    <w:p w14:paraId="6654FBDF" w14:textId="659D948E" w:rsidR="00B95363" w:rsidRPr="004B17D5" w:rsidRDefault="00000000" w:rsidP="00735F97">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sidRPr="004B17D5">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sidRPr="004B17D5">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sidRPr="004B17D5">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sidRPr="004B17D5">
        <w:rPr>
          <w:rFonts w:ascii="Times New Roman" w:eastAsia="宋体" w:hAnsi="Times New Roman" w:cs="Times New Roman" w:hint="eastAsia"/>
          <w:color w:val="000000" w:themeColor="text1"/>
          <w:sz w:val="28"/>
          <w:szCs w:val="28"/>
          <w14:ligatures w14:val="none"/>
        </w:rPr>
        <w:t>为惩罚系数且</w:t>
      </w:r>
      <w:r w:rsidRPr="004B17D5">
        <w:rPr>
          <w:rFonts w:ascii="Times New Roman" w:eastAsia="宋体" w:hAnsi="Times New Roman" w:cs="Times New Roman"/>
          <w:color w:val="000000" w:themeColor="text1"/>
          <w:sz w:val="28"/>
          <w:szCs w:val="28"/>
          <w14:ligatures w14:val="none"/>
        </w:rPr>
        <w:t xml:space="preserve"> 0 &lt;</w:t>
      </w:r>
      <w:r w:rsidRPr="004B17D5">
        <w:rPr>
          <w:rFonts w:ascii="Cambria Math" w:eastAsia="宋体" w:hAnsi="Cambria Math"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sidRPr="004B17D5">
        <w:rPr>
          <w:rFonts w:ascii="Times New Roman" w:eastAsia="宋体" w:hAnsi="Times New Roman" w:cs="Times New Roman"/>
          <w:color w:val="000000" w:themeColor="text1"/>
          <w:sz w:val="28"/>
          <w:szCs w:val="28"/>
          <w14:ligatures w14:val="none"/>
        </w:rPr>
        <w:t xml:space="preserve"> &lt; 1</w:t>
      </w:r>
      <w:r w:rsidRPr="004B17D5">
        <w:rPr>
          <w:rFonts w:ascii="Times New Roman" w:eastAsia="宋体" w:hAnsi="Times New Roman" w:cs="Times New Roman" w:hint="eastAsia"/>
          <w:color w:val="000000" w:themeColor="text1"/>
          <w:sz w:val="28"/>
          <w:szCs w:val="28"/>
          <w14:ligatures w14:val="none"/>
        </w:rPr>
        <w:t>；</w:t>
      </w:r>
      <w:r w:rsidR="00735F97" w:rsidRPr="004B17D5">
        <w:rPr>
          <w:rFonts w:ascii="Times New Roman" w:eastAsia="宋体" w:hAnsi="Times New Roman" w:cs="Times New Roman" w:hint="eastAsia"/>
          <w:color w:val="000000" w:themeColor="text1"/>
          <w:sz w:val="28"/>
          <w:szCs w:val="28"/>
          <w14:ligatures w14:val="none"/>
        </w:rPr>
        <w:t>采用带约束的搜索策略，在逐步扩展算子链的过程中，将所述映射评分与所述兼容性因子结合，对候选算子链进行评分与筛选，所述约束包括未成功映射的操作原语占比上限、关键位置的映射要求以及相邻算子输入输出兼容性要求；对于在所述知识图谱中无法映射的操作原语，生成带有功能类别标签的占位符节点。</w:t>
      </w:r>
    </w:p>
    <w:p w14:paraId="654F8874" w14:textId="06FCBB2C" w:rsidR="00B95363" w:rsidRPr="004B17D5" w:rsidRDefault="009E45DD" w:rsidP="004216E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196" w:author="yun qiao" w:date="2026-04-20T15:35:00Z">
        <w:r>
          <w:rPr>
            <w:rFonts w:ascii="Times New Roman" w:eastAsia="宋体" w:hAnsi="Times New Roman" w:cs="Times New Roman" w:hint="eastAsia"/>
            <w:color w:val="000000" w:themeColor="text1"/>
            <w:sz w:val="28"/>
            <w:szCs w:val="28"/>
            <w14:ligatures w14:val="none"/>
          </w:rPr>
          <w:t>7</w:t>
        </w:r>
      </w:ins>
      <w:del w:id="197" w:author="yun qiao" w:date="2026-04-20T09:42:00Z">
        <w:r w:rsidR="00000000" w:rsidRPr="004B17D5" w:rsidDel="001819BF">
          <w:rPr>
            <w:rFonts w:ascii="Times New Roman" w:eastAsia="宋体" w:hAnsi="Times New Roman" w:cs="Times New Roman" w:hint="eastAsia"/>
            <w:color w:val="000000" w:themeColor="text1"/>
            <w:sz w:val="28"/>
            <w:szCs w:val="28"/>
            <w14:ligatures w14:val="none"/>
          </w:rPr>
          <w:delText>7</w:delText>
        </w:r>
      </w:del>
      <w:r w:rsidR="00000000" w:rsidRPr="004B17D5">
        <w:rPr>
          <w:rFonts w:ascii="Times New Roman" w:eastAsia="宋体" w:hAnsi="Times New Roman" w:cs="Times New Roman" w:hint="eastAsia"/>
          <w:color w:val="000000" w:themeColor="text1"/>
          <w:sz w:val="28"/>
          <w:szCs w:val="28"/>
          <w14:ligatures w14:val="none"/>
        </w:rPr>
        <w:t xml:space="preserve">. </w:t>
      </w:r>
      <w:r w:rsidR="00000000" w:rsidRPr="004B17D5">
        <w:rPr>
          <w:rFonts w:ascii="Times New Roman" w:eastAsia="宋体" w:hAnsi="Times New Roman" w:cs="Times New Roman" w:hint="eastAsia"/>
          <w:color w:val="000000" w:themeColor="text1"/>
          <w:sz w:val="28"/>
          <w:szCs w:val="28"/>
          <w14:ligatures w14:val="none"/>
        </w:rPr>
        <w:t>根据权利要求</w:t>
      </w:r>
      <w:ins w:id="198" w:author="yun qiao" w:date="2026-04-20T15:35:00Z">
        <w:r>
          <w:rPr>
            <w:rFonts w:ascii="Times New Roman" w:eastAsia="宋体" w:hAnsi="Times New Roman" w:cs="Times New Roman" w:hint="eastAsia"/>
            <w:color w:val="000000" w:themeColor="text1"/>
            <w:sz w:val="28"/>
            <w:szCs w:val="28"/>
            <w14:ligatures w14:val="none"/>
          </w:rPr>
          <w:t>6</w:t>
        </w:r>
      </w:ins>
      <w:del w:id="199" w:author="yun qiao" w:date="2026-04-20T09:42:00Z">
        <w:r w:rsidR="00000000" w:rsidRPr="004B17D5" w:rsidDel="001819BF">
          <w:rPr>
            <w:rFonts w:ascii="Times New Roman" w:eastAsia="宋体" w:hAnsi="Times New Roman" w:cs="Times New Roman"/>
            <w:color w:val="000000" w:themeColor="text1"/>
            <w:sz w:val="28"/>
            <w:szCs w:val="28"/>
            <w14:ligatures w14:val="none"/>
          </w:rPr>
          <w:delText>6</w:delText>
        </w:r>
      </w:del>
      <w:r w:rsidR="00000000" w:rsidRPr="004B17D5">
        <w:rPr>
          <w:rFonts w:ascii="Times New Roman" w:eastAsia="宋体" w:hAnsi="Times New Roman" w:cs="Times New Roman" w:hint="eastAsia"/>
          <w:color w:val="000000" w:themeColor="text1"/>
          <w:sz w:val="28"/>
          <w:szCs w:val="28"/>
          <w14:ligatures w14:val="none"/>
        </w:rPr>
        <w:t>所述基于</w:t>
      </w:r>
      <w:r w:rsidR="00000000" w:rsidRPr="004B17D5">
        <w:rPr>
          <w:rFonts w:ascii="Times New Roman" w:eastAsia="宋体" w:hAnsi="Times New Roman" w:cs="等线" w:hint="eastAsia"/>
          <w:color w:val="000000" w:themeColor="text1"/>
          <w:sz w:val="28"/>
          <w14:ligatures w14:val="none"/>
        </w:rPr>
        <w:t>跨平台语义解耦与图谱大模型协同的地理处理模型自动构建方法</w:t>
      </w:r>
      <w:r w:rsidR="00000000" w:rsidRPr="004B17D5">
        <w:rPr>
          <w:rFonts w:ascii="Times New Roman" w:eastAsia="宋体" w:hAnsi="Times New Roman" w:cs="Times New Roman" w:hint="eastAsia"/>
          <w:color w:val="000000" w:themeColor="text1"/>
          <w:sz w:val="28"/>
          <w:szCs w:val="28"/>
          <w14:ligatures w14:val="none"/>
        </w:rPr>
        <w:t>，其特征在于，所述</w:t>
      </w:r>
      <w:ins w:id="200" w:author="yun qiao" w:date="2026-04-20T10:26:00Z">
        <w:r w:rsidR="00F55379"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201" w:author="yun qiao" w:date="2026-04-20T10:01:00Z">
        <w:r w:rsidR="00BE48A0" w:rsidRPr="004B17D5" w:rsidDel="00A00392">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00000000" w:rsidRPr="004B17D5">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w:t>
      </w:r>
      <w:proofErr w:type="gramStart"/>
      <w:r w:rsidR="00000000" w:rsidRPr="004B17D5">
        <w:rPr>
          <w:rFonts w:ascii="Times New Roman" w:eastAsia="宋体" w:hAnsi="Times New Roman" w:cs="Times New Roman" w:hint="eastAsia"/>
          <w:color w:val="000000" w:themeColor="text1"/>
          <w:sz w:val="28"/>
          <w:szCs w:val="28"/>
          <w14:ligatures w14:val="none"/>
        </w:rPr>
        <w:t>度结构</w:t>
      </w:r>
      <w:proofErr w:type="gramEnd"/>
      <w:r w:rsidR="00000000" w:rsidRPr="004B17D5">
        <w:rPr>
          <w:rFonts w:ascii="Times New Roman" w:eastAsia="宋体" w:hAnsi="Times New Roman" w:cs="Times New Roman" w:hint="eastAsia"/>
          <w:color w:val="000000" w:themeColor="text1"/>
          <w:sz w:val="28"/>
          <w:szCs w:val="28"/>
          <w14:ligatures w14:val="none"/>
        </w:rPr>
        <w:t>评估，计算结构评分：</w:t>
      </w:r>
    </w:p>
    <w:p w14:paraId="3732C04E" w14:textId="77777777" w:rsidR="00B95363" w:rsidRPr="004B17D5"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310834F9" w14:textId="6E214463"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w:r w:rsidRPr="004B17D5">
        <w:rPr>
          <w:rFonts w:ascii="Cambria Math" w:eastAsia="宋体" w:hAnsi="Cambria Math" w:cs="等线"/>
          <w:i/>
          <w:iCs/>
          <w:color w:val="000000" w:themeColor="text1"/>
          <w:sz w:val="28"/>
          <w14:ligatures w14:val="none"/>
        </w:rPr>
        <w:t>C</w:t>
      </w:r>
      <w:r w:rsidRPr="004B17D5">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del w:id="202" w:author="yun qiao" w:date="2026-04-20T17:04:00Z">
        <w:r w:rsidRPr="004B17D5" w:rsidDel="00FB122F">
          <w:rPr>
            <w:rFonts w:ascii="Times New Roman" w:eastAsia="宋体" w:hAnsi="Times New Roman" w:cs="Times New Roman" w:hint="eastAsia"/>
            <w:color w:val="000000" w:themeColor="text1"/>
            <w:sz w:val="28"/>
            <w:szCs w:val="28"/>
            <w14:ligatures w14:val="none"/>
          </w:rPr>
          <w:delText>，</w:delText>
        </w:r>
      </w:del>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表示链中相邻算子间输</w:t>
      </w:r>
      <w:r w:rsidRPr="004B17D5">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4B17D5">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4B17D5">
        <w:rPr>
          <w:rFonts w:ascii="Times New Roman" w:eastAsia="宋体" w:hAnsi="Times New Roman" w:cs="Times New Roman" w:hint="eastAsia"/>
          <w:color w:val="000000" w:themeColor="text1"/>
          <w:sz w:val="28"/>
          <w14:ligatures w14:val="none"/>
        </w:rPr>
        <w:t>为可调权重系数</w:t>
      </w:r>
      <w:r w:rsidRPr="004B17D5">
        <w:rPr>
          <w:rFonts w:ascii="Times New Roman" w:eastAsia="宋体" w:hAnsi="Times New Roman" w:cs="等线" w:hint="eastAsia"/>
          <w:color w:val="000000" w:themeColor="text1"/>
          <w:sz w:val="28"/>
          <w14:ligatures w14:val="none"/>
        </w:rPr>
        <w:t>；</w:t>
      </w:r>
    </w:p>
    <w:p w14:paraId="22E4F69F" w14:textId="57EE3316" w:rsidR="00B95363" w:rsidRPr="004B17D5" w:rsidRDefault="00000000" w:rsidP="00846BE8">
      <w:pPr>
        <w:spacing w:before="100" w:after="0" w:line="480" w:lineRule="exact"/>
        <w:ind w:firstLineChars="200" w:firstLine="560"/>
        <w:jc w:val="both"/>
        <w:rPr>
          <w:rFonts w:ascii="Times New Roman" w:eastAsia="宋体" w:hAnsi="Times New Roman" w:cs="等线"/>
          <w:color w:val="000000" w:themeColor="text1"/>
          <w:sz w:val="28"/>
          <w14:ligatures w14:val="none"/>
        </w:rPr>
        <w:pPrChange w:id="203" w:author="yun qiao" w:date="2026-04-20T17:11:00Z">
          <w:pPr>
            <w:widowControl/>
            <w:spacing w:before="100" w:after="0" w:line="480" w:lineRule="exact"/>
            <w:ind w:firstLineChars="200" w:firstLine="560"/>
            <w:jc w:val="both"/>
          </w:pPr>
        </w:pPrChange>
      </w:pPr>
      <w:r w:rsidRPr="004B17D5">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w:t>
      </w:r>
      <w:r w:rsidR="00F549A1">
        <w:rPr>
          <w:rFonts w:ascii="Times New Roman" w:eastAsia="宋体" w:hAnsi="Times New Roman" w:cs="等线" w:hint="eastAsia"/>
          <w:color w:val="000000" w:themeColor="text1"/>
          <w:sz w:val="28"/>
          <w14:ligatures w14:val="none"/>
        </w:rPr>
        <w:t>语义一致性</w:t>
      </w:r>
      <w:r w:rsidRPr="004B17D5">
        <w:rPr>
          <w:rFonts w:ascii="Times New Roman" w:eastAsia="宋体" w:hAnsi="Times New Roman" w:cs="等线" w:hint="eastAsia"/>
          <w:color w:val="000000" w:themeColor="text1"/>
          <w:sz w:val="28"/>
          <w14:ligatures w14:val="none"/>
        </w:rPr>
        <w:t>进行评分，并与所述结构评分进行融合，其计算方式如下：</w:t>
      </w:r>
    </w:p>
    <w:p w14:paraId="44D5F426" w14:textId="77777777" w:rsidR="00B95363" w:rsidRPr="004B17D5" w:rsidRDefault="00000000">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6C6170B2" w14:textId="4A6E5F72" w:rsidR="002B6B8D" w:rsidRPr="004B17D5" w:rsidRDefault="00000000" w:rsidP="002B6B8D">
      <w:pPr>
        <w:widowControl/>
        <w:spacing w:before="100" w:after="0" w:line="480" w:lineRule="exact"/>
        <w:ind w:firstLineChars="200" w:firstLine="560"/>
        <w:jc w:val="both"/>
        <w:rPr>
          <w:rFonts w:ascii="Cambria Math" w:eastAsia="宋体" w:hAnsi="Cambria Math"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lastRenderedPageBreak/>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4B17D5">
        <w:rPr>
          <w:rFonts w:ascii="Cambria Math" w:eastAsia="宋体" w:hAnsi="Cambria Math" w:cs="Times New Roman" w:hint="eastAsia"/>
          <w:color w:val="000000" w:themeColor="text1"/>
          <w:sz w:val="28"/>
          <w:szCs w:val="28"/>
          <w14:ligatures w14:val="none"/>
        </w:rPr>
        <w:t>表示大语言模型对候选算子链的</w:t>
      </w:r>
      <w:r w:rsidR="00F549A1">
        <w:rPr>
          <w:rFonts w:ascii="Cambria Math" w:eastAsia="宋体" w:hAnsi="Cambria Math" w:cs="Times New Roman" w:hint="eastAsia"/>
          <w:color w:val="000000" w:themeColor="text1"/>
          <w:sz w:val="28"/>
          <w:szCs w:val="28"/>
          <w14:ligatures w14:val="none"/>
        </w:rPr>
        <w:t>语义一致性</w:t>
      </w:r>
      <w:r w:rsidRPr="004B17D5">
        <w:rPr>
          <w:rFonts w:ascii="Cambria Math" w:eastAsia="宋体" w:hAnsi="Cambria Math" w:cs="Times New Roman" w:hint="eastAsia"/>
          <w:color w:val="000000" w:themeColor="text1"/>
          <w:sz w:val="28"/>
          <w:szCs w:val="28"/>
          <w14:ligatures w14:val="none"/>
        </w:rPr>
        <w:t>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sidRPr="004B17D5">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sidRPr="004B17D5">
        <w:rPr>
          <w:rFonts w:ascii="Cambria Math" w:eastAsia="宋体" w:hAnsi="Cambria Math" w:cs="Times New Roman" w:hint="eastAsia"/>
          <w:color w:val="000000" w:themeColor="text1"/>
          <w:sz w:val="28"/>
          <w:szCs w:val="28"/>
          <w14:ligatures w14:val="none"/>
        </w:rPr>
        <w:t>为可调权重系数；</w:t>
      </w:r>
      <w:r w:rsidR="002B6B8D" w:rsidRPr="004B17D5">
        <w:rPr>
          <w:rFonts w:ascii="Cambria Math" w:eastAsia="宋体" w:hAnsi="Cambria Math" w:cs="Times New Roman" w:hint="eastAsia"/>
          <w:color w:val="000000" w:themeColor="text1"/>
          <w:sz w:val="28"/>
          <w:szCs w:val="28"/>
          <w14:ligatures w14:val="none"/>
        </w:rPr>
        <w:t>在自动修复阶段，对融合评分最优的候选算子链定位待修复位置，优先检索与当前算子对应同一操作原语的候选算子并经输入输出兼容性预过滤后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评估与修复过程，输出最优的地理处理算子链及对应的自动化模型结构。</w:t>
      </w:r>
    </w:p>
    <w:p w14:paraId="3E42E303" w14:textId="0D49878C" w:rsidR="00B95363" w:rsidRPr="004B17D5" w:rsidRDefault="00B95363">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B95363" w:rsidRPr="004B17D5">
          <w:headerReference w:type="default" r:id="rId14"/>
          <w:footerReference w:type="default" r:id="rId15"/>
          <w:pgSz w:w="11906" w:h="16838"/>
          <w:pgMar w:top="1361" w:right="1133" w:bottom="851" w:left="1134" w:header="794" w:footer="113" w:gutter="0"/>
          <w:cols w:space="720"/>
          <w:docGrid w:type="lines" w:linePitch="312"/>
        </w:sectPr>
      </w:pPr>
    </w:p>
    <w:p w14:paraId="270BB625" w14:textId="77777777" w:rsidR="00B95363" w:rsidRPr="004B17D5"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技术领域</w:t>
      </w:r>
    </w:p>
    <w:p w14:paraId="3FADFCDC"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本发明属于计算机和地理信息系统</w:t>
      </w:r>
      <w:r w:rsidRPr="004B17D5">
        <w:rPr>
          <w:rFonts w:ascii="Times New Roman" w:eastAsia="宋体" w:hAnsi="Times New Roman" w:cs="Times New Roman"/>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Geographic Information System</w:t>
      </w:r>
      <w:r w:rsidRPr="004B17D5">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背景技术</w:t>
      </w:r>
    </w:p>
    <w:p w14:paraId="7AC9E5DB" w14:textId="3A03C9FC"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地理信息系统（</w:t>
      </w:r>
      <w:r w:rsidRPr="004B17D5">
        <w:rPr>
          <w:rFonts w:ascii="Times New Roman" w:eastAsia="宋体" w:hAnsi="Times New Roman" w:cs="Times New Roman" w:hint="eastAsia"/>
          <w:color w:val="000000" w:themeColor="text1"/>
          <w:sz w:val="28"/>
          <w:szCs w:val="28"/>
          <w14:ligatures w14:val="none"/>
        </w:rPr>
        <w:t>Geographic Information System</w:t>
      </w:r>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hint="eastAsia"/>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299B6383"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目前主流</w:t>
      </w:r>
      <w:r w:rsidRPr="004B17D5">
        <w:rPr>
          <w:rFonts w:ascii="Times New Roman" w:eastAsia="宋体" w:hAnsi="Times New Roman" w:cs="Times New Roman" w:hint="eastAsia"/>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软件的建模工具，如</w:t>
      </w:r>
      <w:r w:rsidRPr="004B17D5">
        <w:rPr>
          <w:rFonts w:ascii="Times New Roman" w:eastAsia="宋体" w:hAnsi="Times New Roman" w:cs="Times New Roman" w:hint="eastAsia"/>
          <w:color w:val="000000" w:themeColor="text1"/>
          <w:sz w:val="28"/>
          <w:szCs w:val="28"/>
          <w14:ligatures w14:val="none"/>
        </w:rPr>
        <w:t xml:space="preserve">ArcGIS </w:t>
      </w:r>
      <w:proofErr w:type="spellStart"/>
      <w:r w:rsidRPr="004B17D5">
        <w:rPr>
          <w:rFonts w:ascii="Times New Roman" w:eastAsia="宋体" w:hAnsi="Times New Roman" w:cs="Times New Roman" w:hint="eastAsia"/>
          <w:color w:val="000000" w:themeColor="text1"/>
          <w:sz w:val="28"/>
          <w:szCs w:val="28"/>
          <w14:ligatures w14:val="none"/>
        </w:rPr>
        <w:t>ModelBuilder</w:t>
      </w:r>
      <w:proofErr w:type="spellEnd"/>
      <w:r w:rsidRPr="004B17D5">
        <w:rPr>
          <w:rFonts w:ascii="Times New Roman" w:eastAsia="宋体" w:hAnsi="Times New Roman" w:cs="Times New Roman" w:hint="eastAsia"/>
          <w:color w:val="000000" w:themeColor="text1"/>
          <w:sz w:val="28"/>
          <w:szCs w:val="28"/>
          <w14:ligatures w14:val="none"/>
        </w:rPr>
        <w:t>与</w:t>
      </w:r>
      <w:r w:rsidRPr="004B17D5">
        <w:rPr>
          <w:rFonts w:ascii="Times New Roman" w:eastAsia="宋体" w:hAnsi="Times New Roman" w:cs="Times New Roman" w:hint="eastAsia"/>
          <w:color w:val="000000" w:themeColor="text1"/>
          <w:sz w:val="28"/>
          <w:szCs w:val="28"/>
          <w14:ligatures w14:val="none"/>
        </w:rPr>
        <w:t>QGIS Graphical Modeler</w:t>
      </w:r>
      <w:r w:rsidRPr="004B17D5">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0A05ADC1"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于缺乏面向地理处理链构建的专用生成机制及结构约束，生成结果的可执行性与算子间兼容性难以得到保证。</w:t>
      </w:r>
    </w:p>
    <w:p w14:paraId="6CEE3A49" w14:textId="77777777" w:rsidR="002E6A53" w:rsidRPr="004B17D5" w:rsidRDefault="002E6A53" w:rsidP="002E6A5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此外，现有方法大多直接面向特定</w:t>
      </w:r>
      <w:r w:rsidRPr="004B17D5">
        <w:rPr>
          <w:rFonts w:ascii="Times New Roman" w:eastAsia="宋体" w:hAnsi="Times New Roman" w:cs="Times New Roman" w:hint="eastAsia"/>
          <w:color w:val="000000" w:themeColor="text1"/>
          <w:sz w:val="28"/>
          <w:szCs w:val="28"/>
          <w14:ligatures w14:val="none"/>
        </w:rPr>
        <w:t>GIS</w:t>
      </w:r>
      <w:r w:rsidRPr="004B17D5">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sidRPr="004B17D5">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若缺乏统一的操作抽象层和结构化约束机制，生成结果即使在语义上相关，也可能因前后步骤不兼容而无法执行。因此，如何建立跨平台统一的操作表示，并在生成过程中同时兼顾任务语义一致性、空间处理</w:t>
      </w:r>
      <w:proofErr w:type="gramStart"/>
      <w:r w:rsidRPr="004B17D5">
        <w:rPr>
          <w:rFonts w:ascii="Times New Roman" w:eastAsia="宋体" w:hAnsi="Times New Roman" w:cs="Times New Roman" w:hint="eastAsia"/>
          <w:color w:val="000000" w:themeColor="text1"/>
          <w:sz w:val="28"/>
          <w:szCs w:val="28"/>
          <w14:ligatures w14:val="none"/>
        </w:rPr>
        <w:t>链结构</w:t>
      </w:r>
      <w:proofErr w:type="gramEnd"/>
      <w:r w:rsidRPr="004B17D5">
        <w:rPr>
          <w:rFonts w:ascii="Times New Roman" w:eastAsia="宋体" w:hAnsi="Times New Roman" w:cs="Times New Roman" w:hint="eastAsia"/>
          <w:color w:val="000000" w:themeColor="text1"/>
          <w:sz w:val="28"/>
          <w:szCs w:val="28"/>
          <w14:ligatures w14:val="none"/>
        </w:rPr>
        <w:t>约束及目标平台可执行性，是地理处理模型自动构建中亟待解决的关键问题。</w:t>
      </w:r>
    </w:p>
    <w:p w14:paraId="4C2647B3" w14:textId="2B07FFD4" w:rsidR="002E6A53" w:rsidRPr="004B17D5" w:rsidRDefault="002E6A53" w:rsidP="004216E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在序列生成领域，基于</w:t>
      </w:r>
      <w:r w:rsidRPr="004B17D5">
        <w:rPr>
          <w:rFonts w:ascii="Times New Roman" w:eastAsia="宋体" w:hAnsi="Times New Roman" w:cs="Times New Roman" w:hint="eastAsia"/>
          <w:color w:val="000000" w:themeColor="text1"/>
          <w:sz w:val="28"/>
          <w:szCs w:val="28"/>
          <w14:ligatures w14:val="none"/>
        </w:rPr>
        <w:t>Transformer</w:t>
      </w:r>
      <w:r w:rsidRPr="004B17D5">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55D99853" w14:textId="76C0F0CF" w:rsidR="00B95363" w:rsidRPr="004B17D5" w:rsidRDefault="002E6A53">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sidRPr="004B17D5">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发明内容</w:t>
      </w:r>
    </w:p>
    <w:p w14:paraId="287128A5" w14:textId="63DAB39E" w:rsidR="00B95363" w:rsidRPr="004B17D5" w:rsidRDefault="00D531DA" w:rsidP="004646C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w:t>
      </w:r>
      <w:del w:id="204"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ins w:id="205" w:author="yun qiao" w:date="2026-04-20T09:57:00Z">
        <w:r w:rsidR="00EA2881">
          <w:rPr>
            <w:rFonts w:ascii="Times New Roman" w:eastAsia="宋体" w:hAnsi="Times New Roman" w:cs="Times New Roman" w:hint="eastAsia"/>
            <w:color w:val="000000" w:themeColor="text1"/>
            <w:sz w:val="28"/>
            <w:szCs w:val="28"/>
            <w14:ligatures w14:val="none"/>
          </w:rPr>
          <w:t>条件化序列生成模型</w:t>
        </w:r>
      </w:ins>
      <w:r w:rsidRPr="004B17D5">
        <w:rPr>
          <w:rFonts w:ascii="Times New Roman" w:eastAsia="宋体" w:hAnsi="Times New Roman" w:cs="Times New Roman" w:hint="eastAsia"/>
          <w:color w:val="000000" w:themeColor="text1"/>
          <w:sz w:val="28"/>
          <w:szCs w:val="28"/>
          <w14:ligatures w14:val="none"/>
        </w:rPr>
        <w:t>，并在推理阶段引入任务条件约束与操作结构约束，结合目标平台算子映射及修复优化机制，实现从自然语言任务描述到结构合理且可执行的地理处理模型的自动构建。</w:t>
      </w:r>
    </w:p>
    <w:p w14:paraId="18311D82"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本</w:t>
      </w:r>
      <w:proofErr w:type="gramStart"/>
      <w:r w:rsidRPr="004B17D5">
        <w:rPr>
          <w:rFonts w:ascii="Times New Roman" w:eastAsia="宋体" w:hAnsi="Times New Roman" w:cs="Times New Roman" w:hint="eastAsia"/>
          <w:color w:val="000000" w:themeColor="text1"/>
          <w:sz w:val="28"/>
          <w:szCs w:val="28"/>
          <w14:ligatures w14:val="none"/>
        </w:rPr>
        <w:t>发明第</w:t>
      </w:r>
      <w:proofErr w:type="gramEnd"/>
      <w:r w:rsidRPr="004B17D5">
        <w:rPr>
          <w:rFonts w:ascii="Times New Roman" w:eastAsia="宋体" w:hAnsi="Times New Roman" w:cs="Times New Roman" w:hint="eastAsia"/>
          <w:color w:val="000000" w:themeColor="text1"/>
          <w:sz w:val="28"/>
          <w:szCs w:val="28"/>
          <w14:ligatures w14:val="none"/>
        </w:rPr>
        <w:t>一方面，</w:t>
      </w:r>
      <w:r w:rsidRPr="004B17D5">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sidRPr="004B17D5">
        <w:rPr>
          <w:rFonts w:ascii="Times New Roman" w:eastAsia="宋体" w:hAnsi="Times New Roman" w:cs="Times New Roman" w:hint="eastAsia"/>
          <w:color w:val="000000" w:themeColor="text1"/>
          <w:sz w:val="28"/>
          <w:szCs w:val="28"/>
          <w14:ligatures w14:val="none"/>
        </w:rPr>
        <w:t>骤：</w:t>
      </w:r>
    </w:p>
    <w:p w14:paraId="1525066B" w14:textId="77777777" w:rsidR="00EC2356" w:rsidRDefault="00EC2356" w:rsidP="00EC2356">
      <w:pPr>
        <w:spacing w:after="0" w:line="480" w:lineRule="exact"/>
        <w:ind w:firstLineChars="200" w:firstLine="560"/>
        <w:jc w:val="both"/>
        <w:rPr>
          <w:ins w:id="206" w:author="yun qiao" w:date="2026-04-21T08:27:00Z"/>
          <w:rFonts w:ascii="Times New Roman" w:eastAsia="宋体" w:hAnsi="Times New Roman" w:cs="Times New Roman"/>
          <w:color w:val="000000" w:themeColor="text1"/>
          <w:sz w:val="28"/>
          <w:szCs w:val="28"/>
          <w14:ligatures w14:val="none"/>
        </w:rPr>
      </w:pPr>
      <w:ins w:id="207" w:author="yun qiao" w:date="2026-04-21T08:27:00Z">
        <w:r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Pr="00913E34">
          <w:rPr>
            <w:rFonts w:ascii="Times New Roman" w:eastAsia="宋体" w:hAnsi="Times New Roman" w:cs="Times New Roman"/>
            <w:color w:val="000000" w:themeColor="text1"/>
            <w:sz w:val="28"/>
            <w:szCs w:val="28"/>
            <w14:ligatures w14:val="none"/>
          </w:rPr>
          <w:t>；</w:t>
        </w:r>
      </w:ins>
    </w:p>
    <w:p w14:paraId="4873F97B" w14:textId="77777777" w:rsidR="00EC2356" w:rsidRDefault="00EC2356" w:rsidP="00EC2356">
      <w:pPr>
        <w:spacing w:after="0" w:line="480" w:lineRule="exact"/>
        <w:ind w:firstLineChars="200" w:firstLine="560"/>
        <w:jc w:val="both"/>
        <w:rPr>
          <w:ins w:id="208" w:author="yun qiao" w:date="2026-04-21T08:27:00Z"/>
          <w:rFonts w:ascii="Times New Roman" w:eastAsia="宋体" w:hAnsi="Times New Roman" w:cs="Times New Roman"/>
          <w:color w:val="000000" w:themeColor="text1"/>
          <w:sz w:val="28"/>
          <w:szCs w:val="28"/>
          <w14:ligatures w14:val="none"/>
        </w:rPr>
      </w:pPr>
      <w:ins w:id="209" w:author="yun qiao" w:date="2026-04-21T08:27:00Z">
        <w:r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w:t>
        </w:r>
        <w:r w:rsidRPr="00913E34">
          <w:rPr>
            <w:rFonts w:ascii="Times New Roman" w:eastAsia="宋体" w:hAnsi="Times New Roman" w:cs="Times New Roman"/>
            <w:color w:val="000000" w:themeColor="text1"/>
            <w:sz w:val="28"/>
            <w:szCs w:val="28"/>
            <w14:ligatures w14:val="none"/>
          </w:rPr>
          <w:lastRenderedPageBreak/>
          <w:t>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w:t>
        </w:r>
      </w:ins>
    </w:p>
    <w:p w14:paraId="2436CFE2" w14:textId="77777777" w:rsidR="00EC2356" w:rsidRDefault="00EC2356" w:rsidP="00EC2356">
      <w:pPr>
        <w:spacing w:after="0" w:line="480" w:lineRule="exact"/>
        <w:ind w:firstLineChars="200" w:firstLine="560"/>
        <w:jc w:val="both"/>
        <w:rPr>
          <w:ins w:id="210" w:author="yun qiao" w:date="2026-04-21T08:27:00Z"/>
          <w:rFonts w:ascii="Times New Roman" w:eastAsia="宋体" w:hAnsi="Times New Roman" w:cs="Times New Roman"/>
          <w:color w:val="000000" w:themeColor="text1"/>
          <w:sz w:val="28"/>
          <w:szCs w:val="28"/>
          <w14:ligatures w14:val="none"/>
        </w:rPr>
      </w:pPr>
      <w:ins w:id="211" w:author="yun qiao" w:date="2026-04-21T08:27:00Z">
        <w:r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Pr="00913E34">
          <w:rPr>
            <w:rFonts w:ascii="Times New Roman" w:eastAsia="宋体" w:hAnsi="Times New Roman" w:cs="Times New Roman"/>
            <w:color w:val="000000" w:themeColor="text1"/>
            <w:sz w:val="28"/>
            <w:szCs w:val="28"/>
            <w14:ligatures w14:val="none"/>
          </w:rPr>
          <w:t>；</w:t>
        </w:r>
      </w:ins>
    </w:p>
    <w:p w14:paraId="65D1CFAA" w14:textId="77777777" w:rsidR="00EC2356" w:rsidRDefault="00EC2356" w:rsidP="00EC2356">
      <w:pPr>
        <w:spacing w:after="0" w:line="480" w:lineRule="exact"/>
        <w:ind w:firstLineChars="200" w:firstLine="560"/>
        <w:jc w:val="both"/>
        <w:rPr>
          <w:ins w:id="212" w:author="yun qiao" w:date="2026-04-21T08:27:00Z"/>
          <w:rFonts w:ascii="Times New Roman" w:eastAsia="宋体" w:hAnsi="Times New Roman" w:cs="Times New Roman"/>
          <w:color w:val="000000" w:themeColor="text1"/>
          <w:sz w:val="28"/>
          <w:szCs w:val="28"/>
          <w14:ligatures w14:val="none"/>
        </w:rPr>
      </w:pPr>
      <w:ins w:id="213" w:author="yun qiao" w:date="2026-04-21T08:27:00Z">
        <w:r w:rsidRPr="00913E34">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ins>
    </w:p>
    <w:p w14:paraId="36465D13" w14:textId="0F0A49C0" w:rsidR="004646CE" w:rsidRPr="004B17D5" w:rsidDel="00DF4C84" w:rsidRDefault="00EC2356" w:rsidP="003D798C">
      <w:pPr>
        <w:spacing w:after="0" w:line="480" w:lineRule="exact"/>
        <w:ind w:firstLineChars="200" w:firstLine="560"/>
        <w:jc w:val="both"/>
        <w:rPr>
          <w:del w:id="214" w:author="yun qiao" w:date="2026-04-20T10:39:00Z"/>
          <w:rFonts w:ascii="Times New Roman" w:eastAsia="宋体" w:hAnsi="Times New Roman" w:cs="Times New Roman"/>
          <w:color w:val="000000" w:themeColor="text1"/>
          <w:sz w:val="28"/>
          <w:szCs w:val="28"/>
          <w14:ligatures w14:val="none"/>
        </w:rPr>
      </w:pPr>
      <w:ins w:id="215" w:author="yun qiao" w:date="2026-04-21T08:27:00Z">
        <w:r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216" w:author="yun qiao" w:date="2026-04-20T10:39:00Z">
        <w:r w:rsidR="004646CE" w:rsidRPr="004B17D5" w:rsidDel="00DF4C84">
          <w:rPr>
            <w:rFonts w:ascii="Times New Roman" w:eastAsia="宋体" w:hAnsi="Times New Roman" w:cs="Times New Roman" w:hint="eastAsia"/>
            <w:color w:val="000000" w:themeColor="text1"/>
            <w:sz w:val="28"/>
            <w:szCs w:val="28"/>
            <w14:ligatures w14:val="none"/>
          </w:rPr>
          <w:delTex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p>
    <w:p w14:paraId="446D6F14" w14:textId="2A89C6AE" w:rsidR="004646CE" w:rsidRPr="004B17D5" w:rsidDel="00DF4C84" w:rsidRDefault="0012512E" w:rsidP="003D798C">
      <w:pPr>
        <w:spacing w:after="0" w:line="480" w:lineRule="exact"/>
        <w:ind w:firstLineChars="200" w:firstLine="560"/>
        <w:jc w:val="both"/>
        <w:rPr>
          <w:del w:id="217" w:author="yun qiao" w:date="2026-04-20T10:39:00Z"/>
          <w:rFonts w:ascii="Times New Roman" w:eastAsia="宋体" w:hAnsi="Times New Roman" w:cs="Times New Roman"/>
          <w:color w:val="000000" w:themeColor="text1"/>
          <w:sz w:val="28"/>
          <w:szCs w:val="28"/>
          <w14:ligatures w14:val="none"/>
        </w:rPr>
      </w:pPr>
      <w:del w:id="218" w:author="yun qiao" w:date="2026-04-20T10:39:00Z">
        <w:r w:rsidRPr="004B17D5" w:rsidDel="00DF4C84">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r w:rsidR="004646CE" w:rsidRPr="004B17D5" w:rsidDel="00DF4C84">
          <w:rPr>
            <w:rFonts w:ascii="Times New Roman" w:eastAsia="宋体" w:hAnsi="Times New Roman" w:cs="Times New Roman" w:hint="eastAsia"/>
            <w:color w:val="000000" w:themeColor="text1"/>
            <w:sz w:val="28"/>
            <w:szCs w:val="28"/>
            <w14:ligatures w14:val="none"/>
          </w:rPr>
          <w:delText>；</w:delText>
        </w:r>
      </w:del>
    </w:p>
    <w:p w14:paraId="354B2F8D" w14:textId="40F01417" w:rsidR="004646CE" w:rsidRPr="004B17D5" w:rsidDel="00DF4C84" w:rsidRDefault="004646CE" w:rsidP="003D798C">
      <w:pPr>
        <w:spacing w:after="0" w:line="480" w:lineRule="exact"/>
        <w:ind w:firstLineChars="200" w:firstLine="560"/>
        <w:jc w:val="both"/>
        <w:rPr>
          <w:del w:id="219" w:author="yun qiao" w:date="2026-04-20T10:39:00Z"/>
          <w:rFonts w:ascii="Times New Roman" w:eastAsia="宋体" w:hAnsi="Times New Roman" w:cs="Times New Roman"/>
          <w:color w:val="000000" w:themeColor="text1"/>
          <w:sz w:val="28"/>
          <w:szCs w:val="28"/>
          <w14:ligatures w14:val="none"/>
        </w:rPr>
      </w:pPr>
      <w:del w:id="220" w:author="yun qiao" w:date="2026-04-20T10:39:00Z">
        <w:r w:rsidRPr="004B17D5" w:rsidDel="00DF4C84">
          <w:rPr>
            <w:rFonts w:ascii="Times New Roman" w:eastAsia="宋体" w:hAnsi="Times New Roman" w:cs="Times New Roman" w:hint="eastAsia"/>
            <w:color w:val="000000" w:themeColor="text1"/>
            <w:sz w:val="28"/>
            <w:szCs w:val="28"/>
            <w14:ligatures w14:val="none"/>
          </w:rPr>
          <w:delText>通过构建并训练面向地理处理任务的基于</w:delText>
        </w:r>
        <w:r w:rsidRPr="004B17D5" w:rsidDel="00DF4C84">
          <w:rPr>
            <w:rFonts w:ascii="Times New Roman" w:eastAsia="宋体" w:hAnsi="Times New Roman" w:cs="Times New Roman" w:hint="eastAsia"/>
            <w:color w:val="000000" w:themeColor="text1"/>
            <w:sz w:val="28"/>
            <w:szCs w:val="28"/>
            <w14:ligatures w14:val="none"/>
          </w:rPr>
          <w:delText>Transformer</w:delText>
        </w:r>
        <w:r w:rsidRPr="004B17D5" w:rsidDel="00DF4C84">
          <w:rPr>
            <w:rFonts w:ascii="Times New Roman" w:eastAsia="宋体" w:hAnsi="Times New Roman" w:cs="Times New Roman" w:hint="eastAsia"/>
            <w:color w:val="000000" w:themeColor="text1"/>
            <w:sz w:val="28"/>
            <w:szCs w:val="28"/>
            <w14:ligatures w14:val="none"/>
          </w:rPr>
          <w:delText>解码器的</w:delText>
        </w:r>
      </w:del>
      <w:del w:id="221"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222" w:author="yun qiao" w:date="2026-04-20T10:39:00Z">
        <w:r w:rsidRPr="004B17D5" w:rsidDel="00DF4C84">
          <w:rPr>
            <w:rFonts w:ascii="Times New Roman" w:eastAsia="宋体" w:hAnsi="Times New Roman" w:cs="Times New Roman" w:hint="eastAsia"/>
            <w:color w:val="000000" w:themeColor="text1"/>
            <w:sz w:val="28"/>
            <w:szCs w:val="28"/>
            <w14:ligatures w14:val="none"/>
          </w:rPr>
          <w:delText>，所述</w:delText>
        </w:r>
      </w:del>
      <w:del w:id="223"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224" w:author="yun qiao" w:date="2026-04-20T10:39:00Z">
        <w:r w:rsidRPr="004B17D5" w:rsidDel="00DF4C84">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r w:rsidRPr="004B17D5" w:rsidDel="00DF4C84">
          <w:rPr>
            <w:rFonts w:ascii="Times New Roman" w:eastAsia="宋体" w:hAnsi="Times New Roman" w:cs="Times New Roman" w:hint="eastAsia"/>
            <w:color w:val="000000" w:themeColor="text1"/>
            <w:sz w:val="28"/>
            <w:szCs w:val="28"/>
            <w14:ligatures w14:val="none"/>
          </w:rPr>
          <w:delText xml:space="preserve"> </w:delText>
        </w:r>
      </w:del>
    </w:p>
    <w:p w14:paraId="206C1389" w14:textId="7CBB8AC8" w:rsidR="004646CE" w:rsidRPr="004B17D5" w:rsidDel="00DF4C84" w:rsidRDefault="004646CE" w:rsidP="003D798C">
      <w:pPr>
        <w:spacing w:after="0" w:line="480" w:lineRule="exact"/>
        <w:ind w:firstLineChars="200" w:firstLine="560"/>
        <w:jc w:val="both"/>
        <w:rPr>
          <w:del w:id="225" w:author="yun qiao" w:date="2026-04-20T10:39:00Z"/>
          <w:rFonts w:ascii="Times New Roman" w:eastAsia="宋体" w:hAnsi="Times New Roman" w:cs="Times New Roman"/>
          <w:color w:val="000000" w:themeColor="text1"/>
          <w:sz w:val="28"/>
          <w:szCs w:val="28"/>
          <w14:ligatures w14:val="none"/>
        </w:rPr>
      </w:pPr>
      <w:del w:id="226" w:author="yun qiao" w:date="2026-04-20T10:39:00Z">
        <w:r w:rsidRPr="004B17D5" w:rsidDel="00DF4C84">
          <w:rPr>
            <w:rFonts w:ascii="Times New Roman" w:eastAsia="宋体" w:hAnsi="Times New Roman" w:cs="Times New Roman"/>
            <w:color w:val="000000" w:themeColor="text1"/>
            <w:sz w:val="28"/>
            <w:szCs w:val="28"/>
            <w14:ligatures w14:val="none"/>
          </w:rPr>
          <w:delText>基于所述结构化语义表示，利用所述</w:delText>
        </w:r>
      </w:del>
      <w:del w:id="227" w:author="yun qiao" w:date="2026-04-20T09:57:00Z">
        <w:r w:rsidRPr="004B17D5" w:rsidDel="00EA2881">
          <w:rPr>
            <w:rFonts w:ascii="Times New Roman" w:eastAsia="宋体" w:hAnsi="Times New Roman" w:cs="Times New Roman"/>
            <w:color w:val="000000" w:themeColor="text1"/>
            <w:sz w:val="28"/>
            <w:szCs w:val="28"/>
            <w14:ligatures w14:val="none"/>
          </w:rPr>
          <w:delText>专用序列生成模型</w:delText>
        </w:r>
      </w:del>
      <w:del w:id="228" w:author="yun qiao" w:date="2026-04-20T10:39:00Z">
        <w:r w:rsidRPr="004B17D5" w:rsidDel="00DF4C84">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Pr="004B17D5" w:rsidDel="00DF4C84">
          <w:rPr>
            <w:rFonts w:ascii="Times New Roman" w:eastAsia="宋体" w:hAnsi="Times New Roman" w:cs="Times New Roman" w:hint="eastAsia"/>
            <w:color w:val="000000" w:themeColor="text1"/>
            <w:sz w:val="28"/>
            <w:szCs w:val="28"/>
            <w14:ligatures w14:val="none"/>
          </w:rPr>
          <w:delText>；</w:delText>
        </w:r>
      </w:del>
    </w:p>
    <w:p w14:paraId="6D36240B" w14:textId="3578F322" w:rsidR="004646CE" w:rsidRPr="004B17D5" w:rsidDel="00DF4C84" w:rsidRDefault="004646CE" w:rsidP="003D798C">
      <w:pPr>
        <w:spacing w:after="0" w:line="480" w:lineRule="exact"/>
        <w:ind w:firstLineChars="200" w:firstLine="560"/>
        <w:jc w:val="both"/>
        <w:rPr>
          <w:del w:id="229" w:author="yun qiao" w:date="2026-04-20T10:39:00Z"/>
          <w:rFonts w:ascii="Times New Roman" w:eastAsia="宋体" w:hAnsi="Times New Roman" w:cs="Times New Roman"/>
          <w:color w:val="000000" w:themeColor="text1"/>
          <w:sz w:val="28"/>
          <w:szCs w:val="28"/>
          <w14:ligatures w14:val="none"/>
        </w:rPr>
      </w:pPr>
      <w:del w:id="230" w:author="yun qiao" w:date="2026-04-20T10:39:00Z">
        <w:r w:rsidRPr="004B17D5" w:rsidDel="00DF4C84">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p>
    <w:p w14:paraId="26DB0C9B" w14:textId="7C143C42" w:rsidR="004646CE" w:rsidRPr="004B17D5" w:rsidRDefault="004646CE" w:rsidP="00DF4C84">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del w:id="231" w:author="yun qiao" w:date="2026-04-20T10:39:00Z">
        <w:r w:rsidRPr="004B17D5" w:rsidDel="00DF4C84">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4B17D5">
        <w:rPr>
          <w:rFonts w:ascii="Times New Roman" w:eastAsia="宋体" w:hAnsi="Times New Roman" w:cs="Times New Roman" w:hint="eastAsia"/>
          <w:color w:val="000000" w:themeColor="text1"/>
          <w:sz w:val="28"/>
          <w:szCs w:val="28"/>
          <w14:ligatures w14:val="none"/>
        </w:rPr>
        <w:t>。</w:t>
      </w:r>
    </w:p>
    <w:p w14:paraId="5EF92C0C" w14:textId="39854DBB" w:rsidR="00DF4C84" w:rsidRPr="004B17D5" w:rsidRDefault="00000000" w:rsidP="00DF4C84">
      <w:pPr>
        <w:spacing w:after="0" w:line="480" w:lineRule="exact"/>
        <w:ind w:firstLineChars="200" w:firstLine="560"/>
        <w:jc w:val="both"/>
        <w:rPr>
          <w:ins w:id="232" w:author="yun qiao" w:date="2026-04-20T10:40: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在以上技术方案的基础上，优选的，</w:t>
      </w:r>
      <w:r w:rsidR="008E2049" w:rsidRPr="004B17D5">
        <w:rPr>
          <w:rFonts w:ascii="Times New Roman" w:eastAsia="宋体" w:hAnsi="Times New Roman" w:cs="Times New Roman" w:hint="eastAsia"/>
          <w:color w:val="000000" w:themeColor="text1"/>
          <w:sz w:val="28"/>
          <w:szCs w:val="28"/>
          <w14:ligatures w14:val="none"/>
        </w:rPr>
        <w:t>所述</w:t>
      </w:r>
      <w:ins w:id="233" w:author="yun qiao" w:date="2026-04-20T10:40:00Z">
        <w:r w:rsidR="00DF4C84" w:rsidRPr="0054660F">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sidR="00DF4C84">
          <w:rPr>
            <w:rFonts w:ascii="Times New Roman" w:eastAsia="宋体" w:hAnsi="Times New Roman" w:cs="Times New Roman" w:hint="eastAsia"/>
            <w:color w:val="000000" w:themeColor="text1"/>
            <w:sz w:val="28"/>
            <w:szCs w:val="28"/>
            <w14:ligatures w14:val="none"/>
          </w:rPr>
          <w:t>，</w:t>
        </w:r>
        <w:r w:rsidR="00DF4C84" w:rsidRPr="004B17D5">
          <w:rPr>
            <w:rFonts w:ascii="Times New Roman" w:eastAsia="宋体" w:hAnsi="Times New Roman" w:cs="等线" w:hint="eastAsia"/>
            <w:color w:val="000000" w:themeColor="text1"/>
            <w:sz w:val="28"/>
            <w14:ligatures w14:val="none"/>
          </w:rPr>
          <w:t>是以</w:t>
        </w:r>
        <w:r w:rsidR="00DF4C84" w:rsidRPr="004B17D5">
          <w:rPr>
            <w:rFonts w:ascii="Times New Roman" w:eastAsia="宋体" w:hAnsi="Times New Roman" w:cs="等线"/>
            <w:color w:val="000000" w:themeColor="text1"/>
            <w:sz w:val="28"/>
            <w14:ligatures w14:val="none"/>
          </w:rPr>
          <w:t>构建基于</w:t>
        </w:r>
        <w:r w:rsidR="00DF4C84" w:rsidRPr="004B17D5">
          <w:rPr>
            <w:rFonts w:ascii="Times New Roman" w:eastAsia="宋体" w:hAnsi="Times New Roman" w:cs="等线"/>
            <w:color w:val="000000" w:themeColor="text1"/>
            <w:sz w:val="28"/>
            <w14:ligatures w14:val="none"/>
          </w:rPr>
          <w:t>Transformer</w:t>
        </w:r>
        <w:r w:rsidR="00DF4C84" w:rsidRPr="004B17D5">
          <w:rPr>
            <w:rFonts w:ascii="Times New Roman" w:eastAsia="宋体" w:hAnsi="Times New Roman" w:cs="等线"/>
            <w:color w:val="000000" w:themeColor="text1"/>
            <w:sz w:val="28"/>
            <w14:ligatures w14:val="none"/>
          </w:rPr>
          <w:t>解码器的条件化序列生成模型，所述模型包括文本编码模块、条件融合模块、条件化解码模块及输出投影模块；所述文本编码模块用于对原始任务描述进行编码，提取任务文本的语义表示；所述条件融合模块用于融合任务文本语义表示与任务类型表示，生成任务条件向量，其计算方式如下：</w:t>
        </w:r>
      </w:ins>
    </w:p>
    <w:p w14:paraId="181BBDB3" w14:textId="56627D47" w:rsidR="00DF4C84" w:rsidRPr="004B17D5" w:rsidRDefault="00DF4C84" w:rsidP="00DF4C84">
      <w:pPr>
        <w:spacing w:after="0" w:line="480" w:lineRule="exact"/>
        <w:ind w:firstLineChars="200" w:firstLine="560"/>
        <w:jc w:val="both"/>
        <w:rPr>
          <w:ins w:id="234" w:author="yun qiao" w:date="2026-04-20T10:40:00Z"/>
          <w:rFonts w:ascii="Cambria Math" w:eastAsia="宋体" w:hAnsi="Cambria Math" w:cs="等线"/>
          <w:i/>
          <w:color w:val="000000" w:themeColor="text1"/>
          <w:sz w:val="28"/>
          <w14:ligatures w14:val="none"/>
        </w:rPr>
      </w:pPr>
      <m:oMathPara>
        <m:oMath>
          <m:r>
            <w:ins w:id="235" w:author="yun qiao" w:date="2026-04-20T10:40:00Z">
              <w:rPr>
                <w:rFonts w:ascii="Cambria Math" w:eastAsia="宋体" w:hAnsi="Cambria Math" w:cs="等线"/>
                <w:color w:val="000000" w:themeColor="text1"/>
                <w:sz w:val="28"/>
                <w14:ligatures w14:val="none"/>
              </w:rPr>
              <m:t>c=</m:t>
            </w:ins>
          </m:r>
          <m:sSub>
            <m:sSubPr>
              <m:ctrlPr>
                <w:ins w:id="236" w:author="yun qiao" w:date="2026-04-20T10:40:00Z">
                  <w:rPr>
                    <w:rFonts w:ascii="Cambria Math" w:eastAsia="宋体" w:hAnsi="Cambria Math" w:cs="Times New Roman"/>
                    <w:i/>
                    <w:color w:val="000000" w:themeColor="text1"/>
                    <w:sz w:val="28"/>
                    <w:szCs w:val="20"/>
                    <w14:ligatures w14:val="none"/>
                  </w:rPr>
                </w:ins>
              </m:ctrlPr>
            </m:sSubPr>
            <m:e>
              <m:r>
                <w:ins w:id="237" w:author="yun qiao" w:date="2026-04-20T10:40:00Z">
                  <w:rPr>
                    <w:rFonts w:ascii="Cambria Math" w:eastAsia="宋体" w:hAnsi="Cambria Math" w:cs="等线"/>
                    <w:color w:val="000000" w:themeColor="text1"/>
                    <w:sz w:val="28"/>
                    <w14:ligatures w14:val="none"/>
                  </w:rPr>
                  <m:t>f</m:t>
                </w:ins>
              </m:r>
            </m:e>
            <m:sub>
              <m:r>
                <w:ins w:id="238" w:author="yun qiao" w:date="2026-04-20T10:40:00Z">
                  <m:rPr>
                    <m:nor/>
                  </m:rPr>
                  <w:rPr>
                    <w:rFonts w:ascii="Cambria Math" w:eastAsia="宋体" w:hAnsi="Cambria Math" w:cs="等线"/>
                    <w:i/>
                    <w:color w:val="000000" w:themeColor="text1"/>
                    <w:sz w:val="28"/>
                    <w14:ligatures w14:val="none"/>
                  </w:rPr>
                  <m:t>MLP</m:t>
                </w:ins>
              </m:r>
            </m:sub>
          </m:sSub>
          <m:d>
            <m:dPr>
              <m:ctrlPr>
                <w:ins w:id="239" w:author="yun qiao" w:date="2026-04-20T10:40:00Z">
                  <w:rPr>
                    <w:rFonts w:ascii="Cambria Math" w:eastAsia="宋体" w:hAnsi="Cambria Math" w:cs="Times New Roman"/>
                    <w:i/>
                    <w:color w:val="000000" w:themeColor="text1"/>
                    <w:sz w:val="28"/>
                    <w:szCs w:val="20"/>
                    <w14:ligatures w14:val="none"/>
                  </w:rPr>
                </w:ins>
              </m:ctrlPr>
            </m:dPr>
            <m:e>
              <m:d>
                <m:dPr>
                  <m:begChr m:val="["/>
                  <m:endChr m:val="]"/>
                  <m:ctrlPr>
                    <w:ins w:id="240" w:author="yun qiao" w:date="2026-04-20T10:40:00Z">
                      <w:rPr>
                        <w:rFonts w:ascii="Cambria Math" w:eastAsia="宋体" w:hAnsi="Cambria Math" w:cs="Times New Roman"/>
                        <w:i/>
                        <w:color w:val="000000" w:themeColor="text1"/>
                        <w:sz w:val="28"/>
                        <w:szCs w:val="20"/>
                        <w14:ligatures w14:val="none"/>
                      </w:rPr>
                    </w:ins>
                  </m:ctrlPr>
                </m:dPr>
                <m:e>
                  <m:sSub>
                    <m:sSubPr>
                      <m:ctrlPr>
                        <w:ins w:id="241" w:author="yun qiao" w:date="2026-04-20T10:40:00Z">
                          <w:rPr>
                            <w:rFonts w:ascii="Cambria Math" w:eastAsia="宋体" w:hAnsi="Cambria Math" w:cs="Times New Roman"/>
                            <w:i/>
                            <w:color w:val="000000" w:themeColor="text1"/>
                            <w:sz w:val="28"/>
                            <w:szCs w:val="20"/>
                            <w14:ligatures w14:val="none"/>
                          </w:rPr>
                        </w:ins>
                      </m:ctrlPr>
                    </m:sSubPr>
                    <m:e>
                      <m:r>
                        <w:ins w:id="242" w:author="yun qiao" w:date="2026-04-20T10:40:00Z">
                          <w:rPr>
                            <w:rFonts w:ascii="Cambria Math" w:eastAsia="宋体" w:hAnsi="Cambria Math" w:cs="等线"/>
                            <w:color w:val="000000" w:themeColor="text1"/>
                            <w:sz w:val="28"/>
                            <w14:ligatures w14:val="none"/>
                          </w:rPr>
                          <m:t>v</m:t>
                        </w:ins>
                      </m:r>
                    </m:e>
                    <m:sub>
                      <m:r>
                        <w:ins w:id="243" w:author="yun qiao" w:date="2026-04-20T10:40:00Z">
                          <m:rPr>
                            <m:nor/>
                          </m:rPr>
                          <w:rPr>
                            <w:rFonts w:ascii="Cambria Math" w:eastAsia="宋体" w:hAnsi="Cambria Math" w:cs="等线"/>
                            <w:i/>
                            <w:color w:val="000000" w:themeColor="text1"/>
                            <w:sz w:val="28"/>
                            <w14:ligatures w14:val="none"/>
                          </w:rPr>
                          <m:t>text</m:t>
                        </w:ins>
                      </m:r>
                    </m:sub>
                  </m:sSub>
                  <m:r>
                    <w:ins w:id="244" w:author="yun qiao" w:date="2026-04-20T10:40:00Z">
                      <w:rPr>
                        <w:rFonts w:ascii="Cambria Math" w:eastAsia="宋体" w:hAnsi="Cambria Math" w:cs="等线"/>
                        <w:color w:val="000000" w:themeColor="text1"/>
                        <w:sz w:val="28"/>
                        <w14:ligatures w14:val="none"/>
                      </w:rPr>
                      <m:t>; </m:t>
                    </w:ins>
                  </m:r>
                  <m:sSub>
                    <m:sSubPr>
                      <m:ctrlPr>
                        <w:ins w:id="245" w:author="yun qiao" w:date="2026-04-20T10:40:00Z">
                          <w:rPr>
                            <w:rFonts w:ascii="Cambria Math" w:eastAsia="宋体" w:hAnsi="Cambria Math" w:cs="Times New Roman"/>
                            <w:i/>
                            <w:color w:val="000000" w:themeColor="text1"/>
                            <w:sz w:val="28"/>
                            <w:szCs w:val="20"/>
                            <w14:ligatures w14:val="none"/>
                          </w:rPr>
                        </w:ins>
                      </m:ctrlPr>
                    </m:sSubPr>
                    <m:e>
                      <m:r>
                        <w:ins w:id="246" w:author="yun qiao" w:date="2026-04-20T10:40:00Z">
                          <w:rPr>
                            <w:rFonts w:ascii="Cambria Math" w:eastAsia="宋体" w:hAnsi="Cambria Math" w:cs="等线"/>
                            <w:color w:val="000000" w:themeColor="text1"/>
                            <w:sz w:val="28"/>
                            <w14:ligatures w14:val="none"/>
                          </w:rPr>
                          <m:t>e</m:t>
                        </w:ins>
                      </m:r>
                    </m:e>
                    <m:sub>
                      <m:r>
                        <w:ins w:id="247" w:author="yun qiao" w:date="2026-04-20T10:40:00Z">
                          <m:rPr>
                            <m:nor/>
                          </m:rPr>
                          <w:rPr>
                            <w:rFonts w:ascii="Cambria Math" w:eastAsia="宋体" w:hAnsi="Cambria Math" w:cs="等线"/>
                            <w:i/>
                            <w:color w:val="000000" w:themeColor="text1"/>
                            <w:sz w:val="28"/>
                            <w14:ligatures w14:val="none"/>
                          </w:rPr>
                          <m:t>task</m:t>
                        </w:ins>
                      </m:r>
                    </m:sub>
                  </m:sSub>
                </m:e>
              </m:d>
            </m:e>
          </m:d>
        </m:oMath>
      </m:oMathPara>
    </w:p>
    <w:p w14:paraId="7B4940BC" w14:textId="77777777" w:rsidR="00DF4C84" w:rsidRPr="004B17D5" w:rsidRDefault="00DF4C84" w:rsidP="00DF4C84">
      <w:pPr>
        <w:widowControl/>
        <w:spacing w:before="100" w:after="0" w:line="480" w:lineRule="exact"/>
        <w:ind w:firstLineChars="200" w:firstLine="560"/>
        <w:jc w:val="both"/>
        <w:rPr>
          <w:ins w:id="248" w:author="yun qiao" w:date="2026-04-20T10:40:00Z"/>
          <w:rFonts w:ascii="Times New Roman" w:eastAsia="宋体" w:hAnsi="Times New Roman" w:cs="等线"/>
          <w:color w:val="000000" w:themeColor="text1"/>
          <w:sz w:val="28"/>
          <w14:ligatures w14:val="none"/>
        </w:rPr>
      </w:pPr>
      <w:ins w:id="249" w:author="yun qiao" w:date="2026-04-20T10:40:00Z">
        <w:r w:rsidRPr="004B17D5">
          <w:rPr>
            <w:rFonts w:ascii="Times New Roman" w:eastAsia="宋体" w:hAnsi="Times New Roman" w:cs="等线" w:hint="eastAsia"/>
            <w:color w:val="000000" w:themeColor="text1"/>
            <w:sz w:val="28"/>
            <w14:ligatures w14:val="none"/>
          </w:rPr>
          <w:t>其中，</w:t>
        </w:r>
      </w:ins>
      <m:oMath>
        <m:sSub>
          <m:sSubPr>
            <m:ctrlPr>
              <w:ins w:id="250" w:author="yun qiao" w:date="2026-04-20T10:40:00Z">
                <w:rPr>
                  <w:rFonts w:ascii="Cambria Math" w:eastAsia="宋体" w:hAnsi="Cambria Math" w:cs="Times New Roman"/>
                  <w:i/>
                  <w:color w:val="000000" w:themeColor="text1"/>
                  <w:sz w:val="28"/>
                  <w:szCs w:val="20"/>
                  <w14:ligatures w14:val="none"/>
                </w:rPr>
              </w:ins>
            </m:ctrlPr>
          </m:sSubPr>
          <m:e>
            <m:r>
              <w:ins w:id="251" w:author="yun qiao" w:date="2026-04-20T10:40:00Z">
                <w:rPr>
                  <w:rFonts w:ascii="Cambria Math" w:eastAsia="宋体" w:hAnsi="Cambria Math" w:cs="等线"/>
                  <w:color w:val="000000" w:themeColor="text1"/>
                  <w:sz w:val="28"/>
                  <w14:ligatures w14:val="none"/>
                </w:rPr>
                <m:t>v</m:t>
              </w:ins>
            </m:r>
          </m:e>
          <m:sub>
            <m:r>
              <w:ins w:id="252" w:author="yun qiao" w:date="2026-04-20T10:40:00Z">
                <m:rPr>
                  <m:nor/>
                </m:rPr>
                <w:rPr>
                  <w:rFonts w:ascii="Cambria Math" w:eastAsia="宋体" w:hAnsi="Cambria Math" w:cs="等线"/>
                  <w:color w:val="000000" w:themeColor="text1"/>
                  <w:sz w:val="28"/>
                  <w14:ligatures w14:val="none"/>
                </w:rPr>
                <m:t>text</m:t>
              </w:ins>
            </m:r>
          </m:sub>
        </m:sSub>
      </m:oMath>
      <w:ins w:id="253" w:author="yun qiao" w:date="2026-04-20T10:40:00Z">
        <w:r w:rsidRPr="004B17D5">
          <w:rPr>
            <w:rFonts w:ascii="Times New Roman" w:eastAsia="宋体" w:hAnsi="Times New Roman" w:cs="等线" w:hint="eastAsia"/>
            <w:color w:val="000000" w:themeColor="text1"/>
            <w:sz w:val="28"/>
            <w14:ligatures w14:val="none"/>
          </w:rPr>
          <w:t>表示文本语义的池化表示，</w:t>
        </w:r>
      </w:ins>
      <m:oMath>
        <m:sSub>
          <m:sSubPr>
            <m:ctrlPr>
              <w:ins w:id="254" w:author="yun qiao" w:date="2026-04-20T10:40:00Z">
                <w:rPr>
                  <w:rFonts w:ascii="Cambria Math" w:eastAsia="宋体" w:hAnsi="Cambria Math" w:cs="Times New Roman"/>
                  <w:i/>
                  <w:color w:val="000000" w:themeColor="text1"/>
                  <w:sz w:val="28"/>
                  <w:szCs w:val="20"/>
                  <w14:ligatures w14:val="none"/>
                </w:rPr>
              </w:ins>
            </m:ctrlPr>
          </m:sSubPr>
          <m:e>
            <m:r>
              <w:ins w:id="255" w:author="yun qiao" w:date="2026-04-20T10:40:00Z">
                <w:rPr>
                  <w:rFonts w:ascii="Cambria Math" w:eastAsia="宋体" w:hAnsi="Cambria Math" w:cs="等线"/>
                  <w:color w:val="000000" w:themeColor="text1"/>
                  <w:sz w:val="28"/>
                  <w14:ligatures w14:val="none"/>
                </w:rPr>
                <m:t>e</m:t>
              </w:ins>
            </m:r>
          </m:e>
          <m:sub>
            <m:r>
              <w:ins w:id="256" w:author="yun qiao" w:date="2026-04-20T10:40:00Z">
                <m:rPr>
                  <m:nor/>
                </m:rPr>
                <w:rPr>
                  <w:rFonts w:ascii="Cambria Math" w:eastAsia="宋体" w:hAnsi="Cambria Math" w:cs="等线"/>
                  <w:color w:val="000000" w:themeColor="text1"/>
                  <w:sz w:val="28"/>
                  <w14:ligatures w14:val="none"/>
                </w:rPr>
                <m:t>task</m:t>
              </w:ins>
            </m:r>
          </m:sub>
        </m:sSub>
      </m:oMath>
      <w:ins w:id="257" w:author="yun qiao" w:date="2026-04-20T10:40:00Z">
        <w:r w:rsidRPr="004B17D5">
          <w:rPr>
            <w:rFonts w:ascii="Times New Roman" w:eastAsia="宋体" w:hAnsi="Times New Roman" w:cs="等线" w:hint="eastAsia"/>
            <w:color w:val="000000" w:themeColor="text1"/>
            <w:sz w:val="28"/>
            <w14:ligatures w14:val="none"/>
          </w:rPr>
          <w:t>表示任务类型嵌入向量，</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表示向量拼接操作，</w:t>
        </w:r>
      </w:ins>
      <m:oMath>
        <m:sSub>
          <m:sSubPr>
            <m:ctrlPr>
              <w:ins w:id="258" w:author="yun qiao" w:date="2026-04-20T10:40:00Z">
                <w:rPr>
                  <w:rFonts w:ascii="Cambria Math" w:eastAsia="宋体" w:hAnsi="Cambria Math" w:cs="Times New Roman"/>
                  <w:i/>
                  <w:color w:val="000000" w:themeColor="text1"/>
                  <w:sz w:val="28"/>
                  <w:szCs w:val="20"/>
                  <w14:ligatures w14:val="none"/>
                </w:rPr>
              </w:ins>
            </m:ctrlPr>
          </m:sSubPr>
          <m:e>
            <m:r>
              <w:ins w:id="259" w:author="yun qiao" w:date="2026-04-20T10:40:00Z">
                <w:rPr>
                  <w:rFonts w:ascii="Cambria Math" w:eastAsia="宋体" w:hAnsi="Cambria Math" w:cs="等线"/>
                  <w:color w:val="000000" w:themeColor="text1"/>
                  <w:sz w:val="28"/>
                  <w14:ligatures w14:val="none"/>
                </w:rPr>
                <m:t>f</m:t>
              </w:ins>
            </m:r>
          </m:e>
          <m:sub>
            <m:r>
              <w:ins w:id="260" w:author="yun qiao" w:date="2026-04-20T10:40:00Z">
                <m:rPr>
                  <m:nor/>
                </m:rPr>
                <w:rPr>
                  <w:rFonts w:ascii="Cambria Math" w:eastAsia="宋体" w:hAnsi="Cambria Math" w:cs="等线"/>
                  <w:color w:val="000000" w:themeColor="text1"/>
                  <w:sz w:val="28"/>
                  <w14:ligatures w14:val="none"/>
                </w:rPr>
                <m:t>MLP</m:t>
              </w:ins>
            </m:r>
          </m:sub>
        </m:sSub>
      </m:oMath>
      <w:ins w:id="261" w:author="yun qiao" w:date="2026-04-20T10:40:00Z">
        <w:r w:rsidRPr="004B17D5">
          <w:rPr>
            <w:rFonts w:ascii="Times New Roman" w:eastAsia="宋体" w:hAnsi="Times New Roman" w:cs="等线" w:hint="eastAsia"/>
            <w:color w:val="000000" w:themeColor="text1"/>
            <w:sz w:val="28"/>
            <w14:ligatures w14:val="none"/>
          </w:rPr>
          <w:t>表示多层感知机映射函数；</w:t>
        </w:r>
      </w:ins>
    </w:p>
    <w:p w14:paraId="44455BCA" w14:textId="77777777" w:rsidR="00DF4C84" w:rsidRPr="004B17D5" w:rsidRDefault="00DF4C84" w:rsidP="00DF4C84">
      <w:pPr>
        <w:widowControl/>
        <w:spacing w:before="100" w:after="0" w:line="480" w:lineRule="exact"/>
        <w:ind w:firstLineChars="200" w:firstLine="560"/>
        <w:jc w:val="both"/>
        <w:rPr>
          <w:ins w:id="262" w:author="yun qiao" w:date="2026-04-20T10:40:00Z"/>
          <w:rFonts w:ascii="Times New Roman" w:eastAsia="宋体" w:hAnsi="Times New Roman" w:cs="等线"/>
          <w:color w:val="000000" w:themeColor="text1"/>
          <w:sz w:val="28"/>
          <w14:ligatures w14:val="none"/>
        </w:rPr>
      </w:pPr>
      <w:ins w:id="263" w:author="yun qiao" w:date="2026-04-20T10:40:00Z">
        <w:r w:rsidRPr="004B17D5">
          <w:rPr>
            <w:rFonts w:ascii="Times New Roman" w:eastAsia="宋体" w:hAnsi="Times New Roman" w:cs="等线" w:hint="eastAsia"/>
            <w:color w:val="000000" w:themeColor="text1"/>
            <w:sz w:val="28"/>
            <w14:ligatures w14:val="none"/>
          </w:rPr>
          <w:t>所述条件化解码模块包含多层</w:t>
        </w:r>
        <w:r w:rsidRPr="004B17D5">
          <w:rPr>
            <w:rFonts w:ascii="Times New Roman" w:eastAsia="宋体" w:hAnsi="Times New Roman" w:cs="等线"/>
            <w:color w:val="000000" w:themeColor="text1"/>
            <w:sz w:val="28"/>
            <w14:ligatures w14:val="none"/>
          </w:rPr>
          <w:t>Transformer</w:t>
        </w:r>
        <w:r w:rsidRPr="004B17D5">
          <w:rPr>
            <w:rFonts w:ascii="Times New Roman" w:eastAsia="宋体" w:hAnsi="Times New Roman" w:cs="等线" w:hint="eastAsia"/>
            <w:color w:val="000000" w:themeColor="text1"/>
            <w:sz w:val="28"/>
            <w14:ligatures w14:val="none"/>
          </w:rPr>
          <w:t>解码层，在每一层中采用</w:t>
        </w:r>
        <w:proofErr w:type="gramStart"/>
        <w:r w:rsidRPr="004B17D5">
          <w:rPr>
            <w:rFonts w:ascii="Times New Roman" w:eastAsia="宋体" w:hAnsi="Times New Roman" w:cs="等线" w:hint="eastAsia"/>
            <w:color w:val="000000" w:themeColor="text1"/>
            <w:sz w:val="28"/>
            <w14:ligatures w14:val="none"/>
          </w:rPr>
          <w:t>特征级</w:t>
        </w:r>
        <w:proofErr w:type="gramEnd"/>
        <w:r w:rsidRPr="004B17D5">
          <w:rPr>
            <w:rFonts w:ascii="Times New Roman" w:eastAsia="宋体" w:hAnsi="Times New Roman" w:cs="等线" w:hint="eastAsia"/>
            <w:color w:val="000000" w:themeColor="text1"/>
            <w:sz w:val="28"/>
            <w14:ligatures w14:val="none"/>
          </w:rPr>
          <w:t>线性调制机制将所述条件向量注入解码过程，其调制方式如下：</w:t>
        </w:r>
      </w:ins>
    </w:p>
    <w:p w14:paraId="33DF3903" w14:textId="77777777" w:rsidR="00DF4C84" w:rsidRPr="004B17D5" w:rsidRDefault="00DF4C84" w:rsidP="00DF4C84">
      <w:pPr>
        <w:widowControl/>
        <w:spacing w:before="100" w:after="0" w:line="480" w:lineRule="exact"/>
        <w:jc w:val="both"/>
        <w:rPr>
          <w:ins w:id="264" w:author="yun qiao" w:date="2026-04-20T10:40:00Z"/>
          <w:rFonts w:ascii="Cambria Math" w:eastAsia="宋体" w:hAnsi="Cambria Math" w:cs="等线"/>
          <w:i/>
          <w:color w:val="000000" w:themeColor="text1"/>
          <w:sz w:val="28"/>
          <w14:ligatures w14:val="none"/>
        </w:rPr>
      </w:pPr>
      <m:oMathPara>
        <m:oMath>
          <m:sSubSup>
            <m:sSubSupPr>
              <m:ctrlPr>
                <w:ins w:id="265" w:author="yun qiao" w:date="2026-04-20T10:40:00Z">
                  <w:rPr>
                    <w:rFonts w:ascii="Cambria Math" w:eastAsia="宋体" w:hAnsi="Cambria Math" w:cs="Times New Roman"/>
                    <w:i/>
                    <w:color w:val="000000" w:themeColor="text1"/>
                    <w:sz w:val="28"/>
                    <w:szCs w:val="20"/>
                    <w14:ligatures w14:val="none"/>
                  </w:rPr>
                </w:ins>
              </m:ctrlPr>
            </m:sSubSupPr>
            <m:e>
              <m:r>
                <w:ins w:id="266" w:author="yun qiao" w:date="2026-04-20T10:40:00Z">
                  <w:rPr>
                    <w:rFonts w:ascii="Cambria Math" w:eastAsia="宋体" w:hAnsi="Cambria Math" w:cs="等线"/>
                    <w:color w:val="000000" w:themeColor="text1"/>
                    <w:sz w:val="28"/>
                    <w14:ligatures w14:val="none"/>
                  </w:rPr>
                  <m:t>h</m:t>
                </w:ins>
              </m:r>
            </m:e>
            <m:sub>
              <m:r>
                <w:ins w:id="267" w:author="yun qiao" w:date="2026-04-20T10:40:00Z">
                  <w:rPr>
                    <w:rFonts w:ascii="Cambria Math" w:eastAsia="宋体" w:hAnsi="Cambria Math" w:cs="等线"/>
                    <w:color w:val="000000" w:themeColor="text1"/>
                    <w:sz w:val="28"/>
                    <w14:ligatures w14:val="none"/>
                  </w:rPr>
                  <m:t>l</m:t>
                </w:ins>
              </m:r>
            </m:sub>
            <m:sup>
              <m:r>
                <w:ins w:id="268" w:author="yun qiao" w:date="2026-04-20T10:40:00Z">
                  <w:rPr>
                    <w:rFonts w:ascii="Cambria Math" w:eastAsia="宋体" w:hAnsi="Cambria Math" w:cs="等线"/>
                    <w:color w:val="000000" w:themeColor="text1"/>
                    <w:sz w:val="28"/>
                    <w14:ligatures w14:val="none"/>
                  </w:rPr>
                  <m:t>'</m:t>
                </w:ins>
              </m:r>
            </m:sup>
          </m:sSubSup>
          <m:r>
            <w:ins w:id="269" w:author="yun qiao" w:date="2026-04-20T10:40:00Z">
              <w:rPr>
                <w:rFonts w:ascii="Cambria Math" w:eastAsia="宋体" w:hAnsi="Cambria Math" w:cs="等线"/>
                <w:color w:val="000000" w:themeColor="text1"/>
                <w:sz w:val="28"/>
                <w14:ligatures w14:val="none"/>
              </w:rPr>
              <m:t>=</m:t>
            </w:ins>
          </m:r>
          <m:sSub>
            <m:sSubPr>
              <m:ctrlPr>
                <w:ins w:id="270" w:author="yun qiao" w:date="2026-04-20T10:40:00Z">
                  <w:rPr>
                    <w:rFonts w:ascii="Cambria Math" w:eastAsia="宋体" w:hAnsi="Cambria Math" w:cs="Times New Roman"/>
                    <w:i/>
                    <w:color w:val="000000" w:themeColor="text1"/>
                    <w:sz w:val="28"/>
                    <w:szCs w:val="20"/>
                    <w14:ligatures w14:val="none"/>
                  </w:rPr>
                </w:ins>
              </m:ctrlPr>
            </m:sSubPr>
            <m:e>
              <m:r>
                <w:ins w:id="271" w:author="yun qiao" w:date="2026-04-20T10:40:00Z">
                  <w:rPr>
                    <w:rFonts w:ascii="Cambria Math" w:eastAsia="宋体" w:hAnsi="Cambria Math" w:cs="等线"/>
                    <w:color w:val="000000" w:themeColor="text1"/>
                    <w:sz w:val="28"/>
                    <w14:ligatures w14:val="none"/>
                  </w:rPr>
                  <m:t>γ</m:t>
                </w:ins>
              </m:r>
            </m:e>
            <m:sub>
              <m:r>
                <w:ins w:id="272" w:author="yun qiao" w:date="2026-04-20T10:40:00Z">
                  <w:rPr>
                    <w:rFonts w:ascii="Cambria Math" w:eastAsia="宋体" w:hAnsi="Cambria Math" w:cs="等线"/>
                    <w:color w:val="000000" w:themeColor="text1"/>
                    <w:sz w:val="28"/>
                    <w14:ligatures w14:val="none"/>
                  </w:rPr>
                  <m:t>l</m:t>
                </w:ins>
              </m:r>
            </m:sub>
          </m:sSub>
          <m:d>
            <m:dPr>
              <m:ctrlPr>
                <w:ins w:id="273" w:author="yun qiao" w:date="2026-04-20T10:40:00Z">
                  <w:rPr>
                    <w:rFonts w:ascii="Cambria Math" w:eastAsia="宋体" w:hAnsi="Cambria Math" w:cs="Times New Roman"/>
                    <w:i/>
                    <w:color w:val="000000" w:themeColor="text1"/>
                    <w:sz w:val="28"/>
                    <w:szCs w:val="20"/>
                    <w14:ligatures w14:val="none"/>
                  </w:rPr>
                </w:ins>
              </m:ctrlPr>
            </m:dPr>
            <m:e>
              <m:r>
                <w:ins w:id="274" w:author="yun qiao" w:date="2026-04-20T10:40:00Z">
                  <w:rPr>
                    <w:rFonts w:ascii="Cambria Math" w:eastAsia="宋体" w:hAnsi="Cambria Math" w:cs="等线"/>
                    <w:color w:val="000000" w:themeColor="text1"/>
                    <w:sz w:val="28"/>
                    <w14:ligatures w14:val="none"/>
                  </w:rPr>
                  <m:t>c</m:t>
                </w:ins>
              </m:r>
            </m:e>
          </m:d>
          <m:r>
            <w:ins w:id="275" w:author="yun qiao" w:date="2026-04-20T10:40:00Z">
              <w:rPr>
                <w:rFonts w:ascii="Cambria Math" w:eastAsia="宋体" w:hAnsi="Cambria Math" w:cs="等线"/>
                <w:color w:val="000000" w:themeColor="text1"/>
                <w:sz w:val="28"/>
                <w14:ligatures w14:val="none"/>
              </w:rPr>
              <m:t>⊙</m:t>
            </w:ins>
          </m:r>
          <m:sSub>
            <m:sSubPr>
              <m:ctrlPr>
                <w:ins w:id="276" w:author="yun qiao" w:date="2026-04-20T10:40:00Z">
                  <w:rPr>
                    <w:rFonts w:ascii="Cambria Math" w:eastAsia="宋体" w:hAnsi="Cambria Math" w:cs="Times New Roman"/>
                    <w:i/>
                    <w:color w:val="000000" w:themeColor="text1"/>
                    <w:sz w:val="28"/>
                    <w:szCs w:val="20"/>
                    <w14:ligatures w14:val="none"/>
                  </w:rPr>
                </w:ins>
              </m:ctrlPr>
            </m:sSubPr>
            <m:e>
              <m:r>
                <w:ins w:id="277" w:author="yun qiao" w:date="2026-04-20T10:40:00Z">
                  <w:rPr>
                    <w:rFonts w:ascii="Cambria Math" w:eastAsia="宋体" w:hAnsi="Cambria Math" w:cs="等线"/>
                    <w:color w:val="000000" w:themeColor="text1"/>
                    <w:sz w:val="28"/>
                    <w14:ligatures w14:val="none"/>
                  </w:rPr>
                  <m:t>h</m:t>
                </w:ins>
              </m:r>
            </m:e>
            <m:sub>
              <m:r>
                <w:ins w:id="278" w:author="yun qiao" w:date="2026-04-20T10:40:00Z">
                  <w:rPr>
                    <w:rFonts w:ascii="Cambria Math" w:eastAsia="宋体" w:hAnsi="Cambria Math" w:cs="等线"/>
                    <w:color w:val="000000" w:themeColor="text1"/>
                    <w:sz w:val="28"/>
                    <w14:ligatures w14:val="none"/>
                  </w:rPr>
                  <m:t>l</m:t>
                </w:ins>
              </m:r>
            </m:sub>
          </m:sSub>
          <m:r>
            <w:ins w:id="279" w:author="yun qiao" w:date="2026-04-20T10:40:00Z">
              <w:rPr>
                <w:rFonts w:ascii="Cambria Math" w:eastAsia="宋体" w:hAnsi="Cambria Math" w:cs="等线"/>
                <w:color w:val="000000" w:themeColor="text1"/>
                <w:sz w:val="28"/>
                <w14:ligatures w14:val="none"/>
              </w:rPr>
              <m:t>+</m:t>
            </w:ins>
          </m:r>
          <m:sSub>
            <m:sSubPr>
              <m:ctrlPr>
                <w:ins w:id="280" w:author="yun qiao" w:date="2026-04-20T10:40:00Z">
                  <w:rPr>
                    <w:rFonts w:ascii="Cambria Math" w:eastAsia="宋体" w:hAnsi="Cambria Math" w:cs="Times New Roman"/>
                    <w:i/>
                    <w:color w:val="000000" w:themeColor="text1"/>
                    <w:sz w:val="28"/>
                    <w:szCs w:val="20"/>
                    <w14:ligatures w14:val="none"/>
                  </w:rPr>
                </w:ins>
              </m:ctrlPr>
            </m:sSubPr>
            <m:e>
              <m:r>
                <w:ins w:id="281" w:author="yun qiao" w:date="2026-04-20T10:40:00Z">
                  <w:rPr>
                    <w:rFonts w:ascii="Cambria Math" w:eastAsia="宋体" w:hAnsi="Cambria Math" w:cs="等线"/>
                    <w:color w:val="000000" w:themeColor="text1"/>
                    <w:sz w:val="28"/>
                    <w14:ligatures w14:val="none"/>
                  </w:rPr>
                  <m:t>β</m:t>
                </w:ins>
              </m:r>
            </m:e>
            <m:sub>
              <m:r>
                <w:ins w:id="282" w:author="yun qiao" w:date="2026-04-20T10:40:00Z">
                  <w:rPr>
                    <w:rFonts w:ascii="Cambria Math" w:eastAsia="宋体" w:hAnsi="Cambria Math" w:cs="等线"/>
                    <w:color w:val="000000" w:themeColor="text1"/>
                    <w:sz w:val="28"/>
                    <w14:ligatures w14:val="none"/>
                  </w:rPr>
                  <m:t>l</m:t>
                </w:ins>
              </m:r>
            </m:sub>
          </m:sSub>
          <m:d>
            <m:dPr>
              <m:ctrlPr>
                <w:ins w:id="283" w:author="yun qiao" w:date="2026-04-20T10:40:00Z">
                  <w:rPr>
                    <w:rFonts w:ascii="Cambria Math" w:eastAsia="宋体" w:hAnsi="Cambria Math" w:cs="Times New Roman"/>
                    <w:i/>
                    <w:color w:val="000000" w:themeColor="text1"/>
                    <w:sz w:val="28"/>
                    <w:szCs w:val="20"/>
                    <w14:ligatures w14:val="none"/>
                  </w:rPr>
                </w:ins>
              </m:ctrlPr>
            </m:dPr>
            <m:e>
              <m:r>
                <w:ins w:id="284" w:author="yun qiao" w:date="2026-04-20T10:40:00Z">
                  <w:rPr>
                    <w:rFonts w:ascii="Cambria Math" w:eastAsia="宋体" w:hAnsi="Cambria Math" w:cs="等线"/>
                    <w:color w:val="000000" w:themeColor="text1"/>
                    <w:sz w:val="28"/>
                    <w14:ligatures w14:val="none"/>
                  </w:rPr>
                  <m:t>c</m:t>
                </w:ins>
              </m:r>
            </m:e>
          </m:d>
        </m:oMath>
      </m:oMathPara>
    </w:p>
    <w:p w14:paraId="159AFFC2" w14:textId="77777777" w:rsidR="00DF4C84" w:rsidRPr="004B17D5" w:rsidRDefault="00DF4C84" w:rsidP="00DF4C84">
      <w:pPr>
        <w:widowControl/>
        <w:spacing w:before="100" w:after="0" w:line="480" w:lineRule="exact"/>
        <w:ind w:firstLineChars="200" w:firstLine="560"/>
        <w:jc w:val="both"/>
        <w:rPr>
          <w:ins w:id="285" w:author="yun qiao" w:date="2026-04-20T10:40:00Z"/>
          <w:rFonts w:ascii="Times New Roman" w:eastAsia="宋体" w:hAnsi="Times New Roman" w:cs="等线"/>
          <w:color w:val="000000" w:themeColor="text1"/>
          <w:sz w:val="28"/>
          <w14:ligatures w14:val="none"/>
        </w:rPr>
      </w:pPr>
      <w:ins w:id="286" w:author="yun qiao" w:date="2026-04-20T10:40:00Z">
        <w:r w:rsidRPr="004B17D5">
          <w:rPr>
            <w:rFonts w:ascii="Times New Roman" w:eastAsia="宋体" w:hAnsi="Times New Roman" w:cs="等线" w:hint="eastAsia"/>
            <w:color w:val="000000" w:themeColor="text1"/>
            <w:sz w:val="28"/>
            <w14:ligatures w14:val="none"/>
          </w:rPr>
          <w:t>其中，</w:t>
        </w:r>
      </w:ins>
      <m:oMath>
        <m:sSub>
          <m:sSubPr>
            <m:ctrlPr>
              <w:ins w:id="287" w:author="yun qiao" w:date="2026-04-20T10:40:00Z">
                <w:rPr>
                  <w:rFonts w:ascii="Cambria Math" w:eastAsia="宋体" w:hAnsi="Cambria Math" w:cs="Times New Roman"/>
                  <w:color w:val="000000" w:themeColor="text1"/>
                  <w:sz w:val="28"/>
                  <w:szCs w:val="20"/>
                  <w14:ligatures w14:val="none"/>
                </w:rPr>
              </w:ins>
            </m:ctrlPr>
          </m:sSubPr>
          <m:e>
            <m:r>
              <w:ins w:id="288" w:author="yun qiao" w:date="2026-04-20T10:40:00Z">
                <w:rPr>
                  <w:rFonts w:ascii="Cambria Math" w:eastAsia="宋体" w:hAnsi="Cambria Math" w:cs="等线"/>
                  <w:color w:val="000000" w:themeColor="text1"/>
                  <w:sz w:val="28"/>
                  <w14:ligatures w14:val="none"/>
                </w:rPr>
                <m:t>h</m:t>
              </w:ins>
            </m:r>
          </m:e>
          <m:sub>
            <m:r>
              <w:ins w:id="289" w:author="yun qiao" w:date="2026-04-20T10:40:00Z">
                <w:rPr>
                  <w:rFonts w:ascii="Cambria Math" w:eastAsia="宋体" w:hAnsi="Cambria Math" w:cs="等线"/>
                  <w:color w:val="000000" w:themeColor="text1"/>
                  <w:sz w:val="28"/>
                  <w14:ligatures w14:val="none"/>
                </w:rPr>
                <m:t>l</m:t>
              </w:ins>
            </m:r>
          </m:sub>
        </m:sSub>
      </m:oMath>
      <w:ins w:id="290" w:author="yun qiao" w:date="2026-04-20T10:40:00Z">
        <w:r w:rsidRPr="004B17D5">
          <w:rPr>
            <w:rFonts w:ascii="Times New Roman" w:eastAsia="宋体" w:hAnsi="Times New Roman" w:cs="等线" w:hint="eastAsia"/>
            <w:color w:val="000000" w:themeColor="text1"/>
            <w:sz w:val="28"/>
            <w14:ligatures w14:val="none"/>
          </w:rPr>
          <w:t>表示第</w:t>
        </w:r>
      </w:ins>
      <m:oMath>
        <m:r>
          <w:ins w:id="291" w:author="yun qiao" w:date="2026-04-20T10:40:00Z">
            <w:rPr>
              <w:rFonts w:ascii="Cambria Math" w:eastAsia="宋体" w:hAnsi="Cambria Math" w:cs="等线"/>
              <w:color w:val="000000" w:themeColor="text1"/>
              <w:sz w:val="28"/>
              <w14:ligatures w14:val="none"/>
            </w:rPr>
            <m:t>l</m:t>
          </w:ins>
        </m:r>
      </m:oMath>
      <w:ins w:id="292" w:author="yun qiao" w:date="2026-04-20T10:40:00Z">
        <w:r w:rsidRPr="004B17D5">
          <w:rPr>
            <w:rFonts w:ascii="Times New Roman" w:eastAsia="宋体" w:hAnsi="Times New Roman" w:cs="等线" w:hint="eastAsia"/>
            <w:color w:val="000000" w:themeColor="text1"/>
            <w:sz w:val="28"/>
            <w14:ligatures w14:val="none"/>
          </w:rPr>
          <w:t>层解码器的隐藏状态，</w:t>
        </w:r>
      </w:ins>
      <m:oMath>
        <m:sSub>
          <m:sSubPr>
            <m:ctrlPr>
              <w:ins w:id="293" w:author="yun qiao" w:date="2026-04-20T10:40:00Z">
                <w:rPr>
                  <w:rFonts w:ascii="Cambria Math" w:eastAsia="宋体" w:hAnsi="Cambria Math" w:cs="Times New Roman"/>
                  <w:color w:val="000000" w:themeColor="text1"/>
                  <w:sz w:val="28"/>
                  <w:szCs w:val="20"/>
                  <w14:ligatures w14:val="none"/>
                </w:rPr>
              </w:ins>
            </m:ctrlPr>
          </m:sSubPr>
          <m:e>
            <m:r>
              <w:ins w:id="294" w:author="yun qiao" w:date="2026-04-20T10:40:00Z">
                <m:rPr>
                  <m:sty m:val="p"/>
                </m:rPr>
                <w:rPr>
                  <w:rFonts w:ascii="Cambria Math" w:eastAsia="宋体" w:hAnsi="Cambria Math" w:cs="等线"/>
                  <w:color w:val="000000" w:themeColor="text1"/>
                  <w:sz w:val="28"/>
                  <w14:ligatures w14:val="none"/>
                </w:rPr>
                <m:t>γ</m:t>
              </w:ins>
            </m:r>
          </m:e>
          <m:sub>
            <m:r>
              <w:ins w:id="295" w:author="yun qiao" w:date="2026-04-20T10:40:00Z">
                <w:rPr>
                  <w:rFonts w:ascii="Cambria Math" w:eastAsia="宋体" w:hAnsi="Cambria Math" w:cs="等线"/>
                  <w:color w:val="000000" w:themeColor="text1"/>
                  <w:sz w:val="28"/>
                  <w14:ligatures w14:val="none"/>
                </w:rPr>
                <m:t>l</m:t>
              </w:ins>
            </m:r>
          </m:sub>
        </m:sSub>
        <m:d>
          <m:dPr>
            <m:ctrlPr>
              <w:ins w:id="296" w:author="yun qiao" w:date="2026-04-20T10:40:00Z">
                <w:rPr>
                  <w:rFonts w:ascii="Cambria Math" w:eastAsia="宋体" w:hAnsi="Cambria Math" w:cs="Times New Roman"/>
                  <w:color w:val="000000" w:themeColor="text1"/>
                  <w:sz w:val="28"/>
                  <w:szCs w:val="20"/>
                  <w14:ligatures w14:val="none"/>
                </w:rPr>
              </w:ins>
            </m:ctrlPr>
          </m:dPr>
          <m:e>
            <m:r>
              <w:ins w:id="297" w:author="yun qiao" w:date="2026-04-20T10:40:00Z">
                <w:rPr>
                  <w:rFonts w:ascii="Cambria Math" w:eastAsia="宋体" w:hAnsi="Cambria Math" w:cs="等线"/>
                  <w:color w:val="000000" w:themeColor="text1"/>
                  <w:sz w:val="28"/>
                  <w14:ligatures w14:val="none"/>
                </w:rPr>
                <m:t>c</m:t>
              </w:ins>
            </m:r>
          </m:e>
        </m:d>
      </m:oMath>
      <w:ins w:id="298" w:author="yun qiao" w:date="2026-04-20T10:40:00Z">
        <w:r w:rsidRPr="004B17D5">
          <w:rPr>
            <w:rFonts w:ascii="Times New Roman" w:eastAsia="宋体" w:hAnsi="Times New Roman" w:cs="等线" w:hint="eastAsia"/>
            <w:color w:val="000000" w:themeColor="text1"/>
            <w:sz w:val="28"/>
            <w14:ligatures w14:val="none"/>
          </w:rPr>
          <w:t>和</w:t>
        </w:r>
        <w:r w:rsidRPr="004B17D5">
          <w:rPr>
            <w:rFonts w:ascii="Times New Roman" w:eastAsia="宋体" w:hAnsi="Times New Roman" w:cs="等线"/>
            <w:color w:val="000000" w:themeColor="text1"/>
            <w:sz w:val="28"/>
            <w14:ligatures w14:val="none"/>
          </w:rPr>
          <w:t xml:space="preserve"> </w:t>
        </w:r>
      </w:ins>
      <m:oMath>
        <m:sSub>
          <m:sSubPr>
            <m:ctrlPr>
              <w:ins w:id="299" w:author="yun qiao" w:date="2026-04-20T10:40:00Z">
                <w:rPr>
                  <w:rFonts w:ascii="Cambria Math" w:eastAsia="宋体" w:hAnsi="Cambria Math" w:cs="Times New Roman"/>
                  <w:color w:val="000000" w:themeColor="text1"/>
                  <w:sz w:val="28"/>
                  <w:szCs w:val="20"/>
                  <w14:ligatures w14:val="none"/>
                </w:rPr>
              </w:ins>
            </m:ctrlPr>
          </m:sSubPr>
          <m:e>
            <m:r>
              <w:ins w:id="300" w:author="yun qiao" w:date="2026-04-20T10:40:00Z">
                <m:rPr>
                  <m:sty m:val="p"/>
                </m:rPr>
                <w:rPr>
                  <w:rFonts w:ascii="Cambria Math" w:eastAsia="宋体" w:hAnsi="Cambria Math" w:cs="等线"/>
                  <w:color w:val="000000" w:themeColor="text1"/>
                  <w:sz w:val="28"/>
                  <w14:ligatures w14:val="none"/>
                </w:rPr>
                <m:t>β</m:t>
              </w:ins>
            </m:r>
          </m:e>
          <m:sub>
            <m:r>
              <w:ins w:id="301" w:author="yun qiao" w:date="2026-04-20T10:40:00Z">
                <w:rPr>
                  <w:rFonts w:ascii="Cambria Math" w:eastAsia="宋体" w:hAnsi="Cambria Math" w:cs="等线"/>
                  <w:color w:val="000000" w:themeColor="text1"/>
                  <w:sz w:val="28"/>
                  <w14:ligatures w14:val="none"/>
                </w:rPr>
                <m:t>l</m:t>
              </w:ins>
            </m:r>
          </m:sub>
        </m:sSub>
        <m:d>
          <m:dPr>
            <m:ctrlPr>
              <w:ins w:id="302" w:author="yun qiao" w:date="2026-04-20T10:40:00Z">
                <w:rPr>
                  <w:rFonts w:ascii="Cambria Math" w:eastAsia="宋体" w:hAnsi="Cambria Math" w:cs="Times New Roman"/>
                  <w:color w:val="000000" w:themeColor="text1"/>
                  <w:sz w:val="28"/>
                  <w:szCs w:val="20"/>
                  <w14:ligatures w14:val="none"/>
                </w:rPr>
              </w:ins>
            </m:ctrlPr>
          </m:dPr>
          <m:e>
            <m:r>
              <w:ins w:id="303" w:author="yun qiao" w:date="2026-04-20T10:40:00Z">
                <w:rPr>
                  <w:rFonts w:ascii="Cambria Math" w:eastAsia="宋体" w:hAnsi="Cambria Math" w:cs="等线"/>
                  <w:color w:val="000000" w:themeColor="text1"/>
                  <w:sz w:val="28"/>
                  <w14:ligatures w14:val="none"/>
                </w:rPr>
                <m:t>c</m:t>
              </w:ins>
            </m:r>
          </m:e>
        </m:d>
      </m:oMath>
      <w:ins w:id="304" w:author="yun qiao" w:date="2026-04-20T10:40:00Z">
        <w:r w:rsidRPr="004B17D5">
          <w:rPr>
            <w:rFonts w:ascii="Times New Roman" w:eastAsia="宋体" w:hAnsi="Times New Roman" w:cs="等线" w:hint="eastAsia"/>
            <w:color w:val="000000" w:themeColor="text1"/>
            <w:sz w:val="28"/>
            <w14:ligatures w14:val="none"/>
          </w:rPr>
          <w:t>分别为基于条件向量</w:t>
        </w:r>
      </w:ins>
      <m:oMath>
        <m:r>
          <w:ins w:id="305" w:author="yun qiao" w:date="2026-04-20T10:40:00Z">
            <w:rPr>
              <w:rFonts w:ascii="Cambria Math" w:eastAsia="宋体" w:hAnsi="Cambria Math" w:cs="等线"/>
              <w:color w:val="000000" w:themeColor="text1"/>
              <w:sz w:val="28"/>
              <w14:ligatures w14:val="none"/>
            </w:rPr>
            <m:t>c</m:t>
          </w:ins>
        </m:r>
      </m:oMath>
      <w:ins w:id="306" w:author="yun qiao" w:date="2026-04-20T10:40:00Z">
        <w:r w:rsidRPr="004B17D5">
          <w:rPr>
            <w:rFonts w:ascii="Times New Roman" w:eastAsia="宋体" w:hAnsi="Times New Roman" w:cs="等线" w:hint="eastAsia"/>
            <w:color w:val="000000" w:themeColor="text1"/>
            <w:sz w:val="28"/>
            <w14:ligatures w14:val="none"/>
          </w:rPr>
          <w:t>通过可学习的线性变换生成的缩放参数和偏移参数，⊙表示逐元素乘法；所述缩放参数初始化为单位值，所述偏移参数初始化为零值；</w:t>
        </w:r>
        <w:r w:rsidRPr="00881816">
          <w:rPr>
            <w:rFonts w:ascii="Times New Roman" w:eastAsia="宋体" w:hAnsi="Times New Roman" w:cs="等线"/>
            <w:color w:val="000000" w:themeColor="text1"/>
            <w:sz w:val="28"/>
            <w14:ligatures w14:val="none"/>
          </w:rPr>
          <w:t>所述操作原语词嵌入基于预构建的知识图谱中的结构化语义信息进行增强</w:t>
        </w:r>
        <w:r w:rsidRPr="004B17D5">
          <w:rPr>
            <w:rFonts w:ascii="Times New Roman" w:eastAsia="宋体" w:hAnsi="Times New Roman" w:cs="等线"/>
            <w:color w:val="000000" w:themeColor="text1"/>
            <w:sz w:val="28"/>
            <w14:ligatures w14:val="none"/>
          </w:rPr>
          <w:t>，以引入操作原语之间的结构化语义先验；所述输出投影模块用于将解码器隐藏状态映射</w:t>
        </w:r>
        <w:proofErr w:type="gramStart"/>
        <w:r w:rsidRPr="004B17D5">
          <w:rPr>
            <w:rFonts w:ascii="Times New Roman" w:eastAsia="宋体" w:hAnsi="Times New Roman" w:cs="等线"/>
            <w:color w:val="000000" w:themeColor="text1"/>
            <w:sz w:val="28"/>
            <w14:ligatures w14:val="none"/>
          </w:rPr>
          <w:t>至操作</w:t>
        </w:r>
        <w:proofErr w:type="gramEnd"/>
        <w:r w:rsidRPr="004B17D5">
          <w:rPr>
            <w:rFonts w:ascii="Times New Roman" w:eastAsia="宋体" w:hAnsi="Times New Roman" w:cs="等线"/>
            <w:color w:val="000000" w:themeColor="text1"/>
            <w:sz w:val="28"/>
            <w14:ligatures w14:val="none"/>
          </w:rPr>
          <w:t>原语输出空间</w:t>
        </w:r>
        <w:r w:rsidRPr="004B17D5">
          <w:rPr>
            <w:rFonts w:ascii="Times New Roman" w:eastAsia="宋体" w:hAnsi="Times New Roman" w:cs="等线" w:hint="eastAsia"/>
            <w:color w:val="000000" w:themeColor="text1"/>
            <w:sz w:val="28"/>
            <w14:ligatures w14:val="none"/>
          </w:rPr>
          <w:t>，并计算当前时间步操作原语的条件生成概率，其计算方式如下：</w:t>
        </w:r>
      </w:ins>
    </w:p>
    <w:p w14:paraId="76527CE1" w14:textId="77777777" w:rsidR="00DF4C84" w:rsidRPr="004B17D5" w:rsidRDefault="00DF4C84" w:rsidP="00DF4C84">
      <w:pPr>
        <w:widowControl/>
        <w:spacing w:before="100" w:after="0" w:line="480" w:lineRule="exact"/>
        <w:jc w:val="both"/>
        <w:rPr>
          <w:ins w:id="307" w:author="yun qiao" w:date="2026-04-20T10:40:00Z"/>
          <w:rFonts w:ascii="Cambria Math" w:eastAsia="宋体" w:hAnsi="Cambria Math" w:cs="等线"/>
          <w:i/>
          <w:color w:val="000000" w:themeColor="text1"/>
          <w:sz w:val="28"/>
          <w14:ligatures w14:val="none"/>
        </w:rPr>
      </w:pPr>
      <m:oMathPara>
        <m:oMath>
          <m:r>
            <w:ins w:id="308" w:author="yun qiao" w:date="2026-04-20T10:40:00Z">
              <w:rPr>
                <w:rFonts w:ascii="Cambria Math" w:eastAsia="宋体" w:hAnsi="Cambria Math" w:cs="等线"/>
                <w:color w:val="000000" w:themeColor="text1"/>
                <w:sz w:val="28"/>
                <w14:ligatures w14:val="none"/>
              </w:rPr>
              <w:lastRenderedPageBreak/>
              <m:t>P</m:t>
            </w:ins>
          </m:r>
          <m:d>
            <m:dPr>
              <m:sepChr m:val="∣"/>
              <m:ctrlPr>
                <w:ins w:id="309" w:author="yun qiao" w:date="2026-04-20T10:40:00Z">
                  <w:rPr>
                    <w:rFonts w:ascii="Cambria Math" w:eastAsia="宋体" w:hAnsi="Cambria Math" w:cs="Times New Roman"/>
                    <w:i/>
                    <w:color w:val="000000" w:themeColor="text1"/>
                    <w:sz w:val="28"/>
                    <w:szCs w:val="20"/>
                    <w14:ligatures w14:val="none"/>
                  </w:rPr>
                </w:ins>
              </m:ctrlPr>
            </m:dPr>
            <m:e>
              <m:sSub>
                <m:sSubPr>
                  <m:ctrlPr>
                    <w:ins w:id="310" w:author="yun qiao" w:date="2026-04-20T10:40:00Z">
                      <w:rPr>
                        <w:rFonts w:ascii="Cambria Math" w:eastAsia="宋体" w:hAnsi="Cambria Math" w:cs="Times New Roman"/>
                        <w:i/>
                        <w:color w:val="000000" w:themeColor="text1"/>
                        <w:sz w:val="28"/>
                        <w:szCs w:val="20"/>
                        <w14:ligatures w14:val="none"/>
                      </w:rPr>
                    </w:ins>
                  </m:ctrlPr>
                </m:sSubPr>
                <m:e>
                  <m:r>
                    <w:ins w:id="311" w:author="yun qiao" w:date="2026-04-20T10:40:00Z">
                      <w:rPr>
                        <w:rFonts w:ascii="Cambria Math" w:eastAsia="宋体" w:hAnsi="Cambria Math" w:cs="等线"/>
                        <w:color w:val="000000" w:themeColor="text1"/>
                        <w:sz w:val="28"/>
                        <w14:ligatures w14:val="none"/>
                      </w:rPr>
                      <m:t>y</m:t>
                    </w:ins>
                  </m:r>
                </m:e>
                <m:sub>
                  <m:r>
                    <w:ins w:id="312" w:author="yun qiao" w:date="2026-04-20T10:40:00Z">
                      <w:rPr>
                        <w:rFonts w:ascii="Cambria Math" w:eastAsia="宋体" w:hAnsi="Cambria Math" w:cs="等线"/>
                        <w:color w:val="000000" w:themeColor="text1"/>
                        <w:sz w:val="28"/>
                        <w14:ligatures w14:val="none"/>
                      </w:rPr>
                      <m:t>t</m:t>
                    </w:ins>
                  </m:r>
                </m:sub>
              </m:sSub>
            </m:e>
            <m:e>
              <m:sSub>
                <m:sSubPr>
                  <m:ctrlPr>
                    <w:ins w:id="313" w:author="yun qiao" w:date="2026-04-20T10:40:00Z">
                      <w:rPr>
                        <w:rFonts w:ascii="Cambria Math" w:eastAsia="宋体" w:hAnsi="Cambria Math" w:cs="Times New Roman"/>
                        <w:i/>
                        <w:color w:val="000000" w:themeColor="text1"/>
                        <w:sz w:val="28"/>
                        <w:szCs w:val="20"/>
                        <w14:ligatures w14:val="none"/>
                      </w:rPr>
                    </w:ins>
                  </m:ctrlPr>
                </m:sSubPr>
                <m:e>
                  <m:r>
                    <w:ins w:id="314" w:author="yun qiao" w:date="2026-04-20T10:40:00Z">
                      <w:rPr>
                        <w:rFonts w:ascii="Cambria Math" w:eastAsia="宋体" w:hAnsi="Cambria Math" w:cs="等线"/>
                        <w:color w:val="000000" w:themeColor="text1"/>
                        <w:sz w:val="28"/>
                        <w14:ligatures w14:val="none"/>
                      </w:rPr>
                      <m:t>y</m:t>
                    </w:ins>
                  </m:r>
                </m:e>
                <m:sub>
                  <m:r>
                    <w:ins w:id="315" w:author="yun qiao" w:date="2026-04-20T10:40:00Z">
                      <w:rPr>
                        <w:rFonts w:ascii="Cambria Math" w:eastAsia="宋体" w:hAnsi="Cambria Math" w:cs="等线"/>
                        <w:color w:val="000000" w:themeColor="text1"/>
                        <w:sz w:val="28"/>
                        <w14:ligatures w14:val="none"/>
                      </w:rPr>
                      <m:t>&lt;t</m:t>
                    </w:ins>
                  </m:r>
                </m:sub>
              </m:sSub>
              <m:r>
                <w:ins w:id="316" w:author="yun qiao" w:date="2026-04-20T10:40:00Z">
                  <w:rPr>
                    <w:rFonts w:ascii="Cambria Math" w:eastAsia="宋体" w:hAnsi="Cambria Math" w:cs="等线"/>
                    <w:color w:val="000000" w:themeColor="text1"/>
                    <w:sz w:val="28"/>
                    <w14:ligatures w14:val="none"/>
                  </w:rPr>
                  <m:t>,c</m:t>
                </w:ins>
              </m:r>
            </m:e>
          </m:d>
          <m:r>
            <w:ins w:id="317" w:author="yun qiao" w:date="2026-04-20T10:40:00Z">
              <w:rPr>
                <w:rFonts w:ascii="Cambria Math" w:eastAsia="宋体" w:hAnsi="Cambria Math" w:cs="等线"/>
                <w:color w:val="000000" w:themeColor="text1"/>
                <w:sz w:val="28"/>
                <w14:ligatures w14:val="none"/>
              </w:rPr>
              <m:t>=</m:t>
            </w:ins>
          </m:r>
          <m:r>
            <w:ins w:id="318" w:author="yun qiao" w:date="2026-04-20T10:40:00Z">
              <m:rPr>
                <m:nor/>
              </m:rPr>
              <w:rPr>
                <w:rFonts w:ascii="Cambria Math" w:eastAsia="宋体" w:hAnsi="Cambria Math" w:cs="等线"/>
                <w:color w:val="000000" w:themeColor="text1"/>
                <w:sz w:val="28"/>
                <w14:ligatures w14:val="none"/>
              </w:rPr>
              <m:t>softmax</m:t>
            </w:ins>
          </m:r>
          <m:d>
            <m:dPr>
              <m:ctrlPr>
                <w:ins w:id="319" w:author="yun qiao" w:date="2026-04-20T10:40:00Z">
                  <w:rPr>
                    <w:rFonts w:ascii="Cambria Math" w:eastAsia="宋体" w:hAnsi="Cambria Math" w:cs="Times New Roman"/>
                    <w:i/>
                    <w:color w:val="000000" w:themeColor="text1"/>
                    <w:sz w:val="28"/>
                    <w:szCs w:val="20"/>
                    <w14:ligatures w14:val="none"/>
                  </w:rPr>
                </w:ins>
              </m:ctrlPr>
            </m:dPr>
            <m:e>
              <m:sSup>
                <m:sSupPr>
                  <m:ctrlPr>
                    <w:ins w:id="320" w:author="yun qiao" w:date="2026-04-20T10:40:00Z">
                      <w:rPr>
                        <w:rFonts w:ascii="Cambria Math" w:eastAsia="宋体" w:hAnsi="Cambria Math" w:cs="Times New Roman"/>
                        <w:i/>
                        <w:color w:val="000000" w:themeColor="text1"/>
                        <w:sz w:val="28"/>
                        <w:szCs w:val="20"/>
                        <w14:ligatures w14:val="none"/>
                      </w:rPr>
                    </w:ins>
                  </m:ctrlPr>
                </m:sSupPr>
                <m:e>
                  <m:r>
                    <w:ins w:id="321" w:author="yun qiao" w:date="2026-04-20T10:40:00Z">
                      <w:rPr>
                        <w:rFonts w:ascii="Cambria Math" w:eastAsia="宋体" w:hAnsi="Cambria Math" w:cs="等线"/>
                        <w:color w:val="000000" w:themeColor="text1"/>
                        <w:sz w:val="28"/>
                        <w14:ligatures w14:val="none"/>
                      </w:rPr>
                      <m:t>E</m:t>
                    </w:ins>
                  </m:r>
                </m:e>
                <m:sup>
                  <m:r>
                    <w:ins w:id="322" w:author="yun qiao" w:date="2026-04-20T10:40:00Z">
                      <w:rPr>
                        <w:rFonts w:ascii="Cambria Math" w:eastAsia="宋体" w:hAnsi="Cambria Math" w:cs="等线"/>
                        <w:color w:val="000000" w:themeColor="text1"/>
                        <w:sz w:val="28"/>
                        <w14:ligatures w14:val="none"/>
                      </w:rPr>
                      <m:t>⊤</m:t>
                    </w:ins>
                  </m:r>
                </m:sup>
              </m:sSup>
              <m:r>
                <w:ins w:id="323" w:author="yun qiao" w:date="2026-04-20T10:40:00Z">
                  <w:rPr>
                    <w:rFonts w:ascii="Cambria Math" w:eastAsia="宋体" w:hAnsi="Cambria Math" w:cs="等线"/>
                    <w:color w:val="000000" w:themeColor="text1"/>
                    <w:sz w:val="28"/>
                    <w14:ligatures w14:val="none"/>
                  </w:rPr>
                  <m:t>⋅</m:t>
                </w:ins>
              </m:r>
              <m:sSubSup>
                <m:sSubSupPr>
                  <m:ctrlPr>
                    <w:ins w:id="324" w:author="yun qiao" w:date="2026-04-20T10:40:00Z">
                      <w:rPr>
                        <w:rFonts w:ascii="Cambria Math" w:eastAsia="宋体" w:hAnsi="Cambria Math" w:cs="Times New Roman"/>
                        <w:i/>
                        <w:color w:val="000000" w:themeColor="text1"/>
                        <w:sz w:val="28"/>
                        <w:szCs w:val="20"/>
                        <w14:ligatures w14:val="none"/>
                      </w:rPr>
                    </w:ins>
                  </m:ctrlPr>
                </m:sSubSupPr>
                <m:e>
                  <m:r>
                    <w:ins w:id="325" w:author="yun qiao" w:date="2026-04-20T10:40:00Z">
                      <w:rPr>
                        <w:rFonts w:ascii="Cambria Math" w:eastAsia="宋体" w:hAnsi="Cambria Math" w:cs="等线"/>
                        <w:color w:val="000000" w:themeColor="text1"/>
                        <w:sz w:val="28"/>
                        <w14:ligatures w14:val="none"/>
                      </w:rPr>
                      <m:t>h</m:t>
                    </w:ins>
                  </m:r>
                </m:e>
                <m:sub>
                  <m:r>
                    <w:ins w:id="326" w:author="yun qiao" w:date="2026-04-20T10:40:00Z">
                      <w:rPr>
                        <w:rFonts w:ascii="Cambria Math" w:eastAsia="宋体" w:hAnsi="Cambria Math" w:cs="等线"/>
                        <w:color w:val="000000" w:themeColor="text1"/>
                        <w:sz w:val="28"/>
                        <w14:ligatures w14:val="none"/>
                      </w:rPr>
                      <m:t>t</m:t>
                    </w:ins>
                  </m:r>
                </m:sub>
                <m:sup>
                  <m:r>
                    <w:ins w:id="327" w:author="yun qiao" w:date="2026-04-20T10:40:00Z">
                      <w:rPr>
                        <w:rFonts w:ascii="Cambria Math" w:eastAsia="宋体" w:hAnsi="Cambria Math" w:cs="等线"/>
                        <w:color w:val="000000" w:themeColor="text1"/>
                        <w:sz w:val="28"/>
                        <w14:ligatures w14:val="none"/>
                      </w:rPr>
                      <m:t>'</m:t>
                    </w:ins>
                  </m:r>
                </m:sup>
              </m:sSubSup>
            </m:e>
          </m:d>
        </m:oMath>
      </m:oMathPara>
    </w:p>
    <w:p w14:paraId="558DC7E9" w14:textId="5122807A" w:rsidR="00DF4C84" w:rsidRPr="004B17D5" w:rsidRDefault="00DF4C84" w:rsidP="00DF4C84">
      <w:pPr>
        <w:widowControl/>
        <w:spacing w:before="100" w:after="0" w:line="480" w:lineRule="exact"/>
        <w:ind w:firstLineChars="200" w:firstLine="560"/>
        <w:jc w:val="both"/>
        <w:rPr>
          <w:ins w:id="328" w:author="yun qiao" w:date="2026-04-20T10:40:00Z"/>
          <w:rFonts w:ascii="Times New Roman" w:eastAsia="宋体" w:hAnsi="Times New Roman" w:cs="等线"/>
          <w:color w:val="000000" w:themeColor="text1"/>
          <w:sz w:val="28"/>
          <w14:ligatures w14:val="none"/>
        </w:rPr>
      </w:pPr>
      <w:ins w:id="329" w:author="yun qiao" w:date="2026-04-20T10:40:00Z">
        <w:r w:rsidRPr="004B17D5">
          <w:rPr>
            <w:rFonts w:ascii="Times New Roman" w:eastAsia="宋体" w:hAnsi="Times New Roman" w:cs="等线" w:hint="eastAsia"/>
            <w:color w:val="000000" w:themeColor="text1"/>
            <w:sz w:val="28"/>
            <w14:ligatures w14:val="none"/>
          </w:rPr>
          <w:t>其中，</w:t>
        </w:r>
      </w:ins>
      <m:oMath>
        <m:sSub>
          <m:sSubPr>
            <m:ctrlPr>
              <w:ins w:id="330" w:author="yun qiao" w:date="2026-04-20T10:40:00Z">
                <w:rPr>
                  <w:rFonts w:ascii="Cambria Math" w:eastAsia="宋体" w:hAnsi="Cambria Math" w:cs="Times New Roman"/>
                  <w:i/>
                  <w:color w:val="000000" w:themeColor="text1"/>
                  <w:sz w:val="28"/>
                  <w:szCs w:val="20"/>
                  <w14:ligatures w14:val="none"/>
                </w:rPr>
              </w:ins>
            </m:ctrlPr>
          </m:sSubPr>
          <m:e>
            <m:r>
              <w:ins w:id="331" w:author="yun qiao" w:date="2026-04-20T10:40:00Z">
                <w:rPr>
                  <w:rFonts w:ascii="Cambria Math" w:eastAsia="宋体" w:hAnsi="Cambria Math" w:cs="等线"/>
                  <w:color w:val="000000" w:themeColor="text1"/>
                  <w:sz w:val="28"/>
                  <w14:ligatures w14:val="none"/>
                </w:rPr>
                <m:t>y</m:t>
              </w:ins>
            </m:r>
          </m:e>
          <m:sub>
            <m:r>
              <w:ins w:id="332" w:author="yun qiao" w:date="2026-04-20T10:40:00Z">
                <w:rPr>
                  <w:rFonts w:ascii="Cambria Math" w:eastAsia="宋体" w:hAnsi="Cambria Math" w:cs="等线"/>
                  <w:color w:val="000000" w:themeColor="text1"/>
                  <w:sz w:val="28"/>
                  <w14:ligatures w14:val="none"/>
                </w:rPr>
                <m:t>t</m:t>
              </w:ins>
            </m:r>
          </m:sub>
        </m:sSub>
      </m:oMath>
      <w:ins w:id="333" w:author="yun qiao" w:date="2026-04-20T10:40:00Z">
        <w:r w:rsidRPr="004B17D5">
          <w:rPr>
            <w:rFonts w:ascii="Times New Roman" w:eastAsia="宋体" w:hAnsi="Times New Roman" w:cs="等线" w:hint="eastAsia"/>
            <w:color w:val="000000" w:themeColor="text1"/>
            <w:sz w:val="28"/>
            <w14:ligatures w14:val="none"/>
          </w:rPr>
          <w:t>表示第</w:t>
        </w:r>
        <w:r w:rsidRPr="004B17D5">
          <w:rPr>
            <w:rFonts w:ascii="Times New Roman" w:eastAsia="宋体" w:hAnsi="Times New Roman" w:cs="等线"/>
            <w:color w:val="000000" w:themeColor="text1"/>
            <w:sz w:val="28"/>
            <w14:ligatures w14:val="none"/>
          </w:rPr>
          <w:t>t</w:t>
        </w:r>
        <w:r w:rsidRPr="004B17D5">
          <w:rPr>
            <w:rFonts w:ascii="Times New Roman" w:eastAsia="宋体" w:hAnsi="Times New Roman" w:cs="等线" w:hint="eastAsia"/>
            <w:color w:val="000000" w:themeColor="text1"/>
            <w:sz w:val="28"/>
            <w14:ligatures w14:val="none"/>
          </w:rPr>
          <w:t>步生成的操作原语，</w:t>
        </w:r>
      </w:ins>
      <m:oMath>
        <m:sSub>
          <m:sSubPr>
            <m:ctrlPr>
              <w:ins w:id="334" w:author="yun qiao" w:date="2026-04-20T10:40:00Z">
                <w:rPr>
                  <w:rFonts w:ascii="Cambria Math" w:eastAsia="宋体" w:hAnsi="Cambria Math" w:cs="Times New Roman"/>
                  <w:i/>
                  <w:color w:val="000000" w:themeColor="text1"/>
                  <w:sz w:val="28"/>
                  <w:szCs w:val="20"/>
                  <w14:ligatures w14:val="none"/>
                </w:rPr>
              </w:ins>
            </m:ctrlPr>
          </m:sSubPr>
          <m:e>
            <m:r>
              <w:ins w:id="335" w:author="yun qiao" w:date="2026-04-20T10:40:00Z">
                <w:rPr>
                  <w:rFonts w:ascii="Cambria Math" w:eastAsia="宋体" w:hAnsi="Cambria Math" w:cs="等线"/>
                  <w:color w:val="000000" w:themeColor="text1"/>
                  <w:sz w:val="28"/>
                  <w14:ligatures w14:val="none"/>
                </w:rPr>
                <m:t>y</m:t>
              </w:ins>
            </m:r>
          </m:e>
          <m:sub>
            <m:r>
              <w:ins w:id="336" w:author="yun qiao" w:date="2026-04-20T10:40:00Z">
                <w:rPr>
                  <w:rFonts w:ascii="Cambria Math" w:eastAsia="宋体" w:hAnsi="Cambria Math" w:cs="等线"/>
                  <w:color w:val="000000" w:themeColor="text1"/>
                  <w:sz w:val="28"/>
                  <w14:ligatures w14:val="none"/>
                </w:rPr>
                <m:t>&lt;t</m:t>
              </w:ins>
            </m:r>
          </m:sub>
        </m:sSub>
      </m:oMath>
      <w:ins w:id="337" w:author="yun qiao" w:date="2026-04-20T10:40:00Z">
        <w:r w:rsidRPr="004B17D5">
          <w:rPr>
            <w:rFonts w:ascii="Times New Roman" w:eastAsia="宋体" w:hAnsi="Times New Roman" w:cs="等线" w:hint="eastAsia"/>
            <w:color w:val="000000" w:themeColor="text1"/>
            <w:sz w:val="28"/>
            <w14:ligatures w14:val="none"/>
          </w:rPr>
          <w:t>表示已生成的序列，</w:t>
        </w:r>
      </w:ins>
      <m:oMath>
        <m:r>
          <w:ins w:id="338" w:author="yun qiao" w:date="2026-04-20T10:40:00Z">
            <w:rPr>
              <w:rFonts w:ascii="Cambria Math" w:eastAsia="宋体" w:hAnsi="Cambria Math" w:cs="等线"/>
              <w:color w:val="000000" w:themeColor="text1"/>
              <w:sz w:val="28"/>
              <w14:ligatures w14:val="none"/>
            </w:rPr>
            <m:t>E</m:t>
          </w:ins>
        </m:r>
      </m:oMath>
      <w:ins w:id="339" w:author="yun qiao" w:date="2026-04-20T10:40:00Z">
        <w:r w:rsidRPr="004B17D5">
          <w:rPr>
            <w:rFonts w:ascii="Times New Roman" w:eastAsia="宋体" w:hAnsi="Times New Roman" w:cs="等线" w:hint="eastAsia"/>
            <w:color w:val="000000" w:themeColor="text1"/>
            <w:sz w:val="28"/>
            <w14:ligatures w14:val="none"/>
          </w:rPr>
          <w:t>为所述共享的词嵌入矩阵，</w:t>
        </w:r>
      </w:ins>
      <m:oMath>
        <m:sSubSup>
          <m:sSubSupPr>
            <m:ctrlPr>
              <w:ins w:id="340" w:author="yun qiao" w:date="2026-04-20T10:40:00Z">
                <w:rPr>
                  <w:rFonts w:ascii="Cambria Math" w:eastAsia="宋体" w:hAnsi="Cambria Math" w:cs="Times New Roman"/>
                  <w:i/>
                  <w:color w:val="000000" w:themeColor="text1"/>
                  <w:sz w:val="28"/>
                  <w:szCs w:val="20"/>
                  <w14:ligatures w14:val="none"/>
                </w:rPr>
              </w:ins>
            </m:ctrlPr>
          </m:sSubSupPr>
          <m:e>
            <m:r>
              <w:ins w:id="341" w:author="yun qiao" w:date="2026-04-20T10:40:00Z">
                <w:rPr>
                  <w:rFonts w:ascii="Cambria Math" w:eastAsia="宋体" w:hAnsi="Cambria Math" w:cs="等线"/>
                  <w:color w:val="000000" w:themeColor="text1"/>
                  <w:sz w:val="28"/>
                  <w14:ligatures w14:val="none"/>
                </w:rPr>
                <m:t>h</m:t>
              </w:ins>
            </m:r>
          </m:e>
          <m:sub>
            <m:r>
              <w:ins w:id="342" w:author="yun qiao" w:date="2026-04-20T10:40:00Z">
                <w:rPr>
                  <w:rFonts w:ascii="Cambria Math" w:eastAsia="宋体" w:hAnsi="Cambria Math" w:cs="等线"/>
                  <w:color w:val="000000" w:themeColor="text1"/>
                  <w:sz w:val="28"/>
                  <w14:ligatures w14:val="none"/>
                </w:rPr>
                <m:t>t</m:t>
              </w:ins>
            </m:r>
          </m:sub>
          <m:sup>
            <m:r>
              <w:ins w:id="343" w:author="yun qiao" w:date="2026-04-20T10:40:00Z">
                <w:rPr>
                  <w:rFonts w:ascii="Cambria Math" w:eastAsia="宋体" w:hAnsi="Cambria Math" w:cs="等线"/>
                  <w:color w:val="000000" w:themeColor="text1"/>
                  <w:sz w:val="28"/>
                  <w14:ligatures w14:val="none"/>
                </w:rPr>
                <m:t>'</m:t>
              </w:ins>
            </m:r>
          </m:sup>
        </m:sSubSup>
      </m:oMath>
      <w:ins w:id="344" w:author="yun qiao" w:date="2026-04-20T10:40:00Z">
        <w:r w:rsidRPr="004B17D5">
          <w:rPr>
            <w:rFonts w:ascii="Times New Roman" w:eastAsia="宋体" w:hAnsi="Times New Roman" w:cs="等线" w:hint="eastAsia"/>
            <w:color w:val="000000" w:themeColor="text1"/>
            <w:sz w:val="28"/>
            <w14:ligatures w14:val="none"/>
          </w:rPr>
          <w:t>表示</w:t>
        </w:r>
        <w:proofErr w:type="gramStart"/>
        <w:r w:rsidRPr="004B17D5">
          <w:rPr>
            <w:rFonts w:ascii="Times New Roman" w:eastAsia="宋体" w:hAnsi="Times New Roman" w:cs="等线" w:hint="eastAsia"/>
            <w:color w:val="000000" w:themeColor="text1"/>
            <w:sz w:val="28"/>
            <w14:ligatures w14:val="none"/>
          </w:rPr>
          <w:t>经条件</w:t>
        </w:r>
        <w:proofErr w:type="gramEnd"/>
        <w:r w:rsidRPr="004B17D5">
          <w:rPr>
            <w:rFonts w:ascii="Times New Roman" w:eastAsia="宋体" w:hAnsi="Times New Roman" w:cs="等线" w:hint="eastAsia"/>
            <w:color w:val="000000" w:themeColor="text1"/>
            <w:sz w:val="28"/>
            <w14:ligatures w14:val="none"/>
          </w:rPr>
          <w:t>调制后的第</w:t>
        </w:r>
        <w:r w:rsidRPr="004B17D5">
          <w:rPr>
            <w:rFonts w:ascii="Times New Roman" w:eastAsia="宋体" w:hAnsi="Times New Roman" w:cs="等线"/>
            <w:color w:val="000000" w:themeColor="text1"/>
            <w:sz w:val="28"/>
            <w14:ligatures w14:val="none"/>
          </w:rPr>
          <w:t>t</w:t>
        </w:r>
        <w:r w:rsidRPr="004B17D5">
          <w:rPr>
            <w:rFonts w:ascii="Times New Roman" w:eastAsia="宋体" w:hAnsi="Times New Roman" w:cs="等线" w:hint="eastAsia"/>
            <w:color w:val="000000" w:themeColor="text1"/>
            <w:sz w:val="28"/>
            <w14:ligatures w14:val="none"/>
          </w:rPr>
          <w:t>步隐藏状态。</w:t>
        </w:r>
      </w:ins>
    </w:p>
    <w:p w14:paraId="253EA28F" w14:textId="080B5CD5" w:rsidR="00B95363" w:rsidRPr="004B17D5" w:rsidRDefault="00DF4C84" w:rsidP="00DF4C8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345" w:author="yun qiao" w:date="2026-04-20T10:40:00Z">
        <w:r w:rsidRPr="00BF7668">
          <w:rPr>
            <w:rFonts w:ascii="Times New Roman" w:eastAsia="宋体" w:hAnsi="Times New Roman" w:cs="等线"/>
            <w:sz w:val="28"/>
            <w14:ligatures w14:val="none"/>
          </w:rPr>
          <w:t>其中，</w:t>
        </w:r>
        <w:r w:rsidRPr="00881816">
          <w:rPr>
            <w:rFonts w:ascii="Times New Roman" w:eastAsia="宋体" w:hAnsi="Times New Roman" w:cs="等线"/>
            <w:sz w:val="28"/>
            <w14:ligatures w14:val="none"/>
          </w:rPr>
          <w:t>所述操作语义空间由操作原语层次化体系及操作原语与具体平台算子之间的映射关系共同定义</w:t>
        </w:r>
        <w:r w:rsidRPr="00BF7668">
          <w:rPr>
            <w:rFonts w:ascii="Times New Roman" w:eastAsia="宋体" w:hAnsi="Times New Roman" w:cs="等线"/>
            <w:sz w:val="28"/>
            <w14:ligatures w14:val="none"/>
          </w:rPr>
          <w:t>，</w:t>
        </w:r>
        <w:r w:rsidRPr="00676827">
          <w:rPr>
            <w:rFonts w:ascii="Times New Roman" w:eastAsia="宋体" w:hAnsi="Times New Roman" w:cs="等线"/>
            <w:sz w:val="28"/>
            <w14:ligatures w14:val="none"/>
          </w:rPr>
          <w:t>并基于预构建的知识图谱中的结构化语义信息对操作原语嵌入进行增强，以引入操作原语之间的语义关联与约束信息</w:t>
        </w:r>
      </w:ins>
      <w:del w:id="346" w:author="yun qiao" w:date="2026-04-20T10:40:00Z">
        <w:r w:rsidR="008E2049" w:rsidRPr="004B17D5" w:rsidDel="00DF4C84">
          <w:rPr>
            <w:rFonts w:ascii="Times New Roman" w:eastAsia="宋体" w:hAnsi="Times New Roman" w:cs="Times New Roman" w:hint="eastAsia"/>
            <w:color w:val="000000" w:themeColor="text1"/>
            <w:sz w:val="28"/>
            <w:szCs w:val="28"/>
            <w14:ligatures w14:val="none"/>
          </w:rPr>
          <w:delTex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是以从多源地理处理软件中获取算子元数据信息并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数据类型之间的兼容关系以及算子与算法之间的归属关系；按照功能语义将地理处理操作划分为操作大类、操作子类及操作原语，具体平台算子通过映射关系与操作原语建立关联而非直接构成所述层次化分类体系的组成部分；通过解析已有地理分析脚本将操作调用序列转换为操作原语标注序列，以构建训练样本</w:delText>
        </w:r>
      </w:del>
      <w:r w:rsidR="00000000" w:rsidRPr="004B17D5">
        <w:rPr>
          <w:rFonts w:ascii="Times New Roman" w:eastAsia="宋体" w:hAnsi="Times New Roman" w:cs="Times New Roman" w:hint="eastAsia"/>
          <w:color w:val="000000" w:themeColor="text1"/>
          <w:sz w:val="28"/>
          <w:szCs w:val="28"/>
          <w14:ligatures w14:val="none"/>
        </w:rPr>
        <w:t>。</w:t>
      </w:r>
    </w:p>
    <w:p w14:paraId="25744381" w14:textId="05DDC3AF" w:rsidR="00197411" w:rsidRPr="004B17D5" w:rsidRDefault="00000000" w:rsidP="00197411">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在以上技术方案的基础上，优选的，所述</w:t>
      </w:r>
      <w:ins w:id="347" w:author="yun qiao" w:date="2026-04-20T10:41:00Z">
        <w:r w:rsidR="0037073A"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ins>
      <w:del w:id="348" w:author="yun qiao" w:date="2026-04-20T10:41:00Z">
        <w:r w:rsidR="00E64712" w:rsidRPr="004B17D5" w:rsidDel="0037073A">
          <w:rPr>
            <w:rFonts w:ascii="Times New Roman" w:eastAsia="宋体" w:hAnsi="Times New Roman" w:cs="Times New Roman" w:hint="eastAsia"/>
            <w:color w:val="000000" w:themeColor="text1"/>
            <w:sz w:val="28"/>
            <w:szCs w:val="28"/>
            <w14:ligatures w14:val="non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r w:rsidR="00197411" w:rsidRPr="004B17D5">
        <w:rPr>
          <w:rFonts w:ascii="Times New Roman" w:eastAsia="宋体" w:hAnsi="Times New Roman" w:cs="Times New Roman" w:hint="eastAsia"/>
          <w:color w:val="000000" w:themeColor="text1"/>
          <w:sz w:val="28"/>
          <w:szCs w:val="28"/>
          <w14:ligatures w14:val="none"/>
        </w:rPr>
        <w:t>，是以</w:t>
      </w:r>
      <w:r w:rsidR="00197411" w:rsidRPr="004B17D5">
        <w:rPr>
          <w:rFonts w:ascii="Times New Roman" w:eastAsia="宋体" w:hAnsi="Times New Roman" w:cs="Times New Roman"/>
          <w:color w:val="000000" w:themeColor="text1"/>
          <w:sz w:val="28"/>
          <w:szCs w:val="28"/>
          <w14:ligatures w14:val="none"/>
        </w:rPr>
        <w:t>对用户输入的自然语言任务描述进行语义解析，识别其中的任务意图、</w:t>
      </w:r>
      <w:del w:id="349" w:author="yun qiao" w:date="2026-04-20T20:15:00Z">
        <w:r w:rsidR="00197411" w:rsidRPr="004B17D5" w:rsidDel="00B57BD2">
          <w:rPr>
            <w:rFonts w:ascii="Times New Roman" w:eastAsia="宋体" w:hAnsi="Times New Roman" w:cs="Times New Roman"/>
            <w:color w:val="000000" w:themeColor="text1"/>
            <w:sz w:val="28"/>
            <w:szCs w:val="28"/>
            <w14:ligatures w14:val="none"/>
          </w:rPr>
          <w:delText xml:space="preserve"> </w:delText>
        </w:r>
      </w:del>
      <w:r w:rsidR="00197411" w:rsidRPr="004B17D5">
        <w:rPr>
          <w:rFonts w:ascii="Times New Roman" w:eastAsia="宋体" w:hAnsi="Times New Roman" w:cs="Times New Roman"/>
          <w:color w:val="000000" w:themeColor="text1"/>
          <w:sz w:val="28"/>
          <w:szCs w:val="28"/>
          <w14:ligatures w14:val="none"/>
        </w:rPr>
        <w:t>操作对象及处理约束，生成包含任务名称、任务描述及约束条件的结构化语义表示；基于预定义的任务类型词表，通过语义匹配将所述结构化</w:t>
      </w:r>
      <w:r w:rsidR="00197411" w:rsidRPr="004B17D5">
        <w:rPr>
          <w:rFonts w:ascii="Times New Roman" w:eastAsia="宋体" w:hAnsi="Times New Roman" w:cs="Times New Roman"/>
          <w:color w:val="000000" w:themeColor="text1"/>
          <w:sz w:val="28"/>
          <w:szCs w:val="28"/>
          <w14:ligatures w14:val="none"/>
        </w:rPr>
        <w:t xml:space="preserve"> </w:t>
      </w:r>
      <w:r w:rsidR="00197411" w:rsidRPr="004B17D5">
        <w:rPr>
          <w:rFonts w:ascii="Times New Roman" w:eastAsia="宋体" w:hAnsi="Times New Roman" w:cs="Times New Roman"/>
          <w:color w:val="000000" w:themeColor="text1"/>
          <w:sz w:val="28"/>
          <w:szCs w:val="28"/>
          <w14:ligatures w14:val="none"/>
        </w:rPr>
        <w:t>语义表示与任务类型词表中的候选类型进行相似度计算，确定所述任务</w:t>
      </w:r>
      <w:r w:rsidR="00197411" w:rsidRPr="004B17D5">
        <w:rPr>
          <w:rFonts w:ascii="Times New Roman" w:eastAsia="宋体" w:hAnsi="Times New Roman" w:cs="Times New Roman"/>
          <w:color w:val="000000" w:themeColor="text1"/>
          <w:sz w:val="28"/>
          <w:szCs w:val="28"/>
          <w14:ligatures w14:val="none"/>
        </w:rPr>
        <w:t xml:space="preserve"> </w:t>
      </w:r>
      <w:r w:rsidR="00197411" w:rsidRPr="004B17D5">
        <w:rPr>
          <w:rFonts w:ascii="Times New Roman" w:eastAsia="宋体" w:hAnsi="Times New Roman" w:cs="Times New Roman"/>
          <w:color w:val="000000" w:themeColor="text1"/>
          <w:sz w:val="28"/>
          <w:szCs w:val="28"/>
          <w14:ligatures w14:val="none"/>
        </w:rPr>
        <w:t>描述所对应的任务类型标识；所述相似度计算采用余弦相似度，其计算方式如下</w:t>
      </w:r>
      <w:r w:rsidR="00197411" w:rsidRPr="004B17D5">
        <w:rPr>
          <w:rFonts w:ascii="Times New Roman" w:eastAsia="宋体" w:hAnsi="Times New Roman" w:cs="Times New Roman" w:hint="eastAsia"/>
          <w:color w:val="000000" w:themeColor="text1"/>
          <w:sz w:val="28"/>
          <w:szCs w:val="28"/>
          <w14:ligatures w14:val="none"/>
        </w:rPr>
        <w:t>：</w:t>
      </w:r>
    </w:p>
    <w:p w14:paraId="784E706B" w14:textId="77777777" w:rsidR="00197411" w:rsidRPr="004B17D5" w:rsidRDefault="00197411" w:rsidP="00197411">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743BC0CA" w14:textId="77777777" w:rsidR="00197411" w:rsidRPr="004B17D5" w:rsidRDefault="00197411" w:rsidP="00197411">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w:del w:id="350" w:author="yun qiao" w:date="2026-04-20T20:15:00Z">
        <w:r w:rsidRPr="004B17D5" w:rsidDel="00B57BD2">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sidRPr="004B17D5">
        <w:rPr>
          <w:rFonts w:ascii="Times New Roman" w:eastAsia="宋体" w:hAnsi="Times New Roman" w:cs="等线" w:hint="eastAsia"/>
          <w:color w:val="000000" w:themeColor="text1"/>
          <w:sz w:val="28"/>
          <w14:ligatures w14:val="none"/>
        </w:rPr>
        <w:t>表示结构化语义表示对应的向量表示，</w:t>
      </w:r>
      <w:del w:id="351" w:author="yun qiao" w:date="2026-04-20T20:15:00Z">
        <w:r w:rsidRPr="004B17D5" w:rsidDel="00B57BD2">
          <w:rPr>
            <w:rFonts w:ascii="Times New Roman" w:eastAsia="宋体" w:hAnsi="Times New Roman" w:cs="等线"/>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sidRPr="004B17D5">
        <w:rPr>
          <w:rFonts w:ascii="Times New Roman" w:eastAsia="宋体" w:hAnsi="Times New Roman" w:cs="等线" w:hint="eastAsia"/>
          <w:color w:val="000000" w:themeColor="text1"/>
          <w:sz w:val="28"/>
          <w14:ligatures w14:val="none"/>
        </w:rPr>
        <w:t>表示候选任务类型对应的向量表示；将所述任务类型标识、结构化语义表示及原始任务描述的文本编码向量作为输入所述序列生成模型的结构化语义特征。</w:t>
      </w:r>
    </w:p>
    <w:p w14:paraId="0596FE42" w14:textId="17329888" w:rsidR="0034379B" w:rsidRPr="004B17D5" w:rsidRDefault="00000000" w:rsidP="0034379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在以上技术方案的基础上，优选的，所述</w:t>
      </w:r>
      <w:r w:rsidR="0034379B" w:rsidRPr="004B17D5">
        <w:rPr>
          <w:rFonts w:ascii="Times New Roman" w:eastAsia="宋体" w:hAnsi="Times New Roman" w:cs="Times New Roman" w:hint="eastAsia"/>
          <w:color w:val="000000" w:themeColor="text1"/>
          <w:sz w:val="28"/>
          <w:szCs w:val="28"/>
          <w14:ligatures w14:val="none"/>
        </w:rPr>
        <w:t>通过构建并训练面向地理处理任务的基于</w:t>
      </w:r>
      <w:r w:rsidR="0034379B" w:rsidRPr="004B17D5">
        <w:rPr>
          <w:rFonts w:ascii="Times New Roman" w:eastAsia="宋体" w:hAnsi="Times New Roman" w:cs="Times New Roman" w:hint="eastAsia"/>
          <w:color w:val="000000" w:themeColor="text1"/>
          <w:sz w:val="28"/>
          <w:szCs w:val="28"/>
          <w14:ligatures w14:val="none"/>
        </w:rPr>
        <w:t>Transformer</w:t>
      </w:r>
      <w:r w:rsidR="0034379B" w:rsidRPr="004B17D5">
        <w:rPr>
          <w:rFonts w:ascii="Times New Roman" w:eastAsia="宋体" w:hAnsi="Times New Roman" w:cs="Times New Roman" w:hint="eastAsia"/>
          <w:color w:val="000000" w:themeColor="text1"/>
          <w:sz w:val="28"/>
          <w:szCs w:val="28"/>
          <w14:ligatures w14:val="none"/>
        </w:rPr>
        <w:t>解码器的</w:t>
      </w:r>
      <w:del w:id="352" w:author="yun qiao" w:date="2026-04-20T09:57:00Z">
        <w:r w:rsidR="0034379B" w:rsidRPr="004B17D5" w:rsidDel="00EA2881">
          <w:rPr>
            <w:rFonts w:ascii="Times New Roman" w:eastAsia="宋体" w:hAnsi="Times New Roman" w:cs="Times New Roman" w:hint="eastAsia"/>
            <w:color w:val="000000" w:themeColor="text1"/>
            <w:sz w:val="28"/>
            <w:szCs w:val="28"/>
            <w14:ligatures w14:val="none"/>
          </w:rPr>
          <w:delText>专用序列生成模型</w:delText>
        </w:r>
      </w:del>
      <w:ins w:id="353" w:author="yun qiao" w:date="2026-04-20T09:57:00Z">
        <w:r w:rsidR="00EA2881">
          <w:rPr>
            <w:rFonts w:ascii="Times New Roman" w:eastAsia="宋体" w:hAnsi="Times New Roman" w:cs="Times New Roman" w:hint="eastAsia"/>
            <w:color w:val="000000" w:themeColor="text1"/>
            <w:sz w:val="28"/>
            <w:szCs w:val="28"/>
            <w14:ligatures w14:val="none"/>
          </w:rPr>
          <w:t>条件化序列生成模型</w:t>
        </w:r>
      </w:ins>
      <w:r w:rsidR="0034379B" w:rsidRPr="004B17D5">
        <w:rPr>
          <w:rFonts w:ascii="Times New Roman" w:eastAsia="宋体" w:hAnsi="Times New Roman" w:cs="Times New Roman" w:hint="eastAsia"/>
          <w:color w:val="000000" w:themeColor="text1"/>
          <w:sz w:val="28"/>
          <w:szCs w:val="28"/>
          <w14:ligatures w14:val="none"/>
        </w:rPr>
        <w:t>，所述</w:t>
      </w:r>
      <w:del w:id="354" w:author="yun qiao" w:date="2026-04-20T09:57:00Z">
        <w:r w:rsidR="0034379B" w:rsidRPr="004B17D5" w:rsidDel="00EA2881">
          <w:rPr>
            <w:rFonts w:ascii="Times New Roman" w:eastAsia="宋体" w:hAnsi="Times New Roman" w:cs="Times New Roman" w:hint="eastAsia"/>
            <w:color w:val="000000" w:themeColor="text1"/>
            <w:sz w:val="28"/>
            <w:szCs w:val="28"/>
            <w14:ligatures w14:val="none"/>
          </w:rPr>
          <w:delText>专用序列生成模型</w:delText>
        </w:r>
      </w:del>
      <w:ins w:id="355" w:author="yun qiao" w:date="2026-04-20T09:57:00Z">
        <w:r w:rsidR="00EA2881">
          <w:rPr>
            <w:rFonts w:ascii="Times New Roman" w:eastAsia="宋体" w:hAnsi="Times New Roman" w:cs="Times New Roman" w:hint="eastAsia"/>
            <w:color w:val="000000" w:themeColor="text1"/>
            <w:sz w:val="28"/>
            <w:szCs w:val="28"/>
            <w14:ligatures w14:val="none"/>
          </w:rPr>
          <w:t>条件化序列生成模型</w:t>
        </w:r>
      </w:ins>
      <w:r w:rsidR="0034379B" w:rsidRPr="004B17D5">
        <w:rPr>
          <w:rFonts w:ascii="Times New Roman" w:eastAsia="宋体" w:hAnsi="Times New Roman" w:cs="Times New Roman" w:hint="eastAsia"/>
          <w:color w:val="000000" w:themeColor="text1"/>
          <w:sz w:val="28"/>
          <w:szCs w:val="28"/>
          <w14:ligatures w14:val="none"/>
        </w:rPr>
        <w:t>融合知识图谱语义先验，并采用</w:t>
      </w:r>
      <w:proofErr w:type="gramStart"/>
      <w:r w:rsidR="0034379B" w:rsidRPr="004B17D5">
        <w:rPr>
          <w:rFonts w:ascii="Times New Roman" w:eastAsia="宋体" w:hAnsi="Times New Roman" w:cs="Times New Roman" w:hint="eastAsia"/>
          <w:color w:val="000000" w:themeColor="text1"/>
          <w:sz w:val="28"/>
          <w:szCs w:val="28"/>
          <w14:ligatures w14:val="none"/>
        </w:rPr>
        <w:t>特征级</w:t>
      </w:r>
      <w:proofErr w:type="gramEnd"/>
      <w:r w:rsidR="0034379B" w:rsidRPr="004B17D5">
        <w:rPr>
          <w:rFonts w:ascii="Times New Roman" w:eastAsia="宋体" w:hAnsi="Times New Roman" w:cs="Times New Roman" w:hint="eastAsia"/>
          <w:color w:val="000000" w:themeColor="text1"/>
          <w:sz w:val="28"/>
          <w:szCs w:val="28"/>
          <w14:ligatures w14:val="none"/>
        </w:rPr>
        <w:t>线性调制机制将任务条件向量注入各解码层，</w:t>
      </w:r>
      <w:r w:rsidR="0034379B" w:rsidRPr="004B17D5">
        <w:rPr>
          <w:rFonts w:ascii="Times New Roman" w:eastAsia="宋体" w:hAnsi="Times New Roman" w:cs="等线" w:hint="eastAsia"/>
          <w:color w:val="000000" w:themeColor="text1"/>
          <w:sz w:val="28"/>
          <w14:ligatures w14:val="none"/>
        </w:rPr>
        <w:t>是以</w:t>
      </w:r>
      <w:r w:rsidR="0034379B" w:rsidRPr="004B17D5">
        <w:rPr>
          <w:rFonts w:ascii="Times New Roman" w:eastAsia="宋体" w:hAnsi="Times New Roman" w:cs="等线"/>
          <w:color w:val="000000" w:themeColor="text1"/>
          <w:sz w:val="28"/>
          <w14:ligatures w14:val="none"/>
        </w:rPr>
        <w:t>构建基于</w:t>
      </w:r>
      <w:r w:rsidR="0034379B" w:rsidRPr="004B17D5">
        <w:rPr>
          <w:rFonts w:ascii="Times New Roman" w:eastAsia="宋体" w:hAnsi="Times New Roman" w:cs="等线"/>
          <w:color w:val="000000" w:themeColor="text1"/>
          <w:sz w:val="28"/>
          <w14:ligatures w14:val="none"/>
        </w:rPr>
        <w:t>Transformer</w:t>
      </w:r>
      <w:r w:rsidR="0034379B" w:rsidRPr="004B17D5">
        <w:rPr>
          <w:rFonts w:ascii="Times New Roman" w:eastAsia="宋体" w:hAnsi="Times New Roman" w:cs="等线"/>
          <w:color w:val="000000" w:themeColor="text1"/>
          <w:sz w:val="28"/>
          <w14:ligatures w14:val="none"/>
        </w:rPr>
        <w:t>解码器的</w:t>
      </w:r>
      <w:del w:id="356" w:author="yun qiao" w:date="2026-04-20T09:58:00Z">
        <w:r w:rsidR="0034379B" w:rsidRPr="004B17D5" w:rsidDel="00EA2881">
          <w:rPr>
            <w:rFonts w:ascii="Times New Roman" w:eastAsia="宋体" w:hAnsi="Times New Roman" w:cs="等线"/>
            <w:color w:val="000000" w:themeColor="text1"/>
            <w:sz w:val="28"/>
            <w14:ligatures w14:val="none"/>
          </w:rPr>
          <w:delText>任务</w:delText>
        </w:r>
      </w:del>
      <w:r w:rsidR="0034379B" w:rsidRPr="004B17D5">
        <w:rPr>
          <w:rFonts w:ascii="Times New Roman" w:eastAsia="宋体" w:hAnsi="Times New Roman" w:cs="等线"/>
          <w:color w:val="000000" w:themeColor="text1"/>
          <w:sz w:val="28"/>
          <w14:ligatures w14:val="none"/>
        </w:rPr>
        <w:t>条件化序列生成模型，所述模型包括文本编码模块、条件融合模块、条件化解码模块及输出投影模块；所述文本编码模块用于对原始任务描述进行编码，提取任务文本的语义表示；所述条件融合模块用</w:t>
      </w:r>
      <w:r w:rsidR="0034379B" w:rsidRPr="004B17D5">
        <w:rPr>
          <w:rFonts w:ascii="Times New Roman" w:eastAsia="宋体" w:hAnsi="Times New Roman" w:cs="等线"/>
          <w:color w:val="000000" w:themeColor="text1"/>
          <w:sz w:val="28"/>
          <w14:ligatures w14:val="none"/>
        </w:rPr>
        <w:t xml:space="preserve"> </w:t>
      </w:r>
      <w:r w:rsidR="0034379B" w:rsidRPr="004B17D5">
        <w:rPr>
          <w:rFonts w:ascii="Times New Roman" w:eastAsia="宋体" w:hAnsi="Times New Roman" w:cs="等线"/>
          <w:color w:val="000000" w:themeColor="text1"/>
          <w:sz w:val="28"/>
          <w14:ligatures w14:val="none"/>
        </w:rPr>
        <w:t>于融合任务文本语义表示与任务类型表示，生成任务条件向量，其计算方式如下：</w:t>
      </w:r>
    </w:p>
    <w:p w14:paraId="0CA4D105" w14:textId="77777777" w:rsidR="0034379B" w:rsidRPr="004B17D5" w:rsidRDefault="0034379B" w:rsidP="0034379B">
      <w:pPr>
        <w:spacing w:after="0" w:line="480" w:lineRule="exact"/>
        <w:ind w:firstLineChars="200" w:firstLine="560"/>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 xml:space="preserve"> ; 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e>
              </m:d>
            </m:e>
          </m:d>
        </m:oMath>
      </m:oMathPara>
    </w:p>
    <w:p w14:paraId="29F35248" w14:textId="77777777" w:rsidR="0034379B" w:rsidRPr="004B17D5" w:rsidRDefault="0034379B" w:rsidP="0034379B">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lastRenderedPageBreak/>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r w:rsidRPr="004B17D5">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r w:rsidRPr="004B17D5">
        <w:rPr>
          <w:rFonts w:ascii="Times New Roman" w:eastAsia="宋体" w:hAnsi="Times New Roman" w:cs="等线" w:hint="eastAsia"/>
          <w:color w:val="000000" w:themeColor="text1"/>
          <w:sz w:val="28"/>
          <w14:ligatures w14:val="none"/>
        </w:rPr>
        <w:t>表示任务类型嵌入向量，</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r w:rsidRPr="004B17D5">
        <w:rPr>
          <w:rFonts w:ascii="Times New Roman" w:eastAsia="宋体" w:hAnsi="Times New Roman" w:cs="等线" w:hint="eastAsia"/>
          <w:color w:val="000000" w:themeColor="text1"/>
          <w:sz w:val="28"/>
          <w14:ligatures w14:val="none"/>
        </w:rPr>
        <w:t>表示多层感知机映射函数；</w:t>
      </w:r>
    </w:p>
    <w:p w14:paraId="76A86719" w14:textId="77777777" w:rsidR="0034379B" w:rsidRPr="004B17D5" w:rsidRDefault="0034379B" w:rsidP="0034379B">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所述条件化解码模块包含多层</w:t>
      </w:r>
      <w:r w:rsidRPr="004B17D5">
        <w:rPr>
          <w:rFonts w:ascii="Times New Roman" w:eastAsia="宋体" w:hAnsi="Times New Roman" w:cs="等线"/>
          <w:color w:val="000000" w:themeColor="text1"/>
          <w:sz w:val="28"/>
          <w14:ligatures w14:val="none"/>
        </w:rPr>
        <w:t>Transformer</w:t>
      </w:r>
      <w:r w:rsidRPr="004B17D5">
        <w:rPr>
          <w:rFonts w:ascii="Times New Roman" w:eastAsia="宋体" w:hAnsi="Times New Roman" w:cs="等线" w:hint="eastAsia"/>
          <w:color w:val="000000" w:themeColor="text1"/>
          <w:sz w:val="28"/>
          <w14:ligatures w14:val="none"/>
        </w:rPr>
        <w:t>解码层，在每一层中采用</w:t>
      </w:r>
      <w:proofErr w:type="gramStart"/>
      <w:r w:rsidRPr="004B17D5">
        <w:rPr>
          <w:rFonts w:ascii="Times New Roman" w:eastAsia="宋体" w:hAnsi="Times New Roman" w:cs="等线" w:hint="eastAsia"/>
          <w:color w:val="000000" w:themeColor="text1"/>
          <w:sz w:val="28"/>
          <w14:ligatures w14:val="none"/>
        </w:rPr>
        <w:t>特征级</w:t>
      </w:r>
      <w:proofErr w:type="gramEnd"/>
      <w:r w:rsidRPr="004B17D5">
        <w:rPr>
          <w:rFonts w:ascii="Times New Roman" w:eastAsia="宋体" w:hAnsi="Times New Roman" w:cs="等线" w:hint="eastAsia"/>
          <w:color w:val="000000" w:themeColor="text1"/>
          <w:sz w:val="28"/>
          <w14:ligatures w14:val="none"/>
        </w:rPr>
        <w:t>线性调制机制将所述条件向量注入解码过程，其调制方式如下：</w:t>
      </w:r>
    </w:p>
    <w:p w14:paraId="35882D35" w14:textId="77777777" w:rsidR="0034379B" w:rsidRPr="004B17D5" w:rsidRDefault="00000000" w:rsidP="0034379B">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443B1F4C" w14:textId="77777777" w:rsidR="0034379B" w:rsidRPr="004B17D5" w:rsidRDefault="0034379B" w:rsidP="0034379B">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oMath>
      <w:r w:rsidRPr="004B17D5">
        <w:rPr>
          <w:rFonts w:ascii="Times New Roman" w:eastAsia="宋体" w:hAnsi="Times New Roman" w:cs="等线" w:hint="eastAsia"/>
          <w:color w:val="000000" w:themeColor="text1"/>
          <w:sz w:val="28"/>
          <w14:ligatures w14:val="none"/>
        </w:rPr>
        <w:t>表示第</w:t>
      </w:r>
      <m:oMath>
        <m:r>
          <w:rPr>
            <w:rFonts w:ascii="Cambria Math" w:eastAsia="宋体" w:hAnsi="Cambria Math" w:cs="等线"/>
            <w:color w:val="000000" w:themeColor="text1"/>
            <w:sz w:val="28"/>
            <w14:ligatures w14:val="none"/>
          </w:rPr>
          <m:t>l</m:t>
        </m:r>
      </m:oMath>
      <w:r w:rsidRPr="004B17D5">
        <w:rPr>
          <w:rFonts w:ascii="Times New Roman" w:eastAsia="宋体" w:hAnsi="Times New Roman" w:cs="等线" w:hint="eastAsia"/>
          <w:color w:val="000000" w:themeColor="text1"/>
          <w:sz w:val="28"/>
          <w14:ligatures w14:val="none"/>
        </w:rPr>
        <w:t>层解码器的隐藏状态，</w:t>
      </w:r>
      <m:oMath>
        <m:sSub>
          <m:sSubPr>
            <m:ctrlPr>
              <w:rPr>
                <w:rFonts w:ascii="Cambria Math" w:eastAsia="宋体" w:hAnsi="Cambria Math" w:cs="Times New Roman"/>
                <w:color w:val="000000" w:themeColor="text1"/>
                <w:sz w:val="28"/>
                <w:szCs w:val="20"/>
                <w14:ligatures w14:val="none"/>
              </w:rPr>
            </m:ctrlPr>
          </m:sSubPr>
          <m:e>
            <m:r>
              <m:rPr>
                <m:sty m:val="p"/>
              </m:rP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和</w:t>
      </w:r>
      <w:r w:rsidRPr="004B17D5">
        <w:rPr>
          <w:rFonts w:ascii="Times New Roman" w:eastAsia="宋体" w:hAnsi="Times New Roman" w:cs="等线"/>
          <w:color w:val="000000" w:themeColor="text1"/>
          <w:sz w:val="28"/>
          <w14:ligatures w14:val="none"/>
        </w:rPr>
        <w:t xml:space="preserve"> </w:t>
      </w:r>
      <m:oMath>
        <m:sSub>
          <m:sSubPr>
            <m:ctrlPr>
              <w:rPr>
                <w:rFonts w:ascii="Cambria Math" w:eastAsia="宋体" w:hAnsi="Cambria Math" w:cs="Times New Roman"/>
                <w:color w:val="000000" w:themeColor="text1"/>
                <w:sz w:val="28"/>
                <w:szCs w:val="20"/>
                <w14:ligatures w14:val="none"/>
              </w:rPr>
            </m:ctrlPr>
          </m:sSubPr>
          <m:e>
            <m:r>
              <m:rPr>
                <m:sty m:val="p"/>
              </m:rP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分别为基于条件向量</w:t>
      </w:r>
      <m:oMath>
        <m:r>
          <w:rPr>
            <w:rFonts w:ascii="Cambria Math" w:eastAsia="宋体" w:hAnsi="Cambria Math" w:cs="等线"/>
            <w:color w:val="000000" w:themeColor="text1"/>
            <w:sz w:val="28"/>
            <w14:ligatures w14:val="none"/>
          </w:rPr>
          <m:t>c</m:t>
        </m:r>
      </m:oMath>
      <w:r w:rsidRPr="004B17D5">
        <w:rPr>
          <w:rFonts w:ascii="Times New Roman" w:eastAsia="宋体" w:hAnsi="Times New Roman" w:cs="等线" w:hint="eastAsia"/>
          <w:color w:val="000000" w:themeColor="text1"/>
          <w:sz w:val="28"/>
          <w14:ligatures w14:val="none"/>
        </w:rPr>
        <w:t>通过可学习的线性变换生成的缩放参数和偏移参数，⊙表示逐元素乘法；所述缩放参数初始化为单位值，所述偏移参数初始化为零值；</w:t>
      </w:r>
      <w:r w:rsidRPr="004B17D5">
        <w:rPr>
          <w:rFonts w:ascii="Times New Roman" w:eastAsia="宋体" w:hAnsi="Times New Roman" w:cs="等线"/>
          <w:color w:val="000000" w:themeColor="text1"/>
          <w:sz w:val="28"/>
          <w14:ligatures w14:val="none"/>
        </w:rPr>
        <w:t>所述操作原语词嵌入基于知识图谱</w:t>
      </w:r>
      <w:proofErr w:type="gramStart"/>
      <w:r w:rsidRPr="004B17D5">
        <w:rPr>
          <w:rFonts w:ascii="Times New Roman" w:eastAsia="宋体" w:hAnsi="Times New Roman" w:cs="等线"/>
          <w:color w:val="000000" w:themeColor="text1"/>
          <w:sz w:val="28"/>
          <w14:ligatures w14:val="none"/>
        </w:rPr>
        <w:t>预训练</w:t>
      </w:r>
      <w:proofErr w:type="gramEnd"/>
      <w:r w:rsidRPr="004B17D5">
        <w:rPr>
          <w:rFonts w:ascii="Times New Roman" w:eastAsia="宋体" w:hAnsi="Times New Roman" w:cs="等线"/>
          <w:color w:val="000000" w:themeColor="text1"/>
          <w:sz w:val="28"/>
          <w14:ligatures w14:val="none"/>
        </w:rPr>
        <w:t>获得，以引入操作原语之间的结构化语义先验；所述输出投影模块用于将解码器隐藏状态映射</w:t>
      </w:r>
      <w:proofErr w:type="gramStart"/>
      <w:r w:rsidRPr="004B17D5">
        <w:rPr>
          <w:rFonts w:ascii="Times New Roman" w:eastAsia="宋体" w:hAnsi="Times New Roman" w:cs="等线"/>
          <w:color w:val="000000" w:themeColor="text1"/>
          <w:sz w:val="28"/>
          <w14:ligatures w14:val="none"/>
        </w:rPr>
        <w:t>至操作</w:t>
      </w:r>
      <w:proofErr w:type="gramEnd"/>
      <w:r w:rsidRPr="004B17D5">
        <w:rPr>
          <w:rFonts w:ascii="Times New Roman" w:eastAsia="宋体" w:hAnsi="Times New Roman" w:cs="等线"/>
          <w:color w:val="000000" w:themeColor="text1"/>
          <w:sz w:val="28"/>
          <w14:ligatures w14:val="none"/>
        </w:rPr>
        <w:t>原语输出空间</w:t>
      </w:r>
      <w:r w:rsidRPr="004B17D5">
        <w:rPr>
          <w:rFonts w:ascii="Times New Roman" w:eastAsia="宋体" w:hAnsi="Times New Roman" w:cs="等线" w:hint="eastAsia"/>
          <w:color w:val="000000" w:themeColor="text1"/>
          <w:sz w:val="28"/>
          <w14:ligatures w14:val="none"/>
        </w:rPr>
        <w:t>，并计算当前时间步操作原语的条件生成概率，其计算方式如下：</w:t>
      </w:r>
    </w:p>
    <w:p w14:paraId="2B2C86AB" w14:textId="77777777" w:rsidR="0034379B" w:rsidRPr="004B17D5" w:rsidRDefault="0034379B" w:rsidP="0034379B">
      <w:pPr>
        <w:widowControl/>
        <w:spacing w:before="100" w:after="0" w:line="480" w:lineRule="exact"/>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322458A3" w14:textId="0CECFFE3" w:rsidR="00A6781E" w:rsidRDefault="0034379B" w:rsidP="00616565">
      <w:pPr>
        <w:widowControl/>
        <w:spacing w:before="100" w:after="0" w:line="480" w:lineRule="exact"/>
        <w:ind w:firstLineChars="200" w:firstLine="560"/>
        <w:jc w:val="both"/>
        <w:rPr>
          <w:ins w:id="357" w:author="yun qiao" w:date="2026-04-21T08:38:00Z"/>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sidRPr="004B17D5">
        <w:rPr>
          <w:rFonts w:ascii="Times New Roman" w:eastAsia="宋体" w:hAnsi="Times New Roman" w:cs="等线" w:hint="eastAsia"/>
          <w:color w:val="000000" w:themeColor="text1"/>
          <w:sz w:val="28"/>
          <w14:ligatures w14:val="none"/>
        </w:rPr>
        <w:t>表示第</w:t>
      </w:r>
      <w:r w:rsidRPr="004B17D5">
        <w:rPr>
          <w:rFonts w:ascii="Times New Roman" w:eastAsia="宋体" w:hAnsi="Times New Roman" w:cs="等线"/>
          <w:color w:val="000000" w:themeColor="text1"/>
          <w:sz w:val="28"/>
          <w14:ligatures w14:val="none"/>
        </w:rPr>
        <w:t xml:space="preserve"> t </w:t>
      </w:r>
      <w:r w:rsidRPr="004B17D5">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sidRPr="004B17D5">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sidRPr="004B17D5">
        <w:rPr>
          <w:rFonts w:ascii="Times New Roman" w:eastAsia="宋体" w:hAnsi="Times New Roman" w:cs="等线" w:hint="eastAsia"/>
          <w:color w:val="000000" w:themeColor="text1"/>
          <w:sz w:val="28"/>
          <w14:ligatures w14:val="none"/>
        </w:rPr>
        <w:t>表示</w:t>
      </w:r>
      <w:proofErr w:type="gramStart"/>
      <w:r w:rsidRPr="004B17D5">
        <w:rPr>
          <w:rFonts w:ascii="Times New Roman" w:eastAsia="宋体" w:hAnsi="Times New Roman" w:cs="等线" w:hint="eastAsia"/>
          <w:color w:val="000000" w:themeColor="text1"/>
          <w:sz w:val="28"/>
          <w14:ligatures w14:val="none"/>
        </w:rPr>
        <w:t>经条件</w:t>
      </w:r>
      <w:proofErr w:type="gramEnd"/>
      <w:r w:rsidRPr="004B17D5">
        <w:rPr>
          <w:rFonts w:ascii="Times New Roman" w:eastAsia="宋体" w:hAnsi="Times New Roman" w:cs="等线" w:hint="eastAsia"/>
          <w:color w:val="000000" w:themeColor="text1"/>
          <w:sz w:val="28"/>
          <w14:ligatures w14:val="none"/>
        </w:rPr>
        <w:t>调制后的第</w:t>
      </w:r>
      <w:r w:rsidRPr="004B17D5">
        <w:rPr>
          <w:rFonts w:ascii="Times New Roman" w:eastAsia="宋体" w:hAnsi="Times New Roman" w:cs="等线"/>
          <w:color w:val="000000" w:themeColor="text1"/>
          <w:sz w:val="28"/>
          <w14:ligatures w14:val="none"/>
        </w:rPr>
        <w:t xml:space="preserve"> t </w:t>
      </w:r>
      <w:r w:rsidRPr="004B17D5">
        <w:rPr>
          <w:rFonts w:ascii="Times New Roman" w:eastAsia="宋体" w:hAnsi="Times New Roman" w:cs="等线" w:hint="eastAsia"/>
          <w:color w:val="000000" w:themeColor="text1"/>
          <w:sz w:val="28"/>
          <w14:ligatures w14:val="none"/>
        </w:rPr>
        <w:t>步隐藏状态。</w:t>
      </w:r>
    </w:p>
    <w:p w14:paraId="1DB52076" w14:textId="5420848D" w:rsidR="003D798C" w:rsidRDefault="003D798C" w:rsidP="00616565">
      <w:pPr>
        <w:widowControl/>
        <w:spacing w:before="100" w:after="0" w:line="480" w:lineRule="exact"/>
        <w:ind w:firstLineChars="200" w:firstLine="560"/>
        <w:jc w:val="both"/>
        <w:rPr>
          <w:ins w:id="358" w:author="yun qiao" w:date="2026-04-21T08:40:00Z"/>
          <w:rFonts w:ascii="Times New Roman" w:eastAsia="宋体" w:hAnsi="Times New Roman" w:cs="等线"/>
          <w:sz w:val="28"/>
          <w14:ligatures w14:val="none"/>
        </w:rPr>
      </w:pPr>
      <w:ins w:id="359" w:author="yun qiao" w:date="2026-04-21T08:38:00Z">
        <w:r w:rsidRPr="004B17D5">
          <w:rPr>
            <w:rFonts w:ascii="Cambria Math" w:eastAsia="宋体" w:hAnsi="Cambria Math" w:cs="Times New Roman" w:hint="eastAsia"/>
            <w:color w:val="000000" w:themeColor="text1"/>
            <w:sz w:val="28"/>
            <w:szCs w:val="28"/>
            <w14:ligatures w14:val="none"/>
          </w:rPr>
          <w:t>在以上技术方案的基础上，优选的，</w:t>
        </w:r>
        <w:r w:rsidRPr="009E45DD">
          <w:rPr>
            <w:rFonts w:ascii="Times New Roman" w:eastAsia="宋体" w:hAnsi="Times New Roman" w:cs="等线" w:hint="eastAsia"/>
            <w:sz w:val="28"/>
            <w14:ligatures w14:val="none"/>
          </w:rPr>
          <w:t>所述平台无关的操作语义空间由操作原语层次化体系及操作原语与具体平台算子之间的映射关系共同定义</w:t>
        </w:r>
        <w:r>
          <w:rPr>
            <w:rFonts w:ascii="Times New Roman" w:eastAsia="宋体" w:hAnsi="Times New Roman" w:cs="等线" w:hint="eastAsia"/>
            <w:sz w:val="28"/>
            <w14:ligatures w14:val="none"/>
          </w:rPr>
          <w:t>；</w:t>
        </w:r>
        <w:r w:rsidRPr="009E45DD">
          <w:rPr>
            <w:rFonts w:ascii="Times New Roman" w:eastAsia="宋体" w:hAnsi="Times New Roman" w:cs="等线" w:hint="eastAsia"/>
            <w:sz w:val="28"/>
            <w14:ligatures w14:val="none"/>
          </w:rPr>
          <w:t>所述操作原语层次化体系按照功能语义将地理处理操作划分为操作大类、操作子类及操作原语三级结构，其中操作原语表示不可再分的原子操作单元</w:t>
        </w:r>
        <w:r>
          <w:rPr>
            <w:rFonts w:ascii="Times New Roman" w:eastAsia="宋体" w:hAnsi="Times New Roman" w:cs="等线" w:hint="eastAsia"/>
            <w:sz w:val="28"/>
            <w14:ligatures w14:val="none"/>
          </w:rPr>
          <w:t>；</w:t>
        </w:r>
        <w:r w:rsidRPr="009E45DD">
          <w:rPr>
            <w:rFonts w:ascii="Times New Roman" w:eastAsia="宋体" w:hAnsi="Times New Roman" w:cs="等线" w:hint="eastAsia"/>
            <w:sz w:val="28"/>
            <w14:ligatures w14:val="none"/>
          </w:rPr>
          <w:t>所述操作原语与具体平台算子之间的映射关系基于预构建的知识图谱建立，用于将不同平台中语义等价或近似等价的算子统一对齐至所述操作原语。</w:t>
        </w:r>
      </w:ins>
    </w:p>
    <w:p w14:paraId="0A91D345" w14:textId="77777777" w:rsidR="003D798C" w:rsidRPr="005D5FF4" w:rsidRDefault="003D798C" w:rsidP="003D798C">
      <w:pPr>
        <w:widowControl/>
        <w:spacing w:before="100" w:after="0" w:line="480" w:lineRule="exact"/>
        <w:ind w:firstLineChars="200" w:firstLine="560"/>
        <w:jc w:val="both"/>
        <w:rPr>
          <w:ins w:id="360" w:author="yun qiao" w:date="2026-04-21T08:41:00Z"/>
          <w:rFonts w:ascii="Times New Roman" w:eastAsia="宋体" w:hAnsi="Times New Roman" w:cs="等线"/>
          <w:sz w:val="28"/>
          <w14:ligatures w14:val="none"/>
        </w:rPr>
      </w:pPr>
      <w:ins w:id="361" w:author="yun qiao" w:date="2026-04-21T08:41:00Z">
        <w:r w:rsidRPr="004B17D5">
          <w:rPr>
            <w:rFonts w:ascii="Times New Roman" w:eastAsia="宋体" w:hAnsi="Times New Roman" w:cs="Times New Roman" w:hint="eastAsia"/>
            <w:color w:val="000000" w:themeColor="text1"/>
            <w:sz w:val="28"/>
            <w:szCs w:val="28"/>
            <w14:ligatures w14:val="none"/>
          </w:rPr>
          <w:t>所述</w:t>
        </w:r>
        <w:r w:rsidRPr="00913E34">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sidRPr="004B17D5">
          <w:rPr>
            <w:rFonts w:ascii="Times New Roman" w:eastAsia="宋体" w:hAnsi="Times New Roman" w:cs="Times New Roman" w:hint="eastAsia"/>
            <w:color w:val="000000" w:themeColor="text1"/>
            <w:sz w:val="28"/>
            <w:szCs w:val="28"/>
            <w14:ligatures w14:val="none"/>
          </w:rPr>
          <w:t>，是以</w:t>
        </w:r>
        <w:r w:rsidRPr="004B17D5">
          <w:rPr>
            <w:rFonts w:ascii="Times New Roman" w:eastAsia="宋体" w:hAnsi="Times New Roman" w:cs="Times New Roman"/>
            <w:color w:val="000000" w:themeColor="text1"/>
            <w:sz w:val="28"/>
            <w:szCs w:val="28"/>
            <w14:ligatures w14:val="none"/>
          </w:rPr>
          <w:t>对用户输入的自然语言任务描述进行语义解析，识别其中的任务意图、</w:t>
        </w:r>
        <w:r w:rsidRPr="004B17D5">
          <w:rPr>
            <w:rFonts w:ascii="Times New Roman" w:eastAsia="宋体" w:hAnsi="Times New Roman" w:cs="Times New Roman"/>
            <w:color w:val="000000" w:themeColor="text1"/>
            <w:sz w:val="28"/>
            <w:szCs w:val="28"/>
            <w14:ligatures w14:val="none"/>
          </w:rPr>
          <w:t xml:space="preserve"> </w:t>
        </w:r>
        <w:r w:rsidRPr="004B17D5">
          <w:rPr>
            <w:rFonts w:ascii="Times New Roman" w:eastAsia="宋体" w:hAnsi="Times New Roman" w:cs="Times New Roman"/>
            <w:color w:val="000000" w:themeColor="text1"/>
            <w:sz w:val="28"/>
            <w:szCs w:val="28"/>
            <w14:ligatures w14:val="none"/>
          </w:rPr>
          <w:t>操作对象及处理约束，生成包含任务名称、任务描述及约束条件的结构化语义表示；基于预定义的任务类型词表，通过语义匹配将所述结构化</w:t>
        </w:r>
        <w:r w:rsidRPr="004B17D5">
          <w:rPr>
            <w:rFonts w:ascii="Times New Roman" w:eastAsia="宋体" w:hAnsi="Times New Roman" w:cs="Times New Roman"/>
            <w:color w:val="000000" w:themeColor="text1"/>
            <w:sz w:val="28"/>
            <w:szCs w:val="28"/>
            <w14:ligatures w14:val="none"/>
          </w:rPr>
          <w:t xml:space="preserve"> </w:t>
        </w:r>
        <w:r w:rsidRPr="004B17D5">
          <w:rPr>
            <w:rFonts w:ascii="Times New Roman" w:eastAsia="宋体" w:hAnsi="Times New Roman" w:cs="Times New Roman"/>
            <w:color w:val="000000" w:themeColor="text1"/>
            <w:sz w:val="28"/>
            <w:szCs w:val="28"/>
            <w14:ligatures w14:val="none"/>
          </w:rPr>
          <w:t>语义表示与任务类型词表中的候选类型进行相似度计算，确定所述任务描述所对应的任务类型标识；所述相似度计算采用余弦相似度，其计算方式如下</w:t>
        </w:r>
        <w:r w:rsidRPr="004B17D5">
          <w:rPr>
            <w:rFonts w:ascii="Times New Roman" w:eastAsia="宋体" w:hAnsi="Times New Roman" w:cs="Times New Roman" w:hint="eastAsia"/>
            <w:color w:val="000000" w:themeColor="text1"/>
            <w:sz w:val="28"/>
            <w:szCs w:val="28"/>
            <w14:ligatures w14:val="none"/>
          </w:rPr>
          <w:t>：</w:t>
        </w:r>
      </w:ins>
    </w:p>
    <w:p w14:paraId="1762A9FA" w14:textId="77777777" w:rsidR="003D798C" w:rsidRPr="004B17D5" w:rsidRDefault="003D798C" w:rsidP="003D798C">
      <w:pPr>
        <w:spacing w:before="100" w:after="0" w:line="240" w:lineRule="atLeast"/>
        <w:jc w:val="both"/>
        <w:rPr>
          <w:ins w:id="362" w:author="yun qiao" w:date="2026-04-21T08:41:00Z"/>
          <w:rFonts w:ascii="Times New Roman" w:eastAsia="宋体" w:hAnsi="Times New Roman" w:cs="等线"/>
          <w:color w:val="000000" w:themeColor="text1"/>
          <w:sz w:val="28"/>
          <w14:ligatures w14:val="none"/>
        </w:rPr>
      </w:pPr>
      <m:oMathPara>
        <m:oMath>
          <m:r>
            <w:ins w:id="363" w:author="yun qiao" w:date="2026-04-21T08:41:00Z">
              <m:rPr>
                <m:nor/>
              </m:rPr>
              <w:rPr>
                <w:rFonts w:ascii="Cambria Math" w:eastAsia="宋体" w:hAnsi="Cambria Math" w:cs="等线"/>
                <w:color w:val="000000" w:themeColor="text1"/>
                <w:sz w:val="28"/>
                <w14:ligatures w14:val="none"/>
              </w:rPr>
              <m:t>sim</m:t>
            </w:ins>
          </m:r>
          <m:d>
            <m:dPr>
              <m:ctrlPr>
                <w:ins w:id="364" w:author="yun qiao" w:date="2026-04-21T08:41:00Z">
                  <w:rPr>
                    <w:rFonts w:ascii="Cambria Math" w:eastAsia="宋体" w:hAnsi="Cambria Math" w:cs="Times New Roman"/>
                    <w:color w:val="000000" w:themeColor="text1"/>
                    <w:sz w:val="28"/>
                    <w:szCs w:val="20"/>
                    <w14:ligatures w14:val="none"/>
                  </w:rPr>
                </w:ins>
              </m:ctrlPr>
            </m:dPr>
            <m:e>
              <m:sSub>
                <m:sSubPr>
                  <m:ctrlPr>
                    <w:ins w:id="365" w:author="yun qiao" w:date="2026-04-21T08:41:00Z">
                      <w:rPr>
                        <w:rFonts w:ascii="Cambria Math" w:eastAsia="宋体" w:hAnsi="Cambria Math" w:cs="Times New Roman"/>
                        <w:i/>
                        <w:color w:val="000000" w:themeColor="text1"/>
                        <w:sz w:val="28"/>
                        <w:szCs w:val="20"/>
                        <w14:ligatures w14:val="none"/>
                      </w:rPr>
                    </w:ins>
                  </m:ctrlPr>
                </m:sSubPr>
                <m:e>
                  <m:r>
                    <w:ins w:id="366" w:author="yun qiao" w:date="2026-04-21T08:41:00Z">
                      <w:rPr>
                        <w:rFonts w:ascii="Cambria Math" w:eastAsia="宋体" w:hAnsi="Cambria Math" w:cs="等线"/>
                        <w:color w:val="000000" w:themeColor="text1"/>
                        <w:sz w:val="28"/>
                        <w14:ligatures w14:val="none"/>
                      </w:rPr>
                      <m:t>v</m:t>
                    </w:ins>
                  </m:r>
                </m:e>
                <m:sub>
                  <m:r>
                    <w:ins w:id="367" w:author="yun qiao" w:date="2026-04-21T08:41:00Z">
                      <w:rPr>
                        <w:rFonts w:ascii="Cambria Math" w:eastAsia="宋体" w:hAnsi="Cambria Math" w:cs="等线"/>
                        <w:color w:val="000000" w:themeColor="text1"/>
                        <w:sz w:val="28"/>
                        <w14:ligatures w14:val="none"/>
                      </w:rPr>
                      <m:t>q</m:t>
                    </w:ins>
                  </m:r>
                </m:sub>
              </m:sSub>
              <m:r>
                <w:ins w:id="368" w:author="yun qiao" w:date="2026-04-21T08:41:00Z">
                  <w:rPr>
                    <w:rFonts w:ascii="Cambria Math" w:eastAsia="宋体" w:hAnsi="Cambria Math" w:cs="等线"/>
                    <w:color w:val="000000" w:themeColor="text1"/>
                    <w:sz w:val="28"/>
                    <w14:ligatures w14:val="none"/>
                  </w:rPr>
                  <m:t>,</m:t>
                </w:ins>
              </m:r>
              <m:sSub>
                <m:sSubPr>
                  <m:ctrlPr>
                    <w:ins w:id="369" w:author="yun qiao" w:date="2026-04-21T08:41:00Z">
                      <w:rPr>
                        <w:rFonts w:ascii="Cambria Math" w:eastAsia="宋体" w:hAnsi="Cambria Math" w:cs="Times New Roman"/>
                        <w:i/>
                        <w:color w:val="000000" w:themeColor="text1"/>
                        <w:sz w:val="28"/>
                        <w:szCs w:val="20"/>
                        <w14:ligatures w14:val="none"/>
                      </w:rPr>
                    </w:ins>
                  </m:ctrlPr>
                </m:sSubPr>
                <m:e>
                  <m:r>
                    <w:ins w:id="370" w:author="yun qiao" w:date="2026-04-21T08:41:00Z">
                      <w:rPr>
                        <w:rFonts w:ascii="Cambria Math" w:eastAsia="宋体" w:hAnsi="Cambria Math" w:cs="等线"/>
                        <w:color w:val="000000" w:themeColor="text1"/>
                        <w:sz w:val="28"/>
                        <w14:ligatures w14:val="none"/>
                      </w:rPr>
                      <m:t>v</m:t>
                    </w:ins>
                  </m:r>
                </m:e>
                <m:sub>
                  <m:r>
                    <w:ins w:id="371" w:author="yun qiao" w:date="2026-04-21T08:41:00Z">
                      <w:rPr>
                        <w:rFonts w:ascii="Cambria Math" w:eastAsia="宋体" w:hAnsi="Cambria Math" w:cs="等线"/>
                        <w:color w:val="000000" w:themeColor="text1"/>
                        <w:sz w:val="28"/>
                        <w14:ligatures w14:val="none"/>
                      </w:rPr>
                      <m:t>i</m:t>
                    </w:ins>
                  </m:r>
                </m:sub>
              </m:sSub>
            </m:e>
          </m:d>
          <m:r>
            <w:ins w:id="372" w:author="yun qiao" w:date="2026-04-21T08:41:00Z">
              <w:rPr>
                <w:rFonts w:ascii="Cambria Math" w:eastAsia="宋体" w:hAnsi="Cambria Math" w:cs="等线"/>
                <w:color w:val="000000" w:themeColor="text1"/>
                <w:sz w:val="28"/>
                <w14:ligatures w14:val="none"/>
              </w:rPr>
              <m:t>=</m:t>
            </w:ins>
          </m:r>
          <m:f>
            <m:fPr>
              <m:ctrlPr>
                <w:ins w:id="373" w:author="yun qiao" w:date="2026-04-21T08:41:00Z">
                  <w:rPr>
                    <w:rFonts w:ascii="Cambria Math" w:eastAsia="宋体" w:hAnsi="Cambria Math" w:cs="Times New Roman"/>
                    <w:i/>
                    <w:color w:val="000000" w:themeColor="text1"/>
                    <w:sz w:val="28"/>
                    <w:szCs w:val="20"/>
                    <w14:ligatures w14:val="none"/>
                  </w:rPr>
                </w:ins>
              </m:ctrlPr>
            </m:fPr>
            <m:num>
              <m:sSub>
                <m:sSubPr>
                  <m:ctrlPr>
                    <w:ins w:id="374" w:author="yun qiao" w:date="2026-04-21T08:41:00Z">
                      <w:rPr>
                        <w:rFonts w:ascii="Cambria Math" w:eastAsia="宋体" w:hAnsi="Cambria Math" w:cs="Times New Roman"/>
                        <w:i/>
                        <w:color w:val="000000" w:themeColor="text1"/>
                        <w:sz w:val="28"/>
                        <w:szCs w:val="20"/>
                        <w14:ligatures w14:val="none"/>
                      </w:rPr>
                    </w:ins>
                  </m:ctrlPr>
                </m:sSubPr>
                <m:e>
                  <m:r>
                    <w:ins w:id="375" w:author="yun qiao" w:date="2026-04-21T08:41:00Z">
                      <w:rPr>
                        <w:rFonts w:ascii="Cambria Math" w:eastAsia="宋体" w:hAnsi="Cambria Math" w:cs="等线"/>
                        <w:color w:val="000000" w:themeColor="text1"/>
                        <w:sz w:val="28"/>
                        <w14:ligatures w14:val="none"/>
                      </w:rPr>
                      <m:t>v</m:t>
                    </w:ins>
                  </m:r>
                </m:e>
                <m:sub>
                  <m:r>
                    <w:ins w:id="376" w:author="yun qiao" w:date="2026-04-21T08:41:00Z">
                      <w:rPr>
                        <w:rFonts w:ascii="Cambria Math" w:eastAsia="宋体" w:hAnsi="Cambria Math" w:cs="等线"/>
                        <w:color w:val="000000" w:themeColor="text1"/>
                        <w:sz w:val="28"/>
                        <w14:ligatures w14:val="none"/>
                      </w:rPr>
                      <m:t>q</m:t>
                    </w:ins>
                  </m:r>
                </m:sub>
              </m:sSub>
              <m:r>
                <w:ins w:id="377" w:author="yun qiao" w:date="2026-04-21T08:41:00Z">
                  <w:rPr>
                    <w:rFonts w:ascii="Cambria Math" w:eastAsia="宋体" w:hAnsi="Cambria Math" w:cs="等线"/>
                    <w:color w:val="000000" w:themeColor="text1"/>
                    <w:sz w:val="28"/>
                    <w14:ligatures w14:val="none"/>
                  </w:rPr>
                  <m:t>⋅</m:t>
                </w:ins>
              </m:r>
              <m:sSub>
                <m:sSubPr>
                  <m:ctrlPr>
                    <w:ins w:id="378" w:author="yun qiao" w:date="2026-04-21T08:41:00Z">
                      <w:rPr>
                        <w:rFonts w:ascii="Cambria Math" w:eastAsia="宋体" w:hAnsi="Cambria Math" w:cs="Times New Roman"/>
                        <w:i/>
                        <w:color w:val="000000" w:themeColor="text1"/>
                        <w:sz w:val="28"/>
                        <w:szCs w:val="20"/>
                        <w14:ligatures w14:val="none"/>
                      </w:rPr>
                    </w:ins>
                  </m:ctrlPr>
                </m:sSubPr>
                <m:e>
                  <m:r>
                    <w:ins w:id="379" w:author="yun qiao" w:date="2026-04-21T08:41:00Z">
                      <w:rPr>
                        <w:rFonts w:ascii="Cambria Math" w:eastAsia="宋体" w:hAnsi="Cambria Math" w:cs="等线"/>
                        <w:color w:val="000000" w:themeColor="text1"/>
                        <w:sz w:val="28"/>
                        <w14:ligatures w14:val="none"/>
                      </w:rPr>
                      <m:t>v</m:t>
                    </w:ins>
                  </m:r>
                </m:e>
                <m:sub>
                  <m:r>
                    <w:ins w:id="380" w:author="yun qiao" w:date="2026-04-21T08:41:00Z">
                      <w:rPr>
                        <w:rFonts w:ascii="Cambria Math" w:eastAsia="宋体" w:hAnsi="Cambria Math" w:cs="等线"/>
                        <w:color w:val="000000" w:themeColor="text1"/>
                        <w:sz w:val="28"/>
                        <w14:ligatures w14:val="none"/>
                      </w:rPr>
                      <m:t>i</m:t>
                    </w:ins>
                  </m:r>
                </m:sub>
              </m:sSub>
            </m:num>
            <m:den>
              <m:r>
                <w:ins w:id="381" w:author="yun qiao" w:date="2026-04-21T08:41:00Z">
                  <m:rPr>
                    <m:lit/>
                  </m:rPr>
                  <w:rPr>
                    <w:rFonts w:ascii="Cambria Math" w:eastAsia="宋体" w:hAnsi="Cambria Math" w:cs="等线"/>
                    <w:color w:val="000000" w:themeColor="text1"/>
                    <w:sz w:val="28"/>
                    <w14:ligatures w14:val="none"/>
                  </w:rPr>
                  <m:t>|</m:t>
                </w:ins>
              </m:r>
              <m:sSub>
                <m:sSubPr>
                  <m:ctrlPr>
                    <w:ins w:id="382" w:author="yun qiao" w:date="2026-04-21T08:41:00Z">
                      <w:rPr>
                        <w:rFonts w:ascii="Cambria Math" w:eastAsia="宋体" w:hAnsi="Cambria Math" w:cs="Times New Roman"/>
                        <w:i/>
                        <w:color w:val="000000" w:themeColor="text1"/>
                        <w:sz w:val="28"/>
                        <w:szCs w:val="20"/>
                        <w14:ligatures w14:val="none"/>
                      </w:rPr>
                    </w:ins>
                  </m:ctrlPr>
                </m:sSubPr>
                <m:e>
                  <m:r>
                    <w:ins w:id="383" w:author="yun qiao" w:date="2026-04-21T08:41:00Z">
                      <w:rPr>
                        <w:rFonts w:ascii="Cambria Math" w:eastAsia="宋体" w:hAnsi="Cambria Math" w:cs="等线"/>
                        <w:color w:val="000000" w:themeColor="text1"/>
                        <w:sz w:val="28"/>
                        <w14:ligatures w14:val="none"/>
                      </w:rPr>
                      <m:t>|v</m:t>
                    </w:ins>
                  </m:r>
                </m:e>
                <m:sub>
                  <m:r>
                    <w:ins w:id="384" w:author="yun qiao" w:date="2026-04-21T08:41:00Z">
                      <w:rPr>
                        <w:rFonts w:ascii="Cambria Math" w:eastAsia="宋体" w:hAnsi="Cambria Math" w:cs="等线"/>
                        <w:color w:val="000000" w:themeColor="text1"/>
                        <w:sz w:val="28"/>
                        <w14:ligatures w14:val="none"/>
                      </w:rPr>
                      <m:t>q</m:t>
                    </w:ins>
                  </m:r>
                </m:sub>
              </m:sSub>
              <m:r>
                <w:ins w:id="385" w:author="yun qiao" w:date="2026-04-21T08:41:00Z">
                  <w:rPr>
                    <w:rFonts w:ascii="Cambria Math" w:eastAsia="宋体" w:hAnsi="Cambria Math" w:cs="等线"/>
                    <w:color w:val="000000" w:themeColor="text1"/>
                    <w:sz w:val="28"/>
                    <w14:ligatures w14:val="none"/>
                  </w:rPr>
                  <m:t>|</m:t>
                </w:ins>
              </m:r>
              <m:r>
                <w:ins w:id="386" w:author="yun qiao" w:date="2026-04-21T08:41:00Z">
                  <m:rPr>
                    <m:lit/>
                    <m:sty m:val="p"/>
                  </m:rPr>
                  <w:rPr>
                    <w:rFonts w:ascii="Cambria Math" w:eastAsia="宋体" w:hAnsi="Cambria Math" w:cs="等线"/>
                    <w:color w:val="000000" w:themeColor="text1"/>
                    <w:sz w:val="28"/>
                    <w14:ligatures w14:val="none"/>
                  </w:rPr>
                  <m:t>|</m:t>
                </w:ins>
              </m:r>
              <m:r>
                <w:ins w:id="387" w:author="yun qiao" w:date="2026-04-21T08:41:00Z">
                  <m:rPr>
                    <m:sty m:val="p"/>
                  </m:rPr>
                  <w:rPr>
                    <w:rFonts w:ascii="Cambria Math" w:eastAsia="宋体" w:hAnsi="Cambria Math" w:cs="等线"/>
                    <w:color w:val="000000" w:themeColor="text1"/>
                    <w:sz w:val="28"/>
                    <w14:ligatures w14:val="none"/>
                  </w:rPr>
                  <m:t xml:space="preserve"> </m:t>
                </w:ins>
              </m:r>
              <m:r>
                <w:ins w:id="388" w:author="yun qiao" w:date="2026-04-21T08:41:00Z">
                  <m:rPr>
                    <m:lit/>
                    <m:sty m:val="p"/>
                  </m:rPr>
                  <w:rPr>
                    <w:rFonts w:ascii="Cambria Math" w:eastAsia="宋体" w:hAnsi="Cambria Math" w:cs="等线"/>
                    <w:color w:val="000000" w:themeColor="text1"/>
                    <w:sz w:val="28"/>
                    <w14:ligatures w14:val="none"/>
                  </w:rPr>
                  <m:t>|</m:t>
                </w:ins>
              </m:r>
              <m:r>
                <w:ins w:id="389" w:author="yun qiao" w:date="2026-04-21T08:41:00Z">
                  <m:rPr>
                    <m:sty m:val="p"/>
                  </m:rPr>
                  <w:rPr>
                    <w:rFonts w:ascii="Cambria Math" w:eastAsia="宋体" w:hAnsi="Cambria Math" w:cs="等线"/>
                    <w:color w:val="000000" w:themeColor="text1"/>
                    <w:sz w:val="28"/>
                    <w14:ligatures w14:val="none"/>
                  </w:rPr>
                  <m:t>|</m:t>
                </w:ins>
              </m:r>
              <m:sSub>
                <m:sSubPr>
                  <m:ctrlPr>
                    <w:ins w:id="390" w:author="yun qiao" w:date="2026-04-21T08:41:00Z">
                      <w:rPr>
                        <w:rFonts w:ascii="Cambria Math" w:eastAsia="宋体" w:hAnsi="Cambria Math" w:cs="Times New Roman"/>
                        <w:i/>
                        <w:color w:val="000000" w:themeColor="text1"/>
                        <w:sz w:val="28"/>
                        <w:szCs w:val="20"/>
                        <w14:ligatures w14:val="none"/>
                      </w:rPr>
                    </w:ins>
                  </m:ctrlPr>
                </m:sSubPr>
                <m:e>
                  <m:r>
                    <w:ins w:id="391" w:author="yun qiao" w:date="2026-04-21T08:41:00Z">
                      <w:rPr>
                        <w:rFonts w:ascii="Cambria Math" w:eastAsia="宋体" w:hAnsi="Cambria Math" w:cs="等线"/>
                        <w:color w:val="000000" w:themeColor="text1"/>
                        <w:sz w:val="28"/>
                        <w14:ligatures w14:val="none"/>
                      </w:rPr>
                      <m:t>v</m:t>
                    </w:ins>
                  </m:r>
                </m:e>
                <m:sub>
                  <m:r>
                    <w:ins w:id="392" w:author="yun qiao" w:date="2026-04-21T08:41:00Z">
                      <w:rPr>
                        <w:rFonts w:ascii="Cambria Math" w:eastAsia="宋体" w:hAnsi="Cambria Math" w:cs="等线"/>
                        <w:color w:val="000000" w:themeColor="text1"/>
                        <w:sz w:val="28"/>
                        <w14:ligatures w14:val="none"/>
                      </w:rPr>
                      <m:t>i</m:t>
                    </w:ins>
                  </m:r>
                </m:sub>
              </m:sSub>
              <m:r>
                <w:ins w:id="393" w:author="yun qiao" w:date="2026-04-21T08:41:00Z">
                  <m:rPr>
                    <m:lit/>
                  </m:rPr>
                  <w:rPr>
                    <w:rFonts w:ascii="Cambria Math" w:eastAsia="宋体" w:hAnsi="Cambria Math" w:cs="等线"/>
                    <w:color w:val="000000" w:themeColor="text1"/>
                    <w:sz w:val="28"/>
                    <w14:ligatures w14:val="none"/>
                  </w:rPr>
                  <m:t>|</m:t>
                </w:ins>
              </m:r>
              <m:r>
                <w:ins w:id="394" w:author="yun qiao" w:date="2026-04-21T08:41:00Z">
                  <m:rPr>
                    <m:sty m:val="p"/>
                  </m:rPr>
                  <w:rPr>
                    <w:rFonts w:ascii="Cambria Math" w:eastAsia="宋体" w:hAnsi="Cambria Math" w:cs="等线"/>
                    <w:color w:val="000000" w:themeColor="text1"/>
                    <w:sz w:val="28"/>
                    <w14:ligatures w14:val="none"/>
                  </w:rPr>
                  <m:t>|</m:t>
                </w:ins>
              </m:r>
            </m:den>
          </m:f>
        </m:oMath>
      </m:oMathPara>
    </w:p>
    <w:p w14:paraId="68864AB8" w14:textId="389A449A" w:rsidR="003D798C" w:rsidRPr="003D798C" w:rsidRDefault="003D798C" w:rsidP="003D798C">
      <w:pPr>
        <w:spacing w:before="100" w:after="0" w:line="480" w:lineRule="exact"/>
        <w:ind w:firstLineChars="200" w:firstLine="560"/>
        <w:jc w:val="both"/>
        <w:rPr>
          <w:rFonts w:ascii="Times New Roman" w:eastAsia="宋体" w:hAnsi="Times New Roman" w:cs="等线" w:hint="eastAsia"/>
          <w:color w:val="000000" w:themeColor="text1"/>
          <w:sz w:val="28"/>
          <w14:ligatures w14:val="none"/>
        </w:rPr>
        <w:pPrChange w:id="395" w:author="yun qiao" w:date="2026-04-21T08:41:00Z">
          <w:pPr>
            <w:widowControl/>
            <w:spacing w:before="100" w:after="0" w:line="480" w:lineRule="exact"/>
            <w:ind w:firstLineChars="200" w:firstLine="560"/>
            <w:jc w:val="both"/>
          </w:pPr>
        </w:pPrChange>
      </w:pPr>
      <w:ins w:id="396" w:author="yun qiao" w:date="2026-04-21T08:41:00Z">
        <w:r w:rsidRPr="004B17D5">
          <w:rPr>
            <w:rFonts w:ascii="Times New Roman" w:eastAsia="宋体" w:hAnsi="Times New Roman" w:cs="等线" w:hint="eastAsia"/>
            <w:color w:val="000000" w:themeColor="text1"/>
            <w:sz w:val="28"/>
            <w14:ligatures w14:val="none"/>
          </w:rPr>
          <w:lastRenderedPageBreak/>
          <w:t>其中，</w:t>
        </w:r>
      </w:ins>
      <m:oMath>
        <m:sSub>
          <m:sSubPr>
            <m:ctrlPr>
              <w:ins w:id="397" w:author="yun qiao" w:date="2026-04-21T08:41:00Z">
                <w:rPr>
                  <w:rFonts w:ascii="Cambria Math" w:eastAsia="宋体" w:hAnsi="Cambria Math" w:cs="Times New Roman"/>
                  <w:i/>
                  <w:color w:val="000000" w:themeColor="text1"/>
                  <w:sz w:val="28"/>
                  <w:szCs w:val="20"/>
                  <w14:ligatures w14:val="none"/>
                </w:rPr>
              </w:ins>
            </m:ctrlPr>
          </m:sSubPr>
          <m:e>
            <m:r>
              <w:ins w:id="398" w:author="yun qiao" w:date="2026-04-21T08:41:00Z">
                <w:rPr>
                  <w:rFonts w:ascii="Cambria Math" w:eastAsia="宋体" w:hAnsi="Cambria Math" w:cs="等线"/>
                  <w:color w:val="000000" w:themeColor="text1"/>
                  <w:sz w:val="28"/>
                  <w14:ligatures w14:val="none"/>
                </w:rPr>
                <m:t>v</m:t>
              </w:ins>
            </m:r>
          </m:e>
          <m:sub>
            <m:r>
              <w:ins w:id="399" w:author="yun qiao" w:date="2026-04-21T08:41:00Z">
                <w:rPr>
                  <w:rFonts w:ascii="Cambria Math" w:eastAsia="宋体" w:hAnsi="Cambria Math" w:cs="等线"/>
                  <w:color w:val="000000" w:themeColor="text1"/>
                  <w:sz w:val="28"/>
                  <w14:ligatures w14:val="none"/>
                </w:rPr>
                <m:t>q</m:t>
              </w:ins>
            </m:r>
          </m:sub>
        </m:sSub>
      </m:oMath>
      <w:ins w:id="400" w:author="yun qiao" w:date="2026-04-21T08:41:00Z">
        <w:r w:rsidRPr="004B17D5">
          <w:rPr>
            <w:rFonts w:ascii="Times New Roman" w:eastAsia="宋体" w:hAnsi="Times New Roman" w:cs="等线" w:hint="eastAsia"/>
            <w:color w:val="000000" w:themeColor="text1"/>
            <w:sz w:val="28"/>
            <w14:ligatures w14:val="none"/>
          </w:rPr>
          <w:t>表示结构化语义表示对应的向量表示，</w:t>
        </w:r>
      </w:ins>
      <m:oMath>
        <m:sSub>
          <m:sSubPr>
            <m:ctrlPr>
              <w:ins w:id="401" w:author="yun qiao" w:date="2026-04-21T08:41:00Z">
                <w:rPr>
                  <w:rFonts w:ascii="Cambria Math" w:eastAsia="宋体" w:hAnsi="Cambria Math" w:cs="Times New Roman"/>
                  <w:i/>
                  <w:color w:val="000000" w:themeColor="text1"/>
                  <w:sz w:val="28"/>
                  <w:szCs w:val="20"/>
                  <w14:ligatures w14:val="none"/>
                </w:rPr>
              </w:ins>
            </m:ctrlPr>
          </m:sSubPr>
          <m:e>
            <m:r>
              <w:ins w:id="402" w:author="yun qiao" w:date="2026-04-21T08:41:00Z">
                <w:rPr>
                  <w:rFonts w:ascii="Cambria Math" w:eastAsia="宋体" w:hAnsi="Cambria Math" w:cs="等线"/>
                  <w:color w:val="000000" w:themeColor="text1"/>
                  <w:sz w:val="28"/>
                  <w14:ligatures w14:val="none"/>
                </w:rPr>
                <m:t>v</m:t>
              </w:ins>
            </m:r>
          </m:e>
          <m:sub>
            <m:r>
              <w:ins w:id="403" w:author="yun qiao" w:date="2026-04-21T08:41:00Z">
                <w:rPr>
                  <w:rFonts w:ascii="Cambria Math" w:eastAsia="宋体" w:hAnsi="Cambria Math" w:cs="等线"/>
                  <w:color w:val="000000" w:themeColor="text1"/>
                  <w:sz w:val="28"/>
                  <w14:ligatures w14:val="none"/>
                </w:rPr>
                <m:t>i</m:t>
              </w:ins>
            </m:r>
          </m:sub>
        </m:sSub>
      </m:oMath>
      <w:ins w:id="404" w:author="yun qiao" w:date="2026-04-21T08:41:00Z">
        <w:r w:rsidRPr="004B17D5">
          <w:rPr>
            <w:rFonts w:ascii="Times New Roman" w:eastAsia="宋体" w:hAnsi="Times New Roman" w:cs="等线" w:hint="eastAsia"/>
            <w:color w:val="000000" w:themeColor="text1"/>
            <w:sz w:val="28"/>
            <w14:ligatures w14:val="none"/>
          </w:rPr>
          <w:t>表示候选任务类型对应的向量表示；将所述任务类型标识、结构化语义表示及原始任务描述的文本编码向量作为输入所述</w:t>
        </w:r>
        <w:r>
          <w:rPr>
            <w:rFonts w:ascii="Times New Roman" w:eastAsia="宋体" w:hAnsi="Times New Roman" w:cs="等线" w:hint="eastAsia"/>
            <w:color w:val="000000" w:themeColor="text1"/>
            <w:sz w:val="28"/>
            <w14:ligatures w14:val="none"/>
          </w:rPr>
          <w:t>条件化</w:t>
        </w:r>
        <w:r w:rsidRPr="004B17D5">
          <w:rPr>
            <w:rFonts w:ascii="Times New Roman" w:eastAsia="宋体" w:hAnsi="Times New Roman" w:cs="等线" w:hint="eastAsia"/>
            <w:color w:val="000000" w:themeColor="text1"/>
            <w:sz w:val="28"/>
            <w14:ligatures w14:val="none"/>
          </w:rPr>
          <w:t>序列生成模型的结构化语义特征。</w:t>
        </w:r>
      </w:ins>
    </w:p>
    <w:p w14:paraId="3E914674" w14:textId="05334DB3" w:rsidR="004D4BDB" w:rsidRPr="004B17D5" w:rsidRDefault="00000000" w:rsidP="004D4BD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在以上技术方案的基础上，优选的，</w:t>
      </w:r>
      <w:r w:rsidRPr="004B17D5">
        <w:rPr>
          <w:rFonts w:ascii="Times New Roman" w:eastAsia="宋体" w:hAnsi="Times New Roman" w:cs="Times New Roman" w:hint="eastAsia"/>
          <w:color w:val="000000" w:themeColor="text1"/>
          <w:sz w:val="28"/>
          <w:szCs w:val="28"/>
          <w14:ligatures w14:val="none"/>
        </w:rPr>
        <w:t>所述</w:t>
      </w:r>
      <w:bookmarkStart w:id="405" w:name="_Hlk227243904"/>
      <w:ins w:id="406" w:author="yun qiao" w:date="2026-04-21T08:42:00Z">
        <w:r w:rsidR="003D798C" w:rsidRPr="00EC2356">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sidR="003D798C" w:rsidRPr="004B17D5">
          <w:rPr>
            <w:rFonts w:ascii="Times New Roman" w:eastAsia="宋体" w:hAnsi="Times New Roman" w:cs="Times New Roman" w:hint="eastAsia"/>
            <w:color w:val="000000" w:themeColor="text1"/>
            <w:sz w:val="28"/>
            <w:szCs w:val="28"/>
            <w14:ligatures w14:val="none"/>
          </w:rPr>
          <w:t>，是以</w:t>
        </w:r>
        <w:r w:rsidR="003D798C" w:rsidRPr="004B17D5">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w:t>
        </w:r>
        <w:r w:rsidR="003D798C" w:rsidRPr="00F24BF4">
          <w:rPr>
            <w:rFonts w:ascii="Times New Roman" w:eastAsia="宋体" w:hAnsi="Times New Roman" w:cs="Times New Roman"/>
            <w:color w:val="000000" w:themeColor="text1"/>
            <w:sz w:val="28"/>
            <w:szCs w:val="28"/>
            <w14:ligatures w14:val="none"/>
          </w:rPr>
          <w:t>在生成过程中，利用所述</w:t>
        </w:r>
        <w:r w:rsidR="003D798C">
          <w:rPr>
            <w:rFonts w:ascii="Times New Roman" w:eastAsia="宋体" w:hAnsi="Times New Roman" w:cs="Times New Roman" w:hint="eastAsia"/>
            <w:color w:val="000000" w:themeColor="text1"/>
            <w:sz w:val="28"/>
            <w:szCs w:val="28"/>
            <w14:ligatures w14:val="none"/>
          </w:rPr>
          <w:t>条件化</w:t>
        </w:r>
        <w:r w:rsidR="003D798C" w:rsidRPr="00F24BF4">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w:t>
        </w:r>
        <w:r w:rsidR="003D798C" w:rsidRPr="004B17D5">
          <w:rPr>
            <w:rFonts w:ascii="Times New Roman" w:eastAsia="宋体" w:hAnsi="Times New Roman" w:cs="Times New Roman"/>
            <w:color w:val="000000" w:themeColor="text1"/>
            <w:sz w:val="28"/>
            <w:szCs w:val="28"/>
            <w14:ligatures w14:val="none"/>
          </w:rPr>
          <w:t>设所述</w:t>
        </w:r>
        <w:r w:rsidR="003D798C">
          <w:rPr>
            <w:rFonts w:ascii="Times New Roman" w:eastAsia="宋体" w:hAnsi="Times New Roman" w:cs="Times New Roman"/>
            <w:color w:val="000000" w:themeColor="text1"/>
            <w:sz w:val="28"/>
            <w:szCs w:val="28"/>
            <w14:ligatures w14:val="none"/>
          </w:rPr>
          <w:t>条件化序列生成模型</w:t>
        </w:r>
        <w:r w:rsidR="003D798C" w:rsidRPr="004B17D5">
          <w:rPr>
            <w:rFonts w:ascii="Times New Roman" w:eastAsia="宋体" w:hAnsi="Times New Roman" w:cs="Times New Roman"/>
            <w:color w:val="000000" w:themeColor="text1"/>
            <w:sz w:val="28"/>
            <w:szCs w:val="28"/>
            <w14:ligatures w14:val="none"/>
          </w:rPr>
          <w:t>在第</w:t>
        </w:r>
        <w:r w:rsidR="003D798C" w:rsidRPr="004B17D5">
          <w:rPr>
            <w:rFonts w:ascii="Times New Roman" w:eastAsia="宋体" w:hAnsi="Times New Roman" w:cs="Times New Roman"/>
            <w:color w:val="000000" w:themeColor="text1"/>
            <w:sz w:val="28"/>
            <w:szCs w:val="28"/>
            <w14:ligatures w14:val="none"/>
          </w:rPr>
          <w:t>t</w:t>
        </w:r>
        <w:r w:rsidR="003D798C" w:rsidRPr="004B17D5">
          <w:rPr>
            <w:rFonts w:ascii="Times New Roman" w:eastAsia="宋体" w:hAnsi="Times New Roman" w:cs="Times New Roman"/>
            <w:color w:val="000000" w:themeColor="text1"/>
            <w:sz w:val="28"/>
            <w:szCs w:val="28"/>
            <w14:ligatures w14:val="none"/>
          </w:rPr>
          <w:t>步输出的条件生成概率分布为</w:t>
        </w:r>
      </w:ins>
      <w:del w:id="407" w:author="yun qiao" w:date="2026-04-20T10:42:00Z">
        <w:r w:rsidR="004D4BDB" w:rsidRPr="004B17D5" w:rsidDel="009F561B">
          <w:rPr>
            <w:rFonts w:ascii="Times New Roman" w:eastAsia="宋体" w:hAnsi="Times New Roman" w:cs="Times New Roman"/>
            <w:color w:val="000000" w:themeColor="text1"/>
            <w:sz w:val="28"/>
            <w:szCs w:val="28"/>
            <w14:ligatures w14:val="none"/>
          </w:rPr>
          <w:delText>基于所述结构化语义表示，利用所述</w:delText>
        </w:r>
      </w:del>
      <w:del w:id="408" w:author="yun qiao" w:date="2026-04-20T09:57:00Z">
        <w:r w:rsidR="004D4BDB" w:rsidRPr="004B17D5" w:rsidDel="00EA2881">
          <w:rPr>
            <w:rFonts w:ascii="Times New Roman" w:eastAsia="宋体" w:hAnsi="Times New Roman" w:cs="Times New Roman"/>
            <w:color w:val="000000" w:themeColor="text1"/>
            <w:sz w:val="28"/>
            <w:szCs w:val="28"/>
            <w14:ligatures w14:val="none"/>
          </w:rPr>
          <w:delText>专用序列生成模型</w:delText>
        </w:r>
      </w:del>
      <w:del w:id="409" w:author="yun qiao" w:date="2026-04-20T10:42:00Z">
        <w:r w:rsidR="004D4BDB" w:rsidRPr="004B17D5" w:rsidDel="009F561B">
          <w:rPr>
            <w:rFonts w:ascii="Times New Roman" w:eastAsia="宋体" w:hAnsi="Times New Roman" w:cs="Times New Roman"/>
            <w:color w:val="000000" w:themeColor="text1"/>
            <w:sz w:val="28"/>
            <w:szCs w:val="28"/>
            <w14:ligatures w14:val="non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r w:rsidR="004D4BDB" w:rsidRPr="004B17D5" w:rsidDel="009F561B">
          <w:rPr>
            <w:rFonts w:ascii="Times New Roman" w:eastAsia="宋体" w:hAnsi="Times New Roman" w:cs="Times New Roman" w:hint="eastAsia"/>
            <w:color w:val="000000" w:themeColor="text1"/>
            <w:sz w:val="28"/>
            <w:szCs w:val="28"/>
            <w14:ligatures w14:val="none"/>
          </w:rPr>
          <w:delText>，是以</w:delText>
        </w:r>
        <w:r w:rsidR="004D4BDB" w:rsidRPr="004B17D5" w:rsidDel="009F561B">
          <w:rPr>
            <w:rFonts w:ascii="Times New Roman" w:eastAsia="宋体" w:hAnsi="Times New Roman" w:cs="Times New Roman"/>
            <w:color w:val="000000" w:themeColor="text1"/>
            <w:sz w:val="28"/>
            <w:szCs w:val="28"/>
            <w14:ligatures w14:val="none"/>
          </w:rPr>
          <w:delText>预先基于操作原语层次结构、训练样本中的相邻操作原语转移统计信息以及相邻步骤输入输出数据类型关系，构建操作原语转移合法性约束，用于描述不同操作原语之间的允许转移关系；</w:delText>
        </w:r>
        <w:r w:rsidR="004D4BDB" w:rsidRPr="00F24BF4" w:rsidDel="009F561B">
          <w:rPr>
            <w:rFonts w:ascii="Times New Roman" w:eastAsia="宋体" w:hAnsi="Times New Roman" w:cs="Times New Roman"/>
            <w:color w:val="000000" w:themeColor="text1"/>
            <w:sz w:val="28"/>
            <w:szCs w:val="28"/>
            <w14:ligatures w14:val="none"/>
          </w:rPr>
          <w:delText>在生成过程中，利用所述</w:delText>
        </w:r>
      </w:del>
      <w:del w:id="410" w:author="yun qiao" w:date="2026-04-20T09:57:00Z">
        <w:r w:rsidR="004D4BDB" w:rsidRPr="00F24BF4" w:rsidDel="00EA2881">
          <w:rPr>
            <w:rFonts w:ascii="Times New Roman" w:eastAsia="宋体" w:hAnsi="Times New Roman" w:cs="Times New Roman"/>
            <w:color w:val="000000" w:themeColor="text1"/>
            <w:sz w:val="28"/>
            <w:szCs w:val="28"/>
            <w14:ligatures w14:val="none"/>
          </w:rPr>
          <w:delText>专用序列生成模型</w:delText>
        </w:r>
      </w:del>
      <w:del w:id="411" w:author="yun qiao" w:date="2026-04-20T10:42:00Z">
        <w:r w:rsidR="004D4BDB" w:rsidRPr="00F24BF4" w:rsidDel="009F561B">
          <w:rPr>
            <w:rFonts w:ascii="Times New Roman" w:eastAsia="宋体" w:hAnsi="Times New Roman" w:cs="Times New Roman"/>
            <w:color w:val="000000" w:themeColor="text1"/>
            <w:sz w:val="28"/>
            <w:szCs w:val="28"/>
            <w14:ligatures w14:val="none"/>
          </w:rPr>
          <w:delText>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w:delText>
        </w:r>
        <w:r w:rsidR="004D4BDB" w:rsidRPr="004B17D5" w:rsidDel="009F561B">
          <w:rPr>
            <w:rFonts w:ascii="Times New Roman" w:eastAsia="宋体" w:hAnsi="Times New Roman" w:cs="Times New Roman"/>
            <w:color w:val="000000" w:themeColor="text1"/>
            <w:sz w:val="28"/>
            <w:szCs w:val="28"/>
            <w14:ligatures w14:val="none"/>
          </w:rPr>
          <w:delText>设所述</w:delText>
        </w:r>
      </w:del>
      <w:del w:id="412" w:author="yun qiao" w:date="2026-04-20T09:57:00Z">
        <w:r w:rsidR="004D4BDB" w:rsidRPr="004B17D5" w:rsidDel="00EA2881">
          <w:rPr>
            <w:rFonts w:ascii="Times New Roman" w:eastAsia="宋体" w:hAnsi="Times New Roman" w:cs="Times New Roman"/>
            <w:color w:val="000000" w:themeColor="text1"/>
            <w:sz w:val="28"/>
            <w:szCs w:val="28"/>
            <w14:ligatures w14:val="none"/>
          </w:rPr>
          <w:delText>专用序列生成模型</w:delText>
        </w:r>
      </w:del>
      <w:del w:id="413" w:author="yun qiao" w:date="2026-04-20T10:42:00Z">
        <w:r w:rsidR="004D4BDB" w:rsidRPr="004B17D5" w:rsidDel="009F561B">
          <w:rPr>
            <w:rFonts w:ascii="Times New Roman" w:eastAsia="宋体" w:hAnsi="Times New Roman" w:cs="Times New Roman"/>
            <w:color w:val="000000" w:themeColor="text1"/>
            <w:sz w:val="28"/>
            <w:szCs w:val="28"/>
            <w14:ligatures w14:val="none"/>
          </w:rPr>
          <w:delText>在第</w:delText>
        </w:r>
        <w:r w:rsidR="004D4BDB" w:rsidRPr="004B17D5" w:rsidDel="009F561B">
          <w:rPr>
            <w:rFonts w:ascii="Times New Roman" w:eastAsia="宋体" w:hAnsi="Times New Roman" w:cs="Times New Roman"/>
            <w:color w:val="000000" w:themeColor="text1"/>
            <w:sz w:val="28"/>
            <w:szCs w:val="28"/>
            <w14:ligatures w14:val="none"/>
          </w:rPr>
          <w:delText>t</w:delText>
        </w:r>
        <w:r w:rsidR="004D4BDB" w:rsidRPr="004B17D5" w:rsidDel="009F561B">
          <w:rPr>
            <w:rFonts w:ascii="Times New Roman" w:eastAsia="宋体" w:hAnsi="Times New Roman" w:cs="Times New Roman"/>
            <w:color w:val="000000" w:themeColor="text1"/>
            <w:sz w:val="28"/>
            <w:szCs w:val="28"/>
            <w14:ligatures w14:val="none"/>
          </w:rPr>
          <w:delText>步输出的条件生成概率分布为</w:delText>
        </w:r>
      </w:del>
      <w:r w:rsidR="004D4BDB" w:rsidRPr="004B17D5">
        <w:rPr>
          <w:rFonts w:ascii="Times New Roman" w:eastAsia="宋体" w:hAnsi="Times New Roman" w:cs="Times New Roman" w:hint="eastAsia"/>
          <w:color w:val="000000" w:themeColor="text1"/>
          <w:sz w:val="28"/>
          <w:szCs w:val="28"/>
          <w14:ligatures w14:val="none"/>
        </w:rPr>
        <w:t>：</w:t>
      </w:r>
    </w:p>
    <w:p w14:paraId="6648AA34" w14:textId="77777777" w:rsidR="004D4BDB" w:rsidRPr="004B17D5" w:rsidRDefault="00000000" w:rsidP="004D4BD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70473394" w14:textId="59A23A1D" w:rsidR="003D798C" w:rsidRPr="003D798C" w:rsidRDefault="003D798C" w:rsidP="003D798C">
      <w:pPr>
        <w:spacing w:after="0" w:line="480" w:lineRule="exact"/>
        <w:ind w:firstLineChars="200" w:firstLine="560"/>
        <w:jc w:val="both"/>
        <w:rPr>
          <w:rFonts w:ascii="Times New Roman" w:eastAsia="宋体" w:hAnsi="Times New Roman" w:cs="等线" w:hint="eastAsia"/>
          <w:color w:val="000000" w:themeColor="text1"/>
          <w:sz w:val="28"/>
          <w14:ligatures w14:val="none"/>
        </w:rPr>
      </w:pPr>
      <w:ins w:id="414" w:author="yun qiao" w:date="2026-04-21T08:43:00Z">
        <w:r w:rsidRPr="00A90E6F">
          <w:rPr>
            <w:rFonts w:ascii="Times New Roman" w:eastAsia="宋体" w:hAnsi="Times New Roman" w:cs="Times New Roman"/>
            <w:color w:val="000000" w:themeColor="text1"/>
            <w:sz w:val="28"/>
            <w:szCs w:val="28"/>
            <w14:ligatures w14:val="none"/>
          </w:rPr>
          <w:t>其中，</w:t>
        </w:r>
        <w:r w:rsidRPr="00A90E6F">
          <w:rPr>
            <w:rFonts w:ascii="宋体" w:eastAsia="宋体" w:hAnsi="宋体" w:cs="宋体" w:hint="eastAsia"/>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表示逐元素乘法，</w:t>
        </w:r>
        <w:r w:rsidRPr="00A90E6F">
          <w:rPr>
            <w:rFonts w:ascii="Times New Roman" w:eastAsia="宋体" w:hAnsi="Times New Roman" w:cs="Times New Roman"/>
            <w:color w:val="000000" w:themeColor="text1"/>
            <w:sz w:val="28"/>
            <w:szCs w:val="28"/>
            <w14:ligatures w14:val="none"/>
          </w:rPr>
          <w:t xml:space="preserve">Normalize </w:t>
        </w:r>
        <w:r w:rsidRPr="00A90E6F">
          <w:rPr>
            <w:rFonts w:ascii="Times New Roman" w:eastAsia="宋体" w:hAnsi="Times New Roman" w:cs="Times New Roman"/>
            <w:color w:val="000000" w:themeColor="text1"/>
            <w:sz w:val="28"/>
            <w:szCs w:val="28"/>
            <w14:ligatures w14:val="none"/>
          </w:rPr>
          <w:t>表示对筛选后的候选集合进行重新归一化</w:t>
        </w:r>
        <w:r>
          <w:rPr>
            <w:rFonts w:ascii="Times New Roman" w:eastAsia="宋体" w:hAnsi="Times New Roman" w:cs="Times New Roman" w:hint="eastAsia"/>
            <w:color w:val="000000" w:themeColor="text1"/>
            <w:sz w:val="28"/>
            <w:szCs w:val="28"/>
            <w14:ligatures w14:val="none"/>
          </w:rPr>
          <w:t>，</w:t>
        </w:r>
      </w:ins>
      <m:oMath>
        <m:sSub>
          <m:sSubPr>
            <m:ctrlPr>
              <w:ins w:id="415" w:author="yun qiao" w:date="2026-04-21T08:43:00Z">
                <w:rPr>
                  <w:rFonts w:ascii="Cambria Math" w:eastAsia="宋体" w:hAnsi="Cambria Math" w:cs="Times New Roman"/>
                  <w:i/>
                  <w:color w:val="000000" w:themeColor="text1"/>
                  <w:sz w:val="28"/>
                  <w:szCs w:val="28"/>
                  <w14:ligatures w14:val="none"/>
                </w:rPr>
              </w:ins>
            </m:ctrlPr>
          </m:sSubPr>
          <m:e>
            <m:r>
              <w:ins w:id="416" w:author="yun qiao" w:date="2026-04-21T08:43:00Z">
                <w:rPr>
                  <w:rFonts w:ascii="Cambria Math" w:eastAsia="宋体" w:hAnsi="Cambria Math" w:cs="Times New Roman"/>
                  <w:color w:val="000000" w:themeColor="text1"/>
                  <w:sz w:val="28"/>
                  <w:szCs w:val="28"/>
                  <w14:ligatures w14:val="none"/>
                </w:rPr>
                <m:t>m</m:t>
              </w:ins>
            </m:r>
            <m:ctrlPr>
              <w:ins w:id="417" w:author="yun qiao" w:date="2026-04-21T08:43:00Z">
                <w:rPr>
                  <w:rFonts w:ascii="Cambria Math" w:eastAsia="宋体" w:hAnsi="Cambria Math" w:cs="Times New Roman"/>
                  <w:color w:val="000000" w:themeColor="text1"/>
                  <w:sz w:val="28"/>
                  <w:szCs w:val="28"/>
                  <w14:ligatures w14:val="none"/>
                </w:rPr>
              </w:ins>
            </m:ctrlPr>
          </m:e>
          <m:sub>
            <m:r>
              <w:ins w:id="418" w:author="yun qiao" w:date="2026-04-21T08:43:00Z">
                <w:rPr>
                  <w:rFonts w:ascii="Cambria Math" w:eastAsia="宋体" w:hAnsi="Cambria Math" w:cs="Times New Roman"/>
                  <w:color w:val="000000" w:themeColor="text1"/>
                  <w:sz w:val="28"/>
                  <w:szCs w:val="28"/>
                  <w14:ligatures w14:val="none"/>
                </w:rPr>
                <m:t>t</m:t>
              </w:ins>
            </m:r>
          </m:sub>
        </m:sSub>
      </m:oMath>
      <w:ins w:id="419" w:author="yun qiao" w:date="2026-04-21T08:43:00Z">
        <w:r w:rsidRPr="00856B36">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sidRPr="00856B36">
          <w:rPr>
            <w:rFonts w:ascii="Times New Roman" w:eastAsia="宋体" w:hAnsi="Times New Roman" w:cs="Times New Roman" w:hint="eastAsia"/>
            <w:color w:val="000000" w:themeColor="text1"/>
            <w:sz w:val="28"/>
            <w:szCs w:val="28"/>
            <w14:ligatures w14:val="none"/>
          </w:rPr>
          <w:t>1</w:t>
        </w:r>
        <w:r w:rsidRPr="00856B36">
          <w:rPr>
            <w:rFonts w:ascii="Times New Roman" w:eastAsia="宋体" w:hAnsi="Times New Roman" w:cs="Times New Roman" w:hint="eastAsia"/>
            <w:color w:val="000000" w:themeColor="text1"/>
            <w:sz w:val="28"/>
            <w:szCs w:val="28"/>
            <w14:ligatures w14:val="none"/>
          </w:rPr>
          <w:t>，否则取值为</w:t>
        </w:r>
        <w:r w:rsidRPr="00856B36">
          <w:rPr>
            <w:rFonts w:ascii="Times New Roman" w:eastAsia="宋体" w:hAnsi="Times New Roman" w:cs="Times New Roman" w:hint="eastAsia"/>
            <w:color w:val="000000" w:themeColor="text1"/>
            <w:sz w:val="28"/>
            <w:szCs w:val="28"/>
            <w14:ligatures w14:val="none"/>
          </w:rPr>
          <w:t>0</w:t>
        </w:r>
        <w:r>
          <w:rPr>
            <w:rFonts w:ascii="Times New Roman" w:eastAsia="宋体" w:hAnsi="Times New Roman" w:cs="等线" w:hint="eastAsia"/>
            <w:color w:val="000000" w:themeColor="text1"/>
            <w:sz w:val="28"/>
            <w14:ligatures w14:val="none"/>
          </w:rPr>
          <w:t>；</w:t>
        </w:r>
        <w:r w:rsidRPr="00F24BF4">
          <w:rPr>
            <w:rFonts w:ascii="Times New Roman" w:eastAsia="宋体" w:hAnsi="Times New Roman" w:cs="等线"/>
            <w:color w:val="000000" w:themeColor="text1"/>
            <w:sz w:val="28"/>
            <w14:ligatures w14:val="none"/>
          </w:rPr>
          <w:t>基于经约束筛选后的概率分布进行序列扩展，生成满足任务语义一致性及操作结构约束的候选操作原语序列</w:t>
        </w:r>
        <w:r>
          <w:rPr>
            <w:rFonts w:ascii="Times New Roman" w:eastAsia="宋体" w:hAnsi="Times New Roman" w:cs="等线" w:hint="eastAsia"/>
            <w:color w:val="000000" w:themeColor="text1"/>
            <w:sz w:val="28"/>
            <w14:ligatures w14:val="none"/>
          </w:rPr>
          <w:t>。</w:t>
        </w:r>
      </w:ins>
      <w:del w:id="420" w:author="yun qiao" w:date="2026-04-21T08:43:00Z">
        <w:r w:rsidR="004D4BDB" w:rsidRPr="00A90E6F" w:rsidDel="003D798C">
          <w:rPr>
            <w:rFonts w:ascii="Times New Roman" w:eastAsia="宋体" w:hAnsi="Times New Roman" w:cs="Times New Roman"/>
            <w:color w:val="000000" w:themeColor="text1"/>
            <w:sz w:val="28"/>
            <w:szCs w:val="28"/>
            <w14:ligatures w14:val="none"/>
          </w:rPr>
          <w:delText>其中，</w:delText>
        </w:r>
        <w:r w:rsidR="004D4BDB" w:rsidRPr="00A90E6F" w:rsidDel="003D798C">
          <w:rPr>
            <w:rFonts w:ascii="宋体" w:eastAsia="宋体" w:hAnsi="宋体" w:cs="宋体" w:hint="eastAsia"/>
            <w:color w:val="000000" w:themeColor="text1"/>
            <w:sz w:val="28"/>
            <w:szCs w:val="28"/>
            <w14:ligatures w14:val="none"/>
          </w:rPr>
          <w:delText>⊙</w:delText>
        </w:r>
        <w:r w:rsidR="004D4BDB" w:rsidRPr="00A90E6F" w:rsidDel="003D798C">
          <w:rPr>
            <w:rFonts w:ascii="Times New Roman" w:eastAsia="宋体" w:hAnsi="Times New Roman" w:cs="Times New Roman"/>
            <w:color w:val="000000" w:themeColor="text1"/>
            <w:sz w:val="28"/>
            <w:szCs w:val="28"/>
            <w14:ligatures w14:val="none"/>
          </w:rPr>
          <w:delText>表示逐元素乘法，</w:delText>
        </w:r>
        <w:r w:rsidR="004D4BDB" w:rsidRPr="00A90E6F" w:rsidDel="003D798C">
          <w:rPr>
            <w:rFonts w:ascii="Times New Roman" w:eastAsia="宋体" w:hAnsi="Times New Roman" w:cs="Times New Roman"/>
            <w:color w:val="000000" w:themeColor="text1"/>
            <w:sz w:val="28"/>
            <w:szCs w:val="28"/>
            <w14:ligatures w14:val="none"/>
          </w:rPr>
          <w:delText xml:space="preserve">Normalize </w:delText>
        </w:r>
        <w:r w:rsidR="004D4BDB" w:rsidRPr="00A90E6F" w:rsidDel="003D798C">
          <w:rPr>
            <w:rFonts w:ascii="Times New Roman" w:eastAsia="宋体" w:hAnsi="Times New Roman" w:cs="Times New Roman"/>
            <w:color w:val="000000" w:themeColor="text1"/>
            <w:sz w:val="28"/>
            <w:szCs w:val="28"/>
            <w14:ligatures w14:val="none"/>
          </w:rPr>
          <w:delText>表示对筛选后的候选集合进行重新归一化。</w:delText>
        </w:r>
        <w:r w:rsidR="004D4BDB" w:rsidRPr="00F24BF4" w:rsidDel="003D798C">
          <w:rPr>
            <w:rFonts w:ascii="Times New Roman" w:eastAsia="宋体" w:hAnsi="Times New Roman" w:cs="等线"/>
            <w:color w:val="000000" w:themeColor="text1"/>
            <w:sz w:val="28"/>
            <w14:ligatures w14:val="none"/>
          </w:rPr>
          <w:delText>基于经约束筛选后的概率分布进行序列扩展，生成满足任务语义一致性及操作结构约束的候选操作原语序列；所述操作原语转移合法性约束采用操作原语转移合法性矩阵进行表征，用于描述不同操作原语之间的允许转移关系</w:delText>
        </w:r>
        <w:r w:rsidR="004D4BDB" w:rsidRPr="004B17D5" w:rsidDel="00B97F6D">
          <w:rPr>
            <w:rFonts w:ascii="Times New Roman" w:eastAsia="宋体" w:hAnsi="Times New Roman" w:cs="等线" w:hint="eastAsia"/>
            <w:color w:val="000000" w:themeColor="text1"/>
            <w:sz w:val="28"/>
            <w14:ligatures w14:val="none"/>
          </w:rPr>
          <w:delText>。</w:delText>
        </w:r>
      </w:del>
    </w:p>
    <w:bookmarkEnd w:id="405"/>
    <w:p w14:paraId="19E968EB" w14:textId="7B76B792" w:rsidR="00A6781E" w:rsidRPr="004B17D5" w:rsidRDefault="00000000" w:rsidP="004D4BD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在以上技术方案的基础上，优选的，</w:t>
      </w:r>
      <w:r w:rsidRPr="004B17D5">
        <w:rPr>
          <w:rFonts w:ascii="Times New Roman" w:eastAsia="宋体" w:hAnsi="Times New Roman" w:cs="Times New Roman" w:hint="eastAsia"/>
          <w:color w:val="000000" w:themeColor="text1"/>
          <w:sz w:val="28"/>
          <w:szCs w:val="28"/>
          <w14:ligatures w14:val="none"/>
        </w:rPr>
        <w:t>所述</w:t>
      </w:r>
      <w:ins w:id="421" w:author="yun qiao" w:date="2026-04-21T08:45:00Z">
        <w:r w:rsidR="00B97F6D" w:rsidRPr="00EC2356">
          <w:rPr>
            <w:rFonts w:ascii="Times New Roman" w:eastAsia="宋体" w:hAnsi="Times New Roman" w:cs="Times New Roman" w:hint="eastAsia"/>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r w:rsidR="00B97F6D" w:rsidRPr="004B17D5">
          <w:rPr>
            <w:rFonts w:ascii="Times New Roman" w:eastAsia="宋体" w:hAnsi="Times New Roman" w:cs="Times New Roman" w:hint="eastAsia"/>
            <w:color w:val="000000" w:themeColor="text1"/>
            <w:sz w:val="28"/>
            <w:szCs w:val="28"/>
            <w14:ligatures w14:val="none"/>
          </w:rPr>
          <w:t>，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ins>
      <w:del w:id="422" w:author="yun qiao" w:date="2026-04-20T10:45:00Z">
        <w:r w:rsidR="00A6781E" w:rsidRPr="004B17D5" w:rsidDel="00CD50C0">
          <w:rPr>
            <w:rFonts w:ascii="Times New Roman" w:eastAsia="宋体" w:hAnsi="Times New Roman" w:cs="Times New Roman" w:hint="eastAsia"/>
            <w:color w:val="000000" w:themeColor="text1"/>
            <w:sz w:val="28"/>
            <w:szCs w:val="28"/>
            <w14:ligatures w14:val="non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del w:id="423" w:author="yun qiao" w:date="2026-04-21T08:39:00Z">
        <w:r w:rsidR="00A6781E" w:rsidRPr="004B17D5" w:rsidDel="003D798C">
          <w:rPr>
            <w:rFonts w:ascii="Times New Roman" w:eastAsia="宋体" w:hAnsi="Times New Roman" w:cs="Times New Roman" w:hint="eastAsia"/>
            <w:color w:val="000000" w:themeColor="text1"/>
            <w:sz w:val="28"/>
            <w:szCs w:val="28"/>
            <w14:ligatures w14:val="none"/>
          </w:rPr>
          <w:delText>，</w:delText>
        </w:r>
      </w:del>
      <w:del w:id="424" w:author="yun qiao" w:date="2026-04-21T08:45:00Z">
        <w:r w:rsidR="00A6781E" w:rsidRPr="004B17D5" w:rsidDel="00B97F6D">
          <w:rPr>
            <w:rFonts w:ascii="Times New Roman" w:eastAsia="宋体" w:hAnsi="Times New Roman" w:cs="Times New Roman" w:hint="eastAsia"/>
            <w:color w:val="000000" w:themeColor="text1"/>
            <w:sz w:val="28"/>
            <w:szCs w:val="28"/>
            <w14:ligatures w14:val="none"/>
          </w:rPr>
          <w:delText>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delText>
        </w:r>
      </w:del>
      <w:r w:rsidR="00A6781E" w:rsidRPr="004B17D5">
        <w:rPr>
          <w:rFonts w:ascii="Times New Roman" w:eastAsia="宋体" w:hAnsi="Times New Roman" w:cs="Times New Roman" w:hint="eastAsia"/>
          <w:color w:val="000000" w:themeColor="text1"/>
          <w:sz w:val="28"/>
          <w:szCs w:val="28"/>
          <w14:ligatures w14:val="none"/>
        </w:rPr>
        <w:t>：</w:t>
      </w:r>
    </w:p>
    <w:p w14:paraId="2A6AD1A5" w14:textId="77777777" w:rsidR="00A6781E" w:rsidRPr="004B17D5" w:rsidRDefault="00000000" w:rsidP="00A6781E">
      <w:pPr>
        <w:widowControl/>
        <w:spacing w:before="100" w:after="0" w:line="480" w:lineRule="exact"/>
        <w:ind w:left="720"/>
        <w:contextualSpacing/>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5EF96B59" w14:textId="77777777" w:rsidR="00A6781E" w:rsidRPr="004B17D5" w:rsidRDefault="00A6781E" w:rsidP="00A6781E">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4B17D5">
        <w:rPr>
          <w:rFonts w:ascii="Times New Roman" w:eastAsia="宋体" w:hAnsi="Times New Roman" w:cs="等线" w:hint="eastAsia"/>
          <w:color w:val="000000" w:themeColor="text1"/>
          <w:sz w:val="28"/>
          <w14:ligatures w14:val="none"/>
        </w:rPr>
        <w:t>表示候选算子，</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等线" w:hint="eastAsia"/>
          <w:color w:val="000000" w:themeColor="text1"/>
          <w:sz w:val="28"/>
          <w14:ligatures w14:val="none"/>
        </w:rPr>
        <w:t>表示操作原语，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4B17D5">
        <w:rPr>
          <w:rFonts w:ascii="Times New Roman" w:eastAsia="宋体" w:hAnsi="Times New Roman" w:cs="等线" w:hint="eastAsia"/>
          <w:color w:val="000000" w:themeColor="text1"/>
          <w:sz w:val="28"/>
          <w14:ligatures w14:val="none"/>
        </w:rPr>
        <w:t>表示候选算子与操作原语之间基于语义编码模型预计算的语义相似度；</w:t>
      </w:r>
      <w:r w:rsidRPr="004B17D5">
        <w:rPr>
          <w:rFonts w:ascii="Times New Roman" w:eastAsia="宋体" w:hAnsi="Times New Roman" w:cs="等线"/>
          <w:color w:val="000000" w:themeColor="text1"/>
          <w:sz w:val="28"/>
          <w14:ligatures w14:val="none"/>
        </w:rPr>
        <w:t>在逐步映射过程中，统计所述</w:t>
      </w:r>
      <w:r w:rsidRPr="004B17D5">
        <w:rPr>
          <w:rFonts w:ascii="Times New Roman" w:eastAsia="宋体" w:hAnsi="Times New Roman" w:cs="等线"/>
          <w:color w:val="000000" w:themeColor="text1"/>
          <w:sz w:val="28"/>
          <w14:ligatures w14:val="none"/>
        </w:rPr>
        <w:lastRenderedPageBreak/>
        <w:t>候选操作原语序列中已成功映射至目标平台具体算子的操作原语占比，并结合预设关键位置的映射情况执行映射覆盖度校验；</w:t>
      </w:r>
      <w:r w:rsidRPr="004B17D5">
        <w:rPr>
          <w:rFonts w:ascii="Times New Roman" w:eastAsia="宋体" w:hAnsi="Times New Roman" w:cs="等线" w:hint="eastAsia"/>
          <w:color w:val="000000" w:themeColor="text1"/>
          <w:sz w:val="28"/>
          <w14:ligatures w14:val="none"/>
        </w:rPr>
        <w:t>对候选算子链中相邻算子之间进行输入输出兼容性评估，将相邻算子的输出数据类型与下一算子的输入数据类型进行归一化匹配，计算兼容性因子，其计算方式如下</w:t>
      </w:r>
      <w:r w:rsidRPr="004B17D5">
        <w:rPr>
          <w:rFonts w:ascii="Times New Roman" w:eastAsia="宋体" w:hAnsi="Times New Roman" w:cs="Times New Roman" w:hint="eastAsia"/>
          <w:color w:val="000000" w:themeColor="text1"/>
          <w:sz w:val="28"/>
          <w:szCs w:val="28"/>
          <w14:ligatures w14:val="none"/>
        </w:rPr>
        <w:t>：</w:t>
      </w:r>
    </w:p>
    <w:p w14:paraId="21982F51" w14:textId="77777777" w:rsidR="00A6781E" w:rsidRPr="004B17D5" w:rsidRDefault="00000000" w:rsidP="00A6781E">
      <w:pPr>
        <w:widowControl/>
        <w:spacing w:before="100" w:after="0" w:line="360" w:lineRule="auto"/>
        <w:jc w:val="both"/>
        <w:rPr>
          <w:rFonts w:ascii="Cambria Math" w:eastAsia="宋体" w:hAnsi="Cambria Math"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f</m:t>
              </m:r>
            </m:e>
            <m:sub>
              <m:r>
                <w:rPr>
                  <w:rFonts w:ascii="Cambria Math" w:eastAsia="宋体" w:hAnsi="Cambria Math" w:cs="Times New Roman"/>
                  <w:color w:val="000000" w:themeColor="text1"/>
                  <w:sz w:val="28"/>
                  <w:szCs w:val="20"/>
                  <w14:ligatures w14:val="none"/>
                </w:rPr>
                <m:t>io</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i+1</m:t>
              </m:r>
            </m:sub>
          </m:sSub>
          <m:r>
            <w:rPr>
              <w:rFonts w:ascii="Cambria Math" w:eastAsia="宋体" w:hAnsi="Cambria Math" w:cs="Times New Roman"/>
              <w:color w:val="000000" w:themeColor="text1"/>
              <w:sz w:val="28"/>
              <w:szCs w:val="20"/>
              <w14:ligatures w14:val="none"/>
            </w:rPr>
            <m:t>)=</m:t>
          </m:r>
          <m:d>
            <m:dPr>
              <m:begChr m:val="{"/>
              <m:endChr m:val=""/>
              <m:ctrlPr>
                <w:rPr>
                  <w:rFonts w:ascii="Cambria Math" w:eastAsia="宋体" w:hAnsi="Cambria Math" w:cs="Times New Roman"/>
                  <w:i/>
                  <w:color w:val="000000" w:themeColor="text1"/>
                  <w:sz w:val="28"/>
                  <w:szCs w:val="20"/>
                  <w14:ligatures w14:val="none"/>
                </w:rPr>
              </m:ctrlPr>
            </m:dPr>
            <m:e>
              <m:eqArr>
                <m:eqArrPr>
                  <m:ctrlPr>
                    <w:rPr>
                      <w:rFonts w:ascii="Cambria Math" w:eastAsia="宋体" w:hAnsi="Cambria Math" w:cs="Times New Roman"/>
                      <w:i/>
                      <w:color w:val="000000" w:themeColor="text1"/>
                      <w:sz w:val="28"/>
                      <w:szCs w:val="20"/>
                      <w14:ligatures w14:val="none"/>
                    </w:rPr>
                  </m:ctrlPr>
                </m:eqArrPr>
                <m:e>
                  <m:r>
                    <w:rPr>
                      <w:rFonts w:ascii="Cambria Math" w:eastAsia="宋体" w:hAnsi="Cambria Math" w:cs="Times New Roman"/>
                      <w:color w:val="000000" w:themeColor="text1"/>
                      <w:sz w:val="28"/>
                      <w:szCs w:val="20"/>
                      <w14:ligatures w14:val="none"/>
                    </w:rPr>
                    <m:t xml:space="preserve">&amp;1.0,    if  </m:t>
                  </m:r>
                  <m:r>
                    <m:rPr>
                      <m:nor/>
                    </m:rPr>
                    <w:rPr>
                      <w:rFonts w:ascii="Cambria Math" w:eastAsia="宋体" w:hAnsi="Cambria Math" w:cs="Times New Roman"/>
                      <w:color w:val="000000" w:themeColor="text1"/>
                      <w:sz w:val="28"/>
                      <w:szCs w:val="20"/>
                      <w14:ligatures w14:val="none"/>
                    </w:rPr>
                    <m:t>Types_out</m:t>
                  </m:r>
                  <m:r>
                    <m:rPr>
                      <m:sty m:val="p"/>
                    </m:rP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m:t>
                      </m:r>
                    </m:sub>
                  </m:sSub>
                  <m:r>
                    <w:rPr>
                      <w:rFonts w:ascii="Cambria Math" w:eastAsia="宋体" w:hAnsi="Cambria Math" w:cs="Times New Roman"/>
                      <w:color w:val="000000" w:themeColor="text1"/>
                      <w:sz w:val="28"/>
                      <w:szCs w:val="20"/>
                      <w14:ligatures w14:val="none"/>
                    </w:rPr>
                    <m:t>)∩Types_in(</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o</m:t>
                      </m:r>
                    </m:e>
                    <m:sub>
                      <m:r>
                        <w:rPr>
                          <w:rFonts w:ascii="Cambria Math" w:eastAsia="宋体" w:hAnsi="Cambria Math" w:cs="Times New Roman"/>
                          <w:color w:val="000000" w:themeColor="text1"/>
                          <w:sz w:val="28"/>
                          <w:szCs w:val="20"/>
                          <w14:ligatures w14:val="none"/>
                        </w:rPr>
                        <m:t>i+1</m:t>
                      </m:r>
                    </m:sub>
                  </m:sSub>
                  <m:r>
                    <w:rPr>
                      <w:rFonts w:ascii="Cambria Math" w:eastAsia="宋体" w:hAnsi="Cambria Math" w:cs="Times New Roman"/>
                      <w:color w:val="000000" w:themeColor="text1"/>
                      <w:sz w:val="28"/>
                      <w:szCs w:val="20"/>
                      <w14:ligatures w14:val="none"/>
                    </w:rPr>
                    <m:t>)≠∅</m:t>
                  </m:r>
                </m:e>
                <m:e>
                  <m:r>
                    <w:rPr>
                      <w:rFonts w:ascii="Cambria Math" w:eastAsia="宋体" w:hAnsi="Cambria Math" w:cs="Times New Roman"/>
                      <w:color w:val="000000" w:themeColor="text1"/>
                      <w:sz w:val="28"/>
                      <w:szCs w:val="20"/>
                      <w14:ligatures w14:val="none"/>
                    </w:rPr>
                    <m:t>&amp;δ,        otherwise   &amp;&amp;   &amp;&amp;</m:t>
                  </m:r>
                </m:e>
              </m:eqArr>
            </m:e>
          </m:d>
        </m:oMath>
      </m:oMathPara>
    </w:p>
    <w:p w14:paraId="665C052C" w14:textId="77777777" w:rsidR="00A6781E" w:rsidRPr="004B17D5" w:rsidRDefault="00A6781E" w:rsidP="00A6781E">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sidRPr="004B17D5">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sidRPr="004B17D5">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sidRPr="004B17D5">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sidRPr="004B17D5">
        <w:rPr>
          <w:rFonts w:ascii="Times New Roman" w:eastAsia="宋体" w:hAnsi="Times New Roman" w:cs="Times New Roman" w:hint="eastAsia"/>
          <w:color w:val="000000" w:themeColor="text1"/>
          <w:sz w:val="28"/>
          <w:szCs w:val="28"/>
          <w14:ligatures w14:val="none"/>
        </w:rPr>
        <w:t>为惩罚系数且</w:t>
      </w:r>
      <w:del w:id="425" w:author="yun qiao" w:date="2026-04-20T20:17:00Z">
        <w:r w:rsidRPr="004B17D5" w:rsidDel="00B57BD2">
          <w:rPr>
            <w:rFonts w:ascii="Times New Roman" w:eastAsia="宋体" w:hAnsi="Times New Roman" w:cs="Times New Roman"/>
            <w:color w:val="000000" w:themeColor="text1"/>
            <w:sz w:val="28"/>
            <w:szCs w:val="28"/>
            <w14:ligatures w14:val="none"/>
          </w:rPr>
          <w:delText xml:space="preserve"> </w:delText>
        </w:r>
      </w:del>
      <w:r w:rsidRPr="004B17D5">
        <w:rPr>
          <w:rFonts w:ascii="Times New Roman" w:eastAsia="宋体" w:hAnsi="Times New Roman" w:cs="Times New Roman"/>
          <w:color w:val="000000" w:themeColor="text1"/>
          <w:sz w:val="28"/>
          <w:szCs w:val="28"/>
          <w14:ligatures w14:val="none"/>
        </w:rPr>
        <w:t>0 &lt;</w:t>
      </w:r>
      <w:del w:id="426" w:author="yun qiao" w:date="2026-04-20T20:16:00Z">
        <w:r w:rsidRPr="004B17D5" w:rsidDel="00B57BD2">
          <w:rPr>
            <w:rFonts w:ascii="Cambria Math" w:eastAsia="宋体" w:hAnsi="Cambria Math" w:cs="Times New Roman"/>
            <w:i/>
            <w:color w:val="000000" w:themeColor="text1"/>
            <w:sz w:val="28"/>
            <w:szCs w:val="28"/>
            <w14:ligatures w14:val="none"/>
          </w:rPr>
          <w:delText xml:space="preserve"> </w:delText>
        </w:r>
      </w:del>
      <m:oMath>
        <m:r>
          <w:rPr>
            <w:rFonts w:ascii="Cambria Math" w:eastAsia="宋体" w:hAnsi="Cambria Math" w:cs="Times New Roman"/>
            <w:color w:val="000000" w:themeColor="text1"/>
            <w:sz w:val="28"/>
            <w:szCs w:val="28"/>
            <w14:ligatures w14:val="none"/>
          </w:rPr>
          <m:t>δ</m:t>
        </m:r>
      </m:oMath>
      <w:del w:id="427" w:author="yun qiao" w:date="2026-04-20T20:16:00Z">
        <w:r w:rsidRPr="004B17D5" w:rsidDel="00B57BD2">
          <w:rPr>
            <w:rFonts w:ascii="Times New Roman" w:eastAsia="宋体" w:hAnsi="Times New Roman" w:cs="Times New Roman"/>
            <w:color w:val="000000" w:themeColor="text1"/>
            <w:sz w:val="28"/>
            <w:szCs w:val="28"/>
            <w14:ligatures w14:val="none"/>
          </w:rPr>
          <w:delText xml:space="preserve"> </w:delText>
        </w:r>
      </w:del>
      <w:r w:rsidRPr="004B17D5">
        <w:rPr>
          <w:rFonts w:ascii="Times New Roman" w:eastAsia="宋体" w:hAnsi="Times New Roman" w:cs="Times New Roman"/>
          <w:color w:val="000000" w:themeColor="text1"/>
          <w:sz w:val="28"/>
          <w:szCs w:val="28"/>
          <w14:ligatures w14:val="none"/>
        </w:rPr>
        <w:t>&lt; 1</w:t>
      </w:r>
      <w:r w:rsidRPr="004B17D5">
        <w:rPr>
          <w:rFonts w:ascii="Times New Roman" w:eastAsia="宋体" w:hAnsi="Times New Roman" w:cs="Times New Roman" w:hint="eastAsia"/>
          <w:color w:val="000000" w:themeColor="text1"/>
          <w:sz w:val="28"/>
          <w:szCs w:val="28"/>
          <w14:ligatures w14:val="none"/>
        </w:rPr>
        <w:t>；采用带约束的搜索策略，在逐步扩展算子链的过程中，将所述映射评分与所述兼容性因子结合，对候选算子链进行评分与筛选，所述约束包括未成功映射的操作原语占比上限、关键位置的映射要求以及相邻算子输入输出兼容性要求；对于在所述知识图谱中无法映射的操作原语，生成带有功能类别标签的占位符节点。</w:t>
      </w:r>
    </w:p>
    <w:p w14:paraId="49BCC2A5" w14:textId="6649B019" w:rsidR="00A6781E" w:rsidRPr="004B17D5" w:rsidRDefault="00A6781E" w:rsidP="00A6781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t>在以上技术方案的基础上，优选的，</w:t>
      </w:r>
      <w:r w:rsidRPr="004B17D5">
        <w:rPr>
          <w:rFonts w:ascii="Times New Roman" w:eastAsia="宋体" w:hAnsi="Times New Roman" w:cs="Times New Roman" w:hint="eastAsia"/>
          <w:color w:val="000000" w:themeColor="text1"/>
          <w:sz w:val="28"/>
          <w:szCs w:val="28"/>
          <w14:ligatures w14:val="none"/>
        </w:rPr>
        <w:t>所述</w:t>
      </w:r>
      <w:ins w:id="428" w:author="yun qiao" w:date="2026-04-21T08:46:00Z">
        <w:r w:rsidR="00B97F6D" w:rsidRPr="00913E34">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ins>
      <w:del w:id="429" w:author="yun qiao" w:date="2026-04-20T10:44:00Z">
        <w:r w:rsidRPr="004B17D5" w:rsidDel="00CD50C0">
          <w:rPr>
            <w:rFonts w:ascii="Times New Roman" w:eastAsia="宋体" w:hAnsi="Times New Roman" w:cs="Times New Roman" w:hint="eastAsia"/>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4B17D5">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w:t>
      </w:r>
      <w:proofErr w:type="gramStart"/>
      <w:r w:rsidRPr="004B17D5">
        <w:rPr>
          <w:rFonts w:ascii="Times New Roman" w:eastAsia="宋体" w:hAnsi="Times New Roman" w:cs="Times New Roman" w:hint="eastAsia"/>
          <w:color w:val="000000" w:themeColor="text1"/>
          <w:sz w:val="28"/>
          <w:szCs w:val="28"/>
          <w14:ligatures w14:val="none"/>
        </w:rPr>
        <w:t>度结构</w:t>
      </w:r>
      <w:proofErr w:type="gramEnd"/>
      <w:r w:rsidRPr="004B17D5">
        <w:rPr>
          <w:rFonts w:ascii="Times New Roman" w:eastAsia="宋体" w:hAnsi="Times New Roman" w:cs="Times New Roman" w:hint="eastAsia"/>
          <w:color w:val="000000" w:themeColor="text1"/>
          <w:sz w:val="28"/>
          <w:szCs w:val="28"/>
          <w14:ligatures w14:val="none"/>
        </w:rPr>
        <w:t>评估，计算结构评分：</w:t>
      </w:r>
    </w:p>
    <w:p w14:paraId="698408FC" w14:textId="77777777" w:rsidR="00A6781E" w:rsidRPr="004B17D5" w:rsidRDefault="00000000" w:rsidP="00A6781E">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09598B9C" w14:textId="41FAAEB4" w:rsidR="00A6781E" w:rsidRPr="004B17D5" w:rsidRDefault="00A6781E" w:rsidP="00A6781E">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等线" w:hint="eastAsia"/>
          <w:color w:val="000000" w:themeColor="text1"/>
          <w:sz w:val="28"/>
          <w14:ligatures w14:val="none"/>
        </w:rPr>
        <w:t>其中，</w:t>
      </w:r>
      <w:r w:rsidRPr="004B17D5">
        <w:rPr>
          <w:rFonts w:ascii="Cambria Math" w:eastAsia="宋体" w:hAnsi="Cambria Math" w:cs="等线"/>
          <w:i/>
          <w:iCs/>
          <w:color w:val="000000" w:themeColor="text1"/>
          <w:sz w:val="28"/>
          <w14:ligatures w14:val="none"/>
        </w:rPr>
        <w:t>C</w:t>
      </w:r>
      <w:r w:rsidRPr="004B17D5">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sidRPr="004B17D5">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表示链中相邻算子间输</w:t>
      </w:r>
      <w:r w:rsidRPr="004B17D5">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4B17D5">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4B17D5">
        <w:rPr>
          <w:rFonts w:ascii="Times New Roman" w:eastAsia="宋体" w:hAnsi="Times New Roman" w:cs="Times New Roman" w:hint="eastAsia"/>
          <w:color w:val="000000" w:themeColor="text1"/>
          <w:sz w:val="28"/>
          <w14:ligatures w14:val="none"/>
        </w:rPr>
        <w:t>为可调权重系数</w:t>
      </w:r>
      <w:r w:rsidRPr="004B17D5">
        <w:rPr>
          <w:rFonts w:ascii="Times New Roman" w:eastAsia="宋体" w:hAnsi="Times New Roman" w:cs="等线" w:hint="eastAsia"/>
          <w:color w:val="000000" w:themeColor="text1"/>
          <w:sz w:val="28"/>
          <w14:ligatures w14:val="none"/>
        </w:rPr>
        <w:t>；</w:t>
      </w:r>
    </w:p>
    <w:p w14:paraId="4B4D8DE7" w14:textId="329E0BE9" w:rsidR="00A6781E" w:rsidRPr="004B17D5" w:rsidRDefault="00A6781E" w:rsidP="00A6781E">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4B17D5">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w:t>
      </w:r>
      <w:r w:rsidR="00F549A1">
        <w:rPr>
          <w:rFonts w:ascii="Times New Roman" w:eastAsia="宋体" w:hAnsi="Times New Roman" w:cs="等线" w:hint="eastAsia"/>
          <w:color w:val="000000" w:themeColor="text1"/>
          <w:sz w:val="28"/>
          <w14:ligatures w14:val="none"/>
        </w:rPr>
        <w:t>语义一致性</w:t>
      </w:r>
      <w:r w:rsidRPr="004B17D5">
        <w:rPr>
          <w:rFonts w:ascii="Times New Roman" w:eastAsia="宋体" w:hAnsi="Times New Roman" w:cs="等线" w:hint="eastAsia"/>
          <w:color w:val="000000" w:themeColor="text1"/>
          <w:sz w:val="28"/>
          <w14:ligatures w14:val="none"/>
        </w:rPr>
        <w:t>进行评分，并与所述结构评分进行融合，其计算方式如下：</w:t>
      </w:r>
    </w:p>
    <w:p w14:paraId="7949B387" w14:textId="77777777" w:rsidR="00A6781E" w:rsidRPr="004B17D5" w:rsidRDefault="00000000" w:rsidP="00A6781E">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1B792F5E" w14:textId="30A821AC" w:rsidR="00A6781E" w:rsidRPr="004B17D5" w:rsidRDefault="00A6781E" w:rsidP="00A6781E">
      <w:pPr>
        <w:widowControl/>
        <w:spacing w:before="100" w:after="0" w:line="480" w:lineRule="exact"/>
        <w:ind w:firstLineChars="200" w:firstLine="560"/>
        <w:jc w:val="both"/>
        <w:rPr>
          <w:rFonts w:ascii="Cambria Math" w:eastAsia="宋体" w:hAnsi="Cambria Math" w:cs="Times New Roman"/>
          <w:color w:val="000000" w:themeColor="text1"/>
          <w:sz w:val="28"/>
          <w:szCs w:val="28"/>
          <w14:ligatures w14:val="none"/>
        </w:rPr>
      </w:pPr>
      <w:r w:rsidRPr="004B17D5">
        <w:rPr>
          <w:rFonts w:ascii="Cambria Math" w:eastAsia="宋体" w:hAnsi="Cambria Math" w:cs="Times New Roman" w:hint="eastAsia"/>
          <w:color w:val="000000" w:themeColor="text1"/>
          <w:sz w:val="28"/>
          <w:szCs w:val="28"/>
          <w14:ligatures w14:val="none"/>
        </w:rPr>
        <w:lastRenderedPageBreak/>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sidRPr="004B17D5">
        <w:rPr>
          <w:rFonts w:ascii="Cambria Math" w:eastAsia="宋体" w:hAnsi="Cambria Math" w:cs="Times New Roman" w:hint="eastAsia"/>
          <w:color w:val="000000" w:themeColor="text1"/>
          <w:sz w:val="28"/>
          <w:szCs w:val="28"/>
          <w14:ligatures w14:val="none"/>
        </w:rPr>
        <w:t>表示大语言模型对候选算子链的</w:t>
      </w:r>
      <w:r w:rsidR="00F549A1">
        <w:rPr>
          <w:rFonts w:ascii="Cambria Math" w:eastAsia="宋体" w:hAnsi="Cambria Math" w:cs="Times New Roman" w:hint="eastAsia"/>
          <w:color w:val="000000" w:themeColor="text1"/>
          <w:sz w:val="28"/>
          <w:szCs w:val="28"/>
          <w14:ligatures w14:val="none"/>
        </w:rPr>
        <w:t>语义一致性</w:t>
      </w:r>
      <w:r w:rsidRPr="004B17D5">
        <w:rPr>
          <w:rFonts w:ascii="Cambria Math" w:eastAsia="宋体" w:hAnsi="Cambria Math" w:cs="Times New Roman" w:hint="eastAsia"/>
          <w:color w:val="000000" w:themeColor="text1"/>
          <w:sz w:val="28"/>
          <w:szCs w:val="28"/>
          <w14:ligatures w14:val="none"/>
        </w:rPr>
        <w:t>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sidRPr="004B17D5">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sidRPr="004B17D5">
        <w:rPr>
          <w:rFonts w:ascii="Cambria Math" w:eastAsia="宋体" w:hAnsi="Cambria Math" w:cs="Times New Roman" w:hint="eastAsia"/>
          <w:color w:val="000000" w:themeColor="text1"/>
          <w:sz w:val="28"/>
          <w:szCs w:val="28"/>
          <w14:ligatures w14:val="none"/>
        </w:rPr>
        <w:t>为可调权重系数；在自动修复阶段，对融合评分最优的候选算子链定位待修复位置，优先检索与当前算子对应同一操作原语的候选算子并经输入输出兼容性预过滤后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评估与修复过程，输出最优的地理处理算子链及对应的自动化模型结构。</w:t>
      </w:r>
    </w:p>
    <w:p w14:paraId="62586DCC" w14:textId="77777777" w:rsidR="00B95363" w:rsidRPr="004B17D5" w:rsidRDefault="00000000" w:rsidP="00A6781E">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40D9B3E4" w:rsidR="00380A83" w:rsidRPr="004B17D5"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1</w:t>
      </w:r>
      <w:r w:rsidRPr="004B17D5">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20B1891C" w:rsidR="00380A83" w:rsidRPr="004B17D5"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2</w:t>
      </w:r>
      <w:r w:rsidRPr="004B17D5">
        <w:rPr>
          <w:rFonts w:ascii="Times New Roman" w:eastAsia="宋体" w:hAnsi="Times New Roman" w:cs="Times New Roman" w:hint="eastAsia"/>
          <w:color w:val="000000" w:themeColor="text1"/>
          <w:sz w:val="28"/>
          <w14:ligatures w14:val="none"/>
        </w:rPr>
        <w:t>）本发明通过构建面向地理处理任务的</w:t>
      </w:r>
      <w:del w:id="430" w:author="yun qiao" w:date="2026-04-20T09:57:00Z">
        <w:r w:rsidRPr="004B17D5" w:rsidDel="00EA2881">
          <w:rPr>
            <w:rFonts w:ascii="Times New Roman" w:eastAsia="宋体" w:hAnsi="Times New Roman" w:cs="Times New Roman" w:hint="eastAsia"/>
            <w:color w:val="000000" w:themeColor="text1"/>
            <w:sz w:val="28"/>
            <w14:ligatures w14:val="none"/>
          </w:rPr>
          <w:delText>专用序列生成模型</w:delText>
        </w:r>
      </w:del>
      <w:ins w:id="431" w:author="yun qiao" w:date="2026-04-20T09:57:00Z">
        <w:r w:rsidR="00EA2881">
          <w:rPr>
            <w:rFonts w:ascii="Times New Roman" w:eastAsia="宋体" w:hAnsi="Times New Roman" w:cs="Times New Roman" w:hint="eastAsia"/>
            <w:color w:val="000000" w:themeColor="text1"/>
            <w:sz w:val="28"/>
            <w14:ligatures w14:val="none"/>
          </w:rPr>
          <w:t>条件化序列生成模型</w:t>
        </w:r>
      </w:ins>
      <w:r w:rsidRPr="004B17D5">
        <w:rPr>
          <w:rFonts w:ascii="Times New Roman" w:eastAsia="宋体" w:hAnsi="Times New Roman" w:cs="Times New Roman" w:hint="eastAsia"/>
          <w:color w:val="000000" w:themeColor="text1"/>
          <w:sz w:val="28"/>
          <w14:ligatures w14:val="none"/>
        </w:rPr>
        <w:t>，将知识图谱语义先验融合于操作原语表示中，并采用任务条件驱动的解码调制机制，使模型能够在统一的操作语义空间内进行候选操作原语序列生成，从而提高生成结果对任务目标的适配性与语义一致性。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0A000206" w:rsidR="00380A83" w:rsidRPr="004B17D5" w:rsidRDefault="00380A83" w:rsidP="00380A83">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3</w:t>
      </w:r>
      <w:r w:rsidRPr="004B17D5">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1E5E95AA" w:rsidR="00B95363" w:rsidRPr="004B17D5" w:rsidRDefault="00380A83">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4</w:t>
      </w:r>
      <w:r w:rsidRPr="004B17D5">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02D8A99E"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附图说明</w:t>
      </w:r>
    </w:p>
    <w:p w14:paraId="4CEFD622"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为了更清楚地说明本发明实施例或现有技术中的技术方案，下面将对实施</w:t>
      </w:r>
      <w:r w:rsidRPr="004B17D5">
        <w:rPr>
          <w:rFonts w:ascii="Times New Roman" w:eastAsia="宋体" w:hAnsi="Times New Roman" w:cs="Times New Roman" w:hint="eastAsia"/>
          <w:color w:val="000000" w:themeColor="text1"/>
          <w:sz w:val="28"/>
          <w14:ligatures w14:val="none"/>
        </w:rPr>
        <w:lastRenderedPageBreak/>
        <w:t>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1</w:t>
      </w:r>
      <w:r w:rsidRPr="004B17D5">
        <w:rPr>
          <w:rFonts w:ascii="Times New Roman" w:eastAsia="宋体" w:hAnsi="Times New Roman" w:cs="Times New Roman" w:hint="eastAsia"/>
          <w:color w:val="000000" w:themeColor="text1"/>
          <w:sz w:val="28"/>
          <w14:ligatures w14:val="none"/>
        </w:rPr>
        <w:t>为系统总体流程图</w:t>
      </w:r>
    </w:p>
    <w:p w14:paraId="3EFD2307"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2</w:t>
      </w:r>
      <w:r w:rsidRPr="004B17D5">
        <w:rPr>
          <w:rFonts w:ascii="Times New Roman" w:eastAsia="宋体" w:hAnsi="Times New Roman" w:cs="Times New Roman" w:hint="eastAsia"/>
          <w:color w:val="000000" w:themeColor="text1"/>
          <w:sz w:val="28"/>
          <w14:ligatures w14:val="none"/>
        </w:rPr>
        <w:t>为知识图谱</w:t>
      </w:r>
      <w:r w:rsidRPr="004B17D5">
        <w:rPr>
          <w:rFonts w:ascii="Times New Roman" w:eastAsia="宋体" w:hAnsi="Times New Roman" w:cs="Times New Roman"/>
          <w:color w:val="000000" w:themeColor="text1"/>
          <w:sz w:val="28"/>
          <w14:ligatures w14:val="none"/>
        </w:rPr>
        <w:t xml:space="preserve"> Schema </w:t>
      </w:r>
      <w:r w:rsidRPr="004B17D5">
        <w:rPr>
          <w:rFonts w:ascii="Times New Roman" w:eastAsia="宋体" w:hAnsi="Times New Roman" w:cs="Times New Roman" w:hint="eastAsia"/>
          <w:color w:val="000000" w:themeColor="text1"/>
          <w:sz w:val="28"/>
          <w14:ligatures w14:val="none"/>
        </w:rPr>
        <w:t>结构图</w:t>
      </w:r>
    </w:p>
    <w:p w14:paraId="10358D47"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3</w:t>
      </w:r>
      <w:r w:rsidRPr="004B17D5">
        <w:rPr>
          <w:rFonts w:ascii="Times New Roman" w:eastAsia="宋体" w:hAnsi="Times New Roman" w:cs="Times New Roman" w:hint="eastAsia"/>
          <w:color w:val="000000" w:themeColor="text1"/>
          <w:sz w:val="28"/>
          <w14:ligatures w14:val="none"/>
        </w:rPr>
        <w:t>为</w:t>
      </w:r>
      <w:del w:id="432" w:author="yun qiao" w:date="2026-04-20T09:58:00Z">
        <w:r w:rsidRPr="004B17D5" w:rsidDel="00EA2881">
          <w:rPr>
            <w:rFonts w:ascii="Times New Roman" w:eastAsia="宋体" w:hAnsi="Times New Roman" w:cs="Times New Roman" w:hint="eastAsia"/>
            <w:color w:val="000000" w:themeColor="text1"/>
            <w:sz w:val="28"/>
            <w14:ligatures w14:val="none"/>
          </w:rPr>
          <w:delText>任务</w:delText>
        </w:r>
      </w:del>
      <w:r w:rsidRPr="004B17D5">
        <w:rPr>
          <w:rFonts w:ascii="Times New Roman" w:eastAsia="宋体" w:hAnsi="Times New Roman" w:cs="Times New Roman" w:hint="eastAsia"/>
          <w:color w:val="000000" w:themeColor="text1"/>
          <w:sz w:val="28"/>
          <w14:ligatures w14:val="none"/>
        </w:rPr>
        <w:t>条件化序列生成模型架构</w:t>
      </w:r>
    </w:p>
    <w:p w14:paraId="71798613"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图</w:t>
      </w:r>
      <w:r w:rsidRPr="004B17D5">
        <w:rPr>
          <w:rFonts w:ascii="Times New Roman" w:eastAsia="宋体" w:hAnsi="Times New Roman" w:cs="Times New Roman"/>
          <w:color w:val="000000" w:themeColor="text1"/>
          <w:sz w:val="28"/>
          <w14:ligatures w14:val="none"/>
        </w:rPr>
        <w:t>4</w:t>
      </w:r>
      <w:r w:rsidRPr="004B17D5">
        <w:rPr>
          <w:rFonts w:ascii="Times New Roman" w:eastAsia="宋体" w:hAnsi="Times New Roman" w:cs="Times New Roman" w:hint="eastAsia"/>
          <w:color w:val="000000" w:themeColor="text1"/>
          <w:sz w:val="28"/>
          <w14:ligatures w14:val="none"/>
        </w:rPr>
        <w:t>为多阶段融合</w:t>
      </w:r>
      <w:proofErr w:type="gramStart"/>
      <w:r w:rsidRPr="004B17D5">
        <w:rPr>
          <w:rFonts w:ascii="Times New Roman" w:eastAsia="宋体" w:hAnsi="Times New Roman" w:cs="Times New Roman" w:hint="eastAsia"/>
          <w:color w:val="000000" w:themeColor="text1"/>
          <w:sz w:val="28"/>
          <w14:ligatures w14:val="none"/>
        </w:rPr>
        <w:t>推理与链修复</w:t>
      </w:r>
      <w:proofErr w:type="gramEnd"/>
      <w:r w:rsidRPr="004B17D5">
        <w:rPr>
          <w:rFonts w:ascii="Times New Roman" w:eastAsia="宋体" w:hAnsi="Times New Roman" w:cs="Times New Roman" w:hint="eastAsia"/>
          <w:color w:val="000000" w:themeColor="text1"/>
          <w:sz w:val="28"/>
          <w14:ligatures w14:val="none"/>
        </w:rPr>
        <w:t>流程图</w:t>
      </w:r>
    </w:p>
    <w:p w14:paraId="5E198A53" w14:textId="77777777" w:rsidR="00B95363" w:rsidRPr="004B17D5"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sidRPr="004B17D5">
        <w:rPr>
          <w:rFonts w:ascii="Times New Roman" w:eastAsia="宋体" w:hAnsi="Times New Roman" w:cs="Times New Roman" w:hint="eastAsia"/>
          <w:b/>
          <w:color w:val="000000" w:themeColor="text1"/>
          <w:sz w:val="28"/>
          <w:szCs w:val="28"/>
          <w14:ligatures w14:val="none"/>
        </w:rPr>
        <w:t>具体实施方式</w:t>
      </w:r>
    </w:p>
    <w:p w14:paraId="14DC8312"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hint="eastAsia"/>
          <w:color w:val="000000" w:themeColor="text1"/>
          <w:sz w:val="28"/>
          <w14:ligatures w14:val="none"/>
        </w:rPr>
        <w:t>请参阅图</w:t>
      </w:r>
      <w:r w:rsidRPr="004B17D5">
        <w:rPr>
          <w:rFonts w:ascii="Times New Roman" w:eastAsia="宋体" w:hAnsi="Times New Roman" w:cs="Times New Roman"/>
          <w:color w:val="000000" w:themeColor="text1"/>
          <w:sz w:val="28"/>
          <w14:ligatures w14:val="none"/>
        </w:rPr>
        <w:t>1</w:t>
      </w:r>
      <w:r w:rsidRPr="004B17D5">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657AD61C" w:rsidR="00B95363" w:rsidRPr="004B17D5" w:rsidRDefault="00000000" w:rsidP="00595429">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33" w:name="_Hlk227243976"/>
      <w:r w:rsidRPr="00BB24F9">
        <w:rPr>
          <w:rFonts w:ascii="Times New Roman" w:eastAsia="宋体" w:hAnsi="Times New Roman" w:cs="Times New Roman"/>
          <w:color w:val="000000" w:themeColor="text1"/>
          <w:sz w:val="28"/>
          <w:highlight w:val="yellow"/>
          <w14:ligatures w14:val="none"/>
          <w:rPrChange w:id="434" w:author="yun qiao" w:date="2026-04-21T14:52:00Z">
            <w:rPr>
              <w:rFonts w:ascii="Times New Roman" w:eastAsia="宋体" w:hAnsi="Times New Roman" w:cs="Times New Roman"/>
              <w:color w:val="000000" w:themeColor="text1"/>
              <w:sz w:val="28"/>
              <w14:ligatures w14:val="none"/>
            </w:rPr>
          </w:rPrChange>
        </w:rPr>
        <w:t>S1</w:t>
      </w:r>
      <w:r w:rsidRPr="00BB24F9">
        <w:rPr>
          <w:rFonts w:ascii="Times New Roman" w:eastAsia="宋体" w:hAnsi="Times New Roman" w:cs="Times New Roman" w:hint="eastAsia"/>
          <w:color w:val="000000" w:themeColor="text1"/>
          <w:sz w:val="28"/>
          <w:highlight w:val="yellow"/>
          <w14:ligatures w14:val="none"/>
          <w:rPrChange w:id="435" w:author="yun qiao" w:date="2026-04-21T14:52:00Z">
            <w:rPr>
              <w:rFonts w:ascii="Times New Roman" w:eastAsia="宋体" w:hAnsi="Times New Roman" w:cs="Times New Roman" w:hint="eastAsia"/>
              <w:color w:val="000000" w:themeColor="text1"/>
              <w:sz w:val="28"/>
              <w14:ligatures w14:val="none"/>
            </w:rPr>
          </w:rPrChange>
        </w:rPr>
        <w:t>、</w:t>
      </w:r>
      <w:ins w:id="436" w:author="yun qiao" w:date="2026-04-21T11:01:00Z">
        <w:r w:rsidR="00595429" w:rsidRPr="00BB24F9">
          <w:rPr>
            <w:rFonts w:ascii="Times New Roman" w:eastAsia="宋体" w:hAnsi="Times New Roman" w:cs="Times New Roman"/>
            <w:color w:val="000000" w:themeColor="text1"/>
            <w:sz w:val="28"/>
            <w:szCs w:val="28"/>
            <w:highlight w:val="yellow"/>
            <w14:ligatures w14:val="none"/>
            <w:rPrChange w:id="437" w:author="yun qiao" w:date="2026-04-21T14:52:00Z">
              <w:rPr>
                <w:rFonts w:ascii="Times New Roman" w:eastAsia="宋体" w:hAnsi="Times New Roman" w:cs="Times New Roman"/>
                <w:color w:val="000000" w:themeColor="text1"/>
                <w:sz w:val="28"/>
                <w:szCs w:val="28"/>
                <w14:ligatures w14:val="none"/>
              </w:rPr>
            </w:rPrChange>
          </w:rPr>
          <w:t>构建面向地理处理任务的条件化序列生成模型及其约束推理机制，所述模型运行于平台无关的操作语义空间</w:t>
        </w:r>
      </w:ins>
      <w:del w:id="438" w:author="yun qiao" w:date="2026-04-21T11:01:00Z">
        <w:r w:rsidR="004216E3" w:rsidRPr="00BB24F9" w:rsidDel="00595429">
          <w:rPr>
            <w:rFonts w:ascii="Times New Roman" w:eastAsia="宋体" w:hAnsi="Times New Roman" w:cs="Times New Roman" w:hint="eastAsia"/>
            <w:color w:val="000000" w:themeColor="text1"/>
            <w:sz w:val="28"/>
            <w:szCs w:val="28"/>
            <w:highlight w:val="yellow"/>
            <w14:ligatures w14:val="none"/>
            <w:rPrChange w:id="439" w:author="yun qiao" w:date="2026-04-21T14:52:00Z">
              <w:rPr>
                <w:rFonts w:ascii="Times New Roman" w:eastAsia="宋体" w:hAnsi="Times New Roman" w:cs="Times New Roman" w:hint="eastAsia"/>
                <w:color w:val="000000" w:themeColor="text1"/>
                <w:sz w:val="28"/>
                <w:szCs w:val="28"/>
                <w14:ligatures w14:val="none"/>
              </w:rPr>
            </w:rPrChange>
          </w:rPr>
          <w:delText>通过获取多源地理处理软件中的算子及其输入输出参数信息，构建知识图谱；建立平台无关的操作原语层次化分类体系以及具体平台算子与操作原语之间的映射关系，由所述操作原语集合构建序列生成模型的输出词表，形成跨平台统一的操作语义空间，实现生成推理与具体执行的解耦</w:delText>
        </w:r>
      </w:del>
      <w:r w:rsidRPr="00BB24F9">
        <w:rPr>
          <w:rFonts w:ascii="Times New Roman" w:eastAsia="宋体" w:hAnsi="Times New Roman" w:cs="Times New Roman" w:hint="eastAsia"/>
          <w:color w:val="000000" w:themeColor="text1"/>
          <w:sz w:val="28"/>
          <w:highlight w:val="yellow"/>
          <w14:ligatures w14:val="none"/>
          <w:rPrChange w:id="440" w:author="yun qiao" w:date="2026-04-21T14:52:00Z">
            <w:rPr>
              <w:rFonts w:ascii="Times New Roman" w:eastAsia="宋体" w:hAnsi="Times New Roman" w:cs="Times New Roman" w:hint="eastAsia"/>
              <w:color w:val="000000" w:themeColor="text1"/>
              <w:sz w:val="28"/>
              <w14:ligatures w14:val="none"/>
            </w:rPr>
          </w:rPrChange>
        </w:rPr>
        <w:t>。</w:t>
      </w:r>
    </w:p>
    <w:p w14:paraId="55044603" w14:textId="4D88FB51" w:rsidR="00B95363" w:rsidRDefault="00000000" w:rsidP="00595429">
      <w:pPr>
        <w:widowControl/>
        <w:spacing w:before="100" w:after="0" w:line="480" w:lineRule="exact"/>
        <w:ind w:firstLineChars="202" w:firstLine="566"/>
        <w:jc w:val="both"/>
        <w:rPr>
          <w:ins w:id="441" w:author="yun qiao" w:date="2026-04-21T11:03:00Z"/>
          <w:rFonts w:ascii="Times New Roman" w:eastAsia="宋体" w:hAnsi="Times New Roman" w:cs="Times New Roman"/>
          <w:color w:val="000000" w:themeColor="text1"/>
          <w:sz w:val="28"/>
          <w14:ligatures w14:val="none"/>
        </w:rPr>
      </w:pPr>
      <w:bookmarkStart w:id="442" w:name="_Hlk227244007"/>
      <w:bookmarkEnd w:id="433"/>
      <w:r w:rsidRPr="004B17D5">
        <w:rPr>
          <w:rFonts w:ascii="Times New Roman" w:eastAsia="宋体" w:hAnsi="Times New Roman" w:cs="Times New Roman"/>
          <w:color w:val="000000" w:themeColor="text1"/>
          <w:sz w:val="28"/>
          <w14:ligatures w14:val="none"/>
        </w:rPr>
        <w:t>S11</w:t>
      </w:r>
      <w:r w:rsidRPr="004B17D5">
        <w:rPr>
          <w:rFonts w:ascii="Times New Roman" w:eastAsia="宋体" w:hAnsi="Times New Roman" w:cs="Times New Roman" w:hint="eastAsia"/>
          <w:color w:val="000000" w:themeColor="text1"/>
          <w:sz w:val="28"/>
          <w14:ligatures w14:val="none"/>
        </w:rPr>
        <w:t>、</w:t>
      </w:r>
      <w:ins w:id="443" w:author="yun qiao" w:date="2026-04-21T11:02:00Z">
        <w:r w:rsidR="00595429" w:rsidRPr="004B17D5">
          <w:rPr>
            <w:rFonts w:ascii="Times New Roman" w:eastAsia="宋体" w:hAnsi="Times New Roman" w:cs="Times New Roman" w:hint="eastAsia"/>
            <w:color w:val="000000" w:themeColor="text1"/>
            <w:sz w:val="28"/>
            <w:szCs w:val="28"/>
            <w14:ligatures w14:val="none"/>
          </w:rPr>
          <w:t>平台无关操作原语层次体系构建及操作语义空间形成</w:t>
        </w:r>
      </w:ins>
      <w:del w:id="444" w:author="yun qiao" w:date="2026-04-21T11:02:00Z">
        <w:r w:rsidR="00D92F3F" w:rsidRPr="004B17D5" w:rsidDel="00595429">
          <w:rPr>
            <w:rFonts w:ascii="Times New Roman" w:eastAsia="宋体" w:hAnsi="Times New Roman" w:cs="Times New Roman" w:hint="eastAsia"/>
            <w:color w:val="000000" w:themeColor="text1"/>
            <w:sz w:val="28"/>
            <w14:ligatures w14:val="none"/>
          </w:rPr>
          <w:delText>多源地理处理算子获取与知识图谱构建</w:delText>
        </w:r>
      </w:del>
      <w:r w:rsidRPr="004B17D5">
        <w:rPr>
          <w:rFonts w:ascii="Times New Roman" w:eastAsia="宋体" w:hAnsi="Times New Roman" w:cs="Times New Roman" w:hint="eastAsia"/>
          <w:color w:val="000000" w:themeColor="text1"/>
          <w:sz w:val="28"/>
          <w14:ligatures w14:val="none"/>
        </w:rPr>
        <w:t>。</w:t>
      </w:r>
    </w:p>
    <w:p w14:paraId="1983D520" w14:textId="1295A873" w:rsidR="00232148" w:rsidRPr="00232148" w:rsidRDefault="00232148" w:rsidP="00232148">
      <w:pPr>
        <w:widowControl/>
        <w:spacing w:before="100" w:after="0" w:line="480" w:lineRule="exact"/>
        <w:ind w:firstLineChars="202" w:firstLine="566"/>
        <w:jc w:val="both"/>
        <w:rPr>
          <w:ins w:id="445" w:author="yun qiao" w:date="2026-04-21T11:31:00Z"/>
          <w:rFonts w:ascii="Times New Roman" w:eastAsia="宋体" w:hAnsi="Times New Roman" w:cs="Times New Roman" w:hint="eastAsia"/>
          <w:color w:val="000000" w:themeColor="text1"/>
          <w:sz w:val="28"/>
          <w14:ligatures w14:val="none"/>
        </w:rPr>
      </w:pPr>
      <w:ins w:id="446" w:author="yun qiao" w:date="2026-04-21T11:31:00Z">
        <w:r w:rsidRPr="00232148">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在本发明的一种实施方式中，为构建跨平台统一的操作语义空间，选取不同地理处理平台的算子作为基础数据来源，所述平台包括</w:t>
        </w:r>
        <w:r w:rsidRPr="00232148">
          <w:rPr>
            <w:rFonts w:ascii="Times New Roman" w:eastAsia="宋体" w:hAnsi="Times New Roman" w:cs="Times New Roman" w:hint="eastAsia"/>
            <w:color w:val="000000" w:themeColor="text1"/>
            <w:sz w:val="28"/>
            <w14:ligatures w14:val="none"/>
          </w:rPr>
          <w:t>QGIS</w:t>
        </w:r>
        <w:r w:rsidRPr="00232148">
          <w:rPr>
            <w:rFonts w:ascii="Times New Roman" w:eastAsia="宋体" w:hAnsi="Times New Roman" w:cs="Times New Roman" w:hint="eastAsia"/>
            <w:color w:val="000000" w:themeColor="text1"/>
            <w:sz w:val="28"/>
            <w14:ligatures w14:val="none"/>
          </w:rPr>
          <w:t>平台和</w:t>
        </w:r>
        <w:r w:rsidRPr="00232148">
          <w:rPr>
            <w:rFonts w:ascii="Times New Roman" w:eastAsia="宋体" w:hAnsi="Times New Roman" w:cs="Times New Roman" w:hint="eastAsia"/>
            <w:color w:val="000000" w:themeColor="text1"/>
            <w:sz w:val="28"/>
            <w14:ligatures w14:val="none"/>
          </w:rPr>
          <w:t>Google Earth</w:t>
        </w:r>
      </w:ins>
      <w:ins w:id="447" w:author="yun qiao" w:date="2026-04-21T11:32:00Z">
        <w:r>
          <w:rPr>
            <w:rFonts w:ascii="Times New Roman" w:eastAsia="宋体" w:hAnsi="Times New Roman" w:cs="Times New Roman" w:hint="eastAsia"/>
            <w:color w:val="000000" w:themeColor="text1"/>
            <w:sz w:val="28"/>
            <w14:ligatures w14:val="none"/>
          </w:rPr>
          <w:t xml:space="preserve"> </w:t>
        </w:r>
      </w:ins>
      <w:ins w:id="448" w:author="yun qiao" w:date="2026-04-21T11:31:00Z">
        <w:r w:rsidRPr="00232148">
          <w:rPr>
            <w:rFonts w:ascii="Times New Roman" w:eastAsia="宋体" w:hAnsi="Times New Roman" w:cs="Times New Roman" w:hint="eastAsia"/>
            <w:color w:val="000000" w:themeColor="text1"/>
            <w:sz w:val="28"/>
            <w14:ligatures w14:val="none"/>
          </w:rPr>
          <w:t>Engine</w:t>
        </w:r>
        <w:r w:rsidRPr="00232148">
          <w:rPr>
            <w:rFonts w:ascii="Times New Roman" w:eastAsia="宋体" w:hAnsi="Times New Roman" w:cs="Times New Roman" w:hint="eastAsia"/>
            <w:color w:val="000000" w:themeColor="text1"/>
            <w:sz w:val="28"/>
            <w14:ligatures w14:val="none"/>
          </w:rPr>
          <w:t>（</w:t>
        </w:r>
        <w:r w:rsidRPr="00232148">
          <w:rPr>
            <w:rFonts w:ascii="Times New Roman" w:eastAsia="宋体" w:hAnsi="Times New Roman" w:cs="Times New Roman" w:hint="eastAsia"/>
            <w:color w:val="000000" w:themeColor="text1"/>
            <w:sz w:val="28"/>
            <w14:ligatures w14:val="none"/>
          </w:rPr>
          <w:t>GEE</w:t>
        </w:r>
        <w:r w:rsidRPr="00232148">
          <w:rPr>
            <w:rFonts w:ascii="Times New Roman" w:eastAsia="宋体" w:hAnsi="Times New Roman" w:cs="Times New Roman" w:hint="eastAsia"/>
            <w:color w:val="000000" w:themeColor="text1"/>
            <w:sz w:val="28"/>
            <w14:ligatures w14:val="none"/>
          </w:rPr>
          <w:t>）平台。由于不同平台在算子组织形式、功能粒度及参数表达方式上存在差异，需对相关算子信息进行统一整理，以支撑后续统一建模。</w:t>
        </w:r>
      </w:ins>
    </w:p>
    <w:p w14:paraId="50BB7A9C" w14:textId="1B9245B7" w:rsidR="00232148" w:rsidRPr="00232148" w:rsidRDefault="00232148" w:rsidP="00232148">
      <w:pPr>
        <w:widowControl/>
        <w:spacing w:before="100" w:after="0" w:line="480" w:lineRule="exact"/>
        <w:ind w:firstLineChars="202" w:firstLine="566"/>
        <w:jc w:val="both"/>
        <w:rPr>
          <w:ins w:id="449" w:author="yun qiao" w:date="2026-04-21T11:31:00Z"/>
          <w:rFonts w:ascii="Times New Roman" w:eastAsia="宋体" w:hAnsi="Times New Roman" w:cs="Times New Roman" w:hint="eastAsia"/>
          <w:color w:val="000000" w:themeColor="text1"/>
          <w:sz w:val="28"/>
          <w14:ligatures w14:val="none"/>
        </w:rPr>
      </w:pPr>
      <w:ins w:id="450" w:author="yun qiao" w:date="2026-04-21T11:31:00Z">
        <w:r w:rsidRPr="00232148">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ins>
    </w:p>
    <w:p w14:paraId="4B18FC0B" w14:textId="435B8851" w:rsidR="00595429" w:rsidRPr="004B17D5" w:rsidDel="00595429" w:rsidRDefault="00232148" w:rsidP="00232148">
      <w:pPr>
        <w:spacing w:after="120" w:line="500" w:lineRule="exact"/>
        <w:ind w:firstLineChars="200" w:firstLine="560"/>
        <w:jc w:val="both"/>
        <w:rPr>
          <w:del w:id="451" w:author="yun qiao" w:date="2026-04-21T11:03:00Z"/>
          <w:moveTo w:id="452" w:author="yun qiao" w:date="2026-04-21T11:03:00Z"/>
          <w:rFonts w:ascii="Times New Roman" w:eastAsia="宋体" w:hAnsi="Times New Roman" w:cs="Times New Roman"/>
          <w:color w:val="000000" w:themeColor="text1"/>
          <w:sz w:val="28"/>
          <w14:ligatures w14:val="none"/>
        </w:rPr>
      </w:pPr>
      <w:ins w:id="453" w:author="yun qiao" w:date="2026-04-21T11:31:00Z">
        <w:r w:rsidRPr="00232148">
          <w:rPr>
            <w:rFonts w:ascii="Times New Roman" w:eastAsia="宋体" w:hAnsi="Times New Roman" w:cs="Times New Roman" w:hint="eastAsia"/>
            <w:color w:val="000000" w:themeColor="text1"/>
            <w:sz w:val="28"/>
            <w14:ligatures w14:val="none"/>
          </w:rPr>
          <w:lastRenderedPageBreak/>
          <w:t>所述操作原语体系采用三级层次结构，包括操作大类、操作子类及操作原语。其中，操作大类用于表示地理处理的功能领域，操作子</w:t>
        </w:r>
        <w:proofErr w:type="gramStart"/>
        <w:r w:rsidRPr="00232148">
          <w:rPr>
            <w:rFonts w:ascii="Times New Roman" w:eastAsia="宋体" w:hAnsi="Times New Roman" w:cs="Times New Roman" w:hint="eastAsia"/>
            <w:color w:val="000000" w:themeColor="text1"/>
            <w:sz w:val="28"/>
            <w14:ligatures w14:val="none"/>
          </w:rPr>
          <w:t>类用于</w:t>
        </w:r>
        <w:proofErr w:type="gramEnd"/>
        <w:r w:rsidRPr="00232148">
          <w:rPr>
            <w:rFonts w:ascii="Times New Roman" w:eastAsia="宋体" w:hAnsi="Times New Roman" w:cs="Times New Roman" w:hint="eastAsia"/>
            <w:color w:val="000000" w:themeColor="text1"/>
            <w:sz w:val="28"/>
            <w14:ligatures w14:val="none"/>
          </w:rPr>
          <w:t>表示同一领域下的操作类别，操作原语用于表示语义明确的原子操作。各层级均为平台无关的抽象语义单元，具体平台算子通过映射关系与操作原语建立关联，实现跨平台语义对齐。</w:t>
        </w:r>
      </w:ins>
      <w:moveToRangeStart w:id="454" w:author="yun qiao" w:date="2026-04-21T11:03:00Z" w:name="move227661844"/>
      <w:moveTo w:id="455" w:author="yun qiao" w:date="2026-04-21T11:03:00Z">
        <w:del w:id="456" w:author="yun qiao" w:date="2026-04-21T11:31:00Z">
          <w:r w:rsidR="00595429" w:rsidRPr="004B17D5" w:rsidDel="00232148">
            <w:rPr>
              <w:rFonts w:ascii="Times New Roman" w:eastAsia="宋体" w:hAnsi="Times New Roman" w:cs="Times New Roman" w:hint="eastAsia"/>
              <w:color w:val="000000" w:themeColor="text1"/>
              <w:sz w:val="28"/>
              <w14:ligatures w14:val="none"/>
            </w:rPr>
            <w:delText>在本发明的一种实施方式中，为构建跨平台统一的操作语义空间，首先从不同地理处理平台获取算子及其输入输出参数信息。所述平台包括</w:delText>
          </w:r>
          <w:r w:rsidR="00595429" w:rsidRPr="004B17D5" w:rsidDel="00232148">
            <w:rPr>
              <w:rFonts w:ascii="Times New Roman" w:eastAsia="宋体" w:hAnsi="Times New Roman" w:cs="Times New Roman" w:hint="eastAsia"/>
              <w:color w:val="000000" w:themeColor="text1"/>
              <w:sz w:val="28"/>
              <w14:ligatures w14:val="none"/>
            </w:rPr>
            <w:delText>QGIS</w:delText>
          </w:r>
          <w:r w:rsidR="00595429" w:rsidRPr="004B17D5" w:rsidDel="00232148">
            <w:rPr>
              <w:rFonts w:ascii="Times New Roman" w:eastAsia="宋体" w:hAnsi="Times New Roman" w:cs="Times New Roman" w:hint="eastAsia"/>
              <w:color w:val="000000" w:themeColor="text1"/>
              <w:sz w:val="28"/>
              <w14:ligatures w14:val="none"/>
            </w:rPr>
            <w:delText>平台和</w:delText>
          </w:r>
          <w:r w:rsidR="00595429" w:rsidRPr="004B17D5" w:rsidDel="00232148">
            <w:rPr>
              <w:rFonts w:ascii="Times New Roman" w:eastAsia="宋体" w:hAnsi="Times New Roman" w:cs="Times New Roman" w:hint="eastAsia"/>
              <w:color w:val="000000" w:themeColor="text1"/>
              <w:sz w:val="28"/>
              <w14:ligatures w14:val="none"/>
            </w:rPr>
            <w:delText>Google Earth Engine</w:delText>
          </w:r>
          <w:r w:rsidR="00595429" w:rsidRPr="004B17D5" w:rsidDel="00232148">
            <w:rPr>
              <w:rFonts w:ascii="Times New Roman" w:eastAsia="宋体" w:hAnsi="Times New Roman" w:cs="Times New Roman" w:hint="eastAsia"/>
              <w:color w:val="000000" w:themeColor="text1"/>
              <w:sz w:val="28"/>
              <w14:ligatures w14:val="none"/>
            </w:rPr>
            <w:delText>（</w:delText>
          </w:r>
          <w:r w:rsidR="00595429" w:rsidRPr="004B17D5" w:rsidDel="00232148">
            <w:rPr>
              <w:rFonts w:ascii="Times New Roman" w:eastAsia="宋体" w:hAnsi="Times New Roman" w:cs="Times New Roman" w:hint="eastAsia"/>
              <w:color w:val="000000" w:themeColor="text1"/>
              <w:sz w:val="28"/>
              <w14:ligatures w14:val="none"/>
            </w:rPr>
            <w:delText>GEE</w:delText>
          </w:r>
          <w:r w:rsidR="00595429" w:rsidRPr="004B17D5" w:rsidDel="00232148">
            <w:rPr>
              <w:rFonts w:ascii="Times New Roman" w:eastAsia="宋体" w:hAnsi="Times New Roman" w:cs="Times New Roman" w:hint="eastAsia"/>
              <w:color w:val="000000" w:themeColor="text1"/>
              <w:sz w:val="28"/>
              <w14:ligatures w14:val="none"/>
            </w:rPr>
            <w:delText>）平台，其中，</w:delText>
          </w:r>
          <w:r w:rsidR="00595429" w:rsidRPr="004B17D5" w:rsidDel="00232148">
            <w:rPr>
              <w:rFonts w:ascii="Times New Roman" w:eastAsia="宋体" w:hAnsi="Times New Roman" w:cs="Times New Roman" w:hint="eastAsia"/>
              <w:color w:val="000000" w:themeColor="text1"/>
              <w:sz w:val="28"/>
              <w14:ligatures w14:val="none"/>
            </w:rPr>
            <w:delText>QGIS</w:delText>
          </w:r>
          <w:r w:rsidR="00595429" w:rsidRPr="004B17D5" w:rsidDel="00232148">
            <w:rPr>
              <w:rFonts w:ascii="Times New Roman" w:eastAsia="宋体" w:hAnsi="Times New Roman" w:cs="Times New Roman" w:hint="eastAsia"/>
              <w:color w:val="000000" w:themeColor="text1"/>
              <w:sz w:val="28"/>
              <w14:ligatures w14:val="none"/>
            </w:rPr>
            <w:delText>平台中的算子通常以地理处理工具形式组织，</w:delText>
          </w:r>
          <w:r w:rsidR="00595429" w:rsidRPr="004B17D5" w:rsidDel="00232148">
            <w:rPr>
              <w:rFonts w:ascii="Times New Roman" w:eastAsia="宋体" w:hAnsi="Times New Roman" w:cs="Times New Roman" w:hint="eastAsia"/>
              <w:color w:val="000000" w:themeColor="text1"/>
              <w:sz w:val="28"/>
              <w14:ligatures w14:val="none"/>
            </w:rPr>
            <w:delText>GEE</w:delText>
          </w:r>
          <w:r w:rsidR="00595429" w:rsidRPr="004B17D5" w:rsidDel="00232148">
            <w:rPr>
              <w:rFonts w:ascii="Times New Roman" w:eastAsia="宋体" w:hAnsi="Times New Roman" w:cs="Times New Roman" w:hint="eastAsia"/>
              <w:color w:val="000000" w:themeColor="text1"/>
              <w:sz w:val="28"/>
              <w14:ligatures w14:val="none"/>
            </w:rPr>
            <w:delText>平台中的算子通常以对象方法和处理函数形式组织。由于二者在算子命名方式、功能粒度、参数组织形式及返回结果表达上存在明显差异，需要对获取到的算子元数据进行字段归一化及数据类型统一处理，以形成可供统一建模的基础算子描述集合。</w:delText>
          </w:r>
        </w:del>
      </w:moveTo>
    </w:p>
    <w:p w14:paraId="51215500" w14:textId="3446CBD8" w:rsidR="00595429" w:rsidRPr="004B17D5" w:rsidDel="00232148" w:rsidRDefault="00595429" w:rsidP="00595429">
      <w:pPr>
        <w:widowControl/>
        <w:spacing w:before="100" w:after="0" w:line="480" w:lineRule="exact"/>
        <w:ind w:firstLineChars="202" w:firstLine="566"/>
        <w:jc w:val="both"/>
        <w:rPr>
          <w:del w:id="457" w:author="yun qiao" w:date="2026-04-21T11:31:00Z"/>
          <w:moveTo w:id="458" w:author="yun qiao" w:date="2026-04-21T11:03:00Z"/>
          <w:rFonts w:ascii="Times New Roman" w:eastAsia="宋体" w:hAnsi="Times New Roman" w:cs="Times New Roman"/>
          <w:color w:val="000000" w:themeColor="text1"/>
          <w:sz w:val="28"/>
          <w14:ligatures w14:val="none"/>
        </w:rPr>
      </w:pPr>
      <w:moveToRangeStart w:id="459" w:author="yun qiao" w:date="2026-04-21T11:03:00Z" w:name="move227661809"/>
      <w:moveToRangeEnd w:id="454"/>
      <w:moveTo w:id="460" w:author="yun qiao" w:date="2026-04-21T11:03:00Z">
        <w:del w:id="461" w:author="yun qiao" w:date="2026-04-21T11:31:00Z">
          <w:r w:rsidRPr="004B17D5" w:rsidDel="00232148">
            <w:rPr>
              <w:rFonts w:ascii="Times New Roman" w:eastAsia="宋体" w:hAnsi="Times New Roman" w:cs="Times New Roman" w:hint="eastAsia"/>
              <w:color w:val="000000" w:themeColor="text1"/>
              <w:sz w:val="28"/>
              <w14:ligatures w14:val="none"/>
            </w:rPr>
            <w:delText>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delText>
          </w:r>
        </w:del>
      </w:moveTo>
    </w:p>
    <w:p w14:paraId="06C6B466" w14:textId="727603F5" w:rsidR="00595429" w:rsidRPr="004B17D5" w:rsidDel="00232148" w:rsidRDefault="00595429" w:rsidP="00595429">
      <w:pPr>
        <w:widowControl/>
        <w:spacing w:before="100" w:after="0" w:line="480" w:lineRule="exact"/>
        <w:ind w:firstLineChars="202" w:firstLine="566"/>
        <w:jc w:val="both"/>
        <w:rPr>
          <w:del w:id="462" w:author="yun qiao" w:date="2026-04-21T11:31:00Z"/>
          <w:moveTo w:id="463" w:author="yun qiao" w:date="2026-04-21T11:03:00Z"/>
          <w:rFonts w:ascii="Times New Roman" w:eastAsia="宋体" w:hAnsi="Times New Roman" w:cs="Times New Roman"/>
          <w:color w:val="000000" w:themeColor="text1"/>
          <w:sz w:val="28"/>
          <w14:ligatures w14:val="none"/>
        </w:rPr>
      </w:pPr>
      <w:moveTo w:id="464" w:author="yun qiao" w:date="2026-04-21T11:03:00Z">
        <w:del w:id="465" w:author="yun qiao" w:date="2026-04-21T11:31:00Z">
          <w:r w:rsidRPr="004B17D5" w:rsidDel="00232148">
            <w:rPr>
              <w:rFonts w:ascii="Times New Roman" w:eastAsia="宋体" w:hAnsi="Times New Roman" w:cs="Times New Roman" w:hint="eastAsia"/>
              <w:color w:val="000000" w:themeColor="text1"/>
              <w:sz w:val="28"/>
              <w14:ligatures w14:val="none"/>
            </w:rPr>
            <w:delTex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w:delText>
          </w:r>
        </w:del>
      </w:moveTo>
    </w:p>
    <w:p w14:paraId="100366E7" w14:textId="77777777" w:rsidR="00595429" w:rsidRPr="004B17D5" w:rsidRDefault="00595429" w:rsidP="00595429">
      <w:pPr>
        <w:widowControl/>
        <w:spacing w:before="100" w:after="0" w:line="480" w:lineRule="exact"/>
        <w:ind w:firstLineChars="202" w:firstLine="566"/>
        <w:jc w:val="both"/>
        <w:rPr>
          <w:moveTo w:id="466" w:author="yun qiao" w:date="2026-04-21T11:03:00Z"/>
          <w:rFonts w:ascii="Times New Roman" w:eastAsia="宋体" w:hAnsi="Times New Roman" w:cs="Times New Roman"/>
          <w:color w:val="000000" w:themeColor="text1"/>
          <w:sz w:val="28"/>
          <w14:ligatures w14:val="none"/>
        </w:rPr>
      </w:pPr>
      <w:moveTo w:id="467" w:author="yun qiao" w:date="2026-04-21T11:03:00Z">
        <w:r w:rsidRPr="004B17D5">
          <w:rPr>
            <w:rFonts w:ascii="Times New Roman" w:eastAsia="宋体" w:hAnsi="Times New Roman" w:cs="Times New Roman" w:hint="eastAsia"/>
            <w:color w:val="000000" w:themeColor="text1"/>
            <w:sz w:val="28"/>
            <w14:ligatures w14:val="none"/>
          </w:rPr>
          <w:t>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w:t>
        </w:r>
        <w:proofErr w:type="gramStart"/>
        <w:r w:rsidRPr="004B17D5">
          <w:rPr>
            <w:rFonts w:ascii="Times New Roman" w:eastAsia="宋体" w:hAnsi="Times New Roman" w:cs="Times New Roman" w:hint="eastAsia"/>
            <w:color w:val="000000" w:themeColor="text1"/>
            <w:sz w:val="28"/>
            <w14:ligatures w14:val="none"/>
          </w:rPr>
          <w:t>类属于</w:t>
        </w:r>
        <w:proofErr w:type="gramEnd"/>
        <w:r w:rsidRPr="004B17D5">
          <w:rPr>
            <w:rFonts w:ascii="Times New Roman" w:eastAsia="宋体" w:hAnsi="Times New Roman" w:cs="Times New Roman" w:hint="eastAsia"/>
            <w:color w:val="000000" w:themeColor="text1"/>
            <w:sz w:val="28"/>
            <w14:ligatures w14:val="none"/>
          </w:rPr>
          <w:t>同一功能领域时，归属于同一操作大类。</w:t>
        </w:r>
      </w:moveTo>
    </w:p>
    <w:p w14:paraId="6D8F6815" w14:textId="77777777" w:rsidR="00595429" w:rsidRPr="004B17D5" w:rsidRDefault="00595429" w:rsidP="00595429">
      <w:pPr>
        <w:spacing w:after="120" w:line="480" w:lineRule="exact"/>
        <w:ind w:firstLineChars="200" w:firstLine="560"/>
        <w:jc w:val="both"/>
        <w:rPr>
          <w:moveTo w:id="468" w:author="yun qiao" w:date="2026-04-21T11:03:00Z"/>
          <w:rFonts w:ascii="Times New Roman" w:eastAsia="宋体" w:hAnsi="Times New Roman" w:cs="Times New Roman"/>
          <w:color w:val="000000" w:themeColor="text1"/>
          <w:sz w:val="28"/>
          <w14:ligatures w14:val="none"/>
        </w:rPr>
      </w:pPr>
      <w:moveTo w:id="469" w:author="yun qiao" w:date="2026-04-21T11:03:00Z">
        <w:r w:rsidRPr="004B17D5">
          <w:rPr>
            <w:rFonts w:ascii="Times New Roman" w:eastAsia="宋体" w:hAnsi="Times New Roman" w:cs="Times New Roman" w:hint="eastAsia"/>
            <w:color w:val="000000" w:themeColor="text1"/>
            <w:sz w:val="28"/>
            <w14:ligatures w14:val="none"/>
          </w:rPr>
          <w:t>所述三级层次结构可形式化表示为一个有向无</w:t>
        </w:r>
        <w:proofErr w:type="gramStart"/>
        <w:r w:rsidRPr="004B17D5">
          <w:rPr>
            <w:rFonts w:ascii="Times New Roman" w:eastAsia="宋体" w:hAnsi="Times New Roman" w:cs="Times New Roman" w:hint="eastAsia"/>
            <w:color w:val="000000" w:themeColor="text1"/>
            <w:sz w:val="28"/>
            <w14:ligatures w14:val="none"/>
          </w:rPr>
          <w:t>环层次图</w:t>
        </w:r>
        <w:proofErr w:type="gramEnd"/>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moveTo w:id="470" w:author="yun qiao" w:date="2026-04-21T11:03:00Z">
          <w:r w:rsidRPr="004B17D5">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moveTo w:id="471" w:author="yun qiao" w:date="2026-04-21T11:03:00Z">
            <w:r w:rsidRPr="004B17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moveTo w:id="472" w:author="yun qiao" w:date="2026-04-21T11:03:00Z">
              <w:r w:rsidRPr="004B17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moveTo w:id="473" w:author="yun qiao" w:date="2026-04-21T11:03:00Z">
                <w:r w:rsidRPr="004B17D5">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moveTo w:id="474" w:author="yun qiao" w:date="2026-04-21T11:03:00Z">
                  <w:r w:rsidRPr="004B17D5">
                    <w:rPr>
                      <w:rFonts w:ascii="Times New Roman" w:eastAsia="宋体" w:hAnsi="Times New Roman" w:cs="Times New Roman" w:hint="eastAsia"/>
                      <w:color w:val="000000" w:themeColor="text1"/>
                      <w:sz w:val="28"/>
                      <w14:ligatures w14:val="none"/>
                    </w:rPr>
                    <w:t>分别表示操作大类、操作子类和操作原语的节点集合；</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moveTo w:id="475" w:author="yun qiao" w:date="2026-04-21T11:03:00Z">
                    <w:r w:rsidRPr="004B17D5">
                      <w:rPr>
                        <w:rFonts w:ascii="Times New Roman" w:eastAsia="宋体" w:hAnsi="Times New Roman" w:cs="Times New Roman" w:hint="eastAsia"/>
                        <w:color w:val="000000" w:themeColor="text1"/>
                        <w:sz w:val="28"/>
                        <w14:ligatures w14:val="none"/>
                      </w:rPr>
                      <w:t>为层间归属关系的边集合，满足如下约束：</w:t>
                    </w:r>
                  </w:moveTo>
                </w:moveTo>
              </w:moveTo>
            </w:moveTo>
          </w:moveTo>
        </w:moveTo>
      </w:moveTo>
    </w:p>
    <w:p w14:paraId="3198E85D" w14:textId="77777777" w:rsidR="00595429" w:rsidRPr="004B17D5" w:rsidRDefault="00595429" w:rsidP="00595429">
      <w:pPr>
        <w:spacing w:after="120" w:line="480" w:lineRule="exact"/>
        <w:ind w:firstLineChars="200" w:firstLine="560"/>
        <w:jc w:val="both"/>
        <w:rPr>
          <w:moveTo w:id="476" w:author="yun qiao" w:date="2026-04-21T11:03:00Z"/>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r>
            <w:del w:id="477" w:author="yun qiao" w:date="2026-04-21T11:29:00Z">
              <w:rPr>
                <w:rFonts w:ascii="Cambria Math" w:eastAsia="宋体" w:hAnsi="Cambria Math" w:cs="Times New Roman"/>
                <w:color w:val="000000" w:themeColor="text1"/>
                <w:sz w:val="28"/>
                <w14:ligatures w14:val="none"/>
              </w:rPr>
              <m:t> </m:t>
            </w:del>
          </m:r>
          <m:r>
            <w:rPr>
              <w:rFonts w:ascii="Cambria Math" w:eastAsia="宋体" w:hAnsi="Cambria Math" w:cs="Times New Roman"/>
              <w:color w:val="000000" w:themeColor="text1"/>
              <w:sz w:val="28"/>
              <w14:ligatures w14:val="none"/>
            </w:rPr>
            <m:t>∃!</m:t>
          </m:r>
          <m:r>
            <w:del w:id="478" w:author="yun qiao" w:date="2026-04-21T11:29:00Z">
              <w:rPr>
                <w:rFonts w:ascii="Cambria Math" w:eastAsia="宋体" w:hAnsi="Cambria Math" w:cs="Times New Roman"/>
                <w:color w:val="000000" w:themeColor="text1"/>
                <w:sz w:val="28"/>
                <w14:ligatures w14:val="none"/>
              </w:rPr>
              <m:t> </m:t>
            </w:del>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w:del w:id="479" w:author="yun qiao" w:date="2026-04-21T11:29:00Z">
              <w:rPr>
                <w:rFonts w:ascii="Cambria Math" w:eastAsia="宋体" w:hAnsi="Cambria Math" w:cs="Times New Roman"/>
                <w:color w:val="000000" w:themeColor="text1"/>
                <w:sz w:val="28"/>
                <w14:ligatures w14:val="none"/>
              </w:rPr>
              <m:t> </m:t>
            </w:del>
          </m:r>
          <m:r>
            <m:rPr>
              <m:nor/>
            </m:rPr>
            <w:rPr>
              <w:rFonts w:ascii="Cambria Math" w:eastAsia="宋体" w:hAnsi="Cambria Math" w:cs="Times New Roman"/>
              <w:i/>
              <w:iCs/>
              <w:color w:val="000000" w:themeColor="text1"/>
              <w:sz w:val="28"/>
              <w14:ligatures w14:val="none"/>
            </w:rPr>
            <m:t>s.t.</m:t>
          </m:r>
          <m:r>
            <w:del w:id="480" w:author="yun qiao" w:date="2026-04-21T11:29:00Z">
              <w:rPr>
                <w:rFonts w:ascii="Cambria Math" w:eastAsia="宋体" w:hAnsi="Cambria Math" w:cs="Times New Roman"/>
                <w:color w:val="000000" w:themeColor="text1"/>
                <w:sz w:val="28"/>
                <w14:ligatures w14:val="none"/>
              </w:rPr>
              <m:t> </m:t>
            </w:del>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595429" w:rsidRPr="004B17D5" w:rsidRDefault="00595429" w:rsidP="00595429">
      <w:pPr>
        <w:spacing w:after="120" w:line="480" w:lineRule="exact"/>
        <w:ind w:firstLineChars="200" w:firstLine="560"/>
        <w:jc w:val="both"/>
        <w:rPr>
          <w:moveTo w:id="481" w:author="yun qiao" w:date="2026-04-21T11:03:00Z"/>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w:del w:id="482" w:author="yun qiao" w:date="2026-04-21T11:29:00Z">
              <w:rPr>
                <w:rFonts w:ascii="Cambria Math" w:eastAsia="宋体" w:hAnsi="Cambria Math" w:cs="Times New Roman"/>
                <w:color w:val="000000" w:themeColor="text1"/>
                <w:sz w:val="28"/>
                <w14:ligatures w14:val="none"/>
              </w:rPr>
              <m:t> </m:t>
            </w:del>
          </m:r>
          <m:r>
            <w:rPr>
              <w:rFonts w:ascii="Cambria Math" w:eastAsia="宋体" w:hAnsi="Cambria Math" w:cs="Times New Roman"/>
              <w:color w:val="000000" w:themeColor="text1"/>
              <w:sz w:val="28"/>
              <w14:ligatures w14:val="none"/>
            </w:rPr>
            <m:t>∃!</m:t>
          </m:r>
          <m:r>
            <w:del w:id="483" w:author="yun qiao" w:date="2026-04-21T11:29:00Z">
              <w:rPr>
                <w:rFonts w:ascii="Cambria Math" w:eastAsia="宋体" w:hAnsi="Cambria Math" w:cs="Times New Roman"/>
                <w:color w:val="000000" w:themeColor="text1"/>
                <w:sz w:val="28"/>
                <w14:ligatures w14:val="none"/>
              </w:rPr>
              <m:t> </m:t>
            </w:del>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w:del w:id="484" w:author="yun qiao" w:date="2026-04-21T11:29:00Z">
              <w:rPr>
                <w:rFonts w:ascii="Cambria Math" w:eastAsia="宋体" w:hAnsi="Cambria Math" w:cs="Times New Roman"/>
                <w:color w:val="000000" w:themeColor="text1"/>
                <w:sz w:val="28"/>
                <w14:ligatures w14:val="none"/>
              </w:rPr>
              <m:t> </m:t>
            </w:del>
          </m:r>
          <m:r>
            <m:rPr>
              <m:nor/>
            </m:rPr>
            <w:rPr>
              <w:rFonts w:ascii="Cambria Math" w:eastAsia="宋体" w:hAnsi="Cambria Math" w:cs="Times New Roman"/>
              <w:i/>
              <w:iCs/>
              <w:color w:val="000000" w:themeColor="text1"/>
              <w:sz w:val="28"/>
              <w14:ligatures w14:val="none"/>
            </w:rPr>
            <m:t>s.t.</m:t>
          </m:r>
          <m:r>
            <w:del w:id="485" w:author="yun qiao" w:date="2026-04-21T11:29:00Z">
              <w:rPr>
                <w:rFonts w:ascii="Cambria Math" w:eastAsia="宋体" w:hAnsi="Cambria Math" w:cs="Times New Roman"/>
                <w:color w:val="000000" w:themeColor="text1"/>
                <w:sz w:val="28"/>
                <w14:ligatures w14:val="none"/>
              </w:rPr>
              <m:t> </m:t>
            </w:del>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75A17D5" w14:textId="77777777" w:rsidR="00595429" w:rsidRPr="004B17D5" w:rsidRDefault="00595429" w:rsidP="00595429">
      <w:pPr>
        <w:spacing w:after="120" w:line="480" w:lineRule="exact"/>
        <w:ind w:firstLineChars="200" w:firstLine="560"/>
        <w:jc w:val="both"/>
        <w:rPr>
          <w:moveTo w:id="486" w:author="yun qiao" w:date="2026-04-21T11:03:00Z"/>
          <w:rFonts w:ascii="Times New Roman" w:eastAsia="宋体" w:hAnsi="Times New Roman" w:cs="Times New Roman"/>
          <w:color w:val="000000" w:themeColor="text1"/>
          <w:sz w:val="28"/>
          <w14:ligatures w14:val="none"/>
        </w:rPr>
      </w:pPr>
      <w:moveTo w:id="487" w:author="yun qiao" w:date="2026-04-21T11:03:00Z">
        <w:r w:rsidRPr="004B17D5">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sidRPr="004B17D5">
          <w:rPr>
            <w:rFonts w:ascii="Times New Roman" w:eastAsia="宋体" w:hAnsi="Times New Roman" w:cs="Times New Roman" w:hint="eastAsia"/>
            <w:color w:val="000000" w:themeColor="text1"/>
            <w:sz w:val="28"/>
            <w14:ligatures w14:val="none"/>
          </w:rPr>
          <w:t>。</w:t>
        </w:r>
      </w:moveTo>
    </w:p>
    <w:p w14:paraId="36513DBE" w14:textId="77777777" w:rsidR="00595429" w:rsidRPr="004B17D5" w:rsidRDefault="00595429" w:rsidP="00595429">
      <w:pPr>
        <w:spacing w:after="120" w:line="480" w:lineRule="exact"/>
        <w:ind w:firstLineChars="200" w:firstLine="560"/>
        <w:jc w:val="both"/>
        <w:rPr>
          <w:moveTo w:id="488" w:author="yun qiao" w:date="2026-04-21T11:03:00Z"/>
          <w:rFonts w:ascii="Times New Roman" w:eastAsia="宋体" w:hAnsi="Times New Roman" w:cs="Times New Roman"/>
          <w:color w:val="000000" w:themeColor="text1"/>
          <w:sz w:val="28"/>
          <w14:ligatures w14:val="none"/>
        </w:rPr>
      </w:pPr>
      <w:moveTo w:id="489" w:author="yun qiao" w:date="2026-04-21T11:03:00Z">
        <w:r w:rsidRPr="004B17D5">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moveTo w:id="490" w:author="yun qiao" w:date="2026-04-21T11:03:00Z">
          <w:r w:rsidRPr="004B17D5">
            <w:rPr>
              <w:rFonts w:ascii="Times New Roman" w:eastAsia="宋体" w:hAnsi="Times New Roman" w:cs="Times New Roman" w:hint="eastAsia"/>
              <w:color w:val="000000" w:themeColor="text1"/>
              <w:sz w:val="28"/>
              <w14:ligatures w14:val="none"/>
            </w:rPr>
            <w:t>，</w:t>
          </w:r>
          <w:r w:rsidRPr="004B17D5">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moveTo w:id="491" w:author="yun qiao" w:date="2026-04-21T11:03:00Z">
            <w:r w:rsidRPr="004B17D5">
              <w:rPr>
                <w:rFonts w:ascii="Times New Roman" w:eastAsia="宋体" w:hAnsi="Times New Roman" w:cs="Times New Roman" w:hint="eastAsia"/>
                <w:color w:val="000000" w:themeColor="text1"/>
                <w:sz w:val="28"/>
                <w14:ligatures w14:val="none"/>
              </w:rPr>
              <w:t>，具体算子与操作原语之间的候选映射关系采用联合评分机制进行判定。</w:t>
            </w:r>
            <w:proofErr w:type="gramStart"/>
            <w:r w:rsidRPr="004B17D5">
              <w:rPr>
                <w:rFonts w:ascii="Times New Roman" w:eastAsia="宋体" w:hAnsi="Times New Roman" w:cs="Times New Roman" w:hint="eastAsia"/>
                <w:color w:val="000000" w:themeColor="text1"/>
                <w:sz w:val="28"/>
                <w14:ligatures w14:val="none"/>
              </w:rPr>
              <w:t>设具体</w:t>
            </w:r>
            <w:proofErr w:type="gramEnd"/>
            <w:r w:rsidRPr="004B17D5">
              <w:rPr>
                <w:rFonts w:ascii="Times New Roman" w:eastAsia="宋体" w:hAnsi="Times New Roman" w:cs="Times New Roman" w:hint="eastAsia"/>
                <w:color w:val="000000" w:themeColor="text1"/>
                <w:sz w:val="28"/>
                <w14:ligatures w14:val="none"/>
              </w:rPr>
              <w:t>算子</w:t>
            </w:r>
            <m:oMath>
              <m:r>
                <w:rPr>
                  <w:rFonts w:ascii="Cambria Math" w:eastAsia="宋体" w:hAnsi="Cambria Math" w:cs="Times New Roman" w:hint="eastAsia"/>
                  <w:color w:val="000000" w:themeColor="text1"/>
                  <w:sz w:val="28"/>
                  <w14:ligatures w14:val="none"/>
                </w:rPr>
                <m:t>o</m:t>
              </m:r>
            </m:oMath>
            <w:moveTo w:id="492" w:author="yun qiao" w:date="2026-04-21T11:03:00Z">
              <w:r w:rsidRPr="004B17D5">
                <w:rPr>
                  <w:rFonts w:ascii="Times New Roman" w:eastAsia="宋体" w:hAnsi="Times New Roman" w:cs="Times New Roman" w:hint="eastAsia"/>
                  <w:color w:val="000000" w:themeColor="text1"/>
                  <w:sz w:val="28"/>
                  <w14:ligatures w14:val="none"/>
                </w:rPr>
                <w:t>与操作原语</w:t>
              </w:r>
              <m:oMath>
                <m:r>
                  <w:rPr>
                    <w:rFonts w:ascii="Cambria Math" w:eastAsia="宋体" w:hAnsi="Cambria Math" w:cs="Times New Roman" w:hint="eastAsia"/>
                    <w:color w:val="000000" w:themeColor="text1"/>
                    <w:sz w:val="28"/>
                    <w14:ligatures w14:val="none"/>
                  </w:rPr>
                  <m:t>l3</m:t>
                </m:r>
              </m:oMath>
              <w:moveTo w:id="493" w:author="yun qiao" w:date="2026-04-21T11:03:00Z">
                <w:r w:rsidRPr="004B17D5">
                  <w:rPr>
                    <w:rFonts w:ascii="Times New Roman" w:eastAsia="宋体" w:hAnsi="Times New Roman" w:cs="Times New Roman" w:hint="eastAsia"/>
                    <w:color w:val="000000" w:themeColor="text1"/>
                    <w:sz w:val="28"/>
                    <w14:ligatures w14:val="none"/>
                  </w:rPr>
                  <w:t>的综合匹配得分为：</w:t>
                </w:r>
              </w:moveTo>
            </w:moveTo>
          </w:moveTo>
        </w:moveTo>
      </w:moveTo>
    </w:p>
    <w:p w14:paraId="65BA630F" w14:textId="77777777" w:rsidR="00595429" w:rsidRPr="004B17D5" w:rsidRDefault="00595429" w:rsidP="00595429">
      <w:pPr>
        <w:spacing w:after="120" w:line="480" w:lineRule="exact"/>
        <w:ind w:firstLineChars="200" w:firstLine="560"/>
        <w:jc w:val="both"/>
        <w:rPr>
          <w:moveTo w:id="494" w:author="yun qiao" w:date="2026-04-21T11:03:00Z"/>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77777777" w:rsidR="00595429" w:rsidRPr="004B17D5" w:rsidRDefault="00595429" w:rsidP="00595429">
      <w:pPr>
        <w:spacing w:after="120" w:line="480" w:lineRule="exact"/>
        <w:ind w:firstLineChars="200" w:firstLine="560"/>
        <w:jc w:val="both"/>
        <w:rPr>
          <w:moveTo w:id="495" w:author="yun qiao" w:date="2026-04-21T11:03:00Z"/>
          <w:rFonts w:ascii="Times New Roman" w:eastAsia="宋体" w:hAnsi="Times New Roman" w:cs="Times New Roman"/>
          <w:color w:val="000000" w:themeColor="text1"/>
          <w:sz w:val="28"/>
          <w14:ligatures w14:val="none"/>
        </w:rPr>
      </w:pPr>
      <w:moveTo w:id="496" w:author="yun qiao" w:date="2026-04-21T11:03:00Z">
        <w:r w:rsidRPr="004B17D5">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moveTo w:id="497" w:author="yun qiao" w:date="2026-04-21T11:03:00Z">
          <w:r w:rsidRPr="004B17D5">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moveTo w:id="498" w:author="yun qiao" w:date="2026-04-21T11:03:00Z">
            <w:r w:rsidRPr="004B17D5">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moveTo w:id="499" w:author="yun qiao" w:date="2026-04-21T11:03:00Z">
              <w:r w:rsidRPr="004B17D5">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moveTo w:id="500" w:author="yun qiao" w:date="2026-04-21T11:03:00Z">
                <w:r w:rsidRPr="004B17D5">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moveTo w:id="501" w:author="yun qiao" w:date="2026-04-21T11:03:00Z">
                  <w:r w:rsidRPr="004B17D5">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moveTo w:id="502" w:author="yun qiao" w:date="2026-04-21T11:03:00Z">
                    <w:r w:rsidRPr="004B17D5">
                      <w:rPr>
                        <w:rFonts w:ascii="Times New Roman" w:eastAsia="宋体" w:hAnsi="Times New Roman" w:cs="Times New Roman" w:hint="eastAsia"/>
                        <w:color w:val="000000" w:themeColor="text1"/>
                        <w:sz w:val="28"/>
                        <w14:ligatures w14:val="none"/>
                      </w:rPr>
                      <w:t>为权重系数。</w:t>
                    </w:r>
                  </w:moveTo>
                </w:moveTo>
              </w:moveTo>
            </w:moveTo>
          </w:moveTo>
        </w:moveTo>
      </w:moveTo>
    </w:p>
    <w:p w14:paraId="088A0C96" w14:textId="77777777" w:rsidR="00595429" w:rsidRPr="004B17D5" w:rsidRDefault="00595429" w:rsidP="00595429">
      <w:pPr>
        <w:spacing w:after="120" w:line="480" w:lineRule="exact"/>
        <w:ind w:firstLineChars="200" w:firstLine="560"/>
        <w:jc w:val="both"/>
        <w:rPr>
          <w:moveTo w:id="503" w:author="yun qiao" w:date="2026-04-21T11:03:00Z"/>
          <w:rFonts w:ascii="Times New Roman" w:eastAsia="宋体" w:hAnsi="Times New Roman" w:cs="Times New Roman"/>
          <w:color w:val="000000" w:themeColor="text1"/>
          <w:sz w:val="28"/>
          <w14:ligatures w14:val="none"/>
        </w:rPr>
      </w:pPr>
      <w:moveTo w:id="504" w:author="yun qiao" w:date="2026-04-21T11:03:00Z">
        <w:r w:rsidRPr="004B17D5">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moveTo w:id="505" w:author="yun qiao" w:date="2026-04-21T11:03:00Z">
          <w:r w:rsidRPr="004B17D5">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sidRPr="004B17D5">
            <w:rPr>
              <w:rFonts w:ascii="Times New Roman" w:eastAsia="宋体" w:hAnsi="Times New Roman" w:cs="Times New Roman" w:hint="eastAsia"/>
              <w:color w:val="000000" w:themeColor="text1"/>
              <w:sz w:val="28"/>
              <w14:ligatures w14:val="none"/>
            </w:rPr>
            <w:t>：</w:t>
          </w:r>
        </w:moveTo>
      </w:moveTo>
    </w:p>
    <w:p w14:paraId="33119BCD" w14:textId="77777777" w:rsidR="00595429" w:rsidRPr="004B17D5" w:rsidRDefault="00595429" w:rsidP="00595429">
      <w:pPr>
        <w:spacing w:after="120" w:line="480" w:lineRule="exact"/>
        <w:ind w:firstLineChars="200" w:firstLine="560"/>
        <w:jc w:val="both"/>
        <w:rPr>
          <w:moveTo w:id="506" w:author="yun qiao" w:date="2026-04-21T11:03:00Z"/>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4592E1FC" w14:textId="0E4991EE" w:rsidR="00595429" w:rsidDel="00595429" w:rsidRDefault="00595429" w:rsidP="00595429">
      <w:pPr>
        <w:spacing w:after="120" w:line="480" w:lineRule="exact"/>
        <w:ind w:firstLineChars="200" w:firstLine="560"/>
        <w:jc w:val="both"/>
        <w:rPr>
          <w:del w:id="507" w:author="yun qiao" w:date="2026-04-21T11:04:00Z"/>
          <w:moveTo w:id="508" w:author="yun qiao" w:date="2026-04-21T11:03:00Z"/>
          <w:rFonts w:ascii="Times New Roman" w:eastAsia="宋体" w:hAnsi="Times New Roman" w:cs="Times New Roman"/>
          <w:color w:val="000000" w:themeColor="text1"/>
          <w:sz w:val="28"/>
          <w14:ligatures w14:val="none"/>
        </w:rPr>
      </w:pPr>
      <w:moveTo w:id="509" w:author="yun qiao" w:date="2026-04-21T11:03:00Z">
        <w:r w:rsidRPr="004B17D5">
          <w:rPr>
            <w:rFonts w:ascii="Times New Roman" w:eastAsia="宋体" w:hAnsi="Times New Roman" w:cs="Times New Roman" w:hint="eastAsia"/>
            <w:color w:val="000000" w:themeColor="text1"/>
            <w:sz w:val="28"/>
            <w14:ligatures w14:val="none"/>
          </w:rPr>
          <w:lastRenderedPageBreak/>
          <w:t>从而实现生成推理过程与具体平台执行的解耦。</w:t>
        </w:r>
        <w:del w:id="510" w:author="yun qiao" w:date="2026-04-21T11:26:00Z">
          <w:r w:rsidRPr="004B17D5" w:rsidDel="000F5DBE">
            <w:rPr>
              <w:rFonts w:ascii="Times New Roman" w:eastAsia="宋体" w:hAnsi="Times New Roman" w:cs="Times New Roman" w:hint="eastAsia"/>
              <w:color w:val="000000" w:themeColor="text1"/>
              <w:sz w:val="28"/>
              <w14:ligatures w14:val="none"/>
            </w:rPr>
            <w:delText>所述映射关系在知识图谱中以语义映射边进行存储，并通过图查询机制支持高效检索。</w:delText>
          </w:r>
        </w:del>
      </w:moveTo>
    </w:p>
    <w:moveToRangeEnd w:id="459"/>
    <w:p w14:paraId="35F06274" w14:textId="77777777" w:rsidR="00595429" w:rsidRPr="00595429" w:rsidRDefault="00595429" w:rsidP="00595429">
      <w:pPr>
        <w:spacing w:after="120" w:line="480" w:lineRule="exact"/>
        <w:ind w:firstLineChars="200" w:firstLine="560"/>
        <w:jc w:val="both"/>
        <w:rPr>
          <w:rFonts w:ascii="Times New Roman" w:eastAsia="宋体" w:hAnsi="Times New Roman" w:cs="Times New Roman" w:hint="eastAsia"/>
          <w:color w:val="000000" w:themeColor="text1"/>
          <w:sz w:val="28"/>
          <w:szCs w:val="28"/>
          <w14:ligatures w14:val="none"/>
        </w:rPr>
        <w:pPrChange w:id="511" w:author="yun qiao" w:date="2026-04-21T11:04:00Z">
          <w:pPr>
            <w:spacing w:after="120" w:line="500" w:lineRule="exact"/>
            <w:ind w:firstLineChars="200" w:firstLine="560"/>
            <w:jc w:val="both"/>
          </w:pPr>
        </w:pPrChange>
      </w:pPr>
    </w:p>
    <w:p w14:paraId="06AFAAC2" w14:textId="3CD15A20" w:rsidR="00D27D1F" w:rsidRPr="004B17D5" w:rsidDel="00595429" w:rsidRDefault="00D27D1F" w:rsidP="00D27D1F">
      <w:pPr>
        <w:spacing w:after="120" w:line="500" w:lineRule="exact"/>
        <w:ind w:firstLineChars="200" w:firstLine="560"/>
        <w:jc w:val="both"/>
        <w:rPr>
          <w:moveFrom w:id="512" w:author="yun qiao" w:date="2026-04-21T11:03:00Z"/>
          <w:rFonts w:ascii="Times New Roman" w:eastAsia="宋体" w:hAnsi="Times New Roman" w:cs="Times New Roman"/>
          <w:color w:val="000000" w:themeColor="text1"/>
          <w:sz w:val="28"/>
          <w14:ligatures w14:val="none"/>
        </w:rPr>
      </w:pPr>
      <w:moveFromRangeStart w:id="513" w:author="yun qiao" w:date="2026-04-21T11:03:00Z" w:name="move227661844"/>
      <w:moveFrom w:id="514" w:author="yun qiao" w:date="2026-04-21T11:03:00Z">
        <w:r w:rsidRPr="004B17D5" w:rsidDel="00595429">
          <w:rPr>
            <w:rFonts w:ascii="Times New Roman" w:eastAsia="宋体" w:hAnsi="Times New Roman" w:cs="Times New Roman" w:hint="eastAsia"/>
            <w:color w:val="000000" w:themeColor="text1"/>
            <w:sz w:val="28"/>
            <w14:ligatures w14:val="none"/>
          </w:rPr>
          <w:t>在本发明的一种实施方式中，为构建跨平台统一的操作语义空间，首先从不同地理处理平台获取算子及其输入输出参数信息。所述平台包括</w:t>
        </w:r>
        <w:r w:rsidRPr="004B17D5" w:rsidDel="00595429">
          <w:rPr>
            <w:rFonts w:ascii="Times New Roman" w:eastAsia="宋体" w:hAnsi="Times New Roman" w:cs="Times New Roman" w:hint="eastAsia"/>
            <w:color w:val="000000" w:themeColor="text1"/>
            <w:sz w:val="28"/>
            <w14:ligatures w14:val="none"/>
          </w:rPr>
          <w:t>QGIS</w:t>
        </w:r>
        <w:r w:rsidRPr="004B17D5" w:rsidDel="00595429">
          <w:rPr>
            <w:rFonts w:ascii="Times New Roman" w:eastAsia="宋体" w:hAnsi="Times New Roman" w:cs="Times New Roman" w:hint="eastAsia"/>
            <w:color w:val="000000" w:themeColor="text1"/>
            <w:sz w:val="28"/>
            <w14:ligatures w14:val="none"/>
          </w:rPr>
          <w:t>平台和</w:t>
        </w:r>
        <w:r w:rsidRPr="004B17D5" w:rsidDel="00595429">
          <w:rPr>
            <w:rFonts w:ascii="Times New Roman" w:eastAsia="宋体" w:hAnsi="Times New Roman" w:cs="Times New Roman" w:hint="eastAsia"/>
            <w:color w:val="000000" w:themeColor="text1"/>
            <w:sz w:val="28"/>
            <w14:ligatures w14:val="none"/>
          </w:rPr>
          <w:t>Google Earth Engine</w:t>
        </w:r>
        <w:r w:rsidRPr="004B17D5" w:rsidDel="00595429">
          <w:rPr>
            <w:rFonts w:ascii="Times New Roman" w:eastAsia="宋体" w:hAnsi="Times New Roman" w:cs="Times New Roman" w:hint="eastAsia"/>
            <w:color w:val="000000" w:themeColor="text1"/>
            <w:sz w:val="28"/>
            <w14:ligatures w14:val="none"/>
          </w:rPr>
          <w:t>（</w:t>
        </w:r>
        <w:r w:rsidRPr="004B17D5" w:rsidDel="00595429">
          <w:rPr>
            <w:rFonts w:ascii="Times New Roman" w:eastAsia="宋体" w:hAnsi="Times New Roman" w:cs="Times New Roman" w:hint="eastAsia"/>
            <w:color w:val="000000" w:themeColor="text1"/>
            <w:sz w:val="28"/>
            <w14:ligatures w14:val="none"/>
          </w:rPr>
          <w:t>GEE</w:t>
        </w:r>
        <w:r w:rsidRPr="004B17D5" w:rsidDel="00595429">
          <w:rPr>
            <w:rFonts w:ascii="Times New Roman" w:eastAsia="宋体" w:hAnsi="Times New Roman" w:cs="Times New Roman" w:hint="eastAsia"/>
            <w:color w:val="000000" w:themeColor="text1"/>
            <w:sz w:val="28"/>
            <w14:ligatures w14:val="none"/>
          </w:rPr>
          <w:t>）平台，其中，</w:t>
        </w:r>
        <w:r w:rsidRPr="004B17D5" w:rsidDel="00595429">
          <w:rPr>
            <w:rFonts w:ascii="Times New Roman" w:eastAsia="宋体" w:hAnsi="Times New Roman" w:cs="Times New Roman" w:hint="eastAsia"/>
            <w:color w:val="000000" w:themeColor="text1"/>
            <w:sz w:val="28"/>
            <w14:ligatures w14:val="none"/>
          </w:rPr>
          <w:t>QGIS</w:t>
        </w:r>
        <w:r w:rsidRPr="004B17D5" w:rsidDel="00595429">
          <w:rPr>
            <w:rFonts w:ascii="Times New Roman" w:eastAsia="宋体" w:hAnsi="Times New Roman" w:cs="Times New Roman" w:hint="eastAsia"/>
            <w:color w:val="000000" w:themeColor="text1"/>
            <w:sz w:val="28"/>
            <w14:ligatures w14:val="none"/>
          </w:rPr>
          <w:t>平台中的算子通常以地理处理工具形式组织，</w:t>
        </w:r>
        <w:r w:rsidRPr="004B17D5" w:rsidDel="00595429">
          <w:rPr>
            <w:rFonts w:ascii="Times New Roman" w:eastAsia="宋体" w:hAnsi="Times New Roman" w:cs="Times New Roman" w:hint="eastAsia"/>
            <w:color w:val="000000" w:themeColor="text1"/>
            <w:sz w:val="28"/>
            <w14:ligatures w14:val="none"/>
          </w:rPr>
          <w:t>GEE</w:t>
        </w:r>
        <w:r w:rsidRPr="004B17D5" w:rsidDel="00595429">
          <w:rPr>
            <w:rFonts w:ascii="Times New Roman" w:eastAsia="宋体" w:hAnsi="Times New Roman" w:cs="Times New Roman" w:hint="eastAsia"/>
            <w:color w:val="000000" w:themeColor="text1"/>
            <w:sz w:val="28"/>
            <w14:ligatures w14:val="none"/>
          </w:rPr>
          <w:t>平台中的算子通常以对象方法和处理函数形式组织。由于二者在算子命名方式、功能粒度、参数组织形式及返回结果表达上存在明显差异，需要对获取到的算子元数据进行字段归一化及数据类型统一处理，以形成可供统一建模的基础算子描述集合。</w:t>
        </w:r>
      </w:moveFrom>
    </w:p>
    <w:moveFromRangeEnd w:id="513"/>
    <w:p w14:paraId="11347790" w14:textId="0DBF2414" w:rsidR="00B95363" w:rsidRDefault="00000000" w:rsidP="00616565">
      <w:pPr>
        <w:widowControl/>
        <w:spacing w:before="100" w:after="0" w:line="480" w:lineRule="exact"/>
        <w:ind w:firstLineChars="200" w:firstLine="560"/>
        <w:jc w:val="both"/>
        <w:rPr>
          <w:ins w:id="515" w:author="yun qiao" w:date="2026-04-21T11:26:00Z"/>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S12</w:t>
      </w:r>
      <w:r w:rsidRPr="004B17D5">
        <w:rPr>
          <w:rFonts w:ascii="Times New Roman" w:eastAsia="宋体" w:hAnsi="Times New Roman" w:cs="Times New Roman" w:hint="eastAsia"/>
          <w:color w:val="000000" w:themeColor="text1"/>
          <w:sz w:val="28"/>
          <w:szCs w:val="28"/>
          <w14:ligatures w14:val="none"/>
        </w:rPr>
        <w:t>、</w:t>
      </w:r>
      <w:r w:rsidR="00D76DAD" w:rsidRPr="004B17D5">
        <w:rPr>
          <w:rFonts w:ascii="Times New Roman" w:eastAsia="宋体" w:hAnsi="Times New Roman" w:cs="Times New Roman" w:hint="eastAsia"/>
          <w:color w:val="000000" w:themeColor="text1"/>
          <w:sz w:val="28"/>
          <w:szCs w:val="28"/>
          <w14:ligatures w14:val="none"/>
        </w:rPr>
        <w:t>知识图谱构建及数据类型兼容关系建立。</w:t>
      </w:r>
    </w:p>
    <w:p w14:paraId="2D768FE3" w14:textId="550CF9BC" w:rsidR="000F5DBE" w:rsidRPr="004B17D5" w:rsidDel="000F5DBE" w:rsidRDefault="000F5DBE" w:rsidP="00616565">
      <w:pPr>
        <w:widowControl/>
        <w:spacing w:before="100" w:after="0" w:line="480" w:lineRule="exact"/>
        <w:ind w:firstLineChars="200" w:firstLine="560"/>
        <w:jc w:val="both"/>
        <w:rPr>
          <w:del w:id="516" w:author="yun qiao" w:date="2026-04-21T11:27:00Z"/>
          <w:rFonts w:ascii="Times New Roman" w:eastAsia="宋体" w:hAnsi="Times New Roman" w:cs="Times New Roman" w:hint="eastAsia"/>
          <w:color w:val="000000" w:themeColor="text1"/>
          <w:sz w:val="28"/>
          <w:szCs w:val="28"/>
          <w14:ligatures w14:val="none"/>
        </w:rPr>
      </w:pPr>
      <w:ins w:id="517" w:author="yun qiao" w:date="2026-04-21T11:26:00Z">
        <w:r w:rsidRPr="000F5DBE">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sidRPr="000F5DBE">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ins>
    </w:p>
    <w:p w14:paraId="4E69B0BB" w14:textId="74090647" w:rsidR="004A3E09" w:rsidRPr="004B17D5" w:rsidRDefault="004A3E09" w:rsidP="000F5DBE">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del w:id="518" w:author="yun qiao" w:date="2026-04-21T11:27:00Z">
        <w:r w:rsidRPr="004B17D5" w:rsidDel="000F5DBE">
          <w:rPr>
            <w:rFonts w:ascii="Times New Roman" w:eastAsia="宋体" w:hAnsi="Times New Roman" w:cs="Times New Roman"/>
            <w:color w:val="000000" w:themeColor="text1"/>
            <w:sz w:val="28"/>
            <w14:ligatures w14:val="none"/>
          </w:rPr>
          <w:delText>基于归一化后的算子元数据构建知识图谱。</w:delText>
        </w:r>
      </w:del>
      <w:r w:rsidRPr="004B17D5">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p>
    <w:p w14:paraId="7BF8D4FB" w14:textId="6219F542" w:rsidR="00497A4E" w:rsidRPr="004B17D5" w:rsidRDefault="004A3E09" w:rsidP="004A3E09">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如图</w:t>
      </w:r>
      <w:r w:rsidRPr="004B17D5">
        <w:rPr>
          <w:rFonts w:ascii="Times New Roman" w:eastAsia="宋体" w:hAnsi="Times New Roman" w:cs="Times New Roman"/>
          <w:color w:val="000000" w:themeColor="text1"/>
          <w:sz w:val="28"/>
          <w14:ligatures w14:val="none"/>
        </w:rPr>
        <w:t>2</w:t>
      </w:r>
      <w:r w:rsidRPr="004B17D5">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del w:id="519" w:author="yun qiao" w:date="2026-04-21T11:27:00Z">
        <w:r w:rsidRPr="004B17D5" w:rsidDel="00232148">
          <w:rPr>
            <w:rFonts w:ascii="Times New Roman" w:eastAsia="宋体" w:hAnsi="Times New Roman" w:cs="Times New Roman"/>
            <w:color w:val="000000" w:themeColor="text1"/>
            <w:sz w:val="28"/>
            <w14:ligatures w14:val="none"/>
          </w:rPr>
          <w:delText xml:space="preserve"> </w:delText>
        </w:r>
      </w:del>
      <w:r w:rsidRPr="004B17D5">
        <w:rPr>
          <w:rFonts w:ascii="Times New Roman" w:eastAsia="宋体" w:hAnsi="Times New Roman" w:cs="Times New Roman"/>
          <w:color w:val="000000" w:themeColor="text1"/>
          <w:sz w:val="28"/>
          <w14:ligatures w14:val="none"/>
        </w:rPr>
        <w:t>Neo4j</w:t>
      </w:r>
      <w:del w:id="520" w:author="yun qiao" w:date="2026-04-21T11:27:00Z">
        <w:r w:rsidRPr="004B17D5" w:rsidDel="00232148">
          <w:rPr>
            <w:rFonts w:ascii="Times New Roman" w:eastAsia="宋体" w:hAnsi="Times New Roman" w:cs="Times New Roman"/>
            <w:color w:val="000000" w:themeColor="text1"/>
            <w:sz w:val="28"/>
            <w14:ligatures w14:val="none"/>
          </w:rPr>
          <w:delText xml:space="preserve"> </w:delText>
        </w:r>
      </w:del>
      <w:r w:rsidRPr="004B17D5">
        <w:rPr>
          <w:rFonts w:ascii="Times New Roman" w:eastAsia="宋体" w:hAnsi="Times New Roman" w:cs="Times New Roman"/>
          <w:color w:val="000000" w:themeColor="text1"/>
          <w:sz w:val="28"/>
          <w14:ligatures w14:val="none"/>
        </w:rPr>
        <w:t>图数据库对算子、参数、数据类型及其关系进行统一组织，并通过数据类型兼容关系支撑算子组合过程中的结构约束分析</w:t>
      </w:r>
      <w:r w:rsidR="00497A4E" w:rsidRPr="004B17D5">
        <w:rPr>
          <w:rFonts w:ascii="Times New Roman" w:eastAsia="宋体" w:hAnsi="Times New Roman" w:cs="Times New Roman" w:hint="eastAsia"/>
          <w:color w:val="000000" w:themeColor="text1"/>
          <w:sz w:val="28"/>
          <w14:ligatures w14:val="none"/>
        </w:rPr>
        <w:t>。</w:t>
      </w:r>
    </w:p>
    <w:p w14:paraId="12B9E221" w14:textId="56AFA4B5" w:rsidR="00B95363" w:rsidRPr="004B17D5" w:rsidDel="00595429" w:rsidRDefault="00000000">
      <w:pPr>
        <w:widowControl/>
        <w:spacing w:before="100" w:after="0" w:line="480" w:lineRule="exact"/>
        <w:ind w:firstLineChars="202" w:firstLine="566"/>
        <w:jc w:val="both"/>
        <w:rPr>
          <w:del w:id="521" w:author="yun qiao" w:date="2026-04-21T11:04:00Z"/>
          <w:rFonts w:ascii="Times New Roman" w:eastAsia="宋体" w:hAnsi="Times New Roman" w:cs="Times New Roman"/>
          <w:color w:val="000000" w:themeColor="text1"/>
          <w:sz w:val="28"/>
          <w:szCs w:val="28"/>
          <w14:ligatures w14:val="none"/>
        </w:rPr>
      </w:pPr>
      <w:bookmarkStart w:id="522" w:name="_Hlk227244076"/>
      <w:bookmarkEnd w:id="442"/>
      <w:del w:id="523" w:author="yun qiao" w:date="2026-04-21T11:04:00Z">
        <w:r w:rsidRPr="004B17D5" w:rsidDel="00595429">
          <w:rPr>
            <w:rFonts w:ascii="Times New Roman" w:eastAsia="宋体" w:hAnsi="Times New Roman" w:cs="Times New Roman"/>
            <w:color w:val="000000" w:themeColor="text1"/>
            <w:sz w:val="28"/>
            <w:szCs w:val="28"/>
            <w14:ligatures w14:val="none"/>
          </w:rPr>
          <w:delText>S13</w:delText>
        </w:r>
        <w:r w:rsidRPr="004B17D5" w:rsidDel="00595429">
          <w:rPr>
            <w:rFonts w:ascii="Times New Roman" w:eastAsia="宋体" w:hAnsi="Times New Roman" w:cs="Times New Roman" w:hint="eastAsia"/>
            <w:color w:val="000000" w:themeColor="text1"/>
            <w:sz w:val="28"/>
            <w:szCs w:val="28"/>
            <w14:ligatures w14:val="none"/>
          </w:rPr>
          <w:delText>、</w:delText>
        </w:r>
        <w:r w:rsidR="00332C64" w:rsidRPr="004B17D5" w:rsidDel="00595429">
          <w:rPr>
            <w:rFonts w:ascii="Times New Roman" w:eastAsia="宋体" w:hAnsi="Times New Roman" w:cs="Times New Roman" w:hint="eastAsia"/>
            <w:color w:val="000000" w:themeColor="text1"/>
            <w:sz w:val="28"/>
            <w:szCs w:val="28"/>
            <w14:ligatures w14:val="none"/>
          </w:rPr>
          <w:delText>平台无关操作原语层次体系构建及操作语义空间形成</w:delText>
        </w:r>
        <w:r w:rsidRPr="004B17D5" w:rsidDel="00595429">
          <w:rPr>
            <w:rFonts w:ascii="Times New Roman" w:eastAsia="宋体" w:hAnsi="Times New Roman" w:cs="Times New Roman" w:hint="eastAsia"/>
            <w:color w:val="000000" w:themeColor="text1"/>
            <w:sz w:val="28"/>
            <w:szCs w:val="28"/>
            <w14:ligatures w14:val="none"/>
          </w:rPr>
          <w:delText>。</w:delText>
        </w:r>
      </w:del>
    </w:p>
    <w:p w14:paraId="371C6C3E" w14:textId="0069C895" w:rsidR="00524D71" w:rsidRPr="004B17D5" w:rsidDel="00595429" w:rsidRDefault="00524D71" w:rsidP="00524D71">
      <w:pPr>
        <w:widowControl/>
        <w:spacing w:before="100" w:after="0" w:line="480" w:lineRule="exact"/>
        <w:ind w:firstLineChars="202" w:firstLine="566"/>
        <w:jc w:val="both"/>
        <w:rPr>
          <w:del w:id="524" w:author="yun qiao" w:date="2026-04-21T11:04:00Z"/>
          <w:moveFrom w:id="525" w:author="yun qiao" w:date="2026-04-21T11:03:00Z"/>
          <w:rFonts w:ascii="Times New Roman" w:eastAsia="宋体" w:hAnsi="Times New Roman" w:cs="Times New Roman"/>
          <w:color w:val="000000" w:themeColor="text1"/>
          <w:sz w:val="28"/>
          <w14:ligatures w14:val="none"/>
        </w:rPr>
      </w:pPr>
      <w:moveFromRangeStart w:id="526" w:author="yun qiao" w:date="2026-04-21T11:03:00Z" w:name="move227661809"/>
      <w:moveFrom w:id="527" w:author="yun qiao" w:date="2026-04-21T11:03:00Z">
        <w:del w:id="528" w:author="yun qiao" w:date="2026-04-21T11:04:00Z">
          <w:r w:rsidRPr="004B17D5" w:rsidDel="00595429">
            <w:rPr>
              <w:rFonts w:ascii="Times New Roman" w:eastAsia="宋体" w:hAnsi="Times New Roman" w:cs="Times New Roman" w:hint="eastAsia"/>
              <w:color w:val="000000" w:themeColor="text1"/>
              <w:sz w:val="28"/>
              <w14:ligatures w14:val="none"/>
            </w:rPr>
            <w:delText>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delText>
          </w:r>
        </w:del>
      </w:moveFrom>
    </w:p>
    <w:p w14:paraId="0E79B942" w14:textId="4F134E2B" w:rsidR="00524D71" w:rsidRPr="004B17D5" w:rsidDel="00595429" w:rsidRDefault="00524D71" w:rsidP="00524D71">
      <w:pPr>
        <w:widowControl/>
        <w:spacing w:before="100" w:after="0" w:line="480" w:lineRule="exact"/>
        <w:ind w:firstLineChars="202" w:firstLine="566"/>
        <w:jc w:val="both"/>
        <w:rPr>
          <w:del w:id="529" w:author="yun qiao" w:date="2026-04-21T11:04:00Z"/>
          <w:moveFrom w:id="530" w:author="yun qiao" w:date="2026-04-21T11:03:00Z"/>
          <w:rFonts w:ascii="Times New Roman" w:eastAsia="宋体" w:hAnsi="Times New Roman" w:cs="Times New Roman"/>
          <w:color w:val="000000" w:themeColor="text1"/>
          <w:sz w:val="28"/>
          <w14:ligatures w14:val="none"/>
        </w:rPr>
      </w:pPr>
      <w:moveFrom w:id="531" w:author="yun qiao" w:date="2026-04-21T11:03:00Z">
        <w:del w:id="532" w:author="yun qiao" w:date="2026-04-21T11:04:00Z">
          <w:r w:rsidRPr="004B17D5" w:rsidDel="00595429">
            <w:rPr>
              <w:rFonts w:ascii="Times New Roman" w:eastAsia="宋体" w:hAnsi="Times New Roman" w:cs="Times New Roman" w:hint="eastAsia"/>
              <w:color w:val="000000" w:themeColor="text1"/>
              <w:sz w:val="28"/>
              <w14:ligatures w14:val="none"/>
            </w:rPr>
            <w:delTex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w:delText>
          </w:r>
        </w:del>
      </w:moveFrom>
    </w:p>
    <w:p w14:paraId="0C0F7FF2" w14:textId="5EB87C45" w:rsidR="00524D71" w:rsidRPr="004B17D5" w:rsidDel="00595429" w:rsidRDefault="00524D71" w:rsidP="00616565">
      <w:pPr>
        <w:widowControl/>
        <w:spacing w:before="100" w:after="0" w:line="480" w:lineRule="exact"/>
        <w:ind w:firstLineChars="202" w:firstLine="566"/>
        <w:jc w:val="both"/>
        <w:rPr>
          <w:del w:id="533" w:author="yun qiao" w:date="2026-04-21T11:04:00Z"/>
          <w:moveFrom w:id="534" w:author="yun qiao" w:date="2026-04-21T11:03:00Z"/>
          <w:rFonts w:ascii="Times New Roman" w:eastAsia="宋体" w:hAnsi="Times New Roman" w:cs="Times New Roman"/>
          <w:color w:val="000000" w:themeColor="text1"/>
          <w:sz w:val="28"/>
          <w14:ligatures w14:val="none"/>
        </w:rPr>
      </w:pPr>
      <w:moveFrom w:id="535" w:author="yun qiao" w:date="2026-04-21T11:03:00Z">
        <w:del w:id="536" w:author="yun qiao" w:date="2026-04-21T11:04:00Z">
          <w:r w:rsidRPr="004B17D5" w:rsidDel="00595429">
            <w:rPr>
              <w:rFonts w:ascii="Times New Roman" w:eastAsia="宋体" w:hAnsi="Times New Roman" w:cs="Times New Roman" w:hint="eastAsia"/>
              <w:color w:val="000000" w:themeColor="text1"/>
              <w:sz w:val="28"/>
              <w14:ligatures w14:val="none"/>
            </w:rPr>
            <w:delText>在</w:delText>
          </w:r>
          <w:r w:rsidR="0034379B" w:rsidRPr="004B17D5" w:rsidDel="00595429">
            <w:rPr>
              <w:rFonts w:ascii="Times New Roman" w:eastAsia="宋体" w:hAnsi="Times New Roman" w:cs="Times New Roman" w:hint="eastAsia"/>
              <w:color w:val="000000" w:themeColor="text1"/>
              <w:sz w:val="28"/>
              <w14:ligatures w14:val="none"/>
            </w:rPr>
            <w:delText>这</w:delText>
          </w:r>
          <w:r w:rsidRPr="004B17D5" w:rsidDel="00595429">
            <w:rPr>
              <w:rFonts w:ascii="Times New Roman" w:eastAsia="宋体" w:hAnsi="Times New Roman" w:cs="Times New Roman" w:hint="eastAsia"/>
              <w:color w:val="000000" w:themeColor="text1"/>
              <w:sz w:val="28"/>
              <w14:ligatures w14:val="none"/>
            </w:rPr>
            <w:delText>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delText>
          </w:r>
        </w:del>
      </w:moveFrom>
    </w:p>
    <w:p w14:paraId="6EB4BBE4" w14:textId="56E2393C" w:rsidR="00B95363" w:rsidRPr="004B17D5" w:rsidDel="00595429" w:rsidRDefault="00000000" w:rsidP="00063F66">
      <w:pPr>
        <w:spacing w:after="120" w:line="480" w:lineRule="exact"/>
        <w:ind w:firstLineChars="200" w:firstLine="560"/>
        <w:jc w:val="both"/>
        <w:rPr>
          <w:del w:id="537" w:author="yun qiao" w:date="2026-04-21T11:04:00Z"/>
          <w:moveFrom w:id="538" w:author="yun qiao" w:date="2026-04-21T11:03:00Z"/>
          <w:rFonts w:ascii="Times New Roman" w:eastAsia="宋体" w:hAnsi="Times New Roman" w:cs="Times New Roman"/>
          <w:color w:val="000000" w:themeColor="text1"/>
          <w:sz w:val="28"/>
          <w14:ligatures w14:val="none"/>
        </w:rPr>
      </w:pPr>
      <w:moveFrom w:id="539" w:author="yun qiao" w:date="2026-04-21T11:03:00Z">
        <w:del w:id="540" w:author="yun qiao" w:date="2026-04-21T11:04:00Z">
          <w:r w:rsidRPr="004B17D5" w:rsidDel="00595429">
            <w:rPr>
              <w:rFonts w:ascii="Times New Roman" w:eastAsia="宋体" w:hAnsi="Times New Roman" w:cs="Times New Roman" w:hint="eastAsia"/>
              <w:color w:val="000000" w:themeColor="text1"/>
              <w:sz w:val="28"/>
              <w14:ligatures w14:val="none"/>
            </w:rPr>
            <w:delText>所述三级层次结构可形式化表示为一个有向无环层次图</w:delText>
          </w:r>
        </w:del>
        <m:oMath>
          <m:r>
            <w:del w:id="541" w:author="yun qiao" w:date="2026-04-21T11:04:00Z">
              <m:rPr>
                <m:scr m:val="script"/>
              </m:rPr>
              <w:rPr>
                <w:rFonts w:ascii="Cambria Math" w:eastAsia="宋体" w:hAnsi="Cambria Math" w:cs="Times New Roman"/>
                <w:color w:val="000000" w:themeColor="text1"/>
                <w:sz w:val="28"/>
                <w14:ligatures w14:val="none"/>
              </w:rPr>
              <m:t>H=</m:t>
            </w:del>
          </m:r>
          <m:d>
            <m:dPr>
              <m:ctrlPr>
                <w:del w:id="542" w:author="yun qiao" w:date="2026-04-21T11:04:00Z">
                  <w:rPr>
                    <w:rFonts w:ascii="Cambria Math" w:eastAsia="宋体" w:hAnsi="Cambria Math" w:cs="Times New Roman"/>
                    <w:i/>
                    <w:color w:val="000000" w:themeColor="text1"/>
                    <w:sz w:val="28"/>
                    <w14:ligatures w14:val="none"/>
                  </w:rPr>
                </w:del>
              </m:ctrlPr>
            </m:dPr>
            <m:e>
              <m:r>
                <w:del w:id="543" w:author="yun qiao" w:date="2026-04-21T11:04:00Z">
                  <m:rPr>
                    <m:scr m:val="script"/>
                  </m:rPr>
                  <w:rPr>
                    <w:rFonts w:ascii="Cambria Math" w:eastAsia="宋体" w:hAnsi="Cambria Math" w:cs="Times New Roman"/>
                    <w:color w:val="000000" w:themeColor="text1"/>
                    <w:sz w:val="28"/>
                    <w14:ligatures w14:val="none"/>
                  </w:rPr>
                  <m:t>V,</m:t>
                </w:del>
              </m:r>
              <m:sSub>
                <m:sSubPr>
                  <m:ctrlPr>
                    <w:del w:id="544" w:author="yun qiao" w:date="2026-04-21T11:04:00Z">
                      <w:rPr>
                        <w:rFonts w:ascii="Cambria Math" w:eastAsia="宋体" w:hAnsi="Cambria Math" w:cs="Times New Roman"/>
                        <w:i/>
                        <w:color w:val="000000" w:themeColor="text1"/>
                        <w:sz w:val="28"/>
                        <w14:ligatures w14:val="none"/>
                      </w:rPr>
                    </w:del>
                  </m:ctrlPr>
                </m:sSubPr>
                <m:e>
                  <m:r>
                    <w:del w:id="545" w:author="yun qiao" w:date="2026-04-21T11:04:00Z">
                      <m:rPr>
                        <m:scr m:val="script"/>
                      </m:rPr>
                      <w:rPr>
                        <w:rFonts w:ascii="Cambria Math" w:eastAsia="宋体" w:hAnsi="Cambria Math" w:cs="Times New Roman"/>
                        <w:color w:val="000000" w:themeColor="text1"/>
                        <w:sz w:val="28"/>
                        <w14:ligatures w14:val="none"/>
                      </w:rPr>
                      <m:t>E</m:t>
                    </w:del>
                  </m:r>
                </m:e>
                <m:sub>
                  <m:r>
                    <w:del w:id="546" w:author="yun qiao" w:date="2026-04-21T11:04:00Z">
                      <m:rPr>
                        <m:scr m:val="script"/>
                      </m:rPr>
                      <w:rPr>
                        <w:rFonts w:ascii="Cambria Math" w:eastAsia="宋体" w:hAnsi="Cambria Math" w:cs="Times New Roman"/>
                        <w:color w:val="000000" w:themeColor="text1"/>
                        <w:sz w:val="28"/>
                        <w14:ligatures w14:val="none"/>
                      </w:rPr>
                      <m:t>h</m:t>
                    </w:del>
                  </m:r>
                </m:sub>
              </m:sSub>
            </m:e>
          </m:d>
        </m:oMath>
        <w:moveFrom w:id="547" w:author="yun qiao" w:date="2026-04-21T11:03:00Z">
          <w:del w:id="548" w:author="yun qiao" w:date="2026-04-21T11:04:00Z">
            <w:r w:rsidRPr="004B17D5" w:rsidDel="00595429">
              <w:rPr>
                <w:rFonts w:ascii="Times New Roman" w:eastAsia="宋体" w:hAnsi="Times New Roman" w:cs="Times New Roman" w:hint="eastAsia"/>
                <w:color w:val="000000" w:themeColor="text1"/>
                <w:sz w:val="28"/>
                <w14:ligatures w14:val="none"/>
              </w:rPr>
              <w:delText>，其中节点集合</w:delText>
            </w:r>
          </w:del>
          <m:oMath>
            <m:r>
              <w:del w:id="549" w:author="yun qiao" w:date="2026-04-21T11:04:00Z">
                <m:rPr>
                  <m:scr m:val="script"/>
                </m:rPr>
                <w:rPr>
                  <w:rFonts w:ascii="Cambria Math" w:eastAsia="宋体" w:hAnsi="Cambria Math" w:cs="Times New Roman"/>
                  <w:color w:val="000000" w:themeColor="text1"/>
                  <w:sz w:val="28"/>
                  <w14:ligatures w14:val="none"/>
                </w:rPr>
                <m:t>V=</m:t>
              </w:del>
            </m:r>
            <m:sSub>
              <m:sSubPr>
                <m:ctrlPr>
                  <w:del w:id="550" w:author="yun qiao" w:date="2026-04-21T11:04:00Z">
                    <w:rPr>
                      <w:rFonts w:ascii="Cambria Math" w:eastAsia="宋体" w:hAnsi="Cambria Math" w:cs="Times New Roman"/>
                      <w:i/>
                      <w:color w:val="000000" w:themeColor="text1"/>
                      <w:sz w:val="28"/>
                      <w14:ligatures w14:val="none"/>
                    </w:rPr>
                  </w:del>
                </m:ctrlPr>
              </m:sSubPr>
              <m:e>
                <m:r>
                  <w:del w:id="551" w:author="yun qiao" w:date="2026-04-21T11:04:00Z">
                    <m:rPr>
                      <m:scr m:val="script"/>
                    </m:rPr>
                    <w:rPr>
                      <w:rFonts w:ascii="Cambria Math" w:eastAsia="宋体" w:hAnsi="Cambria Math" w:cs="Times New Roman"/>
                      <w:color w:val="000000" w:themeColor="text1"/>
                      <w:sz w:val="28"/>
                      <w14:ligatures w14:val="none"/>
                    </w:rPr>
                    <m:t>L</m:t>
                  </w:del>
                </m:r>
              </m:e>
              <m:sub>
                <m:r>
                  <w:del w:id="552" w:author="yun qiao" w:date="2026-04-21T11:04:00Z">
                    <w:rPr>
                      <w:rFonts w:ascii="Cambria Math" w:eastAsia="宋体" w:hAnsi="Cambria Math" w:cs="Times New Roman"/>
                      <w:color w:val="000000" w:themeColor="text1"/>
                      <w:sz w:val="28"/>
                      <w14:ligatures w14:val="none"/>
                    </w:rPr>
                    <m:t>1</m:t>
                  </w:del>
                </m:r>
              </m:sub>
            </m:sSub>
            <m:r>
              <w:del w:id="553" w:author="yun qiao" w:date="2026-04-21T11:04:00Z">
                <w:rPr>
                  <w:rFonts w:ascii="Cambria Math" w:eastAsia="宋体" w:hAnsi="Cambria Math" w:cs="Times New Roman"/>
                  <w:color w:val="000000" w:themeColor="text1"/>
                  <w:sz w:val="28"/>
                  <w14:ligatures w14:val="none"/>
                </w:rPr>
                <m:t>∪</m:t>
              </w:del>
            </m:r>
            <m:sSub>
              <m:sSubPr>
                <m:ctrlPr>
                  <w:del w:id="554" w:author="yun qiao" w:date="2026-04-21T11:04:00Z">
                    <w:rPr>
                      <w:rFonts w:ascii="Cambria Math" w:eastAsia="宋体" w:hAnsi="Cambria Math" w:cs="Times New Roman"/>
                      <w:i/>
                      <w:color w:val="000000" w:themeColor="text1"/>
                      <w:sz w:val="28"/>
                      <w14:ligatures w14:val="none"/>
                    </w:rPr>
                  </w:del>
                </m:ctrlPr>
              </m:sSubPr>
              <m:e>
                <m:r>
                  <w:del w:id="555" w:author="yun qiao" w:date="2026-04-21T11:04:00Z">
                    <m:rPr>
                      <m:scr m:val="script"/>
                    </m:rPr>
                    <w:rPr>
                      <w:rFonts w:ascii="Cambria Math" w:eastAsia="宋体" w:hAnsi="Cambria Math" w:cs="Times New Roman"/>
                      <w:color w:val="000000" w:themeColor="text1"/>
                      <w:sz w:val="28"/>
                      <w14:ligatures w14:val="none"/>
                    </w:rPr>
                    <m:t>L</m:t>
                  </w:del>
                </m:r>
              </m:e>
              <m:sub>
                <m:r>
                  <w:del w:id="556" w:author="yun qiao" w:date="2026-04-21T11:04:00Z">
                    <w:rPr>
                      <w:rFonts w:ascii="Cambria Math" w:eastAsia="宋体" w:hAnsi="Cambria Math" w:cs="Times New Roman"/>
                      <w:color w:val="000000" w:themeColor="text1"/>
                      <w:sz w:val="28"/>
                      <w14:ligatures w14:val="none"/>
                    </w:rPr>
                    <m:t>2</m:t>
                  </w:del>
                </m:r>
              </m:sub>
            </m:sSub>
            <m:r>
              <w:del w:id="557" w:author="yun qiao" w:date="2026-04-21T11:04:00Z">
                <w:rPr>
                  <w:rFonts w:ascii="Cambria Math" w:eastAsia="宋体" w:hAnsi="Cambria Math" w:cs="Times New Roman"/>
                  <w:color w:val="000000" w:themeColor="text1"/>
                  <w:sz w:val="28"/>
                  <w14:ligatures w14:val="none"/>
                </w:rPr>
                <m:t>∪</m:t>
              </w:del>
            </m:r>
            <m:sSub>
              <m:sSubPr>
                <m:ctrlPr>
                  <w:del w:id="558" w:author="yun qiao" w:date="2026-04-21T11:04:00Z">
                    <w:rPr>
                      <w:rFonts w:ascii="Cambria Math" w:eastAsia="宋体" w:hAnsi="Cambria Math" w:cs="Times New Roman"/>
                      <w:i/>
                      <w:color w:val="000000" w:themeColor="text1"/>
                      <w:sz w:val="28"/>
                      <w14:ligatures w14:val="none"/>
                    </w:rPr>
                  </w:del>
                </m:ctrlPr>
              </m:sSubPr>
              <m:e>
                <m:r>
                  <w:del w:id="559" w:author="yun qiao" w:date="2026-04-21T11:04:00Z">
                    <m:rPr>
                      <m:scr m:val="script"/>
                    </m:rPr>
                    <w:rPr>
                      <w:rFonts w:ascii="Cambria Math" w:eastAsia="宋体" w:hAnsi="Cambria Math" w:cs="Times New Roman"/>
                      <w:color w:val="000000" w:themeColor="text1"/>
                      <w:sz w:val="28"/>
                      <w14:ligatures w14:val="none"/>
                    </w:rPr>
                    <m:t>L</m:t>
                  </w:del>
                </m:r>
              </m:e>
              <m:sub>
                <m:r>
                  <w:del w:id="560" w:author="yun qiao" w:date="2026-04-21T11:04:00Z">
                    <w:rPr>
                      <w:rFonts w:ascii="Cambria Math" w:eastAsia="宋体" w:hAnsi="Cambria Math" w:cs="Times New Roman"/>
                      <w:color w:val="000000" w:themeColor="text1"/>
                      <w:sz w:val="28"/>
                      <w14:ligatures w14:val="none"/>
                    </w:rPr>
                    <m:t>3</m:t>
                  </w:del>
                </m:r>
              </m:sub>
            </m:sSub>
          </m:oMath>
          <w:moveFrom w:id="561" w:author="yun qiao" w:date="2026-04-21T11:03:00Z">
            <w:del w:id="562"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sSub>
                <m:sSubPr>
                  <m:ctrlPr>
                    <w:del w:id="563" w:author="yun qiao" w:date="2026-04-21T11:04:00Z">
                      <w:rPr>
                        <w:rFonts w:ascii="Cambria Math" w:eastAsia="宋体" w:hAnsi="Cambria Math" w:cs="Times New Roman"/>
                        <w:i/>
                        <w:color w:val="000000" w:themeColor="text1"/>
                        <w:sz w:val="28"/>
                        <w14:ligatures w14:val="none"/>
                      </w:rPr>
                    </w:del>
                  </m:ctrlPr>
                </m:sSubPr>
                <m:e>
                  <m:r>
                    <w:del w:id="564" w:author="yun qiao" w:date="2026-04-21T11:04:00Z">
                      <m:rPr>
                        <m:scr m:val="script"/>
                      </m:rPr>
                      <w:rPr>
                        <w:rFonts w:ascii="Cambria Math" w:eastAsia="宋体" w:hAnsi="Cambria Math" w:cs="Times New Roman"/>
                        <w:color w:val="000000" w:themeColor="text1"/>
                        <w:sz w:val="28"/>
                        <w14:ligatures w14:val="none"/>
                      </w:rPr>
                      <m:t>L</m:t>
                    </w:del>
                  </m:r>
                </m:e>
                <m:sub>
                  <m:r>
                    <w:del w:id="565" w:author="yun qiao" w:date="2026-04-21T11:04:00Z">
                      <w:rPr>
                        <w:rFonts w:ascii="Cambria Math" w:eastAsia="宋体" w:hAnsi="Cambria Math" w:cs="Times New Roman" w:hint="eastAsia"/>
                        <w:color w:val="000000" w:themeColor="text1"/>
                        <w:sz w:val="28"/>
                        <w14:ligatures w14:val="none"/>
                      </w:rPr>
                      <m:t>1</m:t>
                    </w:del>
                  </m:r>
                </m:sub>
              </m:sSub>
            </m:oMath>
            <w:moveFrom w:id="566" w:author="yun qiao" w:date="2026-04-21T11:03:00Z">
              <w:del w:id="567"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sSub>
                  <m:sSubPr>
                    <m:ctrlPr>
                      <w:del w:id="568" w:author="yun qiao" w:date="2026-04-21T11:04:00Z">
                        <w:rPr>
                          <w:rFonts w:ascii="Cambria Math" w:eastAsia="宋体" w:hAnsi="Cambria Math" w:cs="Times New Roman"/>
                          <w:i/>
                          <w:color w:val="000000" w:themeColor="text1"/>
                          <w:sz w:val="28"/>
                          <w14:ligatures w14:val="none"/>
                        </w:rPr>
                      </w:del>
                    </m:ctrlPr>
                  </m:sSubPr>
                  <m:e>
                    <m:r>
                      <w:del w:id="569" w:author="yun qiao" w:date="2026-04-21T11:04:00Z">
                        <m:rPr>
                          <m:scr m:val="script"/>
                        </m:rPr>
                        <w:rPr>
                          <w:rFonts w:ascii="Cambria Math" w:eastAsia="宋体" w:hAnsi="Cambria Math" w:cs="Times New Roman"/>
                          <w:color w:val="000000" w:themeColor="text1"/>
                          <w:sz w:val="28"/>
                          <w14:ligatures w14:val="none"/>
                        </w:rPr>
                        <m:t>L</m:t>
                      </w:del>
                    </m:r>
                  </m:e>
                  <m:sub>
                    <m:r>
                      <w:del w:id="570" w:author="yun qiao" w:date="2026-04-21T11:04:00Z">
                        <w:rPr>
                          <w:rFonts w:ascii="Cambria Math" w:eastAsia="宋体" w:hAnsi="Cambria Math" w:cs="Times New Roman" w:hint="eastAsia"/>
                          <w:color w:val="000000" w:themeColor="text1"/>
                          <w:sz w:val="28"/>
                          <w14:ligatures w14:val="none"/>
                        </w:rPr>
                        <m:t>2</m:t>
                      </w:del>
                    </m:r>
                  </m:sub>
                </m:sSub>
              </m:oMath>
              <w:moveFrom w:id="571" w:author="yun qiao" w:date="2026-04-21T11:03:00Z">
                <w:del w:id="572"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sSub>
                    <m:sSubPr>
                      <m:ctrlPr>
                        <w:del w:id="573" w:author="yun qiao" w:date="2026-04-21T11:04:00Z">
                          <w:rPr>
                            <w:rFonts w:ascii="Cambria Math" w:eastAsia="宋体" w:hAnsi="Cambria Math" w:cs="Times New Roman"/>
                            <w:i/>
                            <w:color w:val="000000" w:themeColor="text1"/>
                            <w:sz w:val="28"/>
                            <w14:ligatures w14:val="none"/>
                          </w:rPr>
                        </w:del>
                      </m:ctrlPr>
                    </m:sSubPr>
                    <m:e>
                      <m:r>
                        <w:del w:id="574" w:author="yun qiao" w:date="2026-04-21T11:04:00Z">
                          <m:rPr>
                            <m:scr m:val="script"/>
                          </m:rPr>
                          <w:rPr>
                            <w:rFonts w:ascii="Cambria Math" w:eastAsia="宋体" w:hAnsi="Cambria Math" w:cs="Times New Roman"/>
                            <w:color w:val="000000" w:themeColor="text1"/>
                            <w:sz w:val="28"/>
                            <w14:ligatures w14:val="none"/>
                          </w:rPr>
                          <m:t>L</m:t>
                        </w:del>
                      </m:r>
                    </m:e>
                    <m:sub>
                      <m:r>
                        <w:del w:id="575" w:author="yun qiao" w:date="2026-04-21T11:04:00Z">
                          <w:rPr>
                            <w:rFonts w:ascii="Cambria Math" w:eastAsia="宋体" w:hAnsi="Cambria Math" w:cs="Times New Roman"/>
                            <w:color w:val="000000" w:themeColor="text1"/>
                            <w:sz w:val="28"/>
                            <w14:ligatures w14:val="none"/>
                          </w:rPr>
                          <m:t>3</m:t>
                        </w:del>
                      </m:r>
                    </m:sub>
                  </m:sSub>
                </m:oMath>
                <w:moveFrom w:id="576" w:author="yun qiao" w:date="2026-04-21T11:03:00Z">
                  <w:del w:id="577" w:author="yun qiao" w:date="2026-04-21T11:04:00Z">
                    <w:r w:rsidRPr="004B17D5" w:rsidDel="00595429">
                      <w:rPr>
                        <w:rFonts w:ascii="Times New Roman" w:eastAsia="宋体" w:hAnsi="Times New Roman" w:cs="Times New Roman" w:hint="eastAsia"/>
                        <w:color w:val="000000" w:themeColor="text1"/>
                        <w:sz w:val="28"/>
                        <w14:ligatures w14:val="none"/>
                      </w:rPr>
                      <w:delText>分别表示操作大类、操作子类和操作原语的节点集合；</w:delText>
                    </w:r>
                  </w:del>
                  <m:oMath>
                    <m:sSub>
                      <m:sSubPr>
                        <m:ctrlPr>
                          <w:del w:id="578" w:author="yun qiao" w:date="2026-04-21T11:04:00Z">
                            <w:rPr>
                              <w:rFonts w:ascii="Cambria Math" w:eastAsia="宋体" w:hAnsi="Cambria Math" w:cs="Times New Roman"/>
                              <w:i/>
                              <w:color w:val="000000" w:themeColor="text1"/>
                              <w:sz w:val="28"/>
                              <w14:ligatures w14:val="none"/>
                            </w:rPr>
                          </w:del>
                        </m:ctrlPr>
                      </m:sSubPr>
                      <m:e>
                        <m:r>
                          <w:del w:id="579" w:author="yun qiao" w:date="2026-04-21T11:04:00Z">
                            <m:rPr>
                              <m:scr m:val="script"/>
                            </m:rPr>
                            <w:rPr>
                              <w:rFonts w:ascii="Cambria Math" w:eastAsia="宋体" w:hAnsi="Cambria Math" w:cs="Times New Roman"/>
                              <w:color w:val="000000" w:themeColor="text1"/>
                              <w:sz w:val="28"/>
                              <w14:ligatures w14:val="none"/>
                            </w:rPr>
                            <m:t>E</m:t>
                          </w:del>
                        </m:r>
                      </m:e>
                      <m:sub>
                        <m:r>
                          <w:del w:id="580" w:author="yun qiao" w:date="2026-04-21T11:04:00Z">
                            <m:rPr>
                              <m:scr m:val="script"/>
                            </m:rPr>
                            <w:rPr>
                              <w:rFonts w:ascii="Cambria Math" w:eastAsia="MS Gothic" w:hAnsi="Cambria Math" w:cs="MS Gothic" w:hint="eastAsia"/>
                              <w:color w:val="000000" w:themeColor="text1"/>
                              <w:sz w:val="28"/>
                              <w14:ligatures w14:val="none"/>
                            </w:rPr>
                            <m:t>h</m:t>
                          </w:del>
                        </m:r>
                      </m:sub>
                    </m:sSub>
                  </m:oMath>
                  <w:moveFrom w:id="581" w:author="yun qiao" w:date="2026-04-21T11:03:00Z">
                    <w:del w:id="582" w:author="yun qiao" w:date="2026-04-21T11:04:00Z">
                      <w:r w:rsidRPr="004B17D5" w:rsidDel="00595429">
                        <w:rPr>
                          <w:rFonts w:ascii="Times New Roman" w:eastAsia="宋体" w:hAnsi="Times New Roman" w:cs="Times New Roman" w:hint="eastAsia"/>
                          <w:color w:val="000000" w:themeColor="text1"/>
                          <w:sz w:val="28"/>
                          <w14:ligatures w14:val="none"/>
                        </w:rPr>
                        <w:delText>为层间归属关系的边集合，满足如下约束：</w:delText>
                      </w:r>
                    </w:del>
                  </w:moveFrom>
                </w:moveFrom>
              </w:moveFrom>
            </w:moveFrom>
          </w:moveFrom>
        </w:moveFrom>
      </w:moveFrom>
    </w:p>
    <w:p w14:paraId="581E7262" w14:textId="71ADBD59" w:rsidR="00B95363" w:rsidRPr="004B17D5" w:rsidDel="00595429" w:rsidRDefault="00000000">
      <w:pPr>
        <w:spacing w:after="120" w:line="480" w:lineRule="exact"/>
        <w:ind w:firstLineChars="200" w:firstLine="560"/>
        <w:jc w:val="both"/>
        <w:rPr>
          <w:del w:id="583" w:author="yun qiao" w:date="2026-04-21T11:04:00Z"/>
          <w:moveFrom w:id="584" w:author="yun qiao" w:date="2026-04-21T11:03:00Z"/>
          <w:rFonts w:ascii="Cambria Math" w:eastAsia="宋体" w:hAnsi="Cambria Math" w:cs="Times New Roman"/>
          <w:i/>
          <w:iCs/>
          <w:color w:val="000000" w:themeColor="text1"/>
          <w:sz w:val="28"/>
          <w14:ligatures w14:val="none"/>
        </w:rPr>
      </w:pPr>
      <m:oMathPara>
        <m:oMath>
          <m:r>
            <w:del w:id="585" w:author="yun qiao" w:date="2026-04-21T11:04:00Z">
              <w:rPr>
                <w:rFonts w:ascii="Cambria Math" w:eastAsia="宋体" w:hAnsi="Cambria Math" w:cs="Times New Roman"/>
                <w:color w:val="000000" w:themeColor="text1"/>
                <w:sz w:val="28"/>
                <w14:ligatures w14:val="none"/>
              </w:rPr>
              <m:t>∀ </m:t>
            </w:del>
          </m:r>
          <m:sSub>
            <m:sSubPr>
              <m:ctrlPr>
                <w:del w:id="586" w:author="yun qiao" w:date="2026-04-21T11:04:00Z">
                  <w:rPr>
                    <w:rFonts w:ascii="Cambria Math" w:eastAsia="宋体" w:hAnsi="Cambria Math" w:cs="Times New Roman"/>
                    <w:i/>
                    <w:iCs/>
                    <w:color w:val="000000" w:themeColor="text1"/>
                    <w:sz w:val="28"/>
                    <w14:ligatures w14:val="none"/>
                  </w:rPr>
                </w:del>
              </m:ctrlPr>
            </m:sSubPr>
            <m:e>
              <m:r>
                <w:del w:id="587" w:author="yun qiao" w:date="2026-04-21T11:04:00Z">
                  <w:rPr>
                    <w:rFonts w:ascii="Cambria Math" w:eastAsia="宋体" w:hAnsi="Cambria Math" w:cs="Times New Roman"/>
                    <w:color w:val="000000" w:themeColor="text1"/>
                    <w:sz w:val="28"/>
                    <w14:ligatures w14:val="none"/>
                  </w:rPr>
                  <m:t>l</m:t>
                </w:del>
              </m:r>
            </m:e>
            <m:sub>
              <m:r>
                <w:del w:id="588" w:author="yun qiao" w:date="2026-04-21T11:04:00Z">
                  <w:rPr>
                    <w:rFonts w:ascii="Cambria Math" w:eastAsia="宋体" w:hAnsi="Cambria Math" w:cs="Times New Roman"/>
                    <w:color w:val="000000" w:themeColor="text1"/>
                    <w:sz w:val="28"/>
                    <w14:ligatures w14:val="none"/>
                  </w:rPr>
                  <m:t>3</m:t>
                </w:del>
              </m:r>
            </m:sub>
          </m:sSub>
          <m:r>
            <w:del w:id="589" w:author="yun qiao" w:date="2026-04-21T11:04:00Z">
              <w:rPr>
                <w:rFonts w:ascii="Cambria Math" w:eastAsia="宋体" w:hAnsi="Cambria Math" w:cs="Times New Roman"/>
                <w:color w:val="000000" w:themeColor="text1"/>
                <w:sz w:val="28"/>
                <w14:ligatures w14:val="none"/>
              </w:rPr>
              <m:t>∈</m:t>
            </w:del>
          </m:r>
          <m:sSub>
            <m:sSubPr>
              <m:ctrlPr>
                <w:del w:id="590" w:author="yun qiao" w:date="2026-04-21T11:04:00Z">
                  <w:rPr>
                    <w:rFonts w:ascii="Cambria Math" w:eastAsia="宋体" w:hAnsi="Cambria Math" w:cs="Times New Roman"/>
                    <w:i/>
                    <w:iCs/>
                    <w:color w:val="000000" w:themeColor="text1"/>
                    <w:sz w:val="28"/>
                    <w14:ligatures w14:val="none"/>
                  </w:rPr>
                </w:del>
              </m:ctrlPr>
            </m:sSubPr>
            <m:e>
              <m:r>
                <w:del w:id="591" w:author="yun qiao" w:date="2026-04-21T11:04:00Z">
                  <m:rPr>
                    <m:scr m:val="script"/>
                  </m:rPr>
                  <w:rPr>
                    <w:rFonts w:ascii="Cambria Math" w:eastAsia="宋体" w:hAnsi="Cambria Math" w:cs="Times New Roman"/>
                    <w:color w:val="000000" w:themeColor="text1"/>
                    <w:sz w:val="28"/>
                    <w14:ligatures w14:val="none"/>
                  </w:rPr>
                  <m:t>L</m:t>
                </w:del>
              </m:r>
            </m:e>
            <m:sub>
              <m:r>
                <w:del w:id="592" w:author="yun qiao" w:date="2026-04-21T11:04:00Z">
                  <w:rPr>
                    <w:rFonts w:ascii="Cambria Math" w:eastAsia="宋体" w:hAnsi="Cambria Math" w:cs="Times New Roman"/>
                    <w:color w:val="000000" w:themeColor="text1"/>
                    <w:sz w:val="28"/>
                    <w14:ligatures w14:val="none"/>
                  </w:rPr>
                  <m:t>3</m:t>
                </w:del>
              </m:r>
            </m:sub>
          </m:sSub>
          <m:r>
            <w:del w:id="593" w:author="yun qiao" w:date="2026-04-21T11:04:00Z">
              <w:rPr>
                <w:rFonts w:ascii="Cambria Math" w:eastAsia="宋体" w:hAnsi="Cambria Math" w:cs="Times New Roman"/>
                <w:color w:val="000000" w:themeColor="text1"/>
                <w:sz w:val="28"/>
                <w14:ligatures w14:val="none"/>
              </w:rPr>
              <m:t>, ∃! </m:t>
            </w:del>
          </m:r>
          <m:sSub>
            <m:sSubPr>
              <m:ctrlPr>
                <w:del w:id="594" w:author="yun qiao" w:date="2026-04-21T11:04:00Z">
                  <w:rPr>
                    <w:rFonts w:ascii="Cambria Math" w:eastAsia="宋体" w:hAnsi="Cambria Math" w:cs="Times New Roman"/>
                    <w:i/>
                    <w:iCs/>
                    <w:color w:val="000000" w:themeColor="text1"/>
                    <w:sz w:val="28"/>
                    <w14:ligatures w14:val="none"/>
                  </w:rPr>
                </w:del>
              </m:ctrlPr>
            </m:sSubPr>
            <m:e>
              <m:r>
                <w:del w:id="595" w:author="yun qiao" w:date="2026-04-21T11:04:00Z">
                  <w:rPr>
                    <w:rFonts w:ascii="Cambria Math" w:eastAsia="宋体" w:hAnsi="Cambria Math" w:cs="Times New Roman"/>
                    <w:color w:val="000000" w:themeColor="text1"/>
                    <w:sz w:val="28"/>
                    <w14:ligatures w14:val="none"/>
                  </w:rPr>
                  <m:t>l</m:t>
                </w:del>
              </m:r>
            </m:e>
            <m:sub>
              <m:r>
                <w:del w:id="596" w:author="yun qiao" w:date="2026-04-21T11:04:00Z">
                  <w:rPr>
                    <w:rFonts w:ascii="Cambria Math" w:eastAsia="宋体" w:hAnsi="Cambria Math" w:cs="Times New Roman"/>
                    <w:color w:val="000000" w:themeColor="text1"/>
                    <w:sz w:val="28"/>
                    <w14:ligatures w14:val="none"/>
                  </w:rPr>
                  <m:t>2</m:t>
                </w:del>
              </m:r>
            </m:sub>
          </m:sSub>
          <m:r>
            <w:del w:id="597" w:author="yun qiao" w:date="2026-04-21T11:04:00Z">
              <w:rPr>
                <w:rFonts w:ascii="Cambria Math" w:eastAsia="宋体" w:hAnsi="Cambria Math" w:cs="Times New Roman"/>
                <w:color w:val="000000" w:themeColor="text1"/>
                <w:sz w:val="28"/>
                <w14:ligatures w14:val="none"/>
              </w:rPr>
              <m:t>∈</m:t>
            </w:del>
          </m:r>
          <m:sSub>
            <m:sSubPr>
              <m:ctrlPr>
                <w:del w:id="598" w:author="yun qiao" w:date="2026-04-21T11:04:00Z">
                  <w:rPr>
                    <w:rFonts w:ascii="Cambria Math" w:eastAsia="宋体" w:hAnsi="Cambria Math" w:cs="Times New Roman"/>
                    <w:i/>
                    <w:iCs/>
                    <w:color w:val="000000" w:themeColor="text1"/>
                    <w:sz w:val="28"/>
                    <w14:ligatures w14:val="none"/>
                  </w:rPr>
                </w:del>
              </m:ctrlPr>
            </m:sSubPr>
            <m:e>
              <m:r>
                <w:del w:id="599" w:author="yun qiao" w:date="2026-04-21T11:04:00Z">
                  <m:rPr>
                    <m:scr m:val="script"/>
                  </m:rPr>
                  <w:rPr>
                    <w:rFonts w:ascii="Cambria Math" w:eastAsia="宋体" w:hAnsi="Cambria Math" w:cs="Times New Roman"/>
                    <w:color w:val="000000" w:themeColor="text1"/>
                    <w:sz w:val="28"/>
                    <w14:ligatures w14:val="none"/>
                  </w:rPr>
                  <m:t>L</m:t>
                </w:del>
              </m:r>
            </m:e>
            <m:sub>
              <m:r>
                <w:del w:id="600" w:author="yun qiao" w:date="2026-04-21T11:04:00Z">
                  <w:rPr>
                    <w:rFonts w:ascii="Cambria Math" w:eastAsia="宋体" w:hAnsi="Cambria Math" w:cs="Times New Roman"/>
                    <w:color w:val="000000" w:themeColor="text1"/>
                    <w:sz w:val="28"/>
                    <w14:ligatures w14:val="none"/>
                  </w:rPr>
                  <m:t>2</m:t>
                </w:del>
              </m:r>
            </m:sub>
          </m:sSub>
          <m:r>
            <w:del w:id="601" w:author="yun qiao" w:date="2026-04-21T11:04:00Z">
              <w:rPr>
                <w:rFonts w:ascii="Cambria Math" w:eastAsia="宋体" w:hAnsi="Cambria Math" w:cs="Times New Roman"/>
                <w:color w:val="000000" w:themeColor="text1"/>
                <w:sz w:val="28"/>
                <w14:ligatures w14:val="none"/>
              </w:rPr>
              <m:t>, </m:t>
            </w:del>
          </m:r>
          <m:r>
            <w:del w:id="602" w:author="yun qiao" w:date="2026-04-21T11:04:00Z">
              <m:rPr>
                <m:nor/>
              </m:rPr>
              <w:rPr>
                <w:rFonts w:ascii="Cambria Math" w:eastAsia="宋体" w:hAnsi="Cambria Math" w:cs="Times New Roman"/>
                <w:i/>
                <w:iCs/>
                <w:color w:val="000000" w:themeColor="text1"/>
                <w:sz w:val="28"/>
                <w14:ligatures w14:val="none"/>
              </w:rPr>
              <m:t>s.t.</m:t>
            </w:del>
          </m:r>
          <m:r>
            <w:del w:id="603" w:author="yun qiao" w:date="2026-04-21T11:04:00Z">
              <w:rPr>
                <w:rFonts w:ascii="Cambria Math" w:eastAsia="宋体" w:hAnsi="Cambria Math" w:cs="Times New Roman"/>
                <w:color w:val="000000" w:themeColor="text1"/>
                <w:sz w:val="28"/>
                <w14:ligatures w14:val="none"/>
              </w:rPr>
              <m:t> </m:t>
            </w:del>
          </m:r>
          <m:d>
            <m:dPr>
              <m:ctrlPr>
                <w:del w:id="604" w:author="yun qiao" w:date="2026-04-21T11:04:00Z">
                  <w:rPr>
                    <w:rFonts w:ascii="Cambria Math" w:eastAsia="宋体" w:hAnsi="Cambria Math" w:cs="Times New Roman"/>
                    <w:i/>
                    <w:iCs/>
                    <w:color w:val="000000" w:themeColor="text1"/>
                    <w:sz w:val="28"/>
                    <w14:ligatures w14:val="none"/>
                  </w:rPr>
                </w:del>
              </m:ctrlPr>
            </m:dPr>
            <m:e>
              <m:sSub>
                <m:sSubPr>
                  <m:ctrlPr>
                    <w:del w:id="605" w:author="yun qiao" w:date="2026-04-21T11:04:00Z">
                      <w:rPr>
                        <w:rFonts w:ascii="Cambria Math" w:eastAsia="宋体" w:hAnsi="Cambria Math" w:cs="Times New Roman"/>
                        <w:i/>
                        <w:iCs/>
                        <w:color w:val="000000" w:themeColor="text1"/>
                        <w:sz w:val="28"/>
                        <w14:ligatures w14:val="none"/>
                      </w:rPr>
                    </w:del>
                  </m:ctrlPr>
                </m:sSubPr>
                <m:e>
                  <m:r>
                    <w:del w:id="606" w:author="yun qiao" w:date="2026-04-21T11:04:00Z">
                      <w:rPr>
                        <w:rFonts w:ascii="Cambria Math" w:eastAsia="宋体" w:hAnsi="Cambria Math" w:cs="Times New Roman"/>
                        <w:color w:val="000000" w:themeColor="text1"/>
                        <w:sz w:val="28"/>
                        <w14:ligatures w14:val="none"/>
                      </w:rPr>
                      <m:t>l</m:t>
                    </w:del>
                  </m:r>
                </m:e>
                <m:sub>
                  <m:r>
                    <w:del w:id="607" w:author="yun qiao" w:date="2026-04-21T11:04:00Z">
                      <w:rPr>
                        <w:rFonts w:ascii="Cambria Math" w:eastAsia="宋体" w:hAnsi="Cambria Math" w:cs="Times New Roman"/>
                        <w:color w:val="000000" w:themeColor="text1"/>
                        <w:sz w:val="28"/>
                        <w14:ligatures w14:val="none"/>
                      </w:rPr>
                      <m:t>3</m:t>
                    </w:del>
                  </m:r>
                </m:sub>
              </m:sSub>
              <m:r>
                <w:del w:id="608" w:author="yun qiao" w:date="2026-04-21T11:04:00Z">
                  <w:rPr>
                    <w:rFonts w:ascii="Cambria Math" w:eastAsia="宋体" w:hAnsi="Cambria Math" w:cs="Times New Roman"/>
                    <w:color w:val="000000" w:themeColor="text1"/>
                    <w:sz w:val="28"/>
                    <w14:ligatures w14:val="none"/>
                  </w:rPr>
                  <m:t>,</m:t>
                </w:del>
              </m:r>
              <m:sSub>
                <m:sSubPr>
                  <m:ctrlPr>
                    <w:del w:id="609" w:author="yun qiao" w:date="2026-04-21T11:04:00Z">
                      <w:rPr>
                        <w:rFonts w:ascii="Cambria Math" w:eastAsia="宋体" w:hAnsi="Cambria Math" w:cs="Times New Roman"/>
                        <w:i/>
                        <w:iCs/>
                        <w:color w:val="000000" w:themeColor="text1"/>
                        <w:sz w:val="28"/>
                        <w14:ligatures w14:val="none"/>
                      </w:rPr>
                    </w:del>
                  </m:ctrlPr>
                </m:sSubPr>
                <m:e>
                  <m:r>
                    <w:del w:id="610" w:author="yun qiao" w:date="2026-04-21T11:04:00Z">
                      <w:rPr>
                        <w:rFonts w:ascii="Cambria Math" w:eastAsia="宋体" w:hAnsi="Cambria Math" w:cs="Times New Roman"/>
                        <w:color w:val="000000" w:themeColor="text1"/>
                        <w:sz w:val="28"/>
                        <w14:ligatures w14:val="none"/>
                      </w:rPr>
                      <m:t>l</m:t>
                    </w:del>
                  </m:r>
                </m:e>
                <m:sub>
                  <m:r>
                    <w:del w:id="611" w:author="yun qiao" w:date="2026-04-21T11:04:00Z">
                      <w:rPr>
                        <w:rFonts w:ascii="Cambria Math" w:eastAsia="宋体" w:hAnsi="Cambria Math" w:cs="Times New Roman"/>
                        <w:color w:val="000000" w:themeColor="text1"/>
                        <w:sz w:val="28"/>
                        <w14:ligatures w14:val="none"/>
                      </w:rPr>
                      <m:t>2</m:t>
                    </w:del>
                  </m:r>
                </m:sub>
              </m:sSub>
            </m:e>
          </m:d>
          <m:r>
            <w:del w:id="612" w:author="yun qiao" w:date="2026-04-21T11:04:00Z">
              <w:rPr>
                <w:rFonts w:ascii="Cambria Math" w:eastAsia="宋体" w:hAnsi="Cambria Math" w:cs="Times New Roman"/>
                <w:color w:val="000000" w:themeColor="text1"/>
                <w:sz w:val="28"/>
                <w14:ligatures w14:val="none"/>
              </w:rPr>
              <m:t>∈</m:t>
            </w:del>
          </m:r>
          <m:sSub>
            <m:sSubPr>
              <m:ctrlPr>
                <w:del w:id="613" w:author="yun qiao" w:date="2026-04-21T11:04:00Z">
                  <w:rPr>
                    <w:rFonts w:ascii="Cambria Math" w:eastAsia="宋体" w:hAnsi="Cambria Math" w:cs="Times New Roman"/>
                    <w:i/>
                    <w:iCs/>
                    <w:color w:val="000000" w:themeColor="text1"/>
                    <w:sz w:val="28"/>
                    <w14:ligatures w14:val="none"/>
                  </w:rPr>
                </w:del>
              </m:ctrlPr>
            </m:sSubPr>
            <m:e>
              <m:r>
                <w:del w:id="614" w:author="yun qiao" w:date="2026-04-21T11:04:00Z">
                  <m:rPr>
                    <m:scr m:val="script"/>
                  </m:rPr>
                  <w:rPr>
                    <w:rFonts w:ascii="Cambria Math" w:eastAsia="宋体" w:hAnsi="Cambria Math" w:cs="Times New Roman"/>
                    <w:color w:val="000000" w:themeColor="text1"/>
                    <w:sz w:val="28"/>
                    <w14:ligatures w14:val="none"/>
                  </w:rPr>
                  <m:t>E</m:t>
                </w:del>
              </m:r>
            </m:e>
            <m:sub>
              <m:r>
                <w:del w:id="615" w:author="yun qiao" w:date="2026-04-21T11:04:00Z">
                  <m:rPr>
                    <m:scr m:val="script"/>
                  </m:rPr>
                  <w:rPr>
                    <w:rFonts w:ascii="Cambria Math" w:eastAsia="MS Gothic" w:hAnsi="Cambria Math" w:cs="MS Gothic"/>
                    <w:color w:val="000000" w:themeColor="text1"/>
                    <w:sz w:val="28"/>
                    <w14:ligatures w14:val="none"/>
                  </w:rPr>
                  <m:t>h</m:t>
                </w:del>
              </m:r>
            </m:sub>
          </m:sSub>
        </m:oMath>
      </m:oMathPara>
    </w:p>
    <w:p w14:paraId="4301A229" w14:textId="78AF536B" w:rsidR="00B95363" w:rsidRPr="004B17D5" w:rsidDel="00595429" w:rsidRDefault="00000000">
      <w:pPr>
        <w:spacing w:after="120" w:line="480" w:lineRule="exact"/>
        <w:ind w:firstLineChars="200" w:firstLine="560"/>
        <w:jc w:val="both"/>
        <w:rPr>
          <w:del w:id="616" w:author="yun qiao" w:date="2026-04-21T11:04:00Z"/>
          <w:moveFrom w:id="617" w:author="yun qiao" w:date="2026-04-21T11:03:00Z"/>
          <w:rFonts w:ascii="Cambria Math" w:eastAsia="宋体" w:hAnsi="Cambria Math" w:cs="Times New Roman"/>
          <w:i/>
          <w:iCs/>
          <w:color w:val="000000" w:themeColor="text1"/>
          <w:sz w:val="28"/>
          <w14:ligatures w14:val="none"/>
        </w:rPr>
      </w:pPr>
      <m:oMathPara>
        <m:oMath>
          <m:r>
            <w:del w:id="618" w:author="yun qiao" w:date="2026-04-21T11:04:00Z">
              <w:rPr>
                <w:rFonts w:ascii="Cambria Math" w:eastAsia="宋体" w:hAnsi="Cambria Math" w:cs="Times New Roman"/>
                <w:color w:val="000000" w:themeColor="text1"/>
                <w:sz w:val="28"/>
                <w14:ligatures w14:val="none"/>
              </w:rPr>
              <m:t>∀ </m:t>
            </w:del>
          </m:r>
          <m:sSub>
            <m:sSubPr>
              <m:ctrlPr>
                <w:del w:id="619" w:author="yun qiao" w:date="2026-04-21T11:04:00Z">
                  <w:rPr>
                    <w:rFonts w:ascii="Cambria Math" w:eastAsia="宋体" w:hAnsi="Cambria Math" w:cs="Times New Roman"/>
                    <w:i/>
                    <w:iCs/>
                    <w:color w:val="000000" w:themeColor="text1"/>
                    <w:sz w:val="28"/>
                    <w14:ligatures w14:val="none"/>
                  </w:rPr>
                </w:del>
              </m:ctrlPr>
            </m:sSubPr>
            <m:e>
              <m:r>
                <w:del w:id="620" w:author="yun qiao" w:date="2026-04-21T11:04:00Z">
                  <w:rPr>
                    <w:rFonts w:ascii="Cambria Math" w:eastAsia="宋体" w:hAnsi="Cambria Math" w:cs="Times New Roman"/>
                    <w:color w:val="000000" w:themeColor="text1"/>
                    <w:sz w:val="28"/>
                    <w14:ligatures w14:val="none"/>
                  </w:rPr>
                  <m:t>l</m:t>
                </w:del>
              </m:r>
            </m:e>
            <m:sub>
              <m:r>
                <w:del w:id="621" w:author="yun qiao" w:date="2026-04-21T11:04:00Z">
                  <w:rPr>
                    <w:rFonts w:ascii="Cambria Math" w:eastAsia="宋体" w:hAnsi="Cambria Math" w:cs="Times New Roman"/>
                    <w:color w:val="000000" w:themeColor="text1"/>
                    <w:sz w:val="28"/>
                    <w14:ligatures w14:val="none"/>
                  </w:rPr>
                  <m:t>2</m:t>
                </w:del>
              </m:r>
            </m:sub>
          </m:sSub>
          <m:r>
            <w:del w:id="622" w:author="yun qiao" w:date="2026-04-21T11:04:00Z">
              <w:rPr>
                <w:rFonts w:ascii="Cambria Math" w:eastAsia="宋体" w:hAnsi="Cambria Math" w:cs="Times New Roman"/>
                <w:color w:val="000000" w:themeColor="text1"/>
                <w:sz w:val="28"/>
                <w14:ligatures w14:val="none"/>
              </w:rPr>
              <m:t>∈</m:t>
            </w:del>
          </m:r>
          <m:sSub>
            <m:sSubPr>
              <m:ctrlPr>
                <w:del w:id="623" w:author="yun qiao" w:date="2026-04-21T11:04:00Z">
                  <w:rPr>
                    <w:rFonts w:ascii="Cambria Math" w:eastAsia="宋体" w:hAnsi="Cambria Math" w:cs="Times New Roman"/>
                    <w:i/>
                    <w:iCs/>
                    <w:color w:val="000000" w:themeColor="text1"/>
                    <w:sz w:val="28"/>
                    <w14:ligatures w14:val="none"/>
                  </w:rPr>
                </w:del>
              </m:ctrlPr>
            </m:sSubPr>
            <m:e>
              <m:r>
                <w:del w:id="624" w:author="yun qiao" w:date="2026-04-21T11:04:00Z">
                  <m:rPr>
                    <m:scr m:val="script"/>
                  </m:rPr>
                  <w:rPr>
                    <w:rFonts w:ascii="Cambria Math" w:eastAsia="宋体" w:hAnsi="Cambria Math" w:cs="Times New Roman"/>
                    <w:color w:val="000000" w:themeColor="text1"/>
                    <w:sz w:val="28"/>
                    <w14:ligatures w14:val="none"/>
                  </w:rPr>
                  <m:t>L</m:t>
                </w:del>
              </m:r>
            </m:e>
            <m:sub>
              <m:r>
                <w:del w:id="625" w:author="yun qiao" w:date="2026-04-21T11:04:00Z">
                  <w:rPr>
                    <w:rFonts w:ascii="Cambria Math" w:eastAsia="宋体" w:hAnsi="Cambria Math" w:cs="Times New Roman"/>
                    <w:color w:val="000000" w:themeColor="text1"/>
                    <w:sz w:val="28"/>
                    <w14:ligatures w14:val="none"/>
                  </w:rPr>
                  <m:t>2</m:t>
                </w:del>
              </m:r>
            </m:sub>
          </m:sSub>
          <m:r>
            <w:del w:id="626" w:author="yun qiao" w:date="2026-04-21T11:04:00Z">
              <w:rPr>
                <w:rFonts w:ascii="Cambria Math" w:eastAsia="宋体" w:hAnsi="Cambria Math" w:cs="Times New Roman"/>
                <w:color w:val="000000" w:themeColor="text1"/>
                <w:sz w:val="28"/>
                <w14:ligatures w14:val="none"/>
              </w:rPr>
              <m:t>, ∃! </m:t>
            </w:del>
          </m:r>
          <m:sSub>
            <m:sSubPr>
              <m:ctrlPr>
                <w:del w:id="627" w:author="yun qiao" w:date="2026-04-21T11:04:00Z">
                  <w:rPr>
                    <w:rFonts w:ascii="Cambria Math" w:eastAsia="宋体" w:hAnsi="Cambria Math" w:cs="Times New Roman"/>
                    <w:i/>
                    <w:iCs/>
                    <w:color w:val="000000" w:themeColor="text1"/>
                    <w:sz w:val="28"/>
                    <w14:ligatures w14:val="none"/>
                  </w:rPr>
                </w:del>
              </m:ctrlPr>
            </m:sSubPr>
            <m:e>
              <m:r>
                <w:del w:id="628" w:author="yun qiao" w:date="2026-04-21T11:04:00Z">
                  <w:rPr>
                    <w:rFonts w:ascii="Cambria Math" w:eastAsia="宋体" w:hAnsi="Cambria Math" w:cs="Times New Roman"/>
                    <w:color w:val="000000" w:themeColor="text1"/>
                    <w:sz w:val="28"/>
                    <w14:ligatures w14:val="none"/>
                  </w:rPr>
                  <m:t>l</m:t>
                </w:del>
              </m:r>
            </m:e>
            <m:sub>
              <m:r>
                <w:del w:id="629" w:author="yun qiao" w:date="2026-04-21T11:04:00Z">
                  <w:rPr>
                    <w:rFonts w:ascii="Cambria Math" w:eastAsia="宋体" w:hAnsi="Cambria Math" w:cs="Times New Roman"/>
                    <w:color w:val="000000" w:themeColor="text1"/>
                    <w:sz w:val="28"/>
                    <w14:ligatures w14:val="none"/>
                  </w:rPr>
                  <m:t>1</m:t>
                </w:del>
              </m:r>
            </m:sub>
          </m:sSub>
          <m:r>
            <w:del w:id="630" w:author="yun qiao" w:date="2026-04-21T11:04:00Z">
              <w:rPr>
                <w:rFonts w:ascii="Cambria Math" w:eastAsia="宋体" w:hAnsi="Cambria Math" w:cs="Times New Roman"/>
                <w:color w:val="000000" w:themeColor="text1"/>
                <w:sz w:val="28"/>
                <w14:ligatures w14:val="none"/>
              </w:rPr>
              <m:t>∈</m:t>
            </w:del>
          </m:r>
          <m:sSub>
            <m:sSubPr>
              <m:ctrlPr>
                <w:del w:id="631" w:author="yun qiao" w:date="2026-04-21T11:04:00Z">
                  <w:rPr>
                    <w:rFonts w:ascii="Cambria Math" w:eastAsia="宋体" w:hAnsi="Cambria Math" w:cs="Times New Roman"/>
                    <w:i/>
                    <w:iCs/>
                    <w:color w:val="000000" w:themeColor="text1"/>
                    <w:sz w:val="28"/>
                    <w14:ligatures w14:val="none"/>
                  </w:rPr>
                </w:del>
              </m:ctrlPr>
            </m:sSubPr>
            <m:e>
              <m:r>
                <w:del w:id="632" w:author="yun qiao" w:date="2026-04-21T11:04:00Z">
                  <m:rPr>
                    <m:scr m:val="script"/>
                  </m:rPr>
                  <w:rPr>
                    <w:rFonts w:ascii="Cambria Math" w:eastAsia="宋体" w:hAnsi="Cambria Math" w:cs="Times New Roman"/>
                    <w:color w:val="000000" w:themeColor="text1"/>
                    <w:sz w:val="28"/>
                    <w14:ligatures w14:val="none"/>
                  </w:rPr>
                  <m:t>L</m:t>
                </w:del>
              </m:r>
            </m:e>
            <m:sub>
              <m:r>
                <w:del w:id="633" w:author="yun qiao" w:date="2026-04-21T11:04:00Z">
                  <w:rPr>
                    <w:rFonts w:ascii="Cambria Math" w:eastAsia="宋体" w:hAnsi="Cambria Math" w:cs="Times New Roman"/>
                    <w:color w:val="000000" w:themeColor="text1"/>
                    <w:sz w:val="28"/>
                    <w14:ligatures w14:val="none"/>
                  </w:rPr>
                  <m:t>1</m:t>
                </w:del>
              </m:r>
            </m:sub>
          </m:sSub>
          <m:r>
            <w:del w:id="634" w:author="yun qiao" w:date="2026-04-21T11:04:00Z">
              <w:rPr>
                <w:rFonts w:ascii="Cambria Math" w:eastAsia="宋体" w:hAnsi="Cambria Math" w:cs="Times New Roman"/>
                <w:color w:val="000000" w:themeColor="text1"/>
                <w:sz w:val="28"/>
                <w14:ligatures w14:val="none"/>
              </w:rPr>
              <m:t>, </m:t>
            </w:del>
          </m:r>
          <m:r>
            <w:del w:id="635" w:author="yun qiao" w:date="2026-04-21T11:04:00Z">
              <m:rPr>
                <m:nor/>
              </m:rPr>
              <w:rPr>
                <w:rFonts w:ascii="Cambria Math" w:eastAsia="宋体" w:hAnsi="Cambria Math" w:cs="Times New Roman"/>
                <w:i/>
                <w:iCs/>
                <w:color w:val="000000" w:themeColor="text1"/>
                <w:sz w:val="28"/>
                <w14:ligatures w14:val="none"/>
              </w:rPr>
              <m:t>s.t.</m:t>
            </w:del>
          </m:r>
          <m:r>
            <w:del w:id="636" w:author="yun qiao" w:date="2026-04-21T11:04:00Z">
              <w:rPr>
                <w:rFonts w:ascii="Cambria Math" w:eastAsia="宋体" w:hAnsi="Cambria Math" w:cs="Times New Roman"/>
                <w:color w:val="000000" w:themeColor="text1"/>
                <w:sz w:val="28"/>
                <w14:ligatures w14:val="none"/>
              </w:rPr>
              <m:t> </m:t>
            </w:del>
          </m:r>
          <m:d>
            <m:dPr>
              <m:ctrlPr>
                <w:del w:id="637" w:author="yun qiao" w:date="2026-04-21T11:04:00Z">
                  <w:rPr>
                    <w:rFonts w:ascii="Cambria Math" w:eastAsia="宋体" w:hAnsi="Cambria Math" w:cs="Times New Roman"/>
                    <w:i/>
                    <w:iCs/>
                    <w:color w:val="000000" w:themeColor="text1"/>
                    <w:sz w:val="28"/>
                    <w14:ligatures w14:val="none"/>
                  </w:rPr>
                </w:del>
              </m:ctrlPr>
            </m:dPr>
            <m:e>
              <m:sSub>
                <m:sSubPr>
                  <m:ctrlPr>
                    <w:del w:id="638" w:author="yun qiao" w:date="2026-04-21T11:04:00Z">
                      <w:rPr>
                        <w:rFonts w:ascii="Cambria Math" w:eastAsia="宋体" w:hAnsi="Cambria Math" w:cs="Times New Roman"/>
                        <w:i/>
                        <w:iCs/>
                        <w:color w:val="000000" w:themeColor="text1"/>
                        <w:sz w:val="28"/>
                        <w14:ligatures w14:val="none"/>
                      </w:rPr>
                    </w:del>
                  </m:ctrlPr>
                </m:sSubPr>
                <m:e>
                  <m:r>
                    <w:del w:id="639" w:author="yun qiao" w:date="2026-04-21T11:04:00Z">
                      <w:rPr>
                        <w:rFonts w:ascii="Cambria Math" w:eastAsia="宋体" w:hAnsi="Cambria Math" w:cs="Times New Roman"/>
                        <w:color w:val="000000" w:themeColor="text1"/>
                        <w:sz w:val="28"/>
                        <w14:ligatures w14:val="none"/>
                      </w:rPr>
                      <m:t>l</m:t>
                    </w:del>
                  </m:r>
                </m:e>
                <m:sub>
                  <m:r>
                    <w:del w:id="640" w:author="yun qiao" w:date="2026-04-21T11:04:00Z">
                      <w:rPr>
                        <w:rFonts w:ascii="Cambria Math" w:eastAsia="宋体" w:hAnsi="Cambria Math" w:cs="Times New Roman"/>
                        <w:color w:val="000000" w:themeColor="text1"/>
                        <w:sz w:val="28"/>
                        <w14:ligatures w14:val="none"/>
                      </w:rPr>
                      <m:t>2</m:t>
                    </w:del>
                  </m:r>
                </m:sub>
              </m:sSub>
              <m:r>
                <w:del w:id="641" w:author="yun qiao" w:date="2026-04-21T11:04:00Z">
                  <w:rPr>
                    <w:rFonts w:ascii="Cambria Math" w:eastAsia="宋体" w:hAnsi="Cambria Math" w:cs="Times New Roman"/>
                    <w:color w:val="000000" w:themeColor="text1"/>
                    <w:sz w:val="28"/>
                    <w14:ligatures w14:val="none"/>
                  </w:rPr>
                  <m:t>,</m:t>
                </w:del>
              </m:r>
              <m:sSub>
                <m:sSubPr>
                  <m:ctrlPr>
                    <w:del w:id="642" w:author="yun qiao" w:date="2026-04-21T11:04:00Z">
                      <w:rPr>
                        <w:rFonts w:ascii="Cambria Math" w:eastAsia="宋体" w:hAnsi="Cambria Math" w:cs="Times New Roman"/>
                        <w:i/>
                        <w:iCs/>
                        <w:color w:val="000000" w:themeColor="text1"/>
                        <w:sz w:val="28"/>
                        <w14:ligatures w14:val="none"/>
                      </w:rPr>
                    </w:del>
                  </m:ctrlPr>
                </m:sSubPr>
                <m:e>
                  <m:r>
                    <w:del w:id="643" w:author="yun qiao" w:date="2026-04-21T11:04:00Z">
                      <w:rPr>
                        <w:rFonts w:ascii="Cambria Math" w:eastAsia="宋体" w:hAnsi="Cambria Math" w:cs="Times New Roman"/>
                        <w:color w:val="000000" w:themeColor="text1"/>
                        <w:sz w:val="28"/>
                        <w14:ligatures w14:val="none"/>
                      </w:rPr>
                      <m:t>l</m:t>
                    </w:del>
                  </m:r>
                </m:e>
                <m:sub>
                  <m:r>
                    <w:del w:id="644" w:author="yun qiao" w:date="2026-04-21T11:04:00Z">
                      <w:rPr>
                        <w:rFonts w:ascii="Cambria Math" w:eastAsia="宋体" w:hAnsi="Cambria Math" w:cs="Times New Roman"/>
                        <w:color w:val="000000" w:themeColor="text1"/>
                        <w:sz w:val="28"/>
                        <w14:ligatures w14:val="none"/>
                      </w:rPr>
                      <m:t>1</m:t>
                    </w:del>
                  </m:r>
                </m:sub>
              </m:sSub>
            </m:e>
          </m:d>
          <m:r>
            <w:del w:id="645" w:author="yun qiao" w:date="2026-04-21T11:04:00Z">
              <w:rPr>
                <w:rFonts w:ascii="Cambria Math" w:eastAsia="宋体" w:hAnsi="Cambria Math" w:cs="Times New Roman"/>
                <w:color w:val="000000" w:themeColor="text1"/>
                <w:sz w:val="28"/>
                <w14:ligatures w14:val="none"/>
              </w:rPr>
              <m:t>∈</m:t>
            </w:del>
          </m:r>
          <m:sSub>
            <m:sSubPr>
              <m:ctrlPr>
                <w:del w:id="646" w:author="yun qiao" w:date="2026-04-21T11:04:00Z">
                  <w:rPr>
                    <w:rFonts w:ascii="Cambria Math" w:eastAsia="宋体" w:hAnsi="Cambria Math" w:cs="Times New Roman"/>
                    <w:i/>
                    <w:iCs/>
                    <w:color w:val="000000" w:themeColor="text1"/>
                    <w:sz w:val="28"/>
                    <w14:ligatures w14:val="none"/>
                  </w:rPr>
                </w:del>
              </m:ctrlPr>
            </m:sSubPr>
            <m:e>
              <m:r>
                <w:del w:id="647" w:author="yun qiao" w:date="2026-04-21T11:04:00Z">
                  <m:rPr>
                    <m:scr m:val="script"/>
                  </m:rPr>
                  <w:rPr>
                    <w:rFonts w:ascii="Cambria Math" w:eastAsia="宋体" w:hAnsi="Cambria Math" w:cs="Times New Roman"/>
                    <w:color w:val="000000" w:themeColor="text1"/>
                    <w:sz w:val="28"/>
                    <w14:ligatures w14:val="none"/>
                  </w:rPr>
                  <m:t>E</m:t>
                </w:del>
              </m:r>
            </m:e>
            <m:sub>
              <m:r>
                <w:del w:id="648" w:author="yun qiao" w:date="2026-04-21T11:04:00Z">
                  <m:rPr>
                    <m:scr m:val="script"/>
                  </m:rPr>
                  <w:rPr>
                    <w:rFonts w:ascii="Cambria Math" w:eastAsia="MS Gothic" w:hAnsi="Cambria Math" w:cs="MS Gothic"/>
                    <w:color w:val="000000" w:themeColor="text1"/>
                    <w:sz w:val="28"/>
                    <w14:ligatures w14:val="none"/>
                  </w:rPr>
                  <m:t>h</m:t>
                </w:del>
              </m:r>
            </m:sub>
          </m:sSub>
        </m:oMath>
      </m:oMathPara>
    </w:p>
    <w:p w14:paraId="583D403D" w14:textId="49E77595" w:rsidR="00524D71" w:rsidRPr="004B17D5" w:rsidDel="00595429" w:rsidRDefault="00524D71" w:rsidP="00524D71">
      <w:pPr>
        <w:spacing w:after="120" w:line="480" w:lineRule="exact"/>
        <w:ind w:firstLineChars="200" w:firstLine="560"/>
        <w:jc w:val="both"/>
        <w:rPr>
          <w:del w:id="649" w:author="yun qiao" w:date="2026-04-21T11:04:00Z"/>
          <w:moveFrom w:id="650" w:author="yun qiao" w:date="2026-04-21T11:03:00Z"/>
          <w:rFonts w:ascii="Times New Roman" w:eastAsia="宋体" w:hAnsi="Times New Roman" w:cs="Times New Roman"/>
          <w:color w:val="000000" w:themeColor="text1"/>
          <w:sz w:val="28"/>
          <w14:ligatures w14:val="none"/>
        </w:rPr>
      </w:pPr>
      <w:moveFrom w:id="651" w:author="yun qiao" w:date="2026-04-21T11:03:00Z">
        <w:del w:id="652" w:author="yun qiao" w:date="2026-04-21T11:04:00Z">
          <w:r w:rsidRPr="004B17D5" w:rsidDel="00595429">
            <w:rPr>
              <w:rFonts w:ascii="Times New Roman" w:eastAsia="宋体" w:hAnsi="Times New Roman" w:cs="Times New Roman"/>
              <w:color w:val="000000" w:themeColor="text1"/>
              <w:sz w:val="28"/>
              <w14:ligatures w14:val="none"/>
            </w:rPr>
            <w:delText>即每个操作原语唯一归属于一个操作子类，每个操作子类唯一归属于一个操作大类，从而形成确定性的层次结构</w:delText>
          </w:r>
          <w:r w:rsidRPr="004B17D5" w:rsidDel="00595429">
            <w:rPr>
              <w:rFonts w:ascii="Times New Roman" w:eastAsia="宋体" w:hAnsi="Times New Roman" w:cs="Times New Roman" w:hint="eastAsia"/>
              <w:color w:val="000000" w:themeColor="text1"/>
              <w:sz w:val="28"/>
              <w14:ligatures w14:val="none"/>
            </w:rPr>
            <w:delText>。</w:delText>
          </w:r>
        </w:del>
      </w:moveFrom>
    </w:p>
    <w:p w14:paraId="78AD241A" w14:textId="335DEB6C" w:rsidR="00B95363" w:rsidRPr="004B17D5" w:rsidDel="00595429" w:rsidRDefault="00524D71" w:rsidP="00524D71">
      <w:pPr>
        <w:spacing w:after="120" w:line="480" w:lineRule="exact"/>
        <w:ind w:firstLineChars="200" w:firstLine="560"/>
        <w:jc w:val="both"/>
        <w:rPr>
          <w:del w:id="653" w:author="yun qiao" w:date="2026-04-21T11:04:00Z"/>
          <w:moveFrom w:id="654" w:author="yun qiao" w:date="2026-04-21T11:03:00Z"/>
          <w:rFonts w:ascii="Times New Roman" w:eastAsia="宋体" w:hAnsi="Times New Roman" w:cs="Times New Roman"/>
          <w:color w:val="000000" w:themeColor="text1"/>
          <w:sz w:val="28"/>
          <w14:ligatures w14:val="none"/>
        </w:rPr>
      </w:pPr>
      <w:moveFrom w:id="655" w:author="yun qiao" w:date="2026-04-21T11:03:00Z">
        <w:del w:id="656" w:author="yun qiao" w:date="2026-04-21T11:04:00Z">
          <w:r w:rsidRPr="004B17D5" w:rsidDel="00595429">
            <w:rPr>
              <w:rFonts w:ascii="Times New Roman" w:eastAsia="宋体" w:hAnsi="Times New Roman" w:cs="Times New Roman"/>
              <w:color w:val="000000" w:themeColor="text1"/>
              <w:sz w:val="28"/>
              <w14:ligatures w14:val="none"/>
            </w:rPr>
            <w:delText>进一步地，设平台算子集合为</w:delText>
          </w:r>
        </w:del>
        <m:oMath>
          <m:r>
            <w:del w:id="657" w:author="yun qiao" w:date="2026-04-21T11:04:00Z">
              <m:rPr>
                <m:scr m:val="script"/>
              </m:rPr>
              <w:rPr>
                <w:rFonts w:ascii="Cambria Math" w:eastAsia="宋体" w:hAnsi="Cambria Math" w:cs="Times New Roman"/>
                <w:color w:val="000000" w:themeColor="text1"/>
                <w:sz w:val="28"/>
                <w14:ligatures w14:val="none"/>
              </w:rPr>
              <m:t>O</m:t>
            </w:del>
          </m:r>
        </m:oMath>
        <w:moveFrom w:id="658" w:author="yun qiao" w:date="2026-04-21T11:03:00Z">
          <w:del w:id="659" w:author="yun qiao" w:date="2026-04-21T11:04:00Z">
            <w:r w:rsidRPr="004B17D5" w:rsidDel="00595429">
              <w:rPr>
                <w:rFonts w:ascii="Times New Roman" w:eastAsia="宋体" w:hAnsi="Times New Roman" w:cs="Times New Roman" w:hint="eastAsia"/>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具体算子与操作原语之间的映射关系可表示为</w:delText>
            </w:r>
          </w:del>
          <m:oMath>
            <m:sSub>
              <m:sSubPr>
                <m:ctrlPr>
                  <w:del w:id="660" w:author="yun qiao" w:date="2026-04-21T11:04:00Z">
                    <w:rPr>
                      <w:rFonts w:ascii="Cambria Math" w:eastAsia="宋体" w:hAnsi="Cambria Math" w:cs="Times New Roman"/>
                      <w:i/>
                      <w:color w:val="000000" w:themeColor="text1"/>
                      <w:sz w:val="28"/>
                      <w14:ligatures w14:val="none"/>
                    </w:rPr>
                  </w:del>
                </m:ctrlPr>
              </m:sSubPr>
              <m:e>
                <m:r>
                  <w:del w:id="661" w:author="yun qiao" w:date="2026-04-21T11:04:00Z">
                    <m:rPr>
                      <m:scr m:val="script"/>
                    </m:rPr>
                    <w:rPr>
                      <w:rFonts w:ascii="Cambria Math" w:eastAsia="宋体" w:hAnsi="Cambria Math" w:cs="Times New Roman"/>
                      <w:color w:val="000000" w:themeColor="text1"/>
                      <w:sz w:val="28"/>
                      <w14:ligatures w14:val="none"/>
                    </w:rPr>
                    <m:t>R</m:t>
                  </w:del>
                </m:r>
              </m:e>
              <m:sub>
                <m:r>
                  <w:del w:id="662" w:author="yun qiao" w:date="2026-04-21T11:04:00Z">
                    <m:rPr>
                      <m:scr m:val="script"/>
                    </m:rPr>
                    <w:rPr>
                      <w:rFonts w:ascii="Cambria Math" w:eastAsia="宋体" w:hAnsi="Cambria Math" w:cs="Times New Roman"/>
                      <w:color w:val="000000" w:themeColor="text1"/>
                      <w:sz w:val="28"/>
                      <w14:ligatures w14:val="none"/>
                    </w:rPr>
                    <m:t>m</m:t>
                  </w:del>
                </m:r>
              </m:sub>
            </m:sSub>
            <m:r>
              <w:del w:id="663" w:author="yun qiao" w:date="2026-04-21T11:04:00Z">
                <m:rPr>
                  <m:sty m:val="p"/>
                </m:rPr>
                <w:rPr>
                  <w:rFonts w:ascii="Cambria Math" w:eastAsia="宋体" w:hAnsi="Cambria Math" w:cs="Times New Roman"/>
                  <w:color w:val="000000" w:themeColor="text1"/>
                  <w:sz w:val="28"/>
                  <w14:ligatures w14:val="none"/>
                </w:rPr>
                <m:t>⊆</m:t>
              </w:del>
            </m:r>
            <m:r>
              <w:del w:id="664" w:author="yun qiao" w:date="2026-04-21T11:04:00Z">
                <m:rPr>
                  <m:scr m:val="script"/>
                </m:rPr>
                <w:rPr>
                  <w:rFonts w:ascii="Cambria Math" w:eastAsia="宋体" w:hAnsi="Cambria Math" w:cs="Times New Roman"/>
                  <w:color w:val="000000" w:themeColor="text1"/>
                  <w:sz w:val="28"/>
                  <w14:ligatures w14:val="none"/>
                </w:rPr>
                <m:t>O</m:t>
              </w:del>
            </m:r>
            <m:r>
              <w:del w:id="665" w:author="yun qiao" w:date="2026-04-21T11:04:00Z">
                <m:rPr>
                  <m:sty m:val="p"/>
                </m:rPr>
                <w:rPr>
                  <w:rFonts w:ascii="Cambria Math" w:eastAsia="宋体" w:hAnsi="Cambria Math" w:cs="Times New Roman" w:hint="eastAsia"/>
                  <w:color w:val="000000" w:themeColor="text1"/>
                  <w:sz w:val="28"/>
                  <w14:ligatures w14:val="none"/>
                </w:rPr>
                <m:t>×</m:t>
              </w:del>
            </m:r>
            <m:sSub>
              <m:sSubPr>
                <m:ctrlPr>
                  <w:del w:id="666" w:author="yun qiao" w:date="2026-04-21T11:04:00Z">
                    <w:rPr>
                      <w:rFonts w:ascii="Cambria Math" w:eastAsia="宋体" w:hAnsi="Cambria Math" w:cs="Times New Roman"/>
                      <w:i/>
                      <w:color w:val="000000" w:themeColor="text1"/>
                      <w:sz w:val="28"/>
                      <w14:ligatures w14:val="none"/>
                    </w:rPr>
                  </w:del>
                </m:ctrlPr>
              </m:sSubPr>
              <m:e>
                <m:r>
                  <w:del w:id="667" w:author="yun qiao" w:date="2026-04-21T11:04:00Z">
                    <m:rPr>
                      <m:scr m:val="script"/>
                    </m:rPr>
                    <w:rPr>
                      <w:rFonts w:ascii="Cambria Math" w:eastAsia="宋体" w:hAnsi="Cambria Math" w:cs="Times New Roman"/>
                      <w:color w:val="000000" w:themeColor="text1"/>
                      <w:sz w:val="28"/>
                      <w14:ligatures w14:val="none"/>
                    </w:rPr>
                    <m:t>L</m:t>
                  </w:del>
                </m:r>
              </m:e>
              <m:sub>
                <m:r>
                  <w:del w:id="668" w:author="yun qiao" w:date="2026-04-21T11:04:00Z">
                    <w:rPr>
                      <w:rFonts w:ascii="Cambria Math" w:eastAsia="宋体" w:hAnsi="Cambria Math" w:cs="Times New Roman" w:hint="eastAsia"/>
                      <w:color w:val="000000" w:themeColor="text1"/>
                      <w:sz w:val="28"/>
                      <w14:ligatures w14:val="none"/>
                    </w:rPr>
                    <m:t>3</m:t>
                  </w:del>
                </m:r>
              </m:sub>
            </m:sSub>
          </m:oMath>
          <w:moveFrom w:id="669" w:author="yun qiao" w:date="2026-04-21T11:03:00Z">
            <w:del w:id="670" w:author="yun qiao" w:date="2026-04-21T11:04:00Z">
              <w:r w:rsidRPr="004B17D5" w:rsidDel="00595429">
                <w:rPr>
                  <w:rFonts w:ascii="Times New Roman" w:eastAsia="宋体" w:hAnsi="Times New Roman" w:cs="Times New Roman" w:hint="eastAsia"/>
                  <w:color w:val="000000" w:themeColor="text1"/>
                  <w:sz w:val="28"/>
                  <w14:ligatures w14:val="none"/>
                </w:rPr>
                <w:delText>，具体算子与操作原语之间的候选映射关系采用联合评分机制进行判定。设具体算子</w:delText>
              </w:r>
            </w:del>
            <m:oMath>
              <m:r>
                <w:del w:id="671" w:author="yun qiao" w:date="2026-04-21T11:04:00Z">
                  <w:rPr>
                    <w:rFonts w:ascii="Cambria Math" w:eastAsia="宋体" w:hAnsi="Cambria Math" w:cs="Times New Roman" w:hint="eastAsia"/>
                    <w:color w:val="000000" w:themeColor="text1"/>
                    <w:sz w:val="28"/>
                    <w14:ligatures w14:val="none"/>
                  </w:rPr>
                  <m:t>o</m:t>
                </w:del>
              </m:r>
            </m:oMath>
            <w:moveFrom w:id="672" w:author="yun qiao" w:date="2026-04-21T11:03:00Z">
              <w:del w:id="673" w:author="yun qiao" w:date="2026-04-21T11:04:00Z">
                <w:r w:rsidRPr="004B17D5" w:rsidDel="00595429">
                  <w:rPr>
                    <w:rFonts w:ascii="Times New Roman" w:eastAsia="宋体" w:hAnsi="Times New Roman" w:cs="Times New Roman" w:hint="eastAsia"/>
                    <w:color w:val="000000" w:themeColor="text1"/>
                    <w:sz w:val="28"/>
                    <w14:ligatures w14:val="none"/>
                  </w:rPr>
                  <w:delText>与操作原语</w:delText>
                </w:r>
              </w:del>
              <m:oMath>
                <m:r>
                  <w:del w:id="674" w:author="yun qiao" w:date="2026-04-21T11:04:00Z">
                    <w:rPr>
                      <w:rFonts w:ascii="Cambria Math" w:eastAsia="宋体" w:hAnsi="Cambria Math" w:cs="Times New Roman" w:hint="eastAsia"/>
                      <w:color w:val="000000" w:themeColor="text1"/>
                      <w:sz w:val="28"/>
                      <w14:ligatures w14:val="none"/>
                    </w:rPr>
                    <m:t>l3</m:t>
                  </w:del>
                </m:r>
              </m:oMath>
              <w:moveFrom w:id="675" w:author="yun qiao" w:date="2026-04-21T11:03:00Z">
                <w:del w:id="676" w:author="yun qiao" w:date="2026-04-21T11:04:00Z">
                  <w:r w:rsidRPr="004B17D5" w:rsidDel="00595429">
                    <w:rPr>
                      <w:rFonts w:ascii="Times New Roman" w:eastAsia="宋体" w:hAnsi="Times New Roman" w:cs="Times New Roman" w:hint="eastAsia"/>
                      <w:color w:val="000000" w:themeColor="text1"/>
                      <w:sz w:val="28"/>
                      <w14:ligatures w14:val="none"/>
                    </w:rPr>
                    <w:delText>的综合匹配得分为：</w:delText>
                  </w:r>
                </w:del>
              </w:moveFrom>
            </w:moveFrom>
          </w:moveFrom>
        </w:moveFrom>
      </w:moveFrom>
    </w:p>
    <w:p w14:paraId="27F9FA2D" w14:textId="47416192" w:rsidR="00B95363" w:rsidRPr="004B17D5" w:rsidDel="00595429" w:rsidRDefault="00000000">
      <w:pPr>
        <w:spacing w:after="120" w:line="480" w:lineRule="exact"/>
        <w:ind w:firstLineChars="200" w:firstLine="560"/>
        <w:jc w:val="both"/>
        <w:rPr>
          <w:del w:id="677" w:author="yun qiao" w:date="2026-04-21T11:04:00Z"/>
          <w:moveFrom w:id="678" w:author="yun qiao" w:date="2026-04-21T11:03:00Z"/>
          <w:rFonts w:ascii="Times New Roman" w:eastAsia="宋体" w:hAnsi="Times New Roman" w:cs="Times New Roman"/>
          <w:i/>
          <w:color w:val="000000" w:themeColor="text1"/>
          <w:sz w:val="28"/>
          <w14:ligatures w14:val="none"/>
        </w:rPr>
      </w:pPr>
      <m:oMathPara>
        <m:oMath>
          <m:r>
            <w:del w:id="679" w:author="yun qiao" w:date="2026-04-21T11:04:00Z">
              <w:rPr>
                <w:rFonts w:ascii="Cambria Math" w:eastAsia="宋体" w:hAnsi="Cambria Math" w:cs="Times New Roman" w:hint="eastAsia"/>
                <w:color w:val="000000" w:themeColor="text1"/>
                <w:sz w:val="28"/>
                <w14:ligatures w14:val="none"/>
              </w:rPr>
              <m:t>Score</m:t>
            </w:del>
          </m:r>
          <m:d>
            <m:dPr>
              <m:ctrlPr>
                <w:del w:id="680" w:author="yun qiao" w:date="2026-04-21T11:04:00Z">
                  <w:rPr>
                    <w:rFonts w:ascii="Cambria Math" w:eastAsia="宋体" w:hAnsi="Cambria Math" w:cs="Times New Roman"/>
                    <w:i/>
                    <w:color w:val="000000" w:themeColor="text1"/>
                    <w:sz w:val="28"/>
                    <w14:ligatures w14:val="none"/>
                  </w:rPr>
                </w:del>
              </m:ctrlPr>
            </m:dPr>
            <m:e>
              <m:r>
                <w:del w:id="681" w:author="yun qiao" w:date="2026-04-21T11:04:00Z">
                  <w:rPr>
                    <w:rFonts w:ascii="Cambria Math" w:eastAsia="宋体" w:hAnsi="Cambria Math" w:cs="Times New Roman" w:hint="eastAsia"/>
                    <w:color w:val="000000" w:themeColor="text1"/>
                    <w:sz w:val="28"/>
                    <w14:ligatures w14:val="none"/>
                  </w:rPr>
                  <m:t>o,</m:t>
                </w:del>
              </m:r>
              <m:sSub>
                <m:sSubPr>
                  <m:ctrlPr>
                    <w:del w:id="682" w:author="yun qiao" w:date="2026-04-21T11:04:00Z">
                      <w:rPr>
                        <w:rFonts w:ascii="Cambria Math" w:eastAsia="宋体" w:hAnsi="Cambria Math" w:cs="Times New Roman"/>
                        <w:i/>
                        <w:color w:val="000000" w:themeColor="text1"/>
                        <w:sz w:val="28"/>
                        <w14:ligatures w14:val="none"/>
                      </w:rPr>
                    </w:del>
                  </m:ctrlPr>
                </m:sSubPr>
                <m:e>
                  <m:r>
                    <w:del w:id="683" w:author="yun qiao" w:date="2026-04-21T11:04:00Z">
                      <w:rPr>
                        <w:rFonts w:ascii="Cambria Math" w:eastAsia="宋体" w:hAnsi="Cambria Math" w:cs="Times New Roman"/>
                        <w:color w:val="000000" w:themeColor="text1"/>
                        <w:sz w:val="28"/>
                        <w14:ligatures w14:val="none"/>
                      </w:rPr>
                      <m:t>l</m:t>
                    </w:del>
                  </m:r>
                </m:e>
                <m:sub>
                  <m:r>
                    <w:del w:id="684" w:author="yun qiao" w:date="2026-04-21T11:04:00Z">
                      <w:rPr>
                        <w:rFonts w:ascii="Cambria Math" w:eastAsia="宋体" w:hAnsi="Cambria Math" w:cs="Times New Roman"/>
                        <w:color w:val="000000" w:themeColor="text1"/>
                        <w:sz w:val="28"/>
                        <w14:ligatures w14:val="none"/>
                      </w:rPr>
                      <m:t>3</m:t>
                    </w:del>
                  </m:r>
                </m:sub>
              </m:sSub>
            </m:e>
          </m:d>
          <m:r>
            <w:del w:id="685" w:author="yun qiao" w:date="2026-04-21T11:04:00Z">
              <w:rPr>
                <w:rFonts w:ascii="Cambria Math" w:eastAsia="宋体" w:hAnsi="Cambria Math" w:cs="Times New Roman" w:hint="eastAsia"/>
                <w:color w:val="000000" w:themeColor="text1"/>
                <w:sz w:val="28"/>
                <w14:ligatures w14:val="none"/>
              </w:rPr>
              <m:t>=α</m:t>
            </w:del>
          </m:r>
          <m:r>
            <w:del w:id="686" w:author="yun qiao" w:date="2026-04-21T11:04:00Z">
              <w:rPr>
                <w:rFonts w:ascii="Cambria Math" w:eastAsia="宋体" w:hAnsi="Cambria Math" w:cs="Times New Roman" w:hint="eastAsia"/>
                <w:color w:val="000000" w:themeColor="text1"/>
                <w:sz w:val="28"/>
                <w14:ligatures w14:val="none"/>
              </w:rPr>
              <m:t>·</m:t>
            </w:del>
          </m:r>
          <m:r>
            <w:del w:id="687" w:author="yun qiao" w:date="2026-04-21T11:04:00Z">
              <w:rPr>
                <w:rFonts w:ascii="Cambria Math" w:eastAsia="宋体" w:hAnsi="Cambria Math" w:cs="Times New Roman" w:hint="eastAsia"/>
                <w:color w:val="000000" w:themeColor="text1"/>
                <w:sz w:val="28"/>
                <w14:ligatures w14:val="none"/>
              </w:rPr>
              <m:t>Si</m:t>
            </w:del>
          </m:r>
          <m:sSub>
            <m:sSubPr>
              <m:ctrlPr>
                <w:del w:id="688" w:author="yun qiao" w:date="2026-04-21T11:04:00Z">
                  <w:rPr>
                    <w:rFonts w:ascii="Cambria Math" w:eastAsia="宋体" w:hAnsi="Cambria Math" w:cs="Times New Roman"/>
                    <w:i/>
                    <w:color w:val="000000" w:themeColor="text1"/>
                    <w:sz w:val="28"/>
                    <w14:ligatures w14:val="none"/>
                  </w:rPr>
                </w:del>
              </m:ctrlPr>
            </m:sSubPr>
            <m:e>
              <m:r>
                <w:del w:id="689" w:author="yun qiao" w:date="2026-04-21T11:04:00Z">
                  <w:rPr>
                    <w:rFonts w:ascii="Cambria Math" w:eastAsia="宋体" w:hAnsi="Cambria Math" w:cs="Times New Roman" w:hint="eastAsia"/>
                    <w:color w:val="000000" w:themeColor="text1"/>
                    <w:sz w:val="28"/>
                    <w14:ligatures w14:val="none"/>
                  </w:rPr>
                  <m:t>m</m:t>
                </w:del>
              </m:r>
              <m:ctrlPr>
                <w:del w:id="690" w:author="yun qiao" w:date="2026-04-21T11:04:00Z">
                  <w:rPr>
                    <w:rFonts w:ascii="Cambria Math" w:eastAsia="宋体" w:hAnsi="Cambria Math" w:cs="Times New Roman" w:hint="eastAsia"/>
                    <w:i/>
                    <w:color w:val="000000" w:themeColor="text1"/>
                    <w:sz w:val="28"/>
                    <w14:ligatures w14:val="none"/>
                  </w:rPr>
                </w:del>
              </m:ctrlPr>
            </m:e>
            <m:sub>
              <m:r>
                <w:del w:id="691" w:author="yun qiao" w:date="2026-04-21T11:04:00Z">
                  <w:rPr>
                    <w:rFonts w:ascii="Cambria Math" w:eastAsia="宋体" w:hAnsi="Cambria Math" w:cs="Times New Roman" w:hint="eastAsia"/>
                    <w:color w:val="000000" w:themeColor="text1"/>
                    <w:sz w:val="28"/>
                    <w14:ligatures w14:val="none"/>
                  </w:rPr>
                  <m:t>sem</m:t>
                </w:del>
              </m:r>
            </m:sub>
          </m:sSub>
          <m:d>
            <m:dPr>
              <m:ctrlPr>
                <w:del w:id="692" w:author="yun qiao" w:date="2026-04-21T11:04:00Z">
                  <w:rPr>
                    <w:rFonts w:ascii="Cambria Math" w:eastAsia="宋体" w:hAnsi="Cambria Math" w:cs="Times New Roman"/>
                    <w:i/>
                    <w:color w:val="000000" w:themeColor="text1"/>
                    <w:sz w:val="28"/>
                    <w14:ligatures w14:val="none"/>
                  </w:rPr>
                </w:del>
              </m:ctrlPr>
            </m:dPr>
            <m:e>
              <m:r>
                <w:del w:id="693" w:author="yun qiao" w:date="2026-04-21T11:04:00Z">
                  <w:rPr>
                    <w:rFonts w:ascii="Cambria Math" w:eastAsia="宋体" w:hAnsi="Cambria Math" w:cs="Times New Roman" w:hint="eastAsia"/>
                    <w:color w:val="000000" w:themeColor="text1"/>
                    <w:sz w:val="28"/>
                    <w14:ligatures w14:val="none"/>
                  </w:rPr>
                  <m:t>o,</m:t>
                </w:del>
              </m:r>
              <m:sSub>
                <m:sSubPr>
                  <m:ctrlPr>
                    <w:del w:id="694" w:author="yun qiao" w:date="2026-04-21T11:04:00Z">
                      <w:rPr>
                        <w:rFonts w:ascii="Cambria Math" w:eastAsia="宋体" w:hAnsi="Cambria Math" w:cs="Times New Roman"/>
                        <w:i/>
                        <w:color w:val="000000" w:themeColor="text1"/>
                        <w:sz w:val="28"/>
                        <w14:ligatures w14:val="none"/>
                      </w:rPr>
                    </w:del>
                  </m:ctrlPr>
                </m:sSubPr>
                <m:e>
                  <m:r>
                    <w:del w:id="695" w:author="yun qiao" w:date="2026-04-21T11:04:00Z">
                      <w:rPr>
                        <w:rFonts w:ascii="Cambria Math" w:eastAsia="宋体" w:hAnsi="Cambria Math" w:cs="Times New Roman"/>
                        <w:color w:val="000000" w:themeColor="text1"/>
                        <w:sz w:val="28"/>
                        <w14:ligatures w14:val="none"/>
                      </w:rPr>
                      <m:t>l</m:t>
                    </w:del>
                  </m:r>
                </m:e>
                <m:sub>
                  <m:r>
                    <w:del w:id="696" w:author="yun qiao" w:date="2026-04-21T11:04:00Z">
                      <w:rPr>
                        <w:rFonts w:ascii="Cambria Math" w:eastAsia="宋体" w:hAnsi="Cambria Math" w:cs="Times New Roman"/>
                        <w:color w:val="000000" w:themeColor="text1"/>
                        <w:sz w:val="28"/>
                        <w14:ligatures w14:val="none"/>
                      </w:rPr>
                      <m:t>3</m:t>
                    </w:del>
                  </m:r>
                </m:sub>
              </m:sSub>
            </m:e>
          </m:d>
          <m:r>
            <w:del w:id="697" w:author="yun qiao" w:date="2026-04-21T11:04:00Z">
              <w:rPr>
                <w:rFonts w:ascii="Cambria Math" w:eastAsia="宋体" w:hAnsi="Cambria Math" w:cs="Times New Roman" w:hint="eastAsia"/>
                <w:color w:val="000000" w:themeColor="text1"/>
                <w:sz w:val="28"/>
                <w14:ligatures w14:val="none"/>
              </w:rPr>
              <m:t>+β</m:t>
            </w:del>
          </m:r>
          <m:r>
            <w:del w:id="698" w:author="yun qiao" w:date="2026-04-21T11:04:00Z">
              <w:rPr>
                <w:rFonts w:ascii="Cambria Math" w:eastAsia="宋体" w:hAnsi="Cambria Math" w:cs="Times New Roman" w:hint="eastAsia"/>
                <w:color w:val="000000" w:themeColor="text1"/>
                <w:sz w:val="28"/>
                <w14:ligatures w14:val="none"/>
              </w:rPr>
              <m:t>·</m:t>
            </w:del>
          </m:r>
          <m:r>
            <w:del w:id="699" w:author="yun qiao" w:date="2026-04-21T11:04:00Z">
              <w:rPr>
                <w:rFonts w:ascii="Cambria Math" w:eastAsia="宋体" w:hAnsi="Cambria Math" w:cs="Times New Roman" w:hint="eastAsia"/>
                <w:color w:val="000000" w:themeColor="text1"/>
                <w:sz w:val="28"/>
                <w14:ligatures w14:val="none"/>
              </w:rPr>
              <m:t>Si</m:t>
            </w:del>
          </m:r>
          <m:sSub>
            <m:sSubPr>
              <m:ctrlPr>
                <w:del w:id="700" w:author="yun qiao" w:date="2026-04-21T11:04:00Z">
                  <w:rPr>
                    <w:rFonts w:ascii="Cambria Math" w:eastAsia="宋体" w:hAnsi="Cambria Math" w:cs="Times New Roman"/>
                    <w:i/>
                    <w:color w:val="000000" w:themeColor="text1"/>
                    <w:sz w:val="28"/>
                    <w14:ligatures w14:val="none"/>
                  </w:rPr>
                </w:del>
              </m:ctrlPr>
            </m:sSubPr>
            <m:e>
              <m:r>
                <w:del w:id="701" w:author="yun qiao" w:date="2026-04-21T11:04:00Z">
                  <w:rPr>
                    <w:rFonts w:ascii="Cambria Math" w:eastAsia="宋体" w:hAnsi="Cambria Math" w:cs="Times New Roman" w:hint="eastAsia"/>
                    <w:color w:val="000000" w:themeColor="text1"/>
                    <w:sz w:val="28"/>
                    <w14:ligatures w14:val="none"/>
                  </w:rPr>
                  <m:t>m</m:t>
                </w:del>
              </m:r>
              <m:ctrlPr>
                <w:del w:id="702" w:author="yun qiao" w:date="2026-04-21T11:04:00Z">
                  <w:rPr>
                    <w:rFonts w:ascii="Cambria Math" w:eastAsia="宋体" w:hAnsi="Cambria Math" w:cs="Times New Roman" w:hint="eastAsia"/>
                    <w:i/>
                    <w:color w:val="000000" w:themeColor="text1"/>
                    <w:sz w:val="28"/>
                    <w14:ligatures w14:val="none"/>
                  </w:rPr>
                </w:del>
              </m:ctrlPr>
            </m:e>
            <m:sub>
              <m:r>
                <w:del w:id="703" w:author="yun qiao" w:date="2026-04-21T11:04:00Z">
                  <w:rPr>
                    <w:rFonts w:ascii="Cambria Math" w:eastAsia="宋体" w:hAnsi="Cambria Math" w:cs="Times New Roman" w:hint="eastAsia"/>
                    <w:color w:val="000000" w:themeColor="text1"/>
                    <w:sz w:val="28"/>
                    <w14:ligatures w14:val="none"/>
                  </w:rPr>
                  <m:t>t</m:t>
                </w:del>
              </m:r>
              <m:r>
                <w:del w:id="704" w:author="yun qiao" w:date="2026-04-21T11:04:00Z">
                  <w:rPr>
                    <w:rFonts w:ascii="Cambria Math" w:eastAsia="宋体" w:hAnsi="Cambria Math" w:cs="Times New Roman"/>
                    <w:color w:val="000000" w:themeColor="text1"/>
                    <w:sz w:val="28"/>
                    <w14:ligatures w14:val="none"/>
                  </w:rPr>
                  <m:t>ype</m:t>
                </w:del>
              </m:r>
            </m:sub>
          </m:sSub>
          <m:d>
            <m:dPr>
              <m:ctrlPr>
                <w:del w:id="705" w:author="yun qiao" w:date="2026-04-21T11:04:00Z">
                  <w:rPr>
                    <w:rFonts w:ascii="Cambria Math" w:eastAsia="宋体" w:hAnsi="Cambria Math" w:cs="Times New Roman"/>
                    <w:i/>
                    <w:color w:val="000000" w:themeColor="text1"/>
                    <w:sz w:val="28"/>
                    <w14:ligatures w14:val="none"/>
                  </w:rPr>
                </w:del>
              </m:ctrlPr>
            </m:dPr>
            <m:e>
              <m:r>
                <w:del w:id="706" w:author="yun qiao" w:date="2026-04-21T11:04:00Z">
                  <w:rPr>
                    <w:rFonts w:ascii="Cambria Math" w:eastAsia="宋体" w:hAnsi="Cambria Math" w:cs="Times New Roman" w:hint="eastAsia"/>
                    <w:color w:val="000000" w:themeColor="text1"/>
                    <w:sz w:val="28"/>
                    <w14:ligatures w14:val="none"/>
                  </w:rPr>
                  <m:t>o,</m:t>
                </w:del>
              </m:r>
              <m:sSub>
                <m:sSubPr>
                  <m:ctrlPr>
                    <w:del w:id="707" w:author="yun qiao" w:date="2026-04-21T11:04:00Z">
                      <w:rPr>
                        <w:rFonts w:ascii="Cambria Math" w:eastAsia="宋体" w:hAnsi="Cambria Math" w:cs="Times New Roman"/>
                        <w:i/>
                        <w:color w:val="000000" w:themeColor="text1"/>
                        <w:sz w:val="28"/>
                        <w14:ligatures w14:val="none"/>
                      </w:rPr>
                    </w:del>
                  </m:ctrlPr>
                </m:sSubPr>
                <m:e>
                  <m:r>
                    <w:del w:id="708" w:author="yun qiao" w:date="2026-04-21T11:04:00Z">
                      <w:rPr>
                        <w:rFonts w:ascii="Cambria Math" w:eastAsia="宋体" w:hAnsi="Cambria Math" w:cs="Times New Roman"/>
                        <w:color w:val="000000" w:themeColor="text1"/>
                        <w:sz w:val="28"/>
                        <w14:ligatures w14:val="none"/>
                      </w:rPr>
                      <m:t>l</m:t>
                    </w:del>
                  </m:r>
                </m:e>
                <m:sub>
                  <m:r>
                    <w:del w:id="709" w:author="yun qiao" w:date="2026-04-21T11:04:00Z">
                      <w:rPr>
                        <w:rFonts w:ascii="Cambria Math" w:eastAsia="宋体" w:hAnsi="Cambria Math" w:cs="Times New Roman"/>
                        <w:color w:val="000000" w:themeColor="text1"/>
                        <w:sz w:val="28"/>
                        <w14:ligatures w14:val="none"/>
                      </w:rPr>
                      <m:t>3</m:t>
                    </w:del>
                  </m:r>
                </m:sub>
              </m:sSub>
            </m:e>
          </m:d>
          <m:r>
            <w:del w:id="710" w:author="yun qiao" w:date="2026-04-21T11:04:00Z">
              <w:rPr>
                <w:rFonts w:ascii="Cambria Math" w:eastAsia="宋体" w:hAnsi="Cambria Math" w:cs="Times New Roman" w:hint="eastAsia"/>
                <w:color w:val="000000" w:themeColor="text1"/>
                <w:sz w:val="28"/>
                <w14:ligatures w14:val="none"/>
              </w:rPr>
              <m:t>+γ</m:t>
            </w:del>
          </m:r>
          <m:r>
            <w:del w:id="711" w:author="yun qiao" w:date="2026-04-21T11:04:00Z">
              <w:rPr>
                <w:rFonts w:ascii="Cambria Math" w:eastAsia="宋体" w:hAnsi="Cambria Math" w:cs="Times New Roman" w:hint="eastAsia"/>
                <w:color w:val="000000" w:themeColor="text1"/>
                <w:sz w:val="28"/>
                <w14:ligatures w14:val="none"/>
              </w:rPr>
              <m:t>·</m:t>
            </w:del>
          </m:r>
          <m:r>
            <w:del w:id="712" w:author="yun qiao" w:date="2026-04-21T11:04:00Z">
              <w:rPr>
                <w:rFonts w:ascii="Cambria Math" w:eastAsia="宋体" w:hAnsi="Cambria Math" w:cs="Times New Roman" w:hint="eastAsia"/>
                <w:color w:val="000000" w:themeColor="text1"/>
                <w:sz w:val="28"/>
                <w14:ligatures w14:val="none"/>
              </w:rPr>
              <m:t>Si</m:t>
            </w:del>
          </m:r>
          <m:sSub>
            <m:sSubPr>
              <m:ctrlPr>
                <w:del w:id="713" w:author="yun qiao" w:date="2026-04-21T11:04:00Z">
                  <w:rPr>
                    <w:rFonts w:ascii="Cambria Math" w:eastAsia="宋体" w:hAnsi="Cambria Math" w:cs="Times New Roman"/>
                    <w:i/>
                    <w:color w:val="000000" w:themeColor="text1"/>
                    <w:sz w:val="28"/>
                    <w14:ligatures w14:val="none"/>
                  </w:rPr>
                </w:del>
              </m:ctrlPr>
            </m:sSubPr>
            <m:e>
              <m:r>
                <w:del w:id="714" w:author="yun qiao" w:date="2026-04-21T11:04:00Z">
                  <w:rPr>
                    <w:rFonts w:ascii="Cambria Math" w:eastAsia="宋体" w:hAnsi="Cambria Math" w:cs="Times New Roman" w:hint="eastAsia"/>
                    <w:color w:val="000000" w:themeColor="text1"/>
                    <w:sz w:val="28"/>
                    <w14:ligatures w14:val="none"/>
                  </w:rPr>
                  <m:t>m</m:t>
                </w:del>
              </m:r>
              <m:ctrlPr>
                <w:del w:id="715" w:author="yun qiao" w:date="2026-04-21T11:04:00Z">
                  <w:rPr>
                    <w:rFonts w:ascii="Cambria Math" w:eastAsia="宋体" w:hAnsi="Cambria Math" w:cs="Times New Roman" w:hint="eastAsia"/>
                    <w:i/>
                    <w:color w:val="000000" w:themeColor="text1"/>
                    <w:sz w:val="28"/>
                    <w14:ligatures w14:val="none"/>
                  </w:rPr>
                </w:del>
              </m:ctrlPr>
            </m:e>
            <m:sub>
              <m:r>
                <w:del w:id="716" w:author="yun qiao" w:date="2026-04-21T11:04:00Z">
                  <w:rPr>
                    <w:rFonts w:ascii="Cambria Math" w:eastAsia="宋体" w:hAnsi="Cambria Math" w:cs="Times New Roman" w:hint="eastAsia"/>
                    <w:color w:val="000000" w:themeColor="text1"/>
                    <w:sz w:val="28"/>
                    <w14:ligatures w14:val="none"/>
                  </w:rPr>
                  <m:t>g</m:t>
                </w:del>
              </m:r>
              <m:r>
                <w:del w:id="717" w:author="yun qiao" w:date="2026-04-21T11:04:00Z">
                  <w:rPr>
                    <w:rFonts w:ascii="Cambria Math" w:eastAsia="宋体" w:hAnsi="Cambria Math" w:cs="Times New Roman"/>
                    <w:color w:val="000000" w:themeColor="text1"/>
                    <w:sz w:val="28"/>
                    <w14:ligatures w14:val="none"/>
                  </w:rPr>
                  <m:t>oal</m:t>
                </w:del>
              </m:r>
            </m:sub>
          </m:sSub>
          <m:d>
            <m:dPr>
              <m:ctrlPr>
                <w:del w:id="718" w:author="yun qiao" w:date="2026-04-21T11:04:00Z">
                  <w:rPr>
                    <w:rFonts w:ascii="Cambria Math" w:eastAsia="宋体" w:hAnsi="Cambria Math" w:cs="Times New Roman"/>
                    <w:i/>
                    <w:color w:val="000000" w:themeColor="text1"/>
                    <w:sz w:val="28"/>
                    <w14:ligatures w14:val="none"/>
                  </w:rPr>
                </w:del>
              </m:ctrlPr>
            </m:dPr>
            <m:e>
              <m:r>
                <w:del w:id="719" w:author="yun qiao" w:date="2026-04-21T11:04:00Z">
                  <w:rPr>
                    <w:rFonts w:ascii="Cambria Math" w:eastAsia="宋体" w:hAnsi="Cambria Math" w:cs="Times New Roman" w:hint="eastAsia"/>
                    <w:color w:val="000000" w:themeColor="text1"/>
                    <w:sz w:val="28"/>
                    <w14:ligatures w14:val="none"/>
                  </w:rPr>
                  <m:t>o,</m:t>
                </w:del>
              </m:r>
              <m:sSub>
                <m:sSubPr>
                  <m:ctrlPr>
                    <w:del w:id="720" w:author="yun qiao" w:date="2026-04-21T11:04:00Z">
                      <w:rPr>
                        <w:rFonts w:ascii="Cambria Math" w:eastAsia="宋体" w:hAnsi="Cambria Math" w:cs="Times New Roman"/>
                        <w:i/>
                        <w:color w:val="000000" w:themeColor="text1"/>
                        <w:sz w:val="28"/>
                        <w14:ligatures w14:val="none"/>
                      </w:rPr>
                    </w:del>
                  </m:ctrlPr>
                </m:sSubPr>
                <m:e>
                  <m:r>
                    <w:del w:id="721" w:author="yun qiao" w:date="2026-04-21T11:04:00Z">
                      <w:rPr>
                        <w:rFonts w:ascii="Cambria Math" w:eastAsia="宋体" w:hAnsi="Cambria Math" w:cs="Times New Roman"/>
                        <w:color w:val="000000" w:themeColor="text1"/>
                        <w:sz w:val="28"/>
                        <w14:ligatures w14:val="none"/>
                      </w:rPr>
                      <m:t>l</m:t>
                    </w:del>
                  </m:r>
                </m:e>
                <m:sub>
                  <m:r>
                    <w:del w:id="722" w:author="yun qiao" w:date="2026-04-21T11:04:00Z">
                      <w:rPr>
                        <w:rFonts w:ascii="Cambria Math" w:eastAsia="宋体" w:hAnsi="Cambria Math" w:cs="Times New Roman"/>
                        <w:color w:val="000000" w:themeColor="text1"/>
                        <w:sz w:val="28"/>
                        <w14:ligatures w14:val="none"/>
                      </w:rPr>
                      <m:t>3</m:t>
                    </w:del>
                  </m:r>
                </m:sub>
              </m:sSub>
            </m:e>
          </m:d>
        </m:oMath>
      </m:oMathPara>
    </w:p>
    <w:p w14:paraId="5ACF2A4B" w14:textId="2207448C" w:rsidR="00524D71" w:rsidRPr="004B17D5" w:rsidDel="00595429" w:rsidRDefault="00000000" w:rsidP="00524D71">
      <w:pPr>
        <w:spacing w:after="120" w:line="480" w:lineRule="exact"/>
        <w:ind w:firstLineChars="200" w:firstLine="560"/>
        <w:jc w:val="both"/>
        <w:rPr>
          <w:del w:id="723" w:author="yun qiao" w:date="2026-04-21T11:04:00Z"/>
          <w:moveFrom w:id="724" w:author="yun qiao" w:date="2026-04-21T11:03:00Z"/>
          <w:rFonts w:ascii="Times New Roman" w:eastAsia="宋体" w:hAnsi="Times New Roman" w:cs="Times New Roman"/>
          <w:color w:val="000000" w:themeColor="text1"/>
          <w:sz w:val="28"/>
          <w14:ligatures w14:val="none"/>
        </w:rPr>
      </w:pPr>
      <w:moveFrom w:id="725" w:author="yun qiao" w:date="2026-04-21T11:03:00Z">
        <w:del w:id="726" w:author="yun qiao" w:date="2026-04-21T11:04:00Z">
          <w:r w:rsidRPr="004B17D5" w:rsidDel="00595429">
            <w:rPr>
              <w:rFonts w:ascii="Times New Roman" w:eastAsia="宋体" w:hAnsi="Times New Roman" w:cs="Times New Roman" w:hint="eastAsia"/>
              <w:color w:val="000000" w:themeColor="text1"/>
              <w:sz w:val="28"/>
              <w14:ligatures w14:val="none"/>
            </w:rPr>
            <w:delText>其中，</w:delText>
          </w:r>
        </w:del>
        <m:oMath>
          <m:r>
            <w:del w:id="727" w:author="yun qiao" w:date="2026-04-21T11:04:00Z">
              <w:rPr>
                <w:rFonts w:ascii="Cambria Math" w:eastAsia="宋体" w:hAnsi="Cambria Math" w:cs="Times New Roman" w:hint="eastAsia"/>
                <w:color w:val="000000" w:themeColor="text1"/>
                <w:sz w:val="28"/>
                <w14:ligatures w14:val="none"/>
              </w:rPr>
              <m:t>Si</m:t>
            </w:del>
          </m:r>
          <m:sSub>
            <m:sSubPr>
              <m:ctrlPr>
                <w:del w:id="728" w:author="yun qiao" w:date="2026-04-21T11:04:00Z">
                  <w:rPr>
                    <w:rFonts w:ascii="Cambria Math" w:eastAsia="宋体" w:hAnsi="Cambria Math" w:cs="Times New Roman"/>
                    <w:i/>
                    <w:color w:val="000000" w:themeColor="text1"/>
                    <w:sz w:val="28"/>
                    <w14:ligatures w14:val="none"/>
                  </w:rPr>
                </w:del>
              </m:ctrlPr>
            </m:sSubPr>
            <m:e>
              <m:r>
                <w:del w:id="729" w:author="yun qiao" w:date="2026-04-21T11:04:00Z">
                  <w:rPr>
                    <w:rFonts w:ascii="Cambria Math" w:eastAsia="宋体" w:hAnsi="Cambria Math" w:cs="Times New Roman" w:hint="eastAsia"/>
                    <w:color w:val="000000" w:themeColor="text1"/>
                    <w:sz w:val="28"/>
                    <w14:ligatures w14:val="none"/>
                  </w:rPr>
                  <m:t>m</m:t>
                </w:del>
              </m:r>
              <m:ctrlPr>
                <w:del w:id="730" w:author="yun qiao" w:date="2026-04-21T11:04:00Z">
                  <w:rPr>
                    <w:rFonts w:ascii="Cambria Math" w:eastAsia="宋体" w:hAnsi="Cambria Math" w:cs="Times New Roman" w:hint="eastAsia"/>
                    <w:i/>
                    <w:color w:val="000000" w:themeColor="text1"/>
                    <w:sz w:val="28"/>
                    <w14:ligatures w14:val="none"/>
                  </w:rPr>
                </w:del>
              </m:ctrlPr>
            </m:e>
            <m:sub>
              <m:r>
                <w:del w:id="731" w:author="yun qiao" w:date="2026-04-21T11:04:00Z">
                  <w:rPr>
                    <w:rFonts w:ascii="Cambria Math" w:eastAsia="宋体" w:hAnsi="Cambria Math" w:cs="Times New Roman" w:hint="eastAsia"/>
                    <w:color w:val="000000" w:themeColor="text1"/>
                    <w:sz w:val="28"/>
                    <w14:ligatures w14:val="none"/>
                  </w:rPr>
                  <m:t>sem</m:t>
                </w:del>
              </m:r>
            </m:sub>
          </m:sSub>
          <m:d>
            <m:dPr>
              <m:ctrlPr>
                <w:del w:id="732" w:author="yun qiao" w:date="2026-04-21T11:04:00Z">
                  <w:rPr>
                    <w:rFonts w:ascii="Cambria Math" w:eastAsia="宋体" w:hAnsi="Cambria Math" w:cs="Times New Roman"/>
                    <w:i/>
                    <w:color w:val="000000" w:themeColor="text1"/>
                    <w:sz w:val="28"/>
                    <w14:ligatures w14:val="none"/>
                  </w:rPr>
                </w:del>
              </m:ctrlPr>
            </m:dPr>
            <m:e>
              <m:r>
                <w:del w:id="733" w:author="yun qiao" w:date="2026-04-21T11:04:00Z">
                  <w:rPr>
                    <w:rFonts w:ascii="Cambria Math" w:eastAsia="宋体" w:hAnsi="Cambria Math" w:cs="Times New Roman" w:hint="eastAsia"/>
                    <w:color w:val="000000" w:themeColor="text1"/>
                    <w:sz w:val="28"/>
                    <w14:ligatures w14:val="none"/>
                  </w:rPr>
                  <m:t>o,</m:t>
                </w:del>
              </m:r>
              <m:sSub>
                <m:sSubPr>
                  <m:ctrlPr>
                    <w:del w:id="734" w:author="yun qiao" w:date="2026-04-21T11:04:00Z">
                      <w:rPr>
                        <w:rFonts w:ascii="Cambria Math" w:eastAsia="宋体" w:hAnsi="Cambria Math" w:cs="Times New Roman"/>
                        <w:i/>
                        <w:color w:val="000000" w:themeColor="text1"/>
                        <w:sz w:val="28"/>
                        <w14:ligatures w14:val="none"/>
                      </w:rPr>
                    </w:del>
                  </m:ctrlPr>
                </m:sSubPr>
                <m:e>
                  <m:r>
                    <w:del w:id="735" w:author="yun qiao" w:date="2026-04-21T11:04:00Z">
                      <w:rPr>
                        <w:rFonts w:ascii="Cambria Math" w:eastAsia="宋体" w:hAnsi="Cambria Math" w:cs="Times New Roman"/>
                        <w:color w:val="000000" w:themeColor="text1"/>
                        <w:sz w:val="28"/>
                        <w14:ligatures w14:val="none"/>
                      </w:rPr>
                      <m:t>l</m:t>
                    </w:del>
                  </m:r>
                </m:e>
                <m:sub>
                  <m:r>
                    <w:del w:id="736" w:author="yun qiao" w:date="2026-04-21T11:04:00Z">
                      <w:rPr>
                        <w:rFonts w:ascii="Cambria Math" w:eastAsia="宋体" w:hAnsi="Cambria Math" w:cs="Times New Roman"/>
                        <w:color w:val="000000" w:themeColor="text1"/>
                        <w:sz w:val="28"/>
                        <w14:ligatures w14:val="none"/>
                      </w:rPr>
                      <m:t>3</m:t>
                    </w:del>
                  </m:r>
                </m:sub>
              </m:sSub>
            </m:e>
          </m:d>
        </m:oMath>
        <w:moveFrom w:id="737" w:author="yun qiao" w:date="2026-04-21T11:03:00Z">
          <w:del w:id="738" w:author="yun qiao" w:date="2026-04-21T11:04:00Z">
            <w:r w:rsidRPr="004B17D5" w:rsidDel="00595429">
              <w:rPr>
                <w:rFonts w:ascii="Times New Roman" w:eastAsia="宋体" w:hAnsi="Times New Roman" w:cs="Times New Roman" w:hint="eastAsia"/>
                <w:color w:val="000000" w:themeColor="text1"/>
                <w:sz w:val="28"/>
                <w14:ligatures w14:val="none"/>
              </w:rPr>
              <w:delText>表示功能描述语义相似度，</w:delText>
            </w:r>
          </w:del>
          <m:oMath>
            <m:r>
              <w:del w:id="739" w:author="yun qiao" w:date="2026-04-21T11:04:00Z">
                <w:rPr>
                  <w:rFonts w:ascii="Cambria Math" w:eastAsia="宋体" w:hAnsi="Cambria Math" w:cs="Times New Roman" w:hint="eastAsia"/>
                  <w:color w:val="000000" w:themeColor="text1"/>
                  <w:sz w:val="28"/>
                  <w14:ligatures w14:val="none"/>
                </w:rPr>
                <m:t>Si</m:t>
              </w:del>
            </m:r>
            <m:sSub>
              <m:sSubPr>
                <m:ctrlPr>
                  <w:del w:id="740" w:author="yun qiao" w:date="2026-04-21T11:04:00Z">
                    <w:rPr>
                      <w:rFonts w:ascii="Cambria Math" w:eastAsia="宋体" w:hAnsi="Cambria Math" w:cs="Times New Roman"/>
                      <w:i/>
                      <w:color w:val="000000" w:themeColor="text1"/>
                      <w:sz w:val="28"/>
                      <w14:ligatures w14:val="none"/>
                    </w:rPr>
                  </w:del>
                </m:ctrlPr>
              </m:sSubPr>
              <m:e>
                <m:r>
                  <w:del w:id="741" w:author="yun qiao" w:date="2026-04-21T11:04:00Z">
                    <w:rPr>
                      <w:rFonts w:ascii="Cambria Math" w:eastAsia="宋体" w:hAnsi="Cambria Math" w:cs="Times New Roman" w:hint="eastAsia"/>
                      <w:color w:val="000000" w:themeColor="text1"/>
                      <w:sz w:val="28"/>
                      <w14:ligatures w14:val="none"/>
                    </w:rPr>
                    <m:t>m</m:t>
                  </w:del>
                </m:r>
                <m:ctrlPr>
                  <w:del w:id="742" w:author="yun qiao" w:date="2026-04-21T11:04:00Z">
                    <w:rPr>
                      <w:rFonts w:ascii="Cambria Math" w:eastAsia="宋体" w:hAnsi="Cambria Math" w:cs="Times New Roman" w:hint="eastAsia"/>
                      <w:i/>
                      <w:color w:val="000000" w:themeColor="text1"/>
                      <w:sz w:val="28"/>
                      <w14:ligatures w14:val="none"/>
                    </w:rPr>
                  </w:del>
                </m:ctrlPr>
              </m:e>
              <m:sub>
                <m:r>
                  <w:del w:id="743" w:author="yun qiao" w:date="2026-04-21T11:04:00Z">
                    <w:rPr>
                      <w:rFonts w:ascii="Cambria Math" w:eastAsia="宋体" w:hAnsi="Cambria Math" w:cs="Times New Roman" w:hint="eastAsia"/>
                      <w:color w:val="000000" w:themeColor="text1"/>
                      <w:sz w:val="28"/>
                      <w14:ligatures w14:val="none"/>
                    </w:rPr>
                    <m:t>t</m:t>
                  </w:del>
                </m:r>
                <m:r>
                  <w:del w:id="744" w:author="yun qiao" w:date="2026-04-21T11:04:00Z">
                    <w:rPr>
                      <w:rFonts w:ascii="Cambria Math" w:eastAsia="宋体" w:hAnsi="Cambria Math" w:cs="Times New Roman"/>
                      <w:color w:val="000000" w:themeColor="text1"/>
                      <w:sz w:val="28"/>
                      <w14:ligatures w14:val="none"/>
                    </w:rPr>
                    <m:t>ype</m:t>
                  </w:del>
                </m:r>
              </m:sub>
            </m:sSub>
            <m:d>
              <m:dPr>
                <m:ctrlPr>
                  <w:del w:id="745" w:author="yun qiao" w:date="2026-04-21T11:04:00Z">
                    <w:rPr>
                      <w:rFonts w:ascii="Cambria Math" w:eastAsia="宋体" w:hAnsi="Cambria Math" w:cs="Times New Roman"/>
                      <w:i/>
                      <w:color w:val="000000" w:themeColor="text1"/>
                      <w:sz w:val="28"/>
                      <w14:ligatures w14:val="none"/>
                    </w:rPr>
                  </w:del>
                </m:ctrlPr>
              </m:dPr>
              <m:e>
                <m:r>
                  <w:del w:id="746" w:author="yun qiao" w:date="2026-04-21T11:04:00Z">
                    <w:rPr>
                      <w:rFonts w:ascii="Cambria Math" w:eastAsia="宋体" w:hAnsi="Cambria Math" w:cs="Times New Roman" w:hint="eastAsia"/>
                      <w:color w:val="000000" w:themeColor="text1"/>
                      <w:sz w:val="28"/>
                      <w14:ligatures w14:val="none"/>
                    </w:rPr>
                    <m:t>o,</m:t>
                  </w:del>
                </m:r>
                <m:sSub>
                  <m:sSubPr>
                    <m:ctrlPr>
                      <w:del w:id="747" w:author="yun qiao" w:date="2026-04-21T11:04:00Z">
                        <w:rPr>
                          <w:rFonts w:ascii="Cambria Math" w:eastAsia="宋体" w:hAnsi="Cambria Math" w:cs="Times New Roman"/>
                          <w:i/>
                          <w:color w:val="000000" w:themeColor="text1"/>
                          <w:sz w:val="28"/>
                          <w14:ligatures w14:val="none"/>
                        </w:rPr>
                      </w:del>
                    </m:ctrlPr>
                  </m:sSubPr>
                  <m:e>
                    <m:r>
                      <w:del w:id="748" w:author="yun qiao" w:date="2026-04-21T11:04:00Z">
                        <w:rPr>
                          <w:rFonts w:ascii="Cambria Math" w:eastAsia="宋体" w:hAnsi="Cambria Math" w:cs="Times New Roman"/>
                          <w:color w:val="000000" w:themeColor="text1"/>
                          <w:sz w:val="28"/>
                          <w14:ligatures w14:val="none"/>
                        </w:rPr>
                        <m:t>l</m:t>
                      </w:del>
                    </m:r>
                  </m:e>
                  <m:sub>
                    <m:r>
                      <w:del w:id="749" w:author="yun qiao" w:date="2026-04-21T11:04:00Z">
                        <w:rPr>
                          <w:rFonts w:ascii="Cambria Math" w:eastAsia="宋体" w:hAnsi="Cambria Math" w:cs="Times New Roman"/>
                          <w:color w:val="000000" w:themeColor="text1"/>
                          <w:sz w:val="28"/>
                          <w14:ligatures w14:val="none"/>
                        </w:rPr>
                        <m:t>3</m:t>
                      </w:del>
                    </m:r>
                  </m:sub>
                </m:sSub>
              </m:e>
            </m:d>
          </m:oMath>
          <w:moveFrom w:id="750" w:author="yun qiao" w:date="2026-04-21T11:03:00Z">
            <w:del w:id="751" w:author="yun qiao" w:date="2026-04-21T11:04:00Z">
              <w:r w:rsidRPr="004B17D5" w:rsidDel="00595429">
                <w:rPr>
                  <w:rFonts w:ascii="Times New Roman" w:eastAsia="宋体" w:hAnsi="Times New Roman" w:cs="Times New Roman" w:hint="eastAsia"/>
                  <w:color w:val="000000" w:themeColor="text1"/>
                  <w:sz w:val="28"/>
                  <w14:ligatures w14:val="none"/>
                </w:rPr>
                <w:delText>表示输入输出类型匹配度，</w:delText>
              </w:r>
            </w:del>
            <m:oMath>
              <m:r>
                <w:del w:id="752" w:author="yun qiao" w:date="2026-04-21T11:04:00Z">
                  <w:rPr>
                    <w:rFonts w:ascii="Cambria Math" w:eastAsia="宋体" w:hAnsi="Cambria Math" w:cs="Times New Roman" w:hint="eastAsia"/>
                    <w:color w:val="000000" w:themeColor="text1"/>
                    <w:sz w:val="28"/>
                    <w14:ligatures w14:val="none"/>
                  </w:rPr>
                  <m:t>Si</m:t>
                </w:del>
              </m:r>
              <m:sSub>
                <m:sSubPr>
                  <m:ctrlPr>
                    <w:del w:id="753" w:author="yun qiao" w:date="2026-04-21T11:04:00Z">
                      <w:rPr>
                        <w:rFonts w:ascii="Cambria Math" w:eastAsia="宋体" w:hAnsi="Cambria Math" w:cs="Times New Roman"/>
                        <w:i/>
                        <w:color w:val="000000" w:themeColor="text1"/>
                        <w:sz w:val="28"/>
                        <w14:ligatures w14:val="none"/>
                      </w:rPr>
                    </w:del>
                  </m:ctrlPr>
                </m:sSubPr>
                <m:e>
                  <m:r>
                    <w:del w:id="754" w:author="yun qiao" w:date="2026-04-21T11:04:00Z">
                      <w:rPr>
                        <w:rFonts w:ascii="Cambria Math" w:eastAsia="宋体" w:hAnsi="Cambria Math" w:cs="Times New Roman" w:hint="eastAsia"/>
                        <w:color w:val="000000" w:themeColor="text1"/>
                        <w:sz w:val="28"/>
                        <w14:ligatures w14:val="none"/>
                      </w:rPr>
                      <m:t>m</m:t>
                    </w:del>
                  </m:r>
                  <m:ctrlPr>
                    <w:del w:id="755" w:author="yun qiao" w:date="2026-04-21T11:04:00Z">
                      <w:rPr>
                        <w:rFonts w:ascii="Cambria Math" w:eastAsia="宋体" w:hAnsi="Cambria Math" w:cs="Times New Roman" w:hint="eastAsia"/>
                        <w:i/>
                        <w:color w:val="000000" w:themeColor="text1"/>
                        <w:sz w:val="28"/>
                        <w14:ligatures w14:val="none"/>
                      </w:rPr>
                    </w:del>
                  </m:ctrlPr>
                </m:e>
                <m:sub>
                  <m:r>
                    <w:del w:id="756" w:author="yun qiao" w:date="2026-04-21T11:04:00Z">
                      <w:rPr>
                        <w:rFonts w:ascii="Cambria Math" w:eastAsia="宋体" w:hAnsi="Cambria Math" w:cs="Times New Roman" w:hint="eastAsia"/>
                        <w:color w:val="000000" w:themeColor="text1"/>
                        <w:sz w:val="28"/>
                        <w14:ligatures w14:val="none"/>
                      </w:rPr>
                      <m:t>g</m:t>
                    </w:del>
                  </m:r>
                  <m:r>
                    <w:del w:id="757" w:author="yun qiao" w:date="2026-04-21T11:04:00Z">
                      <w:rPr>
                        <w:rFonts w:ascii="Cambria Math" w:eastAsia="宋体" w:hAnsi="Cambria Math" w:cs="Times New Roman"/>
                        <w:color w:val="000000" w:themeColor="text1"/>
                        <w:sz w:val="28"/>
                        <w14:ligatures w14:val="none"/>
                      </w:rPr>
                      <m:t>oal</m:t>
                    </w:del>
                  </m:r>
                </m:sub>
              </m:sSub>
              <m:d>
                <m:dPr>
                  <m:ctrlPr>
                    <w:del w:id="758" w:author="yun qiao" w:date="2026-04-21T11:04:00Z">
                      <w:rPr>
                        <w:rFonts w:ascii="Cambria Math" w:eastAsia="宋体" w:hAnsi="Cambria Math" w:cs="Times New Roman"/>
                        <w:i/>
                        <w:color w:val="000000" w:themeColor="text1"/>
                        <w:sz w:val="28"/>
                        <w14:ligatures w14:val="none"/>
                      </w:rPr>
                    </w:del>
                  </m:ctrlPr>
                </m:dPr>
                <m:e>
                  <m:r>
                    <w:del w:id="759" w:author="yun qiao" w:date="2026-04-21T11:04:00Z">
                      <w:rPr>
                        <w:rFonts w:ascii="Cambria Math" w:eastAsia="宋体" w:hAnsi="Cambria Math" w:cs="Times New Roman" w:hint="eastAsia"/>
                        <w:color w:val="000000" w:themeColor="text1"/>
                        <w:sz w:val="28"/>
                        <w14:ligatures w14:val="none"/>
                      </w:rPr>
                      <m:t>o,</m:t>
                    </w:del>
                  </m:r>
                  <m:sSub>
                    <m:sSubPr>
                      <m:ctrlPr>
                        <w:del w:id="760" w:author="yun qiao" w:date="2026-04-21T11:04:00Z">
                          <w:rPr>
                            <w:rFonts w:ascii="Cambria Math" w:eastAsia="宋体" w:hAnsi="Cambria Math" w:cs="Times New Roman"/>
                            <w:i/>
                            <w:color w:val="000000" w:themeColor="text1"/>
                            <w:sz w:val="28"/>
                            <w14:ligatures w14:val="none"/>
                          </w:rPr>
                        </w:del>
                      </m:ctrlPr>
                    </m:sSubPr>
                    <m:e>
                      <m:r>
                        <w:del w:id="761" w:author="yun qiao" w:date="2026-04-21T11:04:00Z">
                          <w:rPr>
                            <w:rFonts w:ascii="Cambria Math" w:eastAsia="宋体" w:hAnsi="Cambria Math" w:cs="Times New Roman"/>
                            <w:color w:val="000000" w:themeColor="text1"/>
                            <w:sz w:val="28"/>
                            <w14:ligatures w14:val="none"/>
                          </w:rPr>
                          <m:t>l</m:t>
                        </w:del>
                      </m:r>
                    </m:e>
                    <m:sub>
                      <m:r>
                        <w:del w:id="762" w:author="yun qiao" w:date="2026-04-21T11:04:00Z">
                          <w:rPr>
                            <w:rFonts w:ascii="Cambria Math" w:eastAsia="宋体" w:hAnsi="Cambria Math" w:cs="Times New Roman"/>
                            <w:color w:val="000000" w:themeColor="text1"/>
                            <w:sz w:val="28"/>
                            <w14:ligatures w14:val="none"/>
                          </w:rPr>
                          <m:t>3</m:t>
                        </w:del>
                      </m:r>
                    </m:sub>
                  </m:sSub>
                </m:e>
              </m:d>
            </m:oMath>
            <w:moveFrom w:id="763" w:author="yun qiao" w:date="2026-04-21T11:03:00Z">
              <w:del w:id="764" w:author="yun qiao" w:date="2026-04-21T11:04:00Z">
                <w:r w:rsidRPr="004B17D5" w:rsidDel="00595429">
                  <w:rPr>
                    <w:rFonts w:ascii="Times New Roman" w:eastAsia="宋体" w:hAnsi="Times New Roman" w:cs="Times New Roman" w:hint="eastAsia"/>
                    <w:color w:val="000000" w:themeColor="text1"/>
                    <w:sz w:val="28"/>
                    <w14:ligatures w14:val="none"/>
                  </w:rPr>
                  <w:delText>表示处理目标一致度，</w:delText>
                </w:r>
              </w:del>
              <m:oMath>
                <m:r>
                  <w:del w:id="765" w:author="yun qiao" w:date="2026-04-21T11:04:00Z">
                    <w:rPr>
                      <w:rFonts w:ascii="Cambria Math" w:eastAsia="宋体" w:hAnsi="Cambria Math" w:cs="Times New Roman" w:hint="eastAsia"/>
                      <w:color w:val="000000" w:themeColor="text1"/>
                      <w:sz w:val="28"/>
                      <w14:ligatures w14:val="none"/>
                    </w:rPr>
                    <m:t>α</m:t>
                  </w:del>
                </m:r>
              </m:oMath>
              <w:moveFrom w:id="766" w:author="yun qiao" w:date="2026-04-21T11:03:00Z">
                <w:del w:id="767"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r>
                    <w:del w:id="768" w:author="yun qiao" w:date="2026-04-21T11:04:00Z">
                      <w:rPr>
                        <w:rFonts w:ascii="Cambria Math" w:eastAsia="宋体" w:hAnsi="Cambria Math" w:cs="Times New Roman" w:hint="eastAsia"/>
                        <w:color w:val="000000" w:themeColor="text1"/>
                        <w:sz w:val="28"/>
                        <w14:ligatures w14:val="none"/>
                      </w:rPr>
                      <m:t>β</m:t>
                    </w:del>
                  </m:r>
                </m:oMath>
                <w:moveFrom w:id="769" w:author="yun qiao" w:date="2026-04-21T11:03:00Z">
                  <w:del w:id="770" w:author="yun qiao" w:date="2026-04-21T11:04:00Z">
                    <w:r w:rsidRPr="004B17D5" w:rsidDel="00595429">
                      <w:rPr>
                        <w:rFonts w:ascii="Times New Roman" w:eastAsia="宋体" w:hAnsi="Times New Roman" w:cs="Times New Roman" w:hint="eastAsia"/>
                        <w:color w:val="000000" w:themeColor="text1"/>
                        <w:sz w:val="28"/>
                        <w14:ligatures w14:val="none"/>
                      </w:rPr>
                      <w:delText>、</w:delText>
                    </w:r>
                  </w:del>
                  <m:oMath>
                    <m:r>
                      <w:del w:id="771" w:author="yun qiao" w:date="2026-04-21T11:04:00Z">
                        <w:rPr>
                          <w:rFonts w:ascii="Cambria Math" w:eastAsia="宋体" w:hAnsi="Cambria Math" w:cs="Times New Roman" w:hint="eastAsia"/>
                          <w:color w:val="000000" w:themeColor="text1"/>
                          <w:sz w:val="28"/>
                          <w14:ligatures w14:val="none"/>
                        </w:rPr>
                        <m:t>γ</m:t>
                      </w:del>
                    </m:r>
                  </m:oMath>
                  <w:moveFrom w:id="772" w:author="yun qiao" w:date="2026-04-21T11:03:00Z">
                    <w:del w:id="773" w:author="yun qiao" w:date="2026-04-21T11:04:00Z">
                      <w:r w:rsidRPr="004B17D5" w:rsidDel="00595429">
                        <w:rPr>
                          <w:rFonts w:ascii="Times New Roman" w:eastAsia="宋体" w:hAnsi="Times New Roman" w:cs="Times New Roman" w:hint="eastAsia"/>
                          <w:color w:val="000000" w:themeColor="text1"/>
                          <w:sz w:val="28"/>
                          <w14:ligatures w14:val="none"/>
                        </w:rPr>
                        <w:delText>为权重系数。</w:delText>
                      </w:r>
                    </w:del>
                  </w:moveFrom>
                </w:moveFrom>
              </w:moveFrom>
            </w:moveFrom>
          </w:moveFrom>
        </w:moveFrom>
      </w:moveFrom>
    </w:p>
    <w:p w14:paraId="237C1ED5" w14:textId="0A86C1EA" w:rsidR="00B95363" w:rsidRPr="004B17D5" w:rsidDel="00595429" w:rsidRDefault="00524D71" w:rsidP="00616565">
      <w:pPr>
        <w:spacing w:after="120" w:line="480" w:lineRule="exact"/>
        <w:ind w:firstLineChars="200" w:firstLine="560"/>
        <w:jc w:val="both"/>
        <w:rPr>
          <w:del w:id="774" w:author="yun qiao" w:date="2026-04-21T11:04:00Z"/>
          <w:moveFrom w:id="775" w:author="yun qiao" w:date="2026-04-21T11:03:00Z"/>
          <w:rFonts w:ascii="Times New Roman" w:eastAsia="宋体" w:hAnsi="Times New Roman" w:cs="Times New Roman"/>
          <w:color w:val="000000" w:themeColor="text1"/>
          <w:sz w:val="28"/>
          <w14:ligatures w14:val="none"/>
        </w:rPr>
      </w:pPr>
      <w:moveFrom w:id="776" w:author="yun qiao" w:date="2026-04-21T11:03:00Z">
        <w:del w:id="777" w:author="yun qiao" w:date="2026-04-21T11:04:00Z">
          <w:r w:rsidRPr="004B17D5" w:rsidDel="00595429">
            <w:rPr>
              <w:rFonts w:ascii="Times New Roman" w:eastAsia="宋体" w:hAnsi="Times New Roman" w:cs="Times New Roman"/>
              <w:color w:val="000000" w:themeColor="text1"/>
              <w:sz w:val="28"/>
              <w14:ligatures w14:val="none"/>
            </w:rPr>
            <w:delTex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delText>
          </w:r>
        </w:del>
        <m:oMath>
          <m:sSub>
            <m:sSubPr>
              <m:ctrlPr>
                <w:del w:id="778" w:author="yun qiao" w:date="2026-04-21T11:04:00Z">
                  <w:rPr>
                    <w:rFonts w:ascii="Cambria Math" w:eastAsia="宋体" w:hAnsi="Cambria Math" w:cs="Times New Roman"/>
                    <w:i/>
                    <w:color w:val="000000" w:themeColor="text1"/>
                    <w:sz w:val="28"/>
                    <w14:ligatures w14:val="none"/>
                  </w:rPr>
                </w:del>
              </m:ctrlPr>
            </m:sSubPr>
            <m:e>
              <m:r>
                <w:del w:id="779" w:author="yun qiao" w:date="2026-04-21T11:04:00Z">
                  <m:rPr>
                    <m:scr m:val="script"/>
                  </m:rPr>
                  <w:rPr>
                    <w:rFonts w:ascii="Cambria Math" w:eastAsia="宋体" w:hAnsi="Cambria Math" w:cs="Times New Roman"/>
                    <w:color w:val="000000" w:themeColor="text1"/>
                    <w:sz w:val="28"/>
                    <w14:ligatures w14:val="none"/>
                  </w:rPr>
                  <m:t>L</m:t>
                </w:del>
              </m:r>
            </m:e>
            <m:sub>
              <m:r>
                <w:del w:id="780" w:author="yun qiao" w:date="2026-04-21T11:04:00Z">
                  <w:rPr>
                    <w:rFonts w:ascii="Cambria Math" w:eastAsia="宋体" w:hAnsi="Cambria Math" w:cs="Times New Roman"/>
                    <w:color w:val="000000" w:themeColor="text1"/>
                    <w:sz w:val="28"/>
                    <w14:ligatures w14:val="none"/>
                  </w:rPr>
                  <m:t>3</m:t>
                </w:del>
              </m:r>
            </m:sub>
          </m:sSub>
        </m:oMath>
        <w:moveFrom w:id="781" w:author="yun qiao" w:date="2026-04-21T11:03:00Z">
          <w:del w:id="782" w:author="yun qiao" w:date="2026-04-21T11:04:00Z">
            <w:r w:rsidRPr="004B17D5" w:rsidDel="00595429">
              <w:rPr>
                <w:rFonts w:ascii="Times New Roman" w:eastAsia="宋体" w:hAnsi="Times New Roman" w:cs="Times New Roman"/>
                <w:color w:val="000000" w:themeColor="text1"/>
                <w:sz w:val="28"/>
                <w14:ligatures w14:val="none"/>
              </w:rPr>
              <w:delText>上进行，并在推理阶段通过逆映射关系获取对应的具体平台算子，其形式可表示为</w:delText>
            </w:r>
            <w:r w:rsidRPr="004B17D5" w:rsidDel="00595429">
              <w:rPr>
                <w:rFonts w:ascii="Times New Roman" w:eastAsia="宋体" w:hAnsi="Times New Roman" w:cs="Times New Roman" w:hint="eastAsia"/>
                <w:color w:val="000000" w:themeColor="text1"/>
                <w:sz w:val="28"/>
                <w14:ligatures w14:val="none"/>
              </w:rPr>
              <w:delText>：</w:delText>
            </w:r>
          </w:del>
        </w:moveFrom>
      </w:moveFrom>
    </w:p>
    <w:p w14:paraId="7EDA4467" w14:textId="17AAA323" w:rsidR="00B95363" w:rsidRPr="004B17D5" w:rsidDel="00595429" w:rsidRDefault="00000000">
      <w:pPr>
        <w:spacing w:after="120" w:line="480" w:lineRule="exact"/>
        <w:ind w:firstLineChars="200" w:firstLine="560"/>
        <w:jc w:val="both"/>
        <w:rPr>
          <w:del w:id="783" w:author="yun qiao" w:date="2026-04-21T11:04:00Z"/>
          <w:moveFrom w:id="784" w:author="yun qiao" w:date="2026-04-21T11:03:00Z"/>
          <w:rFonts w:ascii="Cambria Math" w:eastAsia="宋体" w:hAnsi="Cambria Math" w:cs="Times New Roman"/>
          <w:i/>
          <w:color w:val="000000" w:themeColor="text1"/>
          <w:sz w:val="28"/>
          <w14:ligatures w14:val="none"/>
        </w:rPr>
      </w:pPr>
      <m:oMathPara>
        <m:oMath>
          <m:sSubSup>
            <m:sSubSupPr>
              <m:ctrlPr>
                <w:del w:id="785" w:author="yun qiao" w:date="2026-04-21T11:04:00Z">
                  <w:rPr>
                    <w:rFonts w:ascii="Cambria Math" w:eastAsia="宋体" w:hAnsi="Cambria Math" w:cs="Times New Roman"/>
                    <w:i/>
                    <w:color w:val="000000" w:themeColor="text1"/>
                    <w:sz w:val="28"/>
                    <w14:ligatures w14:val="none"/>
                  </w:rPr>
                </w:del>
              </m:ctrlPr>
            </m:sSubSupPr>
            <m:e>
              <m:r>
                <w:del w:id="786" w:author="yun qiao" w:date="2026-04-21T11:04:00Z">
                  <m:rPr>
                    <m:scr m:val="script"/>
                  </m:rPr>
                  <w:rPr>
                    <w:rFonts w:ascii="Cambria Math" w:eastAsia="宋体" w:hAnsi="Cambria Math" w:cs="Times New Roman"/>
                    <w:color w:val="000000" w:themeColor="text1"/>
                    <w:sz w:val="28"/>
                    <w14:ligatures w14:val="none"/>
                  </w:rPr>
                  <m:t>R</m:t>
                </w:del>
              </m:r>
            </m:e>
            <m:sub>
              <m:r>
                <w:del w:id="787" w:author="yun qiao" w:date="2026-04-21T11:04:00Z">
                  <m:rPr>
                    <m:scr m:val="script"/>
                  </m:rPr>
                  <w:rPr>
                    <w:rFonts w:ascii="Cambria Math" w:eastAsia="宋体" w:hAnsi="Cambria Math" w:cs="Times New Roman"/>
                    <w:color w:val="000000" w:themeColor="text1"/>
                    <w:sz w:val="28"/>
                    <w14:ligatures w14:val="none"/>
                  </w:rPr>
                  <m:t>m</m:t>
                </w:del>
              </m:r>
            </m:sub>
            <m:sup>
              <m:r>
                <w:del w:id="788" w:author="yun qiao" w:date="2026-04-21T11:04:00Z">
                  <w:rPr>
                    <w:rFonts w:ascii="Cambria Math" w:eastAsia="微软雅黑" w:hAnsi="Cambria Math" w:cs="微软雅黑"/>
                    <w:color w:val="000000" w:themeColor="text1"/>
                    <w:sz w:val="28"/>
                    <w14:ligatures w14:val="none"/>
                  </w:rPr>
                  <m:t>-</m:t>
                </w:del>
              </m:r>
              <m:r>
                <w:del w:id="789" w:author="yun qiao" w:date="2026-04-21T11:04:00Z">
                  <w:rPr>
                    <w:rFonts w:ascii="Cambria Math" w:eastAsia="宋体" w:hAnsi="Cambria Math" w:cs="Times New Roman"/>
                    <w:color w:val="000000" w:themeColor="text1"/>
                    <w:sz w:val="28"/>
                    <w14:ligatures w14:val="none"/>
                  </w:rPr>
                  <m:t>1</m:t>
                </w:del>
              </m:r>
            </m:sup>
          </m:sSubSup>
          <m:d>
            <m:dPr>
              <m:ctrlPr>
                <w:del w:id="790" w:author="yun qiao" w:date="2026-04-21T11:04:00Z">
                  <w:rPr>
                    <w:rFonts w:ascii="Cambria Math" w:eastAsia="宋体" w:hAnsi="Cambria Math" w:cs="Times New Roman"/>
                    <w:i/>
                    <w:color w:val="000000" w:themeColor="text1"/>
                    <w:sz w:val="28"/>
                    <w14:ligatures w14:val="none"/>
                  </w:rPr>
                </w:del>
              </m:ctrlPr>
            </m:dPr>
            <m:e>
              <m:sSub>
                <m:sSubPr>
                  <m:ctrlPr>
                    <w:del w:id="791" w:author="yun qiao" w:date="2026-04-21T11:04:00Z">
                      <w:rPr>
                        <w:rFonts w:ascii="Cambria Math" w:eastAsia="宋体" w:hAnsi="Cambria Math" w:cs="Times New Roman"/>
                        <w:i/>
                        <w:color w:val="000000" w:themeColor="text1"/>
                        <w:sz w:val="28"/>
                        <w14:ligatures w14:val="none"/>
                      </w:rPr>
                    </w:del>
                  </m:ctrlPr>
                </m:sSubPr>
                <m:e>
                  <m:r>
                    <w:del w:id="792" w:author="yun qiao" w:date="2026-04-21T11:04:00Z">
                      <w:rPr>
                        <w:rFonts w:ascii="Cambria Math" w:eastAsia="宋体" w:hAnsi="Cambria Math" w:cs="Times New Roman"/>
                        <w:color w:val="000000" w:themeColor="text1"/>
                        <w:sz w:val="28"/>
                        <w14:ligatures w14:val="none"/>
                      </w:rPr>
                      <m:t>l</m:t>
                    </w:del>
                  </m:r>
                </m:e>
                <m:sub>
                  <m:r>
                    <w:del w:id="793" w:author="yun qiao" w:date="2026-04-21T11:04:00Z">
                      <w:rPr>
                        <w:rFonts w:ascii="Cambria Math" w:eastAsia="宋体" w:hAnsi="Cambria Math" w:cs="Times New Roman"/>
                        <w:color w:val="000000" w:themeColor="text1"/>
                        <w:sz w:val="28"/>
                        <w14:ligatures w14:val="none"/>
                      </w:rPr>
                      <m:t>3</m:t>
                    </w:del>
                  </m:r>
                </m:sub>
              </m:sSub>
            </m:e>
          </m:d>
          <m:r>
            <w:del w:id="794" w:author="yun qiao" w:date="2026-04-21T11:04:00Z">
              <w:rPr>
                <w:rFonts w:ascii="Cambria Math" w:eastAsia="宋体" w:hAnsi="Cambria Math" w:cs="Times New Roman"/>
                <w:color w:val="000000" w:themeColor="text1"/>
                <w:sz w:val="28"/>
                <w14:ligatures w14:val="none"/>
              </w:rPr>
              <m:t>=</m:t>
            </w:del>
          </m:r>
          <m:r>
            <w:del w:id="795" w:author="yun qiao" w:date="2026-04-21T11:04:00Z">
              <m:rPr>
                <m:lit/>
                <m:sty m:val="p"/>
              </m:rPr>
              <w:rPr>
                <w:rFonts w:ascii="Cambria Math" w:eastAsia="宋体" w:hAnsi="Cambria Math" w:cs="Times New Roman"/>
                <w:color w:val="000000" w:themeColor="text1"/>
                <w:sz w:val="28"/>
                <w14:ligatures w14:val="none"/>
              </w:rPr>
              <m:t>{</m:t>
            </w:del>
          </m:r>
          <m:r>
            <w:del w:id="796" w:author="yun qiao" w:date="2026-04-21T11:04:00Z">
              <m:rPr>
                <m:sty m:val="p"/>
              </m:rPr>
              <w:rPr>
                <w:rFonts w:ascii="Cambria Math" w:eastAsia="宋体" w:hAnsi="Cambria Math" w:cs="Times New Roman"/>
                <w:color w:val="000000" w:themeColor="text1"/>
                <w:sz w:val="28"/>
                <w14:ligatures w14:val="none"/>
              </w:rPr>
              <m:t>o∈</m:t>
            </w:del>
          </m:r>
          <m:r>
            <w:del w:id="797" w:author="yun qiao" w:date="2026-04-21T11:04:00Z">
              <m:rPr>
                <m:scr m:val="script"/>
              </m:rPr>
              <w:rPr>
                <w:rFonts w:ascii="Cambria Math" w:eastAsia="宋体" w:hAnsi="Cambria Math" w:cs="Times New Roman"/>
                <w:color w:val="000000" w:themeColor="text1"/>
                <w:sz w:val="28"/>
                <w14:ligatures w14:val="none"/>
              </w:rPr>
              <m:t>O∣</m:t>
            </w:del>
          </m:r>
          <m:d>
            <m:dPr>
              <m:ctrlPr>
                <w:del w:id="798" w:author="yun qiao" w:date="2026-04-21T11:04:00Z">
                  <w:rPr>
                    <w:rFonts w:ascii="Cambria Math" w:eastAsia="宋体" w:hAnsi="Cambria Math" w:cs="Times New Roman"/>
                    <w:i/>
                    <w:color w:val="000000" w:themeColor="text1"/>
                    <w:sz w:val="28"/>
                    <w14:ligatures w14:val="none"/>
                  </w:rPr>
                </w:del>
              </m:ctrlPr>
            </m:dPr>
            <m:e>
              <m:r>
                <w:del w:id="799" w:author="yun qiao" w:date="2026-04-21T11:04:00Z">
                  <w:rPr>
                    <w:rFonts w:ascii="Cambria Math" w:eastAsia="宋体" w:hAnsi="Cambria Math" w:cs="Times New Roman"/>
                    <w:color w:val="000000" w:themeColor="text1"/>
                    <w:sz w:val="28"/>
                    <w14:ligatures w14:val="none"/>
                  </w:rPr>
                  <m:t>o,</m:t>
                </w:del>
              </m:r>
              <m:sSub>
                <m:sSubPr>
                  <m:ctrlPr>
                    <w:del w:id="800" w:author="yun qiao" w:date="2026-04-21T11:04:00Z">
                      <w:rPr>
                        <w:rFonts w:ascii="Cambria Math" w:eastAsia="宋体" w:hAnsi="Cambria Math" w:cs="Times New Roman"/>
                        <w:i/>
                        <w:color w:val="000000" w:themeColor="text1"/>
                        <w:sz w:val="28"/>
                        <w14:ligatures w14:val="none"/>
                      </w:rPr>
                    </w:del>
                  </m:ctrlPr>
                </m:sSubPr>
                <m:e>
                  <m:r>
                    <w:del w:id="801" w:author="yun qiao" w:date="2026-04-21T11:04:00Z">
                      <w:rPr>
                        <w:rFonts w:ascii="Cambria Math" w:eastAsia="宋体" w:hAnsi="Cambria Math" w:cs="Times New Roman"/>
                        <w:color w:val="000000" w:themeColor="text1"/>
                        <w:sz w:val="28"/>
                        <w14:ligatures w14:val="none"/>
                      </w:rPr>
                      <m:t>l</m:t>
                    </w:del>
                  </m:r>
                </m:e>
                <m:sub>
                  <m:r>
                    <w:del w:id="802" w:author="yun qiao" w:date="2026-04-21T11:04:00Z">
                      <w:rPr>
                        <w:rFonts w:ascii="Cambria Math" w:eastAsia="宋体" w:hAnsi="Cambria Math" w:cs="Times New Roman"/>
                        <w:color w:val="000000" w:themeColor="text1"/>
                        <w:sz w:val="28"/>
                        <w14:ligatures w14:val="none"/>
                      </w:rPr>
                      <m:t>3</m:t>
                    </w:del>
                  </m:r>
                </m:sub>
              </m:sSub>
            </m:e>
          </m:d>
          <m:r>
            <w:del w:id="803" w:author="yun qiao" w:date="2026-04-21T11:04:00Z">
              <w:rPr>
                <w:rFonts w:ascii="Cambria Math" w:eastAsia="宋体" w:hAnsi="Cambria Math" w:cs="Times New Roman"/>
                <w:color w:val="000000" w:themeColor="text1"/>
                <w:sz w:val="28"/>
                <w14:ligatures w14:val="none"/>
              </w:rPr>
              <m:t>∈</m:t>
            </w:del>
          </m:r>
          <m:sSub>
            <m:sSubPr>
              <m:ctrlPr>
                <w:del w:id="804" w:author="yun qiao" w:date="2026-04-21T11:04:00Z">
                  <w:rPr>
                    <w:rFonts w:ascii="Cambria Math" w:eastAsia="宋体" w:hAnsi="Cambria Math" w:cs="Times New Roman"/>
                    <w:i/>
                    <w:color w:val="000000" w:themeColor="text1"/>
                    <w:sz w:val="28"/>
                    <w14:ligatures w14:val="none"/>
                  </w:rPr>
                </w:del>
              </m:ctrlPr>
            </m:sSubPr>
            <m:e>
              <m:r>
                <w:del w:id="805" w:author="yun qiao" w:date="2026-04-21T11:04:00Z">
                  <m:rPr>
                    <m:scr m:val="script"/>
                  </m:rPr>
                  <w:rPr>
                    <w:rFonts w:ascii="Cambria Math" w:eastAsia="宋体" w:hAnsi="Cambria Math" w:cs="Times New Roman"/>
                    <w:color w:val="000000" w:themeColor="text1"/>
                    <w:sz w:val="28"/>
                    <w14:ligatures w14:val="none"/>
                  </w:rPr>
                  <m:t>R</m:t>
                </w:del>
              </m:r>
            </m:e>
            <m:sub>
              <m:r>
                <w:del w:id="806" w:author="yun qiao" w:date="2026-04-21T11:04:00Z">
                  <m:rPr>
                    <m:scr m:val="script"/>
                  </m:rPr>
                  <w:rPr>
                    <w:rFonts w:ascii="Cambria Math" w:eastAsia="宋体" w:hAnsi="Cambria Math" w:cs="Times New Roman"/>
                    <w:color w:val="000000" w:themeColor="text1"/>
                    <w:sz w:val="28"/>
                    <w14:ligatures w14:val="none"/>
                  </w:rPr>
                  <m:t>m</m:t>
                </w:del>
              </m:r>
            </m:sub>
          </m:sSub>
          <m:r>
            <w:del w:id="807" w:author="yun qiao" w:date="2026-04-21T11:04:00Z">
              <m:rPr>
                <m:lit/>
              </m:rPr>
              <w:rPr>
                <w:rFonts w:ascii="Cambria Math" w:eastAsia="宋体" w:hAnsi="Cambria Math" w:cs="Times New Roman"/>
                <w:color w:val="000000" w:themeColor="text1"/>
                <w:sz w:val="28"/>
                <w14:ligatures w14:val="none"/>
              </w:rPr>
              <m:t>}</m:t>
            </w:del>
          </m:r>
        </m:oMath>
      </m:oMathPara>
    </w:p>
    <w:p w14:paraId="6B59C244" w14:textId="5F8BFD76" w:rsidR="00595429" w:rsidRPr="004B17D5" w:rsidRDefault="00063F66" w:rsidP="00595429">
      <w:pPr>
        <w:widowControl/>
        <w:spacing w:before="100" w:after="0" w:line="480" w:lineRule="exact"/>
        <w:ind w:firstLineChars="202" w:firstLine="566"/>
        <w:jc w:val="both"/>
        <w:rPr>
          <w:ins w:id="808" w:author="yun qiao" w:date="2026-04-21T11:00:00Z"/>
          <w:rFonts w:ascii="Times New Roman" w:eastAsia="宋体" w:hAnsi="Times New Roman" w:cs="Times New Roman"/>
          <w:color w:val="000000" w:themeColor="text1"/>
          <w:sz w:val="28"/>
          <w:szCs w:val="28"/>
          <w14:ligatures w14:val="none"/>
        </w:rPr>
      </w:pPr>
      <w:moveFrom w:id="809" w:author="yun qiao" w:date="2026-04-21T11:03:00Z">
        <w:del w:id="810" w:author="yun qiao" w:date="2026-04-21T11:04:00Z">
          <w:r w:rsidRPr="004B17D5" w:rsidDel="00595429">
            <w:rPr>
              <w:rFonts w:ascii="Times New Roman" w:eastAsia="宋体" w:hAnsi="Times New Roman" w:cs="Times New Roman" w:hint="eastAsia"/>
              <w:color w:val="000000" w:themeColor="text1"/>
              <w:sz w:val="28"/>
              <w14:ligatures w14:val="none"/>
            </w:rPr>
            <w:delText>从而实现生成推理过程与具体平台执行的解耦。所述映射关系在知识图谱中以语义映射边进行存储，并通过图查询机制支持高效检索。</w:delText>
          </w:r>
        </w:del>
      </w:moveFrom>
      <w:moveFromRangeEnd w:id="526"/>
      <w:ins w:id="811" w:author="yun qiao" w:date="2026-04-21T11:00:00Z">
        <w:r w:rsidR="00595429" w:rsidRPr="004B17D5">
          <w:rPr>
            <w:rFonts w:ascii="Times New Roman" w:eastAsia="宋体" w:hAnsi="Times New Roman" w:cs="Times New Roman"/>
            <w:color w:val="000000" w:themeColor="text1"/>
            <w:sz w:val="28"/>
            <w:szCs w:val="28"/>
            <w14:ligatures w14:val="none"/>
          </w:rPr>
          <w:t>S</w:t>
        </w:r>
      </w:ins>
      <w:ins w:id="812" w:author="yun qiao" w:date="2026-04-21T11:04:00Z">
        <w:r w:rsidR="00595429">
          <w:rPr>
            <w:rFonts w:ascii="Times New Roman" w:eastAsia="宋体" w:hAnsi="Times New Roman" w:cs="Times New Roman" w:hint="eastAsia"/>
            <w:color w:val="000000" w:themeColor="text1"/>
            <w:sz w:val="28"/>
            <w:szCs w:val="28"/>
            <w14:ligatures w14:val="none"/>
          </w:rPr>
          <w:t>13</w:t>
        </w:r>
      </w:ins>
      <w:ins w:id="813" w:author="yun qiao" w:date="2026-04-21T11:00:00Z">
        <w:r w:rsidR="00595429" w:rsidRPr="004B17D5">
          <w:rPr>
            <w:rFonts w:ascii="Times New Roman" w:eastAsia="宋体" w:hAnsi="Times New Roman" w:cs="Times New Roman" w:hint="eastAsia"/>
            <w:color w:val="000000" w:themeColor="text1"/>
            <w:sz w:val="28"/>
            <w:szCs w:val="28"/>
            <w14:ligatures w14:val="none"/>
          </w:rPr>
          <w:t>、</w:t>
        </w:r>
        <w:r w:rsidR="00595429">
          <w:rPr>
            <w:rFonts w:ascii="Times New Roman" w:eastAsia="宋体" w:hAnsi="Times New Roman" w:cs="Times New Roman" w:hint="eastAsia"/>
            <w:color w:val="000000" w:themeColor="text1"/>
            <w:sz w:val="28"/>
            <w:szCs w:val="28"/>
            <w14:ligatures w14:val="none"/>
          </w:rPr>
          <w:t>条件化序列生成模型</w:t>
        </w:r>
        <w:r w:rsidR="00595429" w:rsidRPr="004B17D5">
          <w:rPr>
            <w:rFonts w:ascii="Times New Roman" w:eastAsia="宋体" w:hAnsi="Times New Roman" w:cs="Times New Roman" w:hint="eastAsia"/>
            <w:color w:val="000000" w:themeColor="text1"/>
            <w:sz w:val="28"/>
            <w:szCs w:val="28"/>
            <w14:ligatures w14:val="none"/>
          </w:rPr>
          <w:t>总体架构。</w:t>
        </w:r>
      </w:ins>
    </w:p>
    <w:p w14:paraId="6D7EAD4D" w14:textId="1AB81253" w:rsidR="00595429" w:rsidRPr="009B62CC" w:rsidRDefault="00595429" w:rsidP="00595429">
      <w:pPr>
        <w:widowControl/>
        <w:spacing w:before="100" w:after="0" w:line="480" w:lineRule="exact"/>
        <w:ind w:firstLineChars="202" w:firstLine="566"/>
        <w:jc w:val="both"/>
        <w:rPr>
          <w:ins w:id="814" w:author="yun qiao" w:date="2026-04-21T11:00:00Z"/>
          <w:rFonts w:ascii="Times New Roman" w:eastAsia="宋体" w:hAnsi="Times New Roman" w:cs="Times New Roman"/>
          <w:color w:val="000000" w:themeColor="text1"/>
          <w:sz w:val="28"/>
          <w14:ligatures w14:val="none"/>
        </w:rPr>
      </w:pPr>
      <w:ins w:id="815" w:author="yun qiao" w:date="2026-04-21T11:00:00Z">
        <w:r w:rsidRPr="009B62CC">
          <w:rPr>
            <w:rFonts w:ascii="Times New Roman" w:eastAsia="宋体" w:hAnsi="Times New Roman" w:cs="Times New Roman"/>
            <w:color w:val="000000" w:themeColor="text1"/>
            <w:sz w:val="28"/>
            <w14:ligatures w14:val="none"/>
          </w:rPr>
          <w:t>在本发明的一种实施方式中，构建基于</w:t>
        </w:r>
        <w:r w:rsidRPr="009B62CC">
          <w:rPr>
            <w:rFonts w:ascii="Times New Roman" w:eastAsia="宋体" w:hAnsi="Times New Roman" w:cs="Times New Roman"/>
            <w:color w:val="000000" w:themeColor="text1"/>
            <w:sz w:val="28"/>
            <w14:ligatures w14:val="none"/>
          </w:rPr>
          <w:t>Transformer</w:t>
        </w:r>
        <w:r w:rsidRPr="009B62CC">
          <w:rPr>
            <w:rFonts w:ascii="Times New Roman" w:eastAsia="宋体" w:hAnsi="Times New Roman" w:cs="Times New Roman"/>
            <w:color w:val="000000" w:themeColor="text1"/>
            <w:sz w:val="28"/>
            <w14:ligatures w14:val="none"/>
          </w:rPr>
          <w:t>解码器的条件化序列生成模型。所述模型包括文本编码模块、条件融合模块、条件化解码模块及输出投影模块，请参阅图</w:t>
        </w:r>
        <w:r w:rsidRPr="009B62CC">
          <w:rPr>
            <w:rFonts w:ascii="Times New Roman" w:eastAsia="宋体" w:hAnsi="Times New Roman" w:cs="Times New Roman"/>
            <w:color w:val="000000" w:themeColor="text1"/>
            <w:sz w:val="28"/>
            <w14:ligatures w14:val="none"/>
          </w:rPr>
          <w:t>3</w:t>
        </w:r>
        <w:r w:rsidRPr="009B62CC">
          <w:rPr>
            <w:rFonts w:ascii="Times New Roman" w:eastAsia="宋体" w:hAnsi="Times New Roman" w:cs="Times New Roman"/>
            <w:color w:val="000000" w:themeColor="text1"/>
            <w:sz w:val="28"/>
            <w14:ligatures w14:val="none"/>
          </w:rPr>
          <w:t>。</w:t>
        </w:r>
      </w:ins>
    </w:p>
    <w:p w14:paraId="2FCB53E4" w14:textId="77777777" w:rsidR="00595429" w:rsidRPr="009B62CC" w:rsidRDefault="00595429" w:rsidP="00595429">
      <w:pPr>
        <w:widowControl/>
        <w:spacing w:before="100" w:after="0" w:line="480" w:lineRule="exact"/>
        <w:ind w:firstLineChars="202" w:firstLine="566"/>
        <w:jc w:val="both"/>
        <w:rPr>
          <w:ins w:id="816" w:author="yun qiao" w:date="2026-04-21T11:00:00Z"/>
          <w:rFonts w:ascii="Times New Roman" w:eastAsia="宋体" w:hAnsi="Times New Roman" w:cs="Times New Roman"/>
          <w:color w:val="000000" w:themeColor="text1"/>
          <w:sz w:val="28"/>
          <w14:ligatures w14:val="none"/>
        </w:rPr>
      </w:pPr>
      <w:ins w:id="817" w:author="yun qiao" w:date="2026-04-21T11:00:00Z">
        <w:r w:rsidRPr="009B62CC">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w:t>
        </w:r>
        <w:r>
          <w:rPr>
            <w:rFonts w:ascii="Times New Roman" w:eastAsia="宋体" w:hAnsi="Times New Roman" w:cs="Times New Roman"/>
            <w:color w:val="000000" w:themeColor="text1"/>
            <w:sz w:val="28"/>
            <w14:ligatures w14:val="none"/>
          </w:rPr>
          <w:t>条件化序列生成模型</w:t>
        </w:r>
        <w:r w:rsidRPr="009B62CC">
          <w:rPr>
            <w:rFonts w:ascii="Times New Roman" w:eastAsia="宋体" w:hAnsi="Times New Roman" w:cs="Times New Roman"/>
            <w:color w:val="000000" w:themeColor="text1"/>
            <w:sz w:val="28"/>
            <w14:ligatures w14:val="none"/>
          </w:rPr>
          <w:t>。</w:t>
        </w:r>
      </w:ins>
    </w:p>
    <w:p w14:paraId="265E217B" w14:textId="77777777" w:rsidR="00595429" w:rsidRPr="004B17D5" w:rsidRDefault="00595429" w:rsidP="00595429">
      <w:pPr>
        <w:widowControl/>
        <w:spacing w:before="100" w:after="0" w:line="480" w:lineRule="exact"/>
        <w:ind w:leftChars="100" w:left="220" w:firstLineChars="102" w:firstLine="286"/>
        <w:jc w:val="both"/>
        <w:rPr>
          <w:ins w:id="818" w:author="yun qiao" w:date="2026-04-21T11:00:00Z"/>
          <w:rFonts w:ascii="Times New Roman" w:eastAsia="宋体" w:hAnsi="Times New Roman" w:cs="Times New Roman"/>
          <w:color w:val="000000" w:themeColor="text1"/>
          <w:sz w:val="28"/>
          <w14:ligatures w14:val="none"/>
        </w:rPr>
      </w:pPr>
      <w:ins w:id="819" w:author="yun qiao" w:date="2026-04-21T11:00:00Z">
        <w:r w:rsidRPr="009B62CC">
          <w:rPr>
            <w:rFonts w:ascii="Times New Roman" w:eastAsia="宋体" w:hAnsi="Times New Roman" w:cs="Times New Roman"/>
            <w:color w:val="000000" w:themeColor="text1"/>
            <w:sz w:val="28"/>
            <w14:ligatures w14:val="none"/>
          </w:rPr>
          <w:t>具体而言，各模块功能如下：</w:t>
        </w:r>
      </w:ins>
    </w:p>
    <w:p w14:paraId="04372263" w14:textId="77777777" w:rsidR="00595429" w:rsidRPr="004B17D5" w:rsidRDefault="00595429" w:rsidP="00595429">
      <w:pPr>
        <w:widowControl/>
        <w:spacing w:before="100" w:after="0" w:line="480" w:lineRule="exact"/>
        <w:ind w:firstLineChars="202" w:firstLine="566"/>
        <w:jc w:val="both"/>
        <w:rPr>
          <w:ins w:id="820" w:author="yun qiao" w:date="2026-04-21T11:00:00Z"/>
          <w:rFonts w:ascii="Times New Roman" w:eastAsia="宋体" w:hAnsi="Times New Roman" w:cs="Times New Roman"/>
          <w:color w:val="000000" w:themeColor="text1"/>
          <w:sz w:val="28"/>
          <w14:ligatures w14:val="none"/>
        </w:rPr>
      </w:pPr>
      <w:ins w:id="821"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1</w:t>
        </w:r>
        <w:r w:rsidRPr="004B17D5">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ins>
    </w:p>
    <w:p w14:paraId="522ED401" w14:textId="77777777" w:rsidR="00595429" w:rsidRPr="004B17D5" w:rsidRDefault="00595429" w:rsidP="00595429">
      <w:pPr>
        <w:widowControl/>
        <w:spacing w:before="100" w:after="0" w:line="480" w:lineRule="exact"/>
        <w:ind w:firstLineChars="202" w:firstLine="566"/>
        <w:jc w:val="both"/>
        <w:rPr>
          <w:ins w:id="822" w:author="yun qiao" w:date="2026-04-21T11:00:00Z"/>
          <w:rFonts w:ascii="Times New Roman" w:eastAsia="宋体" w:hAnsi="Times New Roman" w:cs="Times New Roman"/>
          <w:color w:val="000000" w:themeColor="text1"/>
          <w:sz w:val="28"/>
          <w14:ligatures w14:val="none"/>
        </w:rPr>
      </w:pPr>
      <w:ins w:id="823"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2</w:t>
        </w:r>
        <w:r w:rsidRPr="004B17D5">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ins>
    </w:p>
    <w:p w14:paraId="6988125D" w14:textId="77777777" w:rsidR="00595429" w:rsidRPr="004B17D5" w:rsidRDefault="00595429" w:rsidP="00595429">
      <w:pPr>
        <w:widowControl/>
        <w:spacing w:before="100" w:after="0" w:line="480" w:lineRule="exact"/>
        <w:ind w:firstLineChars="202" w:firstLine="566"/>
        <w:jc w:val="both"/>
        <w:rPr>
          <w:ins w:id="824" w:author="yun qiao" w:date="2026-04-21T11:00:00Z"/>
          <w:rFonts w:ascii="Times New Roman" w:eastAsia="宋体" w:hAnsi="Times New Roman" w:cs="Times New Roman"/>
          <w:color w:val="000000" w:themeColor="text1"/>
          <w:sz w:val="28"/>
          <w14:ligatures w14:val="none"/>
        </w:rPr>
      </w:pPr>
      <w:ins w:id="825" w:author="yun qiao" w:date="2026-04-21T11:00:00Z">
        <w:r w:rsidRPr="004B17D5">
          <w:rPr>
            <w:rFonts w:ascii="Times New Roman" w:eastAsia="宋体" w:hAnsi="Times New Roman" w:cs="Times New Roman"/>
            <w:color w:val="000000" w:themeColor="text1"/>
            <w:sz w:val="28"/>
            <w14:ligatures w14:val="none"/>
          </w:rPr>
          <w:lastRenderedPageBreak/>
          <w:t>（</w:t>
        </w:r>
        <w:r w:rsidRPr="004B17D5">
          <w:rPr>
            <w:rFonts w:ascii="Times New Roman" w:eastAsia="宋体" w:hAnsi="Times New Roman" w:cs="Times New Roman"/>
            <w:color w:val="000000" w:themeColor="text1"/>
            <w:sz w:val="28"/>
            <w14:ligatures w14:val="none"/>
          </w:rPr>
          <w:t>3</w:t>
        </w:r>
        <w:r w:rsidRPr="004B17D5">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ins>
    </w:p>
    <w:p w14:paraId="2435581F" w14:textId="77777777" w:rsidR="00595429" w:rsidRPr="004B17D5" w:rsidRDefault="00595429" w:rsidP="00595429">
      <w:pPr>
        <w:widowControl/>
        <w:spacing w:before="100" w:after="0" w:line="480" w:lineRule="exact"/>
        <w:ind w:firstLineChars="202" w:firstLine="566"/>
        <w:jc w:val="both"/>
        <w:rPr>
          <w:ins w:id="826" w:author="yun qiao" w:date="2026-04-21T11:00:00Z"/>
          <w:rFonts w:ascii="Times New Roman" w:eastAsia="宋体" w:hAnsi="Times New Roman" w:cs="Times New Roman"/>
          <w:color w:val="000000" w:themeColor="text1"/>
          <w:sz w:val="28"/>
          <w14:ligatures w14:val="none"/>
        </w:rPr>
      </w:pPr>
      <w:ins w:id="827" w:author="yun qiao" w:date="2026-04-21T11:00:00Z">
        <w:r w:rsidRPr="004B17D5">
          <w:rPr>
            <w:rFonts w:ascii="Times New Roman" w:eastAsia="宋体" w:hAnsi="Times New Roman" w:cs="Times New Roman"/>
            <w:color w:val="000000" w:themeColor="text1"/>
            <w:sz w:val="28"/>
            <w14:ligatures w14:val="none"/>
          </w:rPr>
          <w:t>（</w:t>
        </w:r>
        <w:r w:rsidRPr="004B17D5">
          <w:rPr>
            <w:rFonts w:ascii="Times New Roman" w:eastAsia="宋体" w:hAnsi="Times New Roman" w:cs="Times New Roman"/>
            <w:color w:val="000000" w:themeColor="text1"/>
            <w:sz w:val="28"/>
            <w14:ligatures w14:val="none"/>
          </w:rPr>
          <w:t>4</w:t>
        </w:r>
        <w:r w:rsidRPr="004B17D5">
          <w:rPr>
            <w:rFonts w:ascii="Times New Roman" w:eastAsia="宋体" w:hAnsi="Times New Roman" w:cs="Times New Roman"/>
            <w:color w:val="000000" w:themeColor="text1"/>
            <w:sz w:val="28"/>
            <w14:ligatures w14:val="none"/>
          </w:rPr>
          <w:t>）输出投影模块：用于将解码器输出的隐藏状态映射</w:t>
        </w:r>
        <w:proofErr w:type="gramStart"/>
        <w:r w:rsidRPr="004B17D5">
          <w:rPr>
            <w:rFonts w:ascii="Times New Roman" w:eastAsia="宋体" w:hAnsi="Times New Roman" w:cs="Times New Roman"/>
            <w:color w:val="000000" w:themeColor="text1"/>
            <w:sz w:val="28"/>
            <w14:ligatures w14:val="none"/>
          </w:rPr>
          <w:t>至操作</w:t>
        </w:r>
        <w:proofErr w:type="gramEnd"/>
        <w:r w:rsidRPr="004B17D5">
          <w:rPr>
            <w:rFonts w:ascii="Times New Roman" w:eastAsia="宋体" w:hAnsi="Times New Roman" w:cs="Times New Roman"/>
            <w:color w:val="000000" w:themeColor="text1"/>
            <w:sz w:val="28"/>
            <w14:ligatures w14:val="none"/>
          </w:rPr>
          <w:t>原语输出空间，计算候选操作原语的生成概率。</w:t>
        </w:r>
      </w:ins>
    </w:p>
    <w:p w14:paraId="2D826B0A" w14:textId="77777777" w:rsidR="00595429" w:rsidRPr="004B17D5" w:rsidRDefault="00595429" w:rsidP="00595429">
      <w:pPr>
        <w:widowControl/>
        <w:spacing w:before="100" w:after="0" w:line="480" w:lineRule="exact"/>
        <w:ind w:firstLineChars="202" w:firstLine="566"/>
        <w:jc w:val="both"/>
        <w:rPr>
          <w:ins w:id="828" w:author="yun qiao" w:date="2026-04-21T11:00:00Z"/>
          <w:rFonts w:ascii="Times New Roman" w:eastAsia="宋体" w:hAnsi="Times New Roman" w:cs="Times New Roman"/>
          <w:color w:val="000000" w:themeColor="text1"/>
          <w:sz w:val="28"/>
          <w14:ligatures w14:val="none"/>
        </w:rPr>
      </w:pPr>
      <w:ins w:id="829" w:author="yun qiao" w:date="2026-04-21T11:00:00Z">
        <w:r w:rsidRPr="004B17D5">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ins>
    </w:p>
    <w:p w14:paraId="7F5126EF" w14:textId="77777777" w:rsidR="00595429" w:rsidRPr="004B17D5" w:rsidRDefault="00595429" w:rsidP="00595429">
      <w:pPr>
        <w:widowControl/>
        <w:spacing w:before="100" w:after="0" w:line="360" w:lineRule="auto"/>
        <w:jc w:val="both"/>
        <w:rPr>
          <w:ins w:id="830" w:author="yun qiao" w:date="2026-04-21T11:00:00Z"/>
          <w:rFonts w:ascii="Times New Roman" w:eastAsia="宋体" w:hAnsi="Times New Roman" w:cs="Times New Roman"/>
          <w:i/>
          <w:color w:val="000000" w:themeColor="text1"/>
          <w:sz w:val="28"/>
          <w14:ligatures w14:val="none"/>
        </w:rPr>
      </w:pPr>
      <m:oMathPara>
        <m:oMath>
          <m:r>
            <w:ins w:id="831" w:author="yun qiao" w:date="2026-04-21T11:00:00Z">
              <w:rPr>
                <w:rFonts w:ascii="Cambria Math" w:eastAsia="宋体" w:hAnsi="Cambria Math" w:cs="Times New Roman"/>
                <w:color w:val="000000" w:themeColor="text1"/>
                <w:sz w:val="28"/>
                <w14:ligatures w14:val="none"/>
              </w:rPr>
              <m:t>P</m:t>
            </w:ins>
          </m:r>
          <m:d>
            <m:dPr>
              <m:sepChr m:val="∣"/>
              <m:ctrlPr>
                <w:ins w:id="832" w:author="yun qiao" w:date="2026-04-21T11:00:00Z">
                  <w:rPr>
                    <w:rFonts w:ascii="Cambria Math" w:eastAsia="宋体" w:hAnsi="Cambria Math" w:cs="Times New Roman"/>
                    <w:i/>
                    <w:color w:val="000000" w:themeColor="text1"/>
                    <w:sz w:val="28"/>
                    <w:szCs w:val="20"/>
                    <w14:ligatures w14:val="none"/>
                  </w:rPr>
                </w:ins>
              </m:ctrlPr>
            </m:dPr>
            <m:e>
              <m:r>
                <w:ins w:id="833" w:author="yun qiao" w:date="2026-04-21T11:00:00Z">
                  <w:rPr>
                    <w:rFonts w:ascii="Cambria Math" w:eastAsia="宋体" w:hAnsi="Cambria Math" w:cs="Times New Roman"/>
                    <w:color w:val="000000" w:themeColor="text1"/>
                    <w:sz w:val="28"/>
                    <w14:ligatures w14:val="none"/>
                  </w:rPr>
                  <m:t>Y</m:t>
                </w:ins>
              </m:r>
            </m:e>
            <m:e>
              <m:r>
                <w:ins w:id="834" w:author="yun qiao" w:date="2026-04-21T11:00:00Z">
                  <w:rPr>
                    <w:rFonts w:ascii="Cambria Math" w:eastAsia="宋体" w:hAnsi="Cambria Math" w:cs="Times New Roman"/>
                    <w:color w:val="000000" w:themeColor="text1"/>
                    <w:sz w:val="28"/>
                    <w14:ligatures w14:val="none"/>
                  </w:rPr>
                  <m:t>c</m:t>
                </w:ins>
              </m:r>
            </m:e>
          </m:d>
          <m:r>
            <w:ins w:id="835" w:author="yun qiao" w:date="2026-04-21T11:00:00Z">
              <w:rPr>
                <w:rFonts w:ascii="Cambria Math" w:eastAsia="宋体" w:hAnsi="Cambria Math" w:cs="Times New Roman"/>
                <w:color w:val="000000" w:themeColor="text1"/>
                <w:sz w:val="28"/>
                <w14:ligatures w14:val="none"/>
              </w:rPr>
              <m:t>=</m:t>
            </w:ins>
          </m:r>
          <m:nary>
            <m:naryPr>
              <m:chr m:val="∏"/>
              <m:ctrlPr>
                <w:ins w:id="836" w:author="yun qiao" w:date="2026-04-21T11:00:00Z">
                  <w:rPr>
                    <w:rFonts w:ascii="Cambria Math" w:eastAsia="宋体" w:hAnsi="Cambria Math" w:cs="Times New Roman"/>
                    <w:i/>
                    <w:color w:val="000000" w:themeColor="text1"/>
                    <w:sz w:val="28"/>
                    <w:szCs w:val="20"/>
                    <w14:ligatures w14:val="none"/>
                  </w:rPr>
                </w:ins>
              </m:ctrlPr>
            </m:naryPr>
            <m:sub>
              <m:r>
                <w:ins w:id="837" w:author="yun qiao" w:date="2026-04-21T11:00:00Z">
                  <w:rPr>
                    <w:rFonts w:ascii="Cambria Math" w:eastAsia="宋体" w:hAnsi="Cambria Math" w:cs="Times New Roman"/>
                    <w:color w:val="000000" w:themeColor="text1"/>
                    <w:sz w:val="28"/>
                    <w14:ligatures w14:val="none"/>
                  </w:rPr>
                  <m:t>t=1</m:t>
                </w:ins>
              </m:r>
            </m:sub>
            <m:sup>
              <m:r>
                <w:ins w:id="838" w:author="yun qiao" w:date="2026-04-21T11:00:00Z">
                  <w:rPr>
                    <w:rFonts w:ascii="Cambria Math" w:eastAsia="宋体" w:hAnsi="Cambria Math" w:cs="Times New Roman"/>
                    <w:color w:val="000000" w:themeColor="text1"/>
                    <w:sz w:val="28"/>
                    <w14:ligatures w14:val="none"/>
                  </w:rPr>
                  <m:t>T</m:t>
                </w:ins>
              </m:r>
            </m:sup>
            <m:e>
              <m:r>
                <w:ins w:id="839" w:author="yun qiao" w:date="2026-04-21T11:00:00Z">
                  <w:rPr>
                    <w:rFonts w:ascii="Cambria Math" w:eastAsia="宋体" w:hAnsi="Cambria Math" w:cs="Times New Roman"/>
                    <w:color w:val="000000" w:themeColor="text1"/>
                    <w:sz w:val="28"/>
                    <w14:ligatures w14:val="none"/>
                  </w:rPr>
                  <m:t>P</m:t>
                </w:ins>
              </m:r>
              <m:d>
                <m:dPr>
                  <m:sepChr m:val="∣"/>
                  <m:ctrlPr>
                    <w:ins w:id="840" w:author="yun qiao" w:date="2026-04-21T11:00:00Z">
                      <w:rPr>
                        <w:rFonts w:ascii="Cambria Math" w:eastAsia="宋体" w:hAnsi="Cambria Math" w:cs="Times New Roman"/>
                        <w:i/>
                        <w:color w:val="000000" w:themeColor="text1"/>
                        <w:sz w:val="28"/>
                        <w:szCs w:val="20"/>
                        <w14:ligatures w14:val="none"/>
                      </w:rPr>
                    </w:ins>
                  </m:ctrlPr>
                </m:dPr>
                <m:e>
                  <m:sSub>
                    <m:sSubPr>
                      <m:ctrlPr>
                        <w:ins w:id="841" w:author="yun qiao" w:date="2026-04-21T11:00:00Z">
                          <w:rPr>
                            <w:rFonts w:ascii="Cambria Math" w:eastAsia="宋体" w:hAnsi="Cambria Math" w:cs="Times New Roman"/>
                            <w:i/>
                            <w:color w:val="000000" w:themeColor="text1"/>
                            <w:sz w:val="28"/>
                            <w:szCs w:val="20"/>
                            <w14:ligatures w14:val="none"/>
                          </w:rPr>
                        </w:ins>
                      </m:ctrlPr>
                    </m:sSubPr>
                    <m:e>
                      <m:r>
                        <w:ins w:id="842" w:author="yun qiao" w:date="2026-04-21T11:00:00Z">
                          <w:rPr>
                            <w:rFonts w:ascii="Cambria Math" w:eastAsia="宋体" w:hAnsi="Cambria Math" w:cs="Times New Roman"/>
                            <w:color w:val="000000" w:themeColor="text1"/>
                            <w:sz w:val="28"/>
                            <w14:ligatures w14:val="none"/>
                          </w:rPr>
                          <m:t>y</m:t>
                        </w:ins>
                      </m:r>
                    </m:e>
                    <m:sub>
                      <m:r>
                        <w:ins w:id="843" w:author="yun qiao" w:date="2026-04-21T11:00:00Z">
                          <w:rPr>
                            <w:rFonts w:ascii="Cambria Math" w:eastAsia="宋体" w:hAnsi="Cambria Math" w:cs="Times New Roman"/>
                            <w:color w:val="000000" w:themeColor="text1"/>
                            <w:sz w:val="28"/>
                            <w14:ligatures w14:val="none"/>
                          </w:rPr>
                          <m:t>t</m:t>
                        </w:ins>
                      </m:r>
                    </m:sub>
                  </m:sSub>
                </m:e>
                <m:e>
                  <m:sSub>
                    <m:sSubPr>
                      <m:ctrlPr>
                        <w:ins w:id="844" w:author="yun qiao" w:date="2026-04-21T11:00:00Z">
                          <w:rPr>
                            <w:rFonts w:ascii="Cambria Math" w:eastAsia="宋体" w:hAnsi="Cambria Math" w:cs="Times New Roman"/>
                            <w:i/>
                            <w:color w:val="000000" w:themeColor="text1"/>
                            <w:sz w:val="28"/>
                            <w:szCs w:val="20"/>
                            <w14:ligatures w14:val="none"/>
                          </w:rPr>
                        </w:ins>
                      </m:ctrlPr>
                    </m:sSubPr>
                    <m:e>
                      <m:r>
                        <w:ins w:id="845" w:author="yun qiao" w:date="2026-04-21T11:00:00Z">
                          <w:rPr>
                            <w:rFonts w:ascii="Cambria Math" w:eastAsia="宋体" w:hAnsi="Cambria Math" w:cs="Times New Roman"/>
                            <w:color w:val="000000" w:themeColor="text1"/>
                            <w:sz w:val="28"/>
                            <w14:ligatures w14:val="none"/>
                          </w:rPr>
                          <m:t>y</m:t>
                        </w:ins>
                      </m:r>
                    </m:e>
                    <m:sub>
                      <m:r>
                        <w:ins w:id="846" w:author="yun qiao" w:date="2026-04-21T11:00:00Z">
                          <w:rPr>
                            <w:rFonts w:ascii="Cambria Math" w:eastAsia="宋体" w:hAnsi="Cambria Math" w:cs="Times New Roman"/>
                            <w:color w:val="000000" w:themeColor="text1"/>
                            <w:sz w:val="28"/>
                            <w14:ligatures w14:val="none"/>
                          </w:rPr>
                          <m:t>&lt;t</m:t>
                        </w:ins>
                      </m:r>
                    </m:sub>
                  </m:sSub>
                  <m:r>
                    <w:ins w:id="847" w:author="yun qiao" w:date="2026-04-21T11:00:00Z">
                      <w:rPr>
                        <w:rFonts w:ascii="Cambria Math" w:eastAsia="宋体" w:hAnsi="Cambria Math" w:cs="Times New Roman"/>
                        <w:color w:val="000000" w:themeColor="text1"/>
                        <w:sz w:val="28"/>
                        <w14:ligatures w14:val="none"/>
                      </w:rPr>
                      <m:t>,c</m:t>
                    </w:ins>
                  </m:r>
                </m:e>
              </m:d>
            </m:e>
          </m:nary>
        </m:oMath>
      </m:oMathPara>
    </w:p>
    <w:p w14:paraId="674FA9E4" w14:textId="77777777" w:rsidR="00595429" w:rsidRPr="004B17D5" w:rsidRDefault="00595429" w:rsidP="00595429">
      <w:pPr>
        <w:widowControl/>
        <w:spacing w:before="100" w:after="0" w:line="480" w:lineRule="exact"/>
        <w:ind w:firstLineChars="202" w:firstLine="566"/>
        <w:jc w:val="both"/>
        <w:rPr>
          <w:ins w:id="848" w:author="yun qiao" w:date="2026-04-21T11:00:00Z"/>
          <w:rFonts w:ascii="Times New Roman" w:eastAsia="宋体" w:hAnsi="Times New Roman" w:cs="Times New Roman"/>
          <w:color w:val="000000" w:themeColor="text1"/>
          <w:sz w:val="28"/>
          <w14:ligatures w14:val="none"/>
        </w:rPr>
      </w:pPr>
      <w:ins w:id="849" w:author="yun qiao" w:date="2026-04-21T11:00:00Z">
        <w:r w:rsidRPr="004B17D5">
          <w:rPr>
            <w:rFonts w:ascii="Times New Roman" w:eastAsia="宋体" w:hAnsi="Times New Roman" w:cs="Times New Roman" w:hint="eastAsia"/>
            <w:color w:val="000000" w:themeColor="text1"/>
            <w:sz w:val="28"/>
            <w14:ligatures w14:val="none"/>
          </w:rPr>
          <w:t>其中，</w:t>
        </w:r>
      </w:ins>
      <m:oMath>
        <m:r>
          <w:ins w:id="850" w:author="yun qiao" w:date="2026-04-21T11:00:00Z">
            <w:rPr>
              <w:rFonts w:ascii="Cambria Math" w:eastAsia="宋体" w:hAnsi="Cambria Math" w:cs="Times New Roman"/>
              <w:color w:val="000000" w:themeColor="text1"/>
              <w:sz w:val="28"/>
              <w14:ligatures w14:val="none"/>
            </w:rPr>
            <m:t>c</m:t>
          </w:ins>
        </m:r>
      </m:oMath>
      <w:ins w:id="851" w:author="yun qiao" w:date="2026-04-21T11:00:00Z">
        <w:r w:rsidRPr="004B17D5">
          <w:rPr>
            <w:rFonts w:ascii="Times New Roman" w:eastAsia="宋体" w:hAnsi="Times New Roman" w:cs="Times New Roman" w:hint="eastAsia"/>
            <w:color w:val="000000" w:themeColor="text1"/>
            <w:sz w:val="28"/>
            <w14:ligatures w14:val="none"/>
          </w:rPr>
          <w:t>表示由条件融合模块生成的任务条件向量；</w:t>
        </w:r>
      </w:ins>
      <m:oMath>
        <m:sSub>
          <m:sSubPr>
            <m:ctrlPr>
              <w:ins w:id="852" w:author="yun qiao" w:date="2026-04-21T11:00:00Z">
                <w:rPr>
                  <w:rFonts w:ascii="Cambria Math" w:eastAsia="宋体" w:hAnsi="Cambria Math" w:cs="Times New Roman"/>
                  <w:i/>
                  <w:color w:val="000000" w:themeColor="text1"/>
                  <w:sz w:val="28"/>
                  <w:szCs w:val="20"/>
                  <w14:ligatures w14:val="none"/>
                </w:rPr>
              </w:ins>
            </m:ctrlPr>
          </m:sSubPr>
          <m:e>
            <m:r>
              <w:ins w:id="853" w:author="yun qiao" w:date="2026-04-21T11:00:00Z">
                <w:rPr>
                  <w:rFonts w:ascii="Cambria Math" w:eastAsia="宋体" w:hAnsi="Cambria Math" w:cs="Times New Roman"/>
                  <w:color w:val="000000" w:themeColor="text1"/>
                  <w:sz w:val="28"/>
                  <w14:ligatures w14:val="none"/>
                </w:rPr>
                <m:t>y</m:t>
              </w:ins>
            </m:r>
          </m:e>
          <m:sub>
            <m:r>
              <w:ins w:id="854" w:author="yun qiao" w:date="2026-04-21T11:00:00Z">
                <w:rPr>
                  <w:rFonts w:ascii="Cambria Math" w:eastAsia="宋体" w:hAnsi="Cambria Math" w:cs="Times New Roman"/>
                  <w:color w:val="000000" w:themeColor="text1"/>
                  <w:sz w:val="28"/>
                  <w14:ligatures w14:val="none"/>
                </w:rPr>
                <m:t>t</m:t>
              </w:ins>
            </m:r>
          </m:sub>
        </m:sSub>
      </m:oMath>
      <w:ins w:id="855" w:author="yun qiao" w:date="2026-04-21T11:00:00Z">
        <w:r w:rsidRPr="004B17D5">
          <w:rPr>
            <w:rFonts w:ascii="Times New Roman" w:eastAsia="宋体" w:hAnsi="Times New Roman" w:cs="Times New Roman" w:hint="eastAsia"/>
            <w:color w:val="000000" w:themeColor="text1"/>
            <w:sz w:val="28"/>
            <w14:ligatures w14:val="none"/>
          </w:rPr>
          <w:t>表示第</w:t>
        </w:r>
      </w:ins>
      <m:oMath>
        <m:r>
          <w:ins w:id="856" w:author="yun qiao" w:date="2026-04-21T11:00:00Z">
            <w:rPr>
              <w:rFonts w:ascii="Cambria Math" w:eastAsia="宋体" w:hAnsi="Cambria Math" w:cs="Times New Roman"/>
              <w:color w:val="000000" w:themeColor="text1"/>
              <w:sz w:val="28"/>
              <w14:ligatures w14:val="none"/>
            </w:rPr>
            <m:t>t</m:t>
          </w:ins>
        </m:r>
      </m:oMath>
      <w:ins w:id="857" w:author="yun qiao" w:date="2026-04-21T11:00:00Z">
        <w:r w:rsidRPr="004B17D5">
          <w:rPr>
            <w:rFonts w:ascii="Times New Roman" w:eastAsia="宋体" w:hAnsi="Times New Roman" w:cs="Times New Roman" w:hint="eastAsia"/>
            <w:color w:val="000000" w:themeColor="text1"/>
            <w:sz w:val="28"/>
            <w14:ligatures w14:val="none"/>
          </w:rPr>
          <w:t>步生成的操作原语；</w:t>
        </w:r>
      </w:ins>
      <m:oMath>
        <m:sSub>
          <m:sSubPr>
            <m:ctrlPr>
              <w:ins w:id="858" w:author="yun qiao" w:date="2026-04-21T11:00:00Z">
                <w:rPr>
                  <w:rFonts w:ascii="Cambria Math" w:eastAsia="宋体" w:hAnsi="Cambria Math" w:cs="Times New Roman"/>
                  <w:i/>
                  <w:color w:val="000000" w:themeColor="text1"/>
                  <w:sz w:val="28"/>
                  <w:szCs w:val="20"/>
                  <w14:ligatures w14:val="none"/>
                </w:rPr>
              </w:ins>
            </m:ctrlPr>
          </m:sSubPr>
          <m:e>
            <m:r>
              <w:ins w:id="859" w:author="yun qiao" w:date="2026-04-21T11:00:00Z">
                <w:rPr>
                  <w:rFonts w:ascii="Cambria Math" w:eastAsia="宋体" w:hAnsi="Cambria Math" w:cs="Times New Roman"/>
                  <w:color w:val="000000" w:themeColor="text1"/>
                  <w:sz w:val="28"/>
                  <w14:ligatures w14:val="none"/>
                </w:rPr>
                <m:t>y</m:t>
              </w:ins>
            </m:r>
            <m:ctrlPr>
              <w:ins w:id="860" w:author="yun qiao" w:date="2026-04-21T11:00:00Z">
                <w:rPr>
                  <w:rFonts w:ascii="Cambria Math" w:eastAsia="宋体" w:hAnsi="Cambria Math" w:cs="Times New Roman"/>
                  <w:color w:val="000000" w:themeColor="text1"/>
                  <w:sz w:val="28"/>
                  <w:szCs w:val="20"/>
                  <w14:ligatures w14:val="none"/>
                </w:rPr>
              </w:ins>
            </m:ctrlPr>
          </m:e>
          <m:sub>
            <m:r>
              <w:ins w:id="861" w:author="yun qiao" w:date="2026-04-21T11:00:00Z">
                <w:rPr>
                  <w:rFonts w:ascii="Cambria Math" w:eastAsia="宋体" w:hAnsi="Cambria Math" w:cs="Times New Roman"/>
                  <w:color w:val="000000" w:themeColor="text1"/>
                  <w:sz w:val="28"/>
                  <w14:ligatures w14:val="none"/>
                </w:rPr>
                <m:t>&lt;t</m:t>
              </w:ins>
            </m:r>
          </m:sub>
        </m:sSub>
      </m:oMath>
      <w:ins w:id="862" w:author="yun qiao" w:date="2026-04-21T11:00:00Z">
        <w:r w:rsidRPr="004B17D5">
          <w:rPr>
            <w:rFonts w:ascii="Times New Roman" w:eastAsia="宋体" w:hAnsi="Times New Roman" w:cs="Times New Roman" w:hint="eastAsia"/>
            <w:color w:val="000000" w:themeColor="text1"/>
            <w:sz w:val="28"/>
            <w14:ligatures w14:val="none"/>
          </w:rPr>
          <w:t>表示已生成的历史序列。</w:t>
        </w:r>
        <w:r w:rsidRPr="004B17D5">
          <w:rPr>
            <w:rFonts w:ascii="Times New Roman" w:eastAsia="宋体" w:hAnsi="Times New Roman" w:cs="Times New Roman"/>
            <w:color w:val="000000" w:themeColor="text1"/>
            <w:sz w:val="28"/>
            <w14:ligatures w14:val="none"/>
          </w:rPr>
          <w:t xml:space="preserve"> </w:t>
        </w:r>
      </w:ins>
    </w:p>
    <w:p w14:paraId="76356E76" w14:textId="26054384" w:rsidR="00595429" w:rsidRPr="004B17D5" w:rsidRDefault="00595429" w:rsidP="00595429">
      <w:pPr>
        <w:widowControl/>
        <w:spacing w:before="100" w:after="0" w:line="480" w:lineRule="exact"/>
        <w:ind w:firstLineChars="202" w:firstLine="566"/>
        <w:jc w:val="both"/>
        <w:rPr>
          <w:ins w:id="863" w:author="yun qiao" w:date="2026-04-21T11:00:00Z"/>
          <w:rFonts w:ascii="Times New Roman" w:eastAsia="宋体" w:hAnsi="Times New Roman" w:cs="Times New Roman"/>
          <w:color w:val="000000" w:themeColor="text1"/>
          <w:sz w:val="28"/>
          <w:szCs w:val="28"/>
          <w14:ligatures w14:val="none"/>
        </w:rPr>
      </w:pPr>
      <w:ins w:id="864" w:author="yun qiao" w:date="2026-04-21T11:00:00Z">
        <w:r w:rsidRPr="004B17D5">
          <w:rPr>
            <w:rFonts w:ascii="Times New Roman" w:eastAsia="宋体" w:hAnsi="Times New Roman" w:cs="Times New Roman"/>
            <w:color w:val="000000" w:themeColor="text1"/>
            <w:sz w:val="28"/>
            <w:szCs w:val="28"/>
            <w14:ligatures w14:val="none"/>
          </w:rPr>
          <w:t>S</w:t>
        </w:r>
      </w:ins>
      <w:ins w:id="865" w:author="yun qiao" w:date="2026-04-21T11:04:00Z">
        <w:r>
          <w:rPr>
            <w:rFonts w:ascii="Times New Roman" w:eastAsia="宋体" w:hAnsi="Times New Roman" w:cs="Times New Roman" w:hint="eastAsia"/>
            <w:color w:val="000000" w:themeColor="text1"/>
            <w:sz w:val="28"/>
            <w:szCs w:val="28"/>
            <w14:ligatures w14:val="none"/>
          </w:rPr>
          <w:t>14</w:t>
        </w:r>
      </w:ins>
      <w:ins w:id="866" w:author="yun qiao" w:date="2026-04-21T11:00:00Z">
        <w:r w:rsidRPr="004B17D5">
          <w:rPr>
            <w:rFonts w:ascii="Times New Roman" w:eastAsia="宋体" w:hAnsi="Times New Roman" w:cs="Times New Roman" w:hint="eastAsia"/>
            <w:color w:val="000000" w:themeColor="text1"/>
            <w:sz w:val="28"/>
            <w:szCs w:val="28"/>
            <w14:ligatures w14:val="none"/>
          </w:rPr>
          <w:t>、文本编码与条件融合。</w:t>
        </w:r>
      </w:ins>
    </w:p>
    <w:p w14:paraId="7ADB8E83" w14:textId="77777777" w:rsidR="00595429" w:rsidRPr="004B17D5" w:rsidRDefault="00595429" w:rsidP="00595429">
      <w:pPr>
        <w:widowControl/>
        <w:spacing w:before="100" w:after="0" w:line="480" w:lineRule="exact"/>
        <w:ind w:firstLineChars="202" w:firstLine="566"/>
        <w:jc w:val="both"/>
        <w:rPr>
          <w:ins w:id="867" w:author="yun qiao" w:date="2026-04-21T11:00:00Z"/>
          <w:rFonts w:ascii="Times New Roman" w:eastAsia="宋体" w:hAnsi="Times New Roman" w:cs="Times New Roman"/>
          <w:color w:val="000000" w:themeColor="text1"/>
          <w:sz w:val="28"/>
          <w14:ligatures w14:val="none"/>
        </w:rPr>
      </w:pPr>
      <w:ins w:id="868" w:author="yun qiao" w:date="2026-04-21T11:00:00Z">
        <w:r w:rsidRPr="004B17D5">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ins>
    </w:p>
    <w:p w14:paraId="53F73C49" w14:textId="77777777" w:rsidR="00595429" w:rsidRPr="004B17D5" w:rsidRDefault="00595429" w:rsidP="00595429">
      <w:pPr>
        <w:widowControl/>
        <w:spacing w:before="100" w:after="0" w:line="480" w:lineRule="exact"/>
        <w:jc w:val="both"/>
        <w:rPr>
          <w:ins w:id="869" w:author="yun qiao" w:date="2026-04-21T11:00:00Z"/>
          <w:rFonts w:ascii="Cambria Math" w:eastAsia="宋体" w:hAnsi="Cambria Math" w:cs="Times New Roman"/>
          <w:i/>
          <w:color w:val="000000" w:themeColor="text1"/>
          <w:sz w:val="28"/>
          <w14:ligatures w14:val="none"/>
        </w:rPr>
      </w:pPr>
      <m:oMathPara>
        <m:oMath>
          <m:r>
            <w:ins w:id="870" w:author="yun qiao" w:date="2026-04-21T11:00:00Z">
              <w:rPr>
                <w:rFonts w:ascii="Cambria Math" w:eastAsia="宋体" w:hAnsi="Cambria Math" w:cs="Times New Roman"/>
                <w:color w:val="000000" w:themeColor="text1"/>
                <w:sz w:val="28"/>
                <w14:ligatures w14:val="none"/>
              </w:rPr>
              <m:t>X={</m:t>
            </w:ins>
          </m:r>
          <m:sSub>
            <m:sSubPr>
              <m:ctrlPr>
                <w:ins w:id="871" w:author="yun qiao" w:date="2026-04-21T11:00:00Z">
                  <w:rPr>
                    <w:rFonts w:ascii="Cambria Math" w:eastAsia="宋体" w:hAnsi="Cambria Math" w:cs="Times New Roman"/>
                    <w:i/>
                    <w:color w:val="000000" w:themeColor="text1"/>
                    <w:sz w:val="28"/>
                    <w:szCs w:val="20"/>
                    <w14:ligatures w14:val="none"/>
                  </w:rPr>
                </w:ins>
              </m:ctrlPr>
            </m:sSubPr>
            <m:e>
              <m:r>
                <w:ins w:id="872" w:author="yun qiao" w:date="2026-04-21T11:00:00Z">
                  <w:rPr>
                    <w:rFonts w:ascii="Cambria Math" w:eastAsia="宋体" w:hAnsi="Cambria Math" w:cs="Times New Roman"/>
                    <w:color w:val="000000" w:themeColor="text1"/>
                    <w:sz w:val="28"/>
                    <w14:ligatures w14:val="none"/>
                  </w:rPr>
                  <m:t>x</m:t>
                </w:ins>
              </m:r>
            </m:e>
            <m:sub>
              <m:r>
                <w:ins w:id="873" w:author="yun qiao" w:date="2026-04-21T11:00:00Z">
                  <w:rPr>
                    <w:rFonts w:ascii="Cambria Math" w:eastAsia="宋体" w:hAnsi="Cambria Math" w:cs="Times New Roman"/>
                    <w:color w:val="000000" w:themeColor="text1"/>
                    <w:sz w:val="28"/>
                    <w14:ligatures w14:val="none"/>
                  </w:rPr>
                  <m:t>1</m:t>
                </w:ins>
              </m:r>
            </m:sub>
          </m:sSub>
          <m:r>
            <w:ins w:id="874" w:author="yun qiao" w:date="2026-04-21T11:00:00Z">
              <w:rPr>
                <w:rFonts w:ascii="Cambria Math" w:eastAsia="宋体" w:hAnsi="Cambria Math" w:cs="Times New Roman"/>
                <w:color w:val="000000" w:themeColor="text1"/>
                <w:sz w:val="28"/>
                <w14:ligatures w14:val="none"/>
              </w:rPr>
              <m:t>,</m:t>
            </w:ins>
          </m:r>
          <m:sSub>
            <m:sSubPr>
              <m:ctrlPr>
                <w:ins w:id="875" w:author="yun qiao" w:date="2026-04-21T11:00:00Z">
                  <w:rPr>
                    <w:rFonts w:ascii="Cambria Math" w:eastAsia="宋体" w:hAnsi="Cambria Math" w:cs="Times New Roman"/>
                    <w:i/>
                    <w:color w:val="000000" w:themeColor="text1"/>
                    <w:sz w:val="28"/>
                    <w:szCs w:val="20"/>
                    <w14:ligatures w14:val="none"/>
                  </w:rPr>
                </w:ins>
              </m:ctrlPr>
            </m:sSubPr>
            <m:e>
              <m:r>
                <w:ins w:id="876" w:author="yun qiao" w:date="2026-04-21T11:00:00Z">
                  <w:rPr>
                    <w:rFonts w:ascii="Cambria Math" w:eastAsia="宋体" w:hAnsi="Cambria Math" w:cs="Times New Roman"/>
                    <w:color w:val="000000" w:themeColor="text1"/>
                    <w:sz w:val="28"/>
                    <w14:ligatures w14:val="none"/>
                  </w:rPr>
                  <m:t>x</m:t>
                </w:ins>
              </m:r>
            </m:e>
            <m:sub>
              <m:r>
                <w:ins w:id="877" w:author="yun qiao" w:date="2026-04-21T11:00:00Z">
                  <w:rPr>
                    <w:rFonts w:ascii="Cambria Math" w:eastAsia="宋体" w:hAnsi="Cambria Math" w:cs="Times New Roman"/>
                    <w:color w:val="000000" w:themeColor="text1"/>
                    <w:sz w:val="28"/>
                    <w14:ligatures w14:val="none"/>
                  </w:rPr>
                  <m:t>2</m:t>
                </w:ins>
              </m:r>
            </m:sub>
          </m:sSub>
          <m:r>
            <w:ins w:id="878" w:author="yun qiao" w:date="2026-04-21T11:00:00Z">
              <w:rPr>
                <w:rFonts w:ascii="Cambria Math" w:eastAsia="宋体" w:hAnsi="Cambria Math" w:cs="Times New Roman"/>
                <w:color w:val="000000" w:themeColor="text1"/>
                <w:sz w:val="28"/>
                <w14:ligatures w14:val="none"/>
              </w:rPr>
              <m:t>,…,</m:t>
            </w:ins>
          </m:r>
          <m:sSub>
            <m:sSubPr>
              <m:ctrlPr>
                <w:ins w:id="879" w:author="yun qiao" w:date="2026-04-21T11:00:00Z">
                  <w:rPr>
                    <w:rFonts w:ascii="Cambria Math" w:eastAsia="宋体" w:hAnsi="Cambria Math" w:cs="Times New Roman"/>
                    <w:i/>
                    <w:color w:val="000000" w:themeColor="text1"/>
                    <w:sz w:val="28"/>
                    <w:szCs w:val="20"/>
                    <w14:ligatures w14:val="none"/>
                  </w:rPr>
                </w:ins>
              </m:ctrlPr>
            </m:sSubPr>
            <m:e>
              <m:r>
                <w:ins w:id="880" w:author="yun qiao" w:date="2026-04-21T11:00:00Z">
                  <w:rPr>
                    <w:rFonts w:ascii="Cambria Math" w:eastAsia="宋体" w:hAnsi="Cambria Math" w:cs="Times New Roman"/>
                    <w:color w:val="000000" w:themeColor="text1"/>
                    <w:sz w:val="28"/>
                    <w14:ligatures w14:val="none"/>
                  </w:rPr>
                  <m:t>x</m:t>
                </w:ins>
              </m:r>
            </m:e>
            <m:sub>
              <m:r>
                <w:ins w:id="881" w:author="yun qiao" w:date="2026-04-21T11:00:00Z">
                  <w:rPr>
                    <w:rFonts w:ascii="Cambria Math" w:eastAsia="宋体" w:hAnsi="Cambria Math" w:cs="Times New Roman"/>
                    <w:color w:val="000000" w:themeColor="text1"/>
                    <w:sz w:val="28"/>
                    <w14:ligatures w14:val="none"/>
                  </w:rPr>
                  <m:t>n</m:t>
                </w:ins>
              </m:r>
            </m:sub>
          </m:sSub>
          <m:r>
            <w:ins w:id="882" w:author="yun qiao" w:date="2026-04-21T11:00:00Z">
              <w:rPr>
                <w:rFonts w:ascii="Cambria Math" w:eastAsia="宋体" w:hAnsi="Cambria Math" w:cs="Times New Roman"/>
                <w:color w:val="000000" w:themeColor="text1"/>
                <w:sz w:val="28"/>
                <w14:ligatures w14:val="none"/>
              </w:rPr>
              <m:t>}</m:t>
            </w:ins>
          </m:r>
        </m:oMath>
      </m:oMathPara>
    </w:p>
    <w:p w14:paraId="4ED0B0BC" w14:textId="77777777" w:rsidR="00595429" w:rsidRPr="004B17D5" w:rsidRDefault="00595429" w:rsidP="00595429">
      <w:pPr>
        <w:widowControl/>
        <w:spacing w:before="100" w:after="0" w:line="480" w:lineRule="exact"/>
        <w:ind w:firstLineChars="202" w:firstLine="566"/>
        <w:jc w:val="both"/>
        <w:rPr>
          <w:ins w:id="883" w:author="yun qiao" w:date="2026-04-21T11:00:00Z"/>
          <w:rFonts w:ascii="Times New Roman" w:eastAsia="宋体" w:hAnsi="Times New Roman" w:cs="Times New Roman"/>
          <w:color w:val="000000" w:themeColor="text1"/>
          <w:sz w:val="28"/>
          <w14:ligatures w14:val="none"/>
        </w:rPr>
      </w:pPr>
      <w:ins w:id="884" w:author="yun qiao" w:date="2026-04-21T11:00:00Z">
        <w:r w:rsidRPr="004B17D5">
          <w:rPr>
            <w:rFonts w:ascii="Times New Roman" w:eastAsia="宋体" w:hAnsi="Times New Roman" w:cs="Times New Roman" w:hint="eastAsia"/>
            <w:color w:val="000000" w:themeColor="text1"/>
            <w:sz w:val="28"/>
            <w14:ligatures w14:val="none"/>
          </w:rPr>
          <w:t>经文本编码处理后，得到对应的隐藏状态序列：</w:t>
        </w:r>
      </w:ins>
    </w:p>
    <w:p w14:paraId="3718EB92" w14:textId="77777777" w:rsidR="00595429" w:rsidRPr="004B17D5" w:rsidRDefault="00595429" w:rsidP="00595429">
      <w:pPr>
        <w:widowControl/>
        <w:spacing w:before="100" w:after="0" w:line="480" w:lineRule="exact"/>
        <w:jc w:val="both"/>
        <w:rPr>
          <w:ins w:id="885" w:author="yun qiao" w:date="2026-04-21T11:00:00Z"/>
          <w:rFonts w:ascii="Cambria Math" w:eastAsia="宋体" w:hAnsi="Cambria Math" w:cs="Times New Roman"/>
          <w:i/>
          <w:color w:val="000000" w:themeColor="text1"/>
          <w:sz w:val="28"/>
          <w14:ligatures w14:val="none"/>
        </w:rPr>
      </w:pPr>
      <m:oMathPara>
        <m:oMath>
          <m:r>
            <w:ins w:id="886" w:author="yun qiao" w:date="2026-04-21T11:00:00Z">
              <w:rPr>
                <w:rFonts w:ascii="Cambria Math" w:eastAsia="宋体" w:hAnsi="Cambria Math" w:cs="Times New Roman"/>
                <w:color w:val="000000" w:themeColor="text1"/>
                <w:sz w:val="28"/>
                <w14:ligatures w14:val="none"/>
              </w:rPr>
              <m:t>H=</m:t>
            </w:ins>
          </m:r>
          <m:r>
            <w:ins w:id="887" w:author="yun qiao" w:date="2026-04-21T11:00:00Z">
              <m:rPr>
                <m:nor/>
              </m:rPr>
              <w:rPr>
                <w:rFonts w:ascii="Cambria Math" w:eastAsia="宋体" w:hAnsi="Cambria Math" w:cs="Times New Roman"/>
                <w:color w:val="000000" w:themeColor="text1"/>
                <w:sz w:val="28"/>
                <w14:ligatures w14:val="none"/>
              </w:rPr>
              <m:t>Encoder</m:t>
            </w:ins>
          </m:r>
          <m:d>
            <m:dPr>
              <m:ctrlPr>
                <w:ins w:id="888" w:author="yun qiao" w:date="2026-04-21T11:00:00Z">
                  <w:rPr>
                    <w:rFonts w:ascii="Cambria Math" w:eastAsia="宋体" w:hAnsi="Cambria Math" w:cs="Times New Roman"/>
                    <w:i/>
                    <w:color w:val="000000" w:themeColor="text1"/>
                    <w:sz w:val="28"/>
                    <w:szCs w:val="20"/>
                    <w14:ligatures w14:val="none"/>
                  </w:rPr>
                </w:ins>
              </m:ctrlPr>
            </m:dPr>
            <m:e>
              <m:r>
                <w:ins w:id="889" w:author="yun qiao" w:date="2026-04-21T11:00:00Z">
                  <w:rPr>
                    <w:rFonts w:ascii="Cambria Math" w:eastAsia="宋体" w:hAnsi="Cambria Math" w:cs="Times New Roman"/>
                    <w:color w:val="000000" w:themeColor="text1"/>
                    <w:sz w:val="28"/>
                    <w14:ligatures w14:val="none"/>
                  </w:rPr>
                  <m:t>X</m:t>
                </w:ins>
              </m:r>
            </m:e>
          </m:d>
          <m:r>
            <w:ins w:id="890" w:author="yun qiao" w:date="2026-04-21T11:00:00Z">
              <w:rPr>
                <w:rFonts w:ascii="Cambria Math" w:eastAsia="宋体" w:hAnsi="Cambria Math" w:cs="Times New Roman"/>
                <w:color w:val="000000" w:themeColor="text1"/>
                <w:sz w:val="28"/>
                <w14:ligatures w14:val="none"/>
              </w:rPr>
              <m:t>, H∈</m:t>
            </w:ins>
          </m:r>
          <m:sSup>
            <m:sSupPr>
              <m:ctrlPr>
                <w:ins w:id="891" w:author="yun qiao" w:date="2026-04-21T11:00:00Z">
                  <w:rPr>
                    <w:rFonts w:ascii="Cambria Math" w:eastAsia="宋体" w:hAnsi="Cambria Math" w:cs="Times New Roman"/>
                    <w:i/>
                    <w:color w:val="000000" w:themeColor="text1"/>
                    <w:sz w:val="28"/>
                    <w:szCs w:val="20"/>
                    <w14:ligatures w14:val="none"/>
                  </w:rPr>
                </w:ins>
              </m:ctrlPr>
            </m:sSupPr>
            <m:e>
              <m:r>
                <w:ins w:id="892" w:author="yun qiao" w:date="2026-04-21T11:00:00Z">
                  <w:rPr>
                    <w:rFonts w:ascii="Cambria Math" w:eastAsia="宋体" w:hAnsi="Cambria Math" w:cs="Times New Roman"/>
                    <w:color w:val="000000" w:themeColor="text1"/>
                    <w:sz w:val="28"/>
                    <w14:ligatures w14:val="none"/>
                  </w:rPr>
                  <m:t>R</m:t>
                </w:ins>
              </m:r>
            </m:e>
            <m:sup>
              <m:r>
                <w:ins w:id="893" w:author="yun qiao" w:date="2026-04-21T11:00:00Z">
                  <w:rPr>
                    <w:rFonts w:ascii="Cambria Math" w:eastAsia="宋体" w:hAnsi="Cambria Math" w:cs="Times New Roman"/>
                    <w:color w:val="000000" w:themeColor="text1"/>
                    <w:sz w:val="28"/>
                    <w14:ligatures w14:val="none"/>
                  </w:rPr>
                  <m:t>n×d</m:t>
                </w:ins>
              </m:r>
            </m:sup>
          </m:sSup>
        </m:oMath>
      </m:oMathPara>
    </w:p>
    <w:p w14:paraId="5212209F" w14:textId="77777777" w:rsidR="00595429" w:rsidRPr="004B17D5" w:rsidRDefault="00595429" w:rsidP="00595429">
      <w:pPr>
        <w:widowControl/>
        <w:spacing w:before="100" w:after="0" w:line="480" w:lineRule="exact"/>
        <w:ind w:firstLineChars="202" w:firstLine="566"/>
        <w:jc w:val="both"/>
        <w:rPr>
          <w:ins w:id="894" w:author="yun qiao" w:date="2026-04-21T11:00:00Z"/>
          <w:rFonts w:ascii="Times New Roman" w:eastAsia="宋体" w:hAnsi="Times New Roman" w:cs="Times New Roman"/>
          <w:color w:val="000000" w:themeColor="text1"/>
          <w:sz w:val="28"/>
          <w14:ligatures w14:val="none"/>
        </w:rPr>
      </w:pPr>
      <w:ins w:id="895" w:author="yun qiao" w:date="2026-04-21T11:00:00Z">
        <w:r w:rsidRPr="004B17D5">
          <w:rPr>
            <w:rFonts w:ascii="Times New Roman" w:eastAsia="宋体" w:hAnsi="Times New Roman" w:cs="Times New Roman" w:hint="eastAsia"/>
            <w:color w:val="000000" w:themeColor="text1"/>
            <w:sz w:val="28"/>
            <w14:ligatures w14:val="none"/>
          </w:rPr>
          <w:t>其中，</w:t>
        </w:r>
      </w:ins>
      <m:oMath>
        <m:r>
          <w:ins w:id="896" w:author="yun qiao" w:date="2026-04-21T11:00:00Z">
            <w:rPr>
              <w:rFonts w:ascii="Cambria Math" w:eastAsia="宋体" w:hAnsi="Cambria Math" w:cs="Times New Roman"/>
              <w:color w:val="000000" w:themeColor="text1"/>
              <w:sz w:val="28"/>
              <w14:ligatures w14:val="none"/>
            </w:rPr>
            <m:t>H</m:t>
          </w:ins>
        </m:r>
      </m:oMath>
      <w:ins w:id="897" w:author="yun qiao" w:date="2026-04-21T11:00:00Z">
        <w:r w:rsidRPr="004B17D5">
          <w:rPr>
            <w:rFonts w:ascii="Times New Roman" w:eastAsia="宋体" w:hAnsi="Times New Roman" w:cs="Times New Roman" w:hint="eastAsia"/>
            <w:color w:val="000000" w:themeColor="text1"/>
            <w:sz w:val="28"/>
            <w14:ligatures w14:val="none"/>
          </w:rPr>
          <w:t>表示输入序列在各位置的上下文语义表示。</w:t>
        </w:r>
      </w:ins>
    </w:p>
    <w:p w14:paraId="1C7A52C6" w14:textId="77777777" w:rsidR="00595429" w:rsidRPr="004B17D5" w:rsidRDefault="00595429" w:rsidP="00595429">
      <w:pPr>
        <w:widowControl/>
        <w:spacing w:before="100" w:after="0" w:line="480" w:lineRule="exact"/>
        <w:ind w:firstLineChars="202" w:firstLine="566"/>
        <w:jc w:val="both"/>
        <w:rPr>
          <w:ins w:id="898" w:author="yun qiao" w:date="2026-04-21T11:00:00Z"/>
          <w:rFonts w:ascii="Times New Roman" w:eastAsia="宋体" w:hAnsi="Times New Roman" w:cs="Times New Roman"/>
          <w:color w:val="000000" w:themeColor="text1"/>
          <w:sz w:val="28"/>
          <w14:ligatures w14:val="none"/>
        </w:rPr>
      </w:pPr>
      <w:ins w:id="899" w:author="yun qiao" w:date="2026-04-21T11:00:00Z">
        <w:r w:rsidRPr="004B17D5">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ins>
    </w:p>
    <w:p w14:paraId="1BC635B2" w14:textId="77777777" w:rsidR="00595429" w:rsidRPr="004B17D5" w:rsidRDefault="00595429" w:rsidP="00595429">
      <w:pPr>
        <w:widowControl/>
        <w:spacing w:before="100" w:after="0" w:line="480" w:lineRule="exact"/>
        <w:ind w:firstLineChars="202" w:firstLine="566"/>
        <w:jc w:val="both"/>
        <w:rPr>
          <w:ins w:id="900" w:author="yun qiao" w:date="2026-04-21T11:00:00Z"/>
          <w:rFonts w:ascii="Times New Roman" w:eastAsia="宋体" w:hAnsi="Times New Roman" w:cs="Times New Roman"/>
          <w:color w:val="000000" w:themeColor="text1"/>
          <w:sz w:val="28"/>
          <w14:ligatures w14:val="none"/>
        </w:rPr>
      </w:pPr>
      <m:oMathPara>
        <m:oMath>
          <m:r>
            <w:ins w:id="901" w:author="yun qiao" w:date="2026-04-21T11:00:00Z">
              <w:rPr>
                <w:rFonts w:ascii="Cambria Math" w:eastAsia="宋体" w:hAnsi="Cambria Math" w:cs="Times New Roman" w:hint="eastAsia"/>
                <w:color w:val="000000" w:themeColor="text1"/>
                <w:sz w:val="28"/>
                <w14:ligatures w14:val="none"/>
              </w:rPr>
              <m:t>M</m:t>
            </w:ins>
          </m:r>
          <m:r>
            <w:ins w:id="902" w:author="yun qiao" w:date="2026-04-21T11:00:00Z">
              <m:rPr>
                <m:sty m:val="p"/>
              </m:rPr>
              <w:rPr>
                <w:rFonts w:ascii="Cambria Math" w:eastAsia="宋体" w:hAnsi="Cambria Math" w:cs="Times New Roman" w:hint="eastAsia"/>
                <w:color w:val="000000" w:themeColor="text1"/>
                <w:sz w:val="28"/>
                <w14:ligatures w14:val="none"/>
              </w:rPr>
              <m:t>∈</m:t>
            </w:ins>
          </m:r>
          <m:sSup>
            <m:sSupPr>
              <m:ctrlPr>
                <w:ins w:id="903" w:author="yun qiao" w:date="2026-04-21T11:00:00Z">
                  <w:rPr>
                    <w:rFonts w:ascii="Cambria Math" w:eastAsia="宋体" w:hAnsi="Cambria Math" w:cs="Times New Roman"/>
                    <w:i/>
                    <w:color w:val="000000" w:themeColor="text1"/>
                    <w:sz w:val="28"/>
                    <w14:ligatures w14:val="none"/>
                  </w:rPr>
                </w:ins>
              </m:ctrlPr>
            </m:sSupPr>
            <m:e>
              <m:r>
                <w:ins w:id="904" w:author="yun qiao" w:date="2026-04-21T11:00:00Z">
                  <w:rPr>
                    <w:rFonts w:ascii="Cambria Math" w:eastAsia="宋体" w:hAnsi="Cambria Math" w:cs="Times New Roman" w:hint="eastAsia"/>
                    <w:color w:val="000000" w:themeColor="text1"/>
                    <w:sz w:val="28"/>
                    <w14:ligatures w14:val="none"/>
                  </w:rPr>
                  <m:t>R</m:t>
                </w:ins>
              </m:r>
              <m:ctrlPr>
                <w:ins w:id="905" w:author="yun qiao" w:date="2026-04-21T11:00:00Z">
                  <w:rPr>
                    <w:rFonts w:ascii="Cambria Math" w:eastAsia="宋体" w:hAnsi="Cambria Math" w:cs="Times New Roman"/>
                    <w:color w:val="000000" w:themeColor="text1"/>
                    <w:sz w:val="28"/>
                    <w14:ligatures w14:val="none"/>
                  </w:rPr>
                </w:ins>
              </m:ctrlPr>
            </m:e>
            <m:sup>
              <m:r>
                <w:ins w:id="906" w:author="yun qiao" w:date="2026-04-21T11:00:00Z">
                  <w:rPr>
                    <w:rFonts w:ascii="Cambria Math" w:eastAsia="宋体" w:hAnsi="Cambria Math" w:cs="Times New Roman" w:hint="eastAsia"/>
                    <w:color w:val="000000" w:themeColor="text1"/>
                    <w:sz w:val="28"/>
                    <w14:ligatures w14:val="none"/>
                  </w:rPr>
                  <m:t>K</m:t>
                </w:ins>
              </m:r>
              <m:r>
                <w:ins w:id="907" w:author="yun qiao" w:date="2026-04-21T11:00:00Z">
                  <m:rPr>
                    <m:sty m:val="p"/>
                  </m:rPr>
                  <w:rPr>
                    <w:rFonts w:ascii="Cambria Math" w:eastAsia="宋体" w:hAnsi="Cambria Math" w:cs="Times New Roman" w:hint="eastAsia"/>
                    <w:color w:val="000000" w:themeColor="text1"/>
                    <w:sz w:val="28"/>
                    <w14:ligatures w14:val="none"/>
                  </w:rPr>
                  <m:t>×</m:t>
                </w:ins>
              </m:r>
              <m:r>
                <w:ins w:id="908" w:author="yun qiao" w:date="2026-04-21T11:00:00Z">
                  <w:rPr>
                    <w:rFonts w:ascii="Cambria Math" w:eastAsia="宋体" w:hAnsi="Cambria Math" w:cs="Times New Roman" w:hint="eastAsia"/>
                    <w:color w:val="000000" w:themeColor="text1"/>
                    <w:sz w:val="28"/>
                    <w14:ligatures w14:val="none"/>
                  </w:rPr>
                  <m:t>d</m:t>
                </w:ins>
              </m:r>
            </m:sup>
          </m:sSup>
        </m:oMath>
      </m:oMathPara>
    </w:p>
    <w:p w14:paraId="1E06B73F" w14:textId="77777777" w:rsidR="00595429" w:rsidRPr="004B17D5" w:rsidRDefault="00595429" w:rsidP="00595429">
      <w:pPr>
        <w:widowControl/>
        <w:spacing w:before="100" w:after="0" w:line="480" w:lineRule="exact"/>
        <w:ind w:firstLineChars="202" w:firstLine="566"/>
        <w:jc w:val="both"/>
        <w:rPr>
          <w:ins w:id="909" w:author="yun qiao" w:date="2026-04-21T11:00:00Z"/>
          <w:rFonts w:ascii="Times New Roman" w:eastAsia="宋体" w:hAnsi="Times New Roman" w:cs="Times New Roman"/>
          <w:color w:val="000000" w:themeColor="text1"/>
          <w:sz w:val="28"/>
          <w14:ligatures w14:val="none"/>
        </w:rPr>
      </w:pPr>
      <w:ins w:id="910" w:author="yun qiao" w:date="2026-04-21T11:00:00Z">
        <w:r w:rsidRPr="004B17D5">
          <w:rPr>
            <w:rFonts w:ascii="Times New Roman" w:eastAsia="宋体" w:hAnsi="Times New Roman" w:cs="Times New Roman" w:hint="eastAsia"/>
            <w:color w:val="000000" w:themeColor="text1"/>
            <w:sz w:val="28"/>
            <w14:ligatures w14:val="none"/>
          </w:rPr>
          <w:t>其中，</w:t>
        </w:r>
        <w:r w:rsidRPr="004B17D5">
          <w:rPr>
            <w:rFonts w:ascii="Times New Roman" w:eastAsia="宋体" w:hAnsi="Times New Roman" w:cs="Times New Roman" w:hint="eastAsia"/>
            <w:color w:val="000000" w:themeColor="text1"/>
            <w:sz w:val="28"/>
            <w14:ligatures w14:val="none"/>
          </w:rPr>
          <w:t xml:space="preserve">M </w:t>
        </w:r>
        <w:r w:rsidRPr="004B17D5">
          <w:rPr>
            <w:rFonts w:ascii="Times New Roman" w:eastAsia="宋体" w:hAnsi="Times New Roman" w:cs="Times New Roman" w:hint="eastAsia"/>
            <w:color w:val="000000" w:themeColor="text1"/>
            <w:sz w:val="28"/>
            <w14:ligatures w14:val="none"/>
          </w:rPr>
          <w:t>表示由所述隐藏状态序列</w:t>
        </w:r>
        <w:r w:rsidRPr="004B17D5">
          <w:rPr>
            <w:rFonts w:ascii="Times New Roman" w:eastAsia="宋体" w:hAnsi="Times New Roman" w:cs="Times New Roman" w:hint="eastAsia"/>
            <w:color w:val="000000" w:themeColor="text1"/>
            <w:sz w:val="28"/>
            <w14:ligatures w14:val="none"/>
          </w:rPr>
          <w:t xml:space="preserve"> H </w:t>
        </w:r>
        <w:r w:rsidRPr="004B17D5">
          <w:rPr>
            <w:rFonts w:ascii="Times New Roman" w:eastAsia="宋体" w:hAnsi="Times New Roman" w:cs="Times New Roman" w:hint="eastAsia"/>
            <w:color w:val="000000" w:themeColor="text1"/>
            <w:sz w:val="28"/>
            <w14:ligatures w14:val="none"/>
          </w:rPr>
          <w:t>经过信息选择与聚合得到的记忆向量集合。所述记忆向量</w:t>
        </w:r>
      </w:ins>
      <m:oMath>
        <m:r>
          <w:ins w:id="911" w:author="yun qiao" w:date="2026-04-21T11:00:00Z">
            <w:rPr>
              <w:rFonts w:ascii="Cambria Math" w:eastAsia="宋体" w:hAnsi="Cambria Math" w:cs="Times New Roman"/>
              <w:color w:val="000000" w:themeColor="text1"/>
              <w:sz w:val="28"/>
              <w14:ligatures w14:val="none"/>
            </w:rPr>
            <m:t>M</m:t>
          </w:ins>
        </m:r>
      </m:oMath>
      <w:ins w:id="912" w:author="yun qiao" w:date="2026-04-21T11:00:00Z">
        <w:r w:rsidRPr="004B17D5">
          <w:rPr>
            <w:rFonts w:ascii="Times New Roman" w:eastAsia="宋体" w:hAnsi="Times New Roman" w:cs="Times New Roman" w:hint="eastAsia"/>
            <w:color w:val="000000" w:themeColor="text1"/>
            <w:sz w:val="28"/>
            <w14:ligatures w14:val="none"/>
          </w:rPr>
          <w:t>用于表征任务文本的关键语义信息，并作为后续解码过程中交叉注意力的输入。</w:t>
        </w:r>
      </w:ins>
    </w:p>
    <w:p w14:paraId="02B0AD9A" w14:textId="77777777" w:rsidR="00595429" w:rsidRPr="004B17D5" w:rsidRDefault="00595429" w:rsidP="00595429">
      <w:pPr>
        <w:widowControl/>
        <w:spacing w:before="100" w:after="0" w:line="480" w:lineRule="exact"/>
        <w:ind w:firstLineChars="202" w:firstLine="566"/>
        <w:jc w:val="both"/>
        <w:rPr>
          <w:ins w:id="913" w:author="yun qiao" w:date="2026-04-21T11:00:00Z"/>
          <w:rFonts w:ascii="Times New Roman" w:eastAsia="宋体" w:hAnsi="Times New Roman" w:cs="Times New Roman"/>
          <w:color w:val="000000" w:themeColor="text1"/>
          <w:sz w:val="28"/>
          <w14:ligatures w14:val="none"/>
        </w:rPr>
      </w:pPr>
      <w:ins w:id="914" w:author="yun qiao" w:date="2026-04-21T11:00:00Z">
        <w:r w:rsidRPr="004B17D5">
          <w:rPr>
            <w:rFonts w:ascii="Times New Roman" w:eastAsia="宋体" w:hAnsi="Times New Roman" w:cs="Times New Roman" w:hint="eastAsia"/>
            <w:color w:val="000000" w:themeColor="text1"/>
            <w:sz w:val="28"/>
            <w14:ligatures w14:val="none"/>
          </w:rPr>
          <w:t>此外，对隐藏状态序列进行全局聚合，获得任务语义的整体表示：</w:t>
        </w:r>
      </w:ins>
    </w:p>
    <w:p w14:paraId="4F00ABE2" w14:textId="77777777" w:rsidR="00595429" w:rsidRPr="004B17D5" w:rsidRDefault="00595429" w:rsidP="00595429">
      <w:pPr>
        <w:widowControl/>
        <w:spacing w:before="100" w:after="0" w:line="480" w:lineRule="exact"/>
        <w:jc w:val="both"/>
        <w:rPr>
          <w:ins w:id="915" w:author="yun qiao" w:date="2026-04-21T11:00:00Z"/>
          <w:rFonts w:ascii="Times New Roman" w:eastAsia="宋体" w:hAnsi="Times New Roman" w:cs="Times New Roman"/>
          <w:i/>
          <w:color w:val="000000" w:themeColor="text1"/>
          <w:sz w:val="28"/>
          <w14:ligatures w14:val="none"/>
        </w:rPr>
      </w:pPr>
      <m:oMathPara>
        <m:oMath>
          <m:sSub>
            <m:sSubPr>
              <m:ctrlPr>
                <w:ins w:id="916" w:author="yun qiao" w:date="2026-04-21T11:00:00Z">
                  <w:rPr>
                    <w:rFonts w:ascii="Cambria Math" w:eastAsia="宋体" w:hAnsi="Cambria Math" w:cs="Times New Roman"/>
                    <w:i/>
                    <w:color w:val="000000" w:themeColor="text1"/>
                    <w:sz w:val="28"/>
                    <w:szCs w:val="20"/>
                    <w14:ligatures w14:val="none"/>
                  </w:rPr>
                </w:ins>
              </m:ctrlPr>
            </m:sSubPr>
            <m:e>
              <m:r>
                <w:ins w:id="917" w:author="yun qiao" w:date="2026-04-21T11:00:00Z">
                  <w:rPr>
                    <w:rFonts w:ascii="Cambria Math" w:eastAsia="宋体" w:hAnsi="Cambria Math" w:cs="Times New Roman"/>
                    <w:color w:val="000000" w:themeColor="text1"/>
                    <w:sz w:val="28"/>
                    <w14:ligatures w14:val="none"/>
                  </w:rPr>
                  <m:t>v</m:t>
                </w:ins>
              </m:r>
            </m:e>
            <m:sub>
              <m:r>
                <w:ins w:id="918" w:author="yun qiao" w:date="2026-04-21T11:00:00Z">
                  <m:rPr>
                    <m:nor/>
                  </m:rPr>
                  <w:rPr>
                    <w:rFonts w:ascii="Cambria Math" w:eastAsia="宋体" w:hAnsi="Cambria Math" w:cs="Times New Roman"/>
                    <w:i/>
                    <w:color w:val="000000" w:themeColor="text1"/>
                    <w:sz w:val="28"/>
                    <w14:ligatures w14:val="none"/>
                  </w:rPr>
                  <m:t>text</m:t>
                </w:ins>
              </m:r>
            </m:sub>
          </m:sSub>
          <m:r>
            <w:ins w:id="919" w:author="yun qiao" w:date="2026-04-21T11:00:00Z">
              <w:rPr>
                <w:rFonts w:ascii="Cambria Math" w:eastAsia="宋体" w:hAnsi="Cambria Math" w:cs="Times New Roman"/>
                <w:color w:val="000000" w:themeColor="text1"/>
                <w:sz w:val="28"/>
                <w14:ligatures w14:val="none"/>
              </w:rPr>
              <m:t>=</m:t>
            </w:ins>
          </m:r>
          <m:r>
            <w:ins w:id="920" w:author="yun qiao" w:date="2026-04-21T11:00:00Z">
              <m:rPr>
                <m:nor/>
              </m:rPr>
              <w:rPr>
                <w:rFonts w:ascii="Cambria Math" w:eastAsia="宋体" w:hAnsi="Cambria Math" w:cs="Times New Roman"/>
                <w:color w:val="000000" w:themeColor="text1"/>
                <w:sz w:val="28"/>
                <w14:ligatures w14:val="none"/>
              </w:rPr>
              <m:t>Pool</m:t>
            </w:ins>
          </m:r>
          <m:d>
            <m:dPr>
              <m:ctrlPr>
                <w:ins w:id="921" w:author="yun qiao" w:date="2026-04-21T11:00:00Z">
                  <w:rPr>
                    <w:rFonts w:ascii="Cambria Math" w:eastAsia="宋体" w:hAnsi="Cambria Math" w:cs="Times New Roman"/>
                    <w:i/>
                    <w:color w:val="000000" w:themeColor="text1"/>
                    <w:sz w:val="28"/>
                    <w:szCs w:val="20"/>
                    <w14:ligatures w14:val="none"/>
                  </w:rPr>
                </w:ins>
              </m:ctrlPr>
            </m:dPr>
            <m:e>
              <m:r>
                <w:ins w:id="922" w:author="yun qiao" w:date="2026-04-21T11:00:00Z">
                  <w:rPr>
                    <w:rFonts w:ascii="Cambria Math" w:eastAsia="宋体" w:hAnsi="Cambria Math" w:cs="Times New Roman"/>
                    <w:color w:val="000000" w:themeColor="text1"/>
                    <w:sz w:val="28"/>
                    <w14:ligatures w14:val="none"/>
                  </w:rPr>
                  <m:t>H</m:t>
                </w:ins>
              </m:r>
            </m:e>
          </m:d>
        </m:oMath>
      </m:oMathPara>
    </w:p>
    <w:p w14:paraId="67CEED1F" w14:textId="77777777" w:rsidR="00595429" w:rsidRPr="004B17D5" w:rsidRDefault="00595429" w:rsidP="00595429">
      <w:pPr>
        <w:widowControl/>
        <w:spacing w:before="100" w:after="0" w:line="480" w:lineRule="exact"/>
        <w:ind w:firstLineChars="202" w:firstLine="566"/>
        <w:jc w:val="both"/>
        <w:rPr>
          <w:ins w:id="923" w:author="yun qiao" w:date="2026-04-21T11:00:00Z"/>
          <w:rFonts w:ascii="Times New Roman" w:eastAsia="宋体" w:hAnsi="Times New Roman" w:cs="Times New Roman"/>
          <w:color w:val="000000" w:themeColor="text1"/>
          <w:sz w:val="28"/>
          <w14:ligatures w14:val="none"/>
        </w:rPr>
      </w:pPr>
      <w:ins w:id="924" w:author="yun qiao" w:date="2026-04-21T11:00:00Z">
        <w:r w:rsidRPr="004B17D5">
          <w:rPr>
            <w:rFonts w:ascii="Times New Roman" w:eastAsia="宋体" w:hAnsi="Times New Roman" w:cs="Times New Roman" w:hint="eastAsia"/>
            <w:color w:val="000000" w:themeColor="text1"/>
            <w:sz w:val="28"/>
            <w14:ligatures w14:val="none"/>
          </w:rPr>
          <w:t>用于刻画任务描述的全局语义特征。</w:t>
        </w:r>
      </w:ins>
    </w:p>
    <w:p w14:paraId="086B9DF3" w14:textId="77777777" w:rsidR="00595429" w:rsidRPr="004B17D5" w:rsidRDefault="00595429" w:rsidP="00595429">
      <w:pPr>
        <w:widowControl/>
        <w:spacing w:before="100" w:after="0" w:line="480" w:lineRule="exact"/>
        <w:ind w:firstLineChars="202" w:firstLine="566"/>
        <w:jc w:val="both"/>
        <w:rPr>
          <w:ins w:id="925" w:author="yun qiao" w:date="2026-04-21T11:00:00Z"/>
          <w:rFonts w:ascii="Times New Roman" w:eastAsia="宋体" w:hAnsi="Times New Roman" w:cs="Times New Roman"/>
          <w:color w:val="000000" w:themeColor="text1"/>
          <w:sz w:val="28"/>
          <w14:ligatures w14:val="none"/>
        </w:rPr>
      </w:pPr>
      <w:ins w:id="926" w:author="yun qiao" w:date="2026-04-21T11:00:00Z">
        <w:r w:rsidRPr="004B17D5">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ins>
    </w:p>
    <w:p w14:paraId="23972508" w14:textId="77777777" w:rsidR="00595429" w:rsidRPr="004B17D5" w:rsidRDefault="00595429" w:rsidP="00595429">
      <w:pPr>
        <w:widowControl/>
        <w:spacing w:before="100" w:after="0" w:line="480" w:lineRule="exact"/>
        <w:jc w:val="both"/>
        <w:rPr>
          <w:ins w:id="927" w:author="yun qiao" w:date="2026-04-21T11:00:00Z"/>
          <w:rFonts w:ascii="Times New Roman" w:eastAsia="宋体" w:hAnsi="Times New Roman" w:cs="Times New Roman"/>
          <w:i/>
          <w:color w:val="000000" w:themeColor="text1"/>
          <w:sz w:val="28"/>
          <w14:ligatures w14:val="none"/>
        </w:rPr>
      </w:pPr>
      <m:oMathPara>
        <m:oMath>
          <m:sSub>
            <m:sSubPr>
              <m:ctrlPr>
                <w:ins w:id="928" w:author="yun qiao" w:date="2026-04-21T11:00:00Z">
                  <w:rPr>
                    <w:rFonts w:ascii="Cambria Math" w:eastAsia="宋体" w:hAnsi="Cambria Math" w:cs="Times New Roman"/>
                    <w:i/>
                    <w:color w:val="000000" w:themeColor="text1"/>
                    <w:sz w:val="28"/>
                    <w:szCs w:val="20"/>
                    <w14:ligatures w14:val="none"/>
                  </w:rPr>
                </w:ins>
              </m:ctrlPr>
            </m:sSubPr>
            <m:e>
              <m:r>
                <w:ins w:id="929" w:author="yun qiao" w:date="2026-04-21T11:00:00Z">
                  <w:rPr>
                    <w:rFonts w:ascii="Cambria Math" w:eastAsia="宋体" w:hAnsi="Cambria Math" w:cs="Times New Roman"/>
                    <w:color w:val="000000" w:themeColor="text1"/>
                    <w:sz w:val="28"/>
                    <w14:ligatures w14:val="none"/>
                  </w:rPr>
                  <m:t>e</m:t>
                </w:ins>
              </m:r>
            </m:e>
            <m:sub>
              <m:r>
                <w:ins w:id="930" w:author="yun qiao" w:date="2026-04-21T11:00:00Z">
                  <m:rPr>
                    <m:nor/>
                  </m:rPr>
                  <w:rPr>
                    <w:rFonts w:ascii="Cambria Math" w:eastAsia="宋体" w:hAnsi="Cambria Math" w:cs="Times New Roman"/>
                    <w:i/>
                    <w:color w:val="000000" w:themeColor="text1"/>
                    <w:sz w:val="28"/>
                    <w14:ligatures w14:val="none"/>
                  </w:rPr>
                  <m:t>task</m:t>
                </w:ins>
              </m:r>
            </m:sub>
          </m:sSub>
          <m:r>
            <w:ins w:id="931" w:author="yun qiao" w:date="2026-04-21T11:00:00Z">
              <w:rPr>
                <w:rFonts w:ascii="Cambria Math" w:eastAsia="宋体" w:hAnsi="Cambria Math" w:cs="Times New Roman"/>
                <w:color w:val="000000" w:themeColor="text1"/>
                <w:sz w:val="28"/>
                <w14:ligatures w14:val="none"/>
              </w:rPr>
              <m:t>=</m:t>
            </w:ins>
          </m:r>
          <m:r>
            <w:ins w:id="932" w:author="yun qiao" w:date="2026-04-21T11:00:00Z">
              <m:rPr>
                <m:nor/>
              </m:rPr>
              <w:rPr>
                <w:rFonts w:ascii="Cambria Math" w:eastAsia="宋体" w:hAnsi="Cambria Math" w:cs="Times New Roman"/>
                <w:color w:val="000000" w:themeColor="text1"/>
                <w:sz w:val="28"/>
                <w14:ligatures w14:val="none"/>
              </w:rPr>
              <m:t>Embedding</m:t>
            </w:ins>
          </m:r>
          <m:d>
            <m:dPr>
              <m:ctrlPr>
                <w:ins w:id="933" w:author="yun qiao" w:date="2026-04-21T11:00:00Z">
                  <w:rPr>
                    <w:rFonts w:ascii="Cambria Math" w:eastAsia="宋体" w:hAnsi="Cambria Math" w:cs="Times New Roman"/>
                    <w:i/>
                    <w:color w:val="000000" w:themeColor="text1"/>
                    <w:sz w:val="28"/>
                    <w:szCs w:val="20"/>
                    <w14:ligatures w14:val="none"/>
                  </w:rPr>
                </w:ins>
              </m:ctrlPr>
            </m:dPr>
            <m:e>
              <w:proofErr w:type="spellStart"/>
              <m:r>
                <w:ins w:id="934" w:author="yun qiao" w:date="2026-04-21T11:00:00Z">
                  <m:rPr>
                    <m:nor/>
                  </m:rPr>
                  <w:rPr>
                    <w:rFonts w:ascii="Cambria Math" w:eastAsia="宋体" w:hAnsi="Cambria Math" w:cs="Times New Roman"/>
                    <w:i/>
                    <w:color w:val="000000" w:themeColor="text1"/>
                    <w:sz w:val="28"/>
                    <w14:ligatures w14:val="none"/>
                  </w:rPr>
                  <m:t>task_type</m:t>
                </w:ins>
              </m:r>
              <w:proofErr w:type="spellEnd"/>
            </m:e>
          </m:d>
        </m:oMath>
      </m:oMathPara>
    </w:p>
    <w:p w14:paraId="78746EC2" w14:textId="77777777" w:rsidR="00595429" w:rsidRPr="004B17D5" w:rsidRDefault="00595429" w:rsidP="00595429">
      <w:pPr>
        <w:widowControl/>
        <w:spacing w:before="100" w:after="0" w:line="480" w:lineRule="exact"/>
        <w:ind w:firstLineChars="200" w:firstLine="560"/>
        <w:jc w:val="both"/>
        <w:rPr>
          <w:ins w:id="935" w:author="yun qiao" w:date="2026-04-21T11:00:00Z"/>
          <w:rFonts w:ascii="Times New Roman" w:eastAsia="宋体" w:hAnsi="Times New Roman" w:cs="Times New Roman"/>
          <w:color w:val="000000" w:themeColor="text1"/>
          <w:sz w:val="28"/>
          <w14:ligatures w14:val="none"/>
        </w:rPr>
      </w:pPr>
      <w:ins w:id="936" w:author="yun qiao" w:date="2026-04-21T11:00:00Z">
        <w:r w:rsidRPr="004B17D5">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ins>
    </w:p>
    <w:p w14:paraId="25C9F3ED" w14:textId="77777777" w:rsidR="00595429" w:rsidRPr="004B17D5" w:rsidRDefault="00595429" w:rsidP="00595429">
      <w:pPr>
        <w:widowControl/>
        <w:spacing w:before="100" w:after="0" w:line="480" w:lineRule="exact"/>
        <w:jc w:val="both"/>
        <w:rPr>
          <w:ins w:id="937" w:author="yun qiao" w:date="2026-04-21T11:00:00Z"/>
          <w:rFonts w:ascii="Times New Roman" w:eastAsia="宋体" w:hAnsi="Times New Roman" w:cs="Times New Roman"/>
          <w:i/>
          <w:color w:val="000000" w:themeColor="text1"/>
          <w:sz w:val="28"/>
          <w14:ligatures w14:val="none"/>
        </w:rPr>
      </w:pPr>
      <m:oMathPara>
        <m:oMath>
          <m:r>
            <w:ins w:id="938" w:author="yun qiao" w:date="2026-04-21T11:00:00Z">
              <w:rPr>
                <w:rFonts w:ascii="Cambria Math" w:eastAsia="宋体" w:hAnsi="Cambria Math" w:cs="Times New Roman"/>
                <w:color w:val="000000" w:themeColor="text1"/>
                <w:sz w:val="28"/>
                <w14:ligatures w14:val="none"/>
              </w:rPr>
              <m:t>c=</m:t>
            </w:ins>
          </m:r>
          <m:sSub>
            <m:sSubPr>
              <m:ctrlPr>
                <w:ins w:id="939" w:author="yun qiao" w:date="2026-04-21T11:00:00Z">
                  <w:rPr>
                    <w:rFonts w:ascii="Cambria Math" w:eastAsia="宋体" w:hAnsi="Cambria Math" w:cs="Times New Roman"/>
                    <w:i/>
                    <w:color w:val="000000" w:themeColor="text1"/>
                    <w:sz w:val="28"/>
                    <w:szCs w:val="20"/>
                    <w14:ligatures w14:val="none"/>
                  </w:rPr>
                </w:ins>
              </m:ctrlPr>
            </m:sSubPr>
            <m:e>
              <m:r>
                <w:ins w:id="940" w:author="yun qiao" w:date="2026-04-21T11:00:00Z">
                  <w:rPr>
                    <w:rFonts w:ascii="Cambria Math" w:eastAsia="宋体" w:hAnsi="Cambria Math" w:cs="Times New Roman"/>
                    <w:color w:val="000000" w:themeColor="text1"/>
                    <w:sz w:val="28"/>
                    <w14:ligatures w14:val="none"/>
                  </w:rPr>
                  <m:t>f</m:t>
                </w:ins>
              </m:r>
            </m:e>
            <m:sub>
              <m:r>
                <w:ins w:id="941" w:author="yun qiao" w:date="2026-04-21T11:00:00Z">
                  <m:rPr>
                    <m:nor/>
                  </m:rPr>
                  <w:rPr>
                    <w:rFonts w:ascii="Cambria Math" w:eastAsia="宋体" w:hAnsi="Cambria Math" w:cs="Times New Roman"/>
                    <w:i/>
                    <w:color w:val="000000" w:themeColor="text1"/>
                    <w:sz w:val="28"/>
                    <w14:ligatures w14:val="none"/>
                  </w:rPr>
                  <m:t>MLP</m:t>
                </w:ins>
              </m:r>
            </m:sub>
          </m:sSub>
          <m:d>
            <m:dPr>
              <m:ctrlPr>
                <w:ins w:id="942" w:author="yun qiao" w:date="2026-04-21T11:00:00Z">
                  <w:rPr>
                    <w:rFonts w:ascii="Cambria Math" w:eastAsia="宋体" w:hAnsi="Cambria Math" w:cs="Times New Roman"/>
                    <w:i/>
                    <w:color w:val="000000" w:themeColor="text1"/>
                    <w:sz w:val="28"/>
                    <w:szCs w:val="20"/>
                    <w14:ligatures w14:val="none"/>
                  </w:rPr>
                </w:ins>
              </m:ctrlPr>
            </m:dPr>
            <m:e>
              <m:d>
                <m:dPr>
                  <m:begChr m:val="["/>
                  <m:endChr m:val="]"/>
                  <m:ctrlPr>
                    <w:ins w:id="943" w:author="yun qiao" w:date="2026-04-21T11:00:00Z">
                      <w:rPr>
                        <w:rFonts w:ascii="Cambria Math" w:eastAsia="宋体" w:hAnsi="Cambria Math" w:cs="Times New Roman"/>
                        <w:i/>
                        <w:color w:val="000000" w:themeColor="text1"/>
                        <w:sz w:val="28"/>
                        <w:szCs w:val="20"/>
                        <w14:ligatures w14:val="none"/>
                      </w:rPr>
                    </w:ins>
                  </m:ctrlPr>
                </m:dPr>
                <m:e>
                  <m:sSub>
                    <m:sSubPr>
                      <m:ctrlPr>
                        <w:ins w:id="944" w:author="yun qiao" w:date="2026-04-21T11:00:00Z">
                          <w:rPr>
                            <w:rFonts w:ascii="Cambria Math" w:eastAsia="宋体" w:hAnsi="Cambria Math" w:cs="Times New Roman"/>
                            <w:i/>
                            <w:color w:val="000000" w:themeColor="text1"/>
                            <w:sz w:val="28"/>
                            <w:szCs w:val="20"/>
                            <w14:ligatures w14:val="none"/>
                          </w:rPr>
                        </w:ins>
                      </m:ctrlPr>
                    </m:sSubPr>
                    <m:e>
                      <m:r>
                        <w:ins w:id="945" w:author="yun qiao" w:date="2026-04-21T11:00:00Z">
                          <w:rPr>
                            <w:rFonts w:ascii="Cambria Math" w:eastAsia="宋体" w:hAnsi="Cambria Math" w:cs="Times New Roman"/>
                            <w:color w:val="000000" w:themeColor="text1"/>
                            <w:sz w:val="28"/>
                            <w14:ligatures w14:val="none"/>
                          </w:rPr>
                          <m:t>v</m:t>
                        </w:ins>
                      </m:r>
                    </m:e>
                    <m:sub>
                      <m:r>
                        <w:ins w:id="946" w:author="yun qiao" w:date="2026-04-21T11:00:00Z">
                          <m:rPr>
                            <m:nor/>
                          </m:rPr>
                          <w:rPr>
                            <w:rFonts w:ascii="Cambria Math" w:eastAsia="宋体" w:hAnsi="Cambria Math" w:cs="Times New Roman"/>
                            <w:i/>
                            <w:color w:val="000000" w:themeColor="text1"/>
                            <w:sz w:val="28"/>
                            <w14:ligatures w14:val="none"/>
                          </w:rPr>
                          <m:t>text</m:t>
                        </w:ins>
                      </m:r>
                    </m:sub>
                  </m:sSub>
                  <m:r>
                    <w:ins w:id="947" w:author="yun qiao" w:date="2026-04-21T11:00:00Z">
                      <w:rPr>
                        <w:rFonts w:ascii="Cambria Math" w:eastAsia="宋体" w:hAnsi="Cambria Math" w:cs="Times New Roman"/>
                        <w:color w:val="000000" w:themeColor="text1"/>
                        <w:sz w:val="28"/>
                        <w14:ligatures w14:val="none"/>
                      </w:rPr>
                      <m:t xml:space="preserve"> ;</m:t>
                    </w:ins>
                  </m:r>
                  <m:sSub>
                    <m:sSubPr>
                      <m:ctrlPr>
                        <w:ins w:id="948" w:author="yun qiao" w:date="2026-04-21T11:00:00Z">
                          <w:rPr>
                            <w:rFonts w:ascii="Cambria Math" w:eastAsia="宋体" w:hAnsi="Cambria Math" w:cs="Times New Roman"/>
                            <w:i/>
                            <w:color w:val="000000" w:themeColor="text1"/>
                            <w:sz w:val="28"/>
                            <w:szCs w:val="20"/>
                            <w14:ligatures w14:val="none"/>
                          </w:rPr>
                        </w:ins>
                      </m:ctrlPr>
                    </m:sSubPr>
                    <m:e>
                      <m:r>
                        <w:ins w:id="949" w:author="yun qiao" w:date="2026-04-21T11:00:00Z">
                          <w:rPr>
                            <w:rFonts w:ascii="Cambria Math" w:eastAsia="宋体" w:hAnsi="Cambria Math" w:cs="Times New Roman"/>
                            <w:color w:val="000000" w:themeColor="text1"/>
                            <w:sz w:val="28"/>
                            <w14:ligatures w14:val="none"/>
                          </w:rPr>
                          <m:t>e</m:t>
                        </w:ins>
                      </m:r>
                    </m:e>
                    <m:sub>
                      <m:r>
                        <w:ins w:id="950" w:author="yun qiao" w:date="2026-04-21T11:00:00Z">
                          <m:rPr>
                            <m:nor/>
                          </m:rPr>
                          <w:rPr>
                            <w:rFonts w:ascii="Cambria Math" w:eastAsia="宋体" w:hAnsi="Cambria Math" w:cs="Times New Roman"/>
                            <w:i/>
                            <w:color w:val="000000" w:themeColor="text1"/>
                            <w:sz w:val="28"/>
                            <w14:ligatures w14:val="none"/>
                          </w:rPr>
                          <m:t>task</m:t>
                        </w:ins>
                      </m:r>
                    </m:sub>
                  </m:sSub>
                </m:e>
              </m:d>
            </m:e>
          </m:d>
        </m:oMath>
      </m:oMathPara>
    </w:p>
    <w:p w14:paraId="4F9F90DB" w14:textId="77777777" w:rsidR="00595429" w:rsidRPr="004B17D5" w:rsidRDefault="00595429" w:rsidP="00595429">
      <w:pPr>
        <w:widowControl/>
        <w:spacing w:before="100" w:after="0" w:line="480" w:lineRule="exact"/>
        <w:ind w:firstLineChars="202" w:firstLine="566"/>
        <w:jc w:val="both"/>
        <w:rPr>
          <w:ins w:id="951" w:author="yun qiao" w:date="2026-04-21T11:00:00Z"/>
          <w:rFonts w:ascii="Times New Roman" w:eastAsia="宋体" w:hAnsi="Times New Roman" w:cs="Times New Roman"/>
          <w:color w:val="000000" w:themeColor="text1"/>
          <w:sz w:val="28"/>
          <w14:ligatures w14:val="none"/>
        </w:rPr>
      </w:pPr>
      <w:ins w:id="952" w:author="yun qiao" w:date="2026-04-21T11:00:00Z">
        <w:r w:rsidRPr="004B17D5">
          <w:rPr>
            <w:rFonts w:ascii="Times New Roman" w:eastAsia="宋体" w:hAnsi="Times New Roman" w:cs="Times New Roman" w:hint="eastAsia"/>
            <w:color w:val="000000" w:themeColor="text1"/>
            <w:sz w:val="28"/>
            <w14:ligatures w14:val="none"/>
          </w:rPr>
          <w:t>所述条件向量同时编码任务语义信息与任务类别信息，用于在后续序列生成过程中提供统一的条件约束信号。</w:t>
        </w:r>
      </w:ins>
    </w:p>
    <w:p w14:paraId="3784FF85" w14:textId="7CEDAC50" w:rsidR="00595429" w:rsidRPr="004B17D5" w:rsidRDefault="00595429" w:rsidP="00595429">
      <w:pPr>
        <w:widowControl/>
        <w:spacing w:before="100" w:after="0" w:line="480" w:lineRule="exact"/>
        <w:ind w:firstLineChars="202" w:firstLine="566"/>
        <w:jc w:val="both"/>
        <w:rPr>
          <w:ins w:id="953" w:author="yun qiao" w:date="2026-04-21T11:00:00Z"/>
          <w:rFonts w:ascii="Times New Roman" w:eastAsia="宋体" w:hAnsi="Times New Roman" w:cs="Times New Roman"/>
          <w:color w:val="000000" w:themeColor="text1"/>
          <w:sz w:val="28"/>
          <w:szCs w:val="28"/>
          <w14:ligatures w14:val="none"/>
        </w:rPr>
      </w:pPr>
      <w:ins w:id="954" w:author="yun qiao" w:date="2026-04-21T11:00:00Z">
        <w:r w:rsidRPr="004B17D5">
          <w:rPr>
            <w:rFonts w:ascii="Times New Roman" w:eastAsia="宋体" w:hAnsi="Times New Roman" w:cs="Times New Roman"/>
            <w:color w:val="000000" w:themeColor="text1"/>
            <w:sz w:val="28"/>
            <w:szCs w:val="28"/>
            <w14:ligatures w14:val="none"/>
          </w:rPr>
          <w:t>S</w:t>
        </w:r>
      </w:ins>
      <w:ins w:id="955" w:author="yun qiao" w:date="2026-04-21T11:04:00Z">
        <w:r>
          <w:rPr>
            <w:rFonts w:ascii="Times New Roman" w:eastAsia="宋体" w:hAnsi="Times New Roman" w:cs="Times New Roman" w:hint="eastAsia"/>
            <w:color w:val="000000" w:themeColor="text1"/>
            <w:sz w:val="28"/>
            <w:szCs w:val="28"/>
            <w14:ligatures w14:val="none"/>
          </w:rPr>
          <w:t>15</w:t>
        </w:r>
      </w:ins>
      <w:ins w:id="956" w:author="yun qiao" w:date="2026-04-21T11:00:00Z">
        <w:r w:rsidRPr="004B17D5">
          <w:rPr>
            <w:rFonts w:ascii="Times New Roman" w:eastAsia="宋体" w:hAnsi="Times New Roman" w:cs="Times New Roman" w:hint="eastAsia"/>
            <w:color w:val="000000" w:themeColor="text1"/>
            <w:sz w:val="28"/>
            <w:szCs w:val="28"/>
            <w14:ligatures w14:val="none"/>
          </w:rPr>
          <w:t>、条件化解码机制。</w:t>
        </w:r>
      </w:ins>
    </w:p>
    <w:p w14:paraId="044B629E" w14:textId="77777777" w:rsidR="00595429" w:rsidRPr="001C54D7" w:rsidRDefault="00595429" w:rsidP="00595429">
      <w:pPr>
        <w:widowControl/>
        <w:spacing w:before="100" w:after="0" w:line="480" w:lineRule="exact"/>
        <w:ind w:firstLineChars="202" w:firstLine="566"/>
        <w:jc w:val="both"/>
        <w:rPr>
          <w:ins w:id="957" w:author="yun qiao" w:date="2026-04-21T11:00:00Z"/>
          <w:rFonts w:ascii="Times New Roman" w:eastAsia="宋体" w:hAnsi="Times New Roman" w:cs="Times New Roman"/>
          <w:color w:val="000000" w:themeColor="text1"/>
          <w:sz w:val="28"/>
          <w14:ligatures w14:val="none"/>
        </w:rPr>
      </w:pPr>
      <w:ins w:id="958" w:author="yun qiao" w:date="2026-04-21T11:00:00Z">
        <w:r w:rsidRPr="001C54D7">
          <w:rPr>
            <w:rFonts w:ascii="Times New Roman" w:eastAsia="宋体" w:hAnsi="Times New Roman" w:cs="Times New Roman"/>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从而引导生成符合地理处理逻辑的操作原语序列。</w:t>
        </w:r>
      </w:ins>
    </w:p>
    <w:p w14:paraId="5B12FDF2" w14:textId="77777777" w:rsidR="00595429" w:rsidRPr="001C54D7" w:rsidRDefault="00595429" w:rsidP="00595429">
      <w:pPr>
        <w:widowControl/>
        <w:spacing w:before="100" w:after="0" w:line="480" w:lineRule="exact"/>
        <w:ind w:firstLineChars="202" w:firstLine="566"/>
        <w:jc w:val="both"/>
        <w:rPr>
          <w:ins w:id="959" w:author="yun qiao" w:date="2026-04-21T11:00:00Z"/>
          <w:rFonts w:ascii="Times New Roman" w:eastAsia="宋体" w:hAnsi="Times New Roman" w:cs="Times New Roman"/>
          <w:color w:val="000000" w:themeColor="text1"/>
          <w:sz w:val="28"/>
          <w14:ligatures w14:val="none"/>
        </w:rPr>
      </w:pPr>
      <w:ins w:id="960" w:author="yun qiao" w:date="2026-04-21T11:00:00Z">
        <w:r w:rsidRPr="004B17D5">
          <w:rPr>
            <w:rFonts w:ascii="Times New Roman" w:eastAsia="宋体" w:hAnsi="Times New Roman" w:cs="Times New Roman" w:hint="eastAsia"/>
            <w:color w:val="000000" w:themeColor="text1"/>
            <w:sz w:val="28"/>
            <w14:ligatures w14:val="none"/>
          </w:rPr>
          <w:t>所述解码模块采用基于</w:t>
        </w:r>
        <w:r w:rsidRPr="004B17D5">
          <w:rPr>
            <w:rFonts w:ascii="Times New Roman" w:eastAsia="宋体" w:hAnsi="Times New Roman" w:cs="Times New Roman" w:hint="eastAsia"/>
            <w:color w:val="000000" w:themeColor="text1"/>
            <w:sz w:val="28"/>
            <w14:ligatures w14:val="none"/>
          </w:rPr>
          <w:t xml:space="preserve"> Transformer </w:t>
        </w:r>
        <w:r w:rsidRPr="004B17D5">
          <w:rPr>
            <w:rFonts w:ascii="Times New Roman" w:eastAsia="宋体" w:hAnsi="Times New Roman" w:cs="Times New Roman" w:hint="eastAsia"/>
            <w:color w:val="000000" w:themeColor="text1"/>
            <w:sz w:val="28"/>
            <w14:ligatures w14:val="none"/>
          </w:rPr>
          <w:t>的多层堆叠解码结构</w:t>
        </w:r>
        <w:r w:rsidRPr="001C54D7">
          <w:rPr>
            <w:rFonts w:ascii="Times New Roman" w:eastAsia="宋体" w:hAnsi="Times New Roman" w:cs="Times New Roman"/>
            <w:color w:val="000000" w:themeColor="text1"/>
            <w:sz w:val="28"/>
            <w14:ligatures w14:val="none"/>
          </w:rPr>
          <w:t>，在各解码层中引入</w:t>
        </w:r>
        <w:proofErr w:type="gramStart"/>
        <w:r w:rsidRPr="001C54D7">
          <w:rPr>
            <w:rFonts w:ascii="Times New Roman" w:eastAsia="宋体" w:hAnsi="Times New Roman" w:cs="Times New Roman"/>
            <w:color w:val="000000" w:themeColor="text1"/>
            <w:sz w:val="28"/>
            <w14:ligatures w14:val="none"/>
          </w:rPr>
          <w:t>特征级</w:t>
        </w:r>
        <w:proofErr w:type="gramEnd"/>
        <w:r w:rsidRPr="001C54D7">
          <w:rPr>
            <w:rFonts w:ascii="Times New Roman" w:eastAsia="宋体" w:hAnsi="Times New Roman" w:cs="Times New Roman"/>
            <w:color w:val="000000" w:themeColor="text1"/>
            <w:sz w:val="28"/>
            <w14:ligatures w14:val="none"/>
          </w:rPr>
          <w:t>线性调制机制（</w:t>
        </w:r>
        <w:r w:rsidRPr="001C54D7">
          <w:rPr>
            <w:rFonts w:ascii="Times New Roman" w:eastAsia="宋体" w:hAnsi="Times New Roman" w:cs="Times New Roman"/>
            <w:color w:val="000000" w:themeColor="text1"/>
            <w:sz w:val="28"/>
            <w14:ligatures w14:val="none"/>
          </w:rPr>
          <w:t xml:space="preserve">Feature-wise Linear Modulation, </w:t>
        </w:r>
        <w:proofErr w:type="spellStart"/>
        <w:r w:rsidRPr="001C54D7">
          <w:rPr>
            <w:rFonts w:ascii="Times New Roman" w:eastAsia="宋体" w:hAnsi="Times New Roman" w:cs="Times New Roman"/>
            <w:color w:val="000000" w:themeColor="text1"/>
            <w:sz w:val="28"/>
            <w14:ligatures w14:val="none"/>
          </w:rPr>
          <w:t>FiLM</w:t>
        </w:r>
        <w:proofErr w:type="spellEnd"/>
        <w:r w:rsidRPr="001C54D7">
          <w:rPr>
            <w:rFonts w:ascii="Times New Roman" w:eastAsia="宋体" w:hAnsi="Times New Roman" w:cs="Times New Roman"/>
            <w:color w:val="000000" w:themeColor="text1"/>
            <w:sz w:val="28"/>
            <w14:ligatures w14:val="none"/>
          </w:rPr>
          <w:t>），以实现任务条件向量对隐藏状态的逐层调控。</w:t>
        </w:r>
      </w:ins>
    </w:p>
    <w:p w14:paraId="02A50FC0" w14:textId="77777777" w:rsidR="00595429" w:rsidRPr="001C54D7" w:rsidRDefault="00595429" w:rsidP="00595429">
      <w:pPr>
        <w:widowControl/>
        <w:spacing w:before="100" w:after="0" w:line="480" w:lineRule="exact"/>
        <w:ind w:firstLineChars="202" w:firstLine="566"/>
        <w:jc w:val="both"/>
        <w:rPr>
          <w:ins w:id="961" w:author="yun qiao" w:date="2026-04-21T11:00:00Z"/>
          <w:rFonts w:ascii="Times New Roman" w:eastAsia="宋体" w:hAnsi="Times New Roman" w:cs="Times New Roman"/>
          <w:color w:val="000000" w:themeColor="text1"/>
          <w:sz w:val="28"/>
          <w14:ligatures w14:val="none"/>
        </w:rPr>
      </w:pPr>
      <w:ins w:id="962" w:author="yun qiao" w:date="2026-04-21T11:00:00Z">
        <w:r w:rsidRPr="001C54D7">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1C54D7">
          <w:rPr>
            <w:rFonts w:ascii="Times New Roman" w:eastAsia="宋体" w:hAnsi="Times New Roman" w:cs="Times New Roman"/>
            <w:color w:val="000000" w:themeColor="text1"/>
            <w:sz w:val="28"/>
            <w14:ligatures w14:val="none"/>
          </w:rPr>
          <w:t>一实施方式中，对于第</w:t>
        </w:r>
      </w:ins>
      <m:oMath>
        <m:r>
          <w:ins w:id="963" w:author="yun qiao" w:date="2026-04-21T11:00:00Z">
            <w:rPr>
              <w:rFonts w:ascii="Cambria Math" w:eastAsia="宋体" w:hAnsi="Cambria Math" w:cs="等线"/>
              <w:color w:val="000000" w:themeColor="text1"/>
              <w:sz w:val="28"/>
              <w14:ligatures w14:val="none"/>
            </w:rPr>
            <m:t>l</m:t>
          </w:ins>
        </m:r>
      </m:oMath>
      <w:ins w:id="964" w:author="yun qiao" w:date="2026-04-21T11:00:00Z">
        <w:r w:rsidRPr="001C54D7">
          <w:rPr>
            <w:rFonts w:ascii="Times New Roman" w:eastAsia="宋体" w:hAnsi="Times New Roman" w:cs="Times New Roman"/>
            <w:color w:val="000000" w:themeColor="text1"/>
            <w:sz w:val="28"/>
            <w14:ligatures w14:val="none"/>
          </w:rPr>
          <w:t>层解码器，其输入隐藏状态记为</w:t>
        </w:r>
      </w:ins>
      <m:oMath>
        <m:sSubSup>
          <m:sSubSupPr>
            <m:ctrlPr>
              <w:ins w:id="965" w:author="yun qiao" w:date="2026-04-21T11:00:00Z">
                <w:rPr>
                  <w:rFonts w:ascii="Cambria Math" w:eastAsia="宋体" w:hAnsi="Cambria Math" w:cs="Times New Roman"/>
                  <w:i/>
                  <w:color w:val="000000" w:themeColor="text1"/>
                  <w:sz w:val="28"/>
                  <w:szCs w:val="20"/>
                  <w14:ligatures w14:val="none"/>
                </w:rPr>
              </w:ins>
            </m:ctrlPr>
          </m:sSubSupPr>
          <m:e>
            <m:r>
              <w:ins w:id="966" w:author="yun qiao" w:date="2026-04-21T11:00:00Z">
                <w:rPr>
                  <w:rFonts w:ascii="Cambria Math" w:eastAsia="宋体" w:hAnsi="Cambria Math" w:cs="等线"/>
                  <w:color w:val="000000" w:themeColor="text1"/>
                  <w:sz w:val="28"/>
                  <w14:ligatures w14:val="none"/>
                </w:rPr>
                <m:t>h</m:t>
              </w:ins>
            </m:r>
          </m:e>
          <m:sub>
            <m:r>
              <w:ins w:id="967" w:author="yun qiao" w:date="2026-04-21T11:00:00Z">
                <w:rPr>
                  <w:rFonts w:ascii="Cambria Math" w:eastAsia="宋体" w:hAnsi="Cambria Math" w:cs="等线"/>
                  <w:color w:val="000000" w:themeColor="text1"/>
                  <w:sz w:val="28"/>
                  <w14:ligatures w14:val="none"/>
                </w:rPr>
                <m:t>l</m:t>
              </w:ins>
            </m:r>
          </m:sub>
          <m:sup>
            <m:r>
              <w:ins w:id="968" w:author="yun qiao" w:date="2026-04-21T11:00:00Z">
                <w:rPr>
                  <w:rFonts w:ascii="Cambria Math" w:eastAsia="宋体" w:hAnsi="Cambria Math" w:cs="Times New Roman"/>
                  <w:color w:val="000000" w:themeColor="text1"/>
                  <w:sz w:val="28"/>
                  <w:szCs w:val="20"/>
                  <w14:ligatures w14:val="none"/>
                </w:rPr>
                <m:t xml:space="preserve"> </m:t>
              </w:ins>
            </m:r>
          </m:sup>
        </m:sSubSup>
      </m:oMath>
      <w:ins w:id="969" w:author="yun qiao" w:date="2026-04-21T11:00:00Z">
        <w:r w:rsidRPr="001C54D7">
          <w:rPr>
            <w:rFonts w:ascii="Times New Roman" w:eastAsia="宋体" w:hAnsi="Times New Roman" w:cs="Times New Roman"/>
            <w:color w:val="000000" w:themeColor="text1"/>
            <w:sz w:val="28"/>
            <w14:ligatures w14:val="none"/>
          </w:rPr>
          <w:t>，首先通过序列建模单元获得中间表示；在此基础上，引入基于任务条件向量</w:t>
        </w:r>
      </w:ins>
      <m:oMath>
        <m:r>
          <w:ins w:id="970" w:author="yun qiao" w:date="2026-04-21T11:00:00Z">
            <w:rPr>
              <w:rFonts w:ascii="Cambria Math" w:eastAsia="宋体" w:hAnsi="Cambria Math" w:cs="Times New Roman"/>
              <w:color w:val="000000" w:themeColor="text1"/>
              <w:sz w:val="28"/>
              <w14:ligatures w14:val="none"/>
            </w:rPr>
            <m:t>c</m:t>
          </w:ins>
        </m:r>
      </m:oMath>
      <w:ins w:id="971" w:author="yun qiao" w:date="2026-04-21T11:00:00Z">
        <w:r w:rsidRPr="001C54D7">
          <w:rPr>
            <w:rFonts w:ascii="Times New Roman" w:eastAsia="宋体" w:hAnsi="Times New Roman" w:cs="Times New Roman"/>
            <w:color w:val="000000" w:themeColor="text1"/>
            <w:sz w:val="28"/>
            <w14:ligatures w14:val="none"/>
          </w:rPr>
          <w:t>的</w:t>
        </w:r>
        <w:proofErr w:type="gramStart"/>
        <w:r w:rsidRPr="001C54D7">
          <w:rPr>
            <w:rFonts w:ascii="Times New Roman" w:eastAsia="宋体" w:hAnsi="Times New Roman" w:cs="Times New Roman"/>
            <w:color w:val="000000" w:themeColor="text1"/>
            <w:sz w:val="28"/>
            <w14:ligatures w14:val="none"/>
          </w:rPr>
          <w:t>特征级</w:t>
        </w:r>
        <w:proofErr w:type="gramEnd"/>
        <w:r w:rsidRPr="001C54D7">
          <w:rPr>
            <w:rFonts w:ascii="Times New Roman" w:eastAsia="宋体" w:hAnsi="Times New Roman" w:cs="Times New Roman"/>
            <w:color w:val="000000" w:themeColor="text1"/>
            <w:sz w:val="28"/>
            <w14:ligatures w14:val="none"/>
          </w:rPr>
          <w:t>线性调制，对隐藏状态进行线性变换：</w:t>
        </w:r>
      </w:ins>
    </w:p>
    <w:p w14:paraId="1159DC45" w14:textId="77777777" w:rsidR="00595429" w:rsidRPr="004B17D5" w:rsidRDefault="00595429" w:rsidP="00595429">
      <w:pPr>
        <w:widowControl/>
        <w:spacing w:before="100" w:after="0" w:line="480" w:lineRule="exact"/>
        <w:jc w:val="both"/>
        <w:rPr>
          <w:ins w:id="972" w:author="yun qiao" w:date="2026-04-21T11:00:00Z"/>
          <w:rFonts w:ascii="Times New Roman" w:eastAsia="宋体" w:hAnsi="Times New Roman" w:cs="Times New Roman"/>
          <w:color w:val="000000" w:themeColor="text1"/>
          <w:sz w:val="28"/>
          <w14:ligatures w14:val="none"/>
        </w:rPr>
      </w:pPr>
      <m:oMathPara>
        <m:oMath>
          <m:sSubSup>
            <m:sSubSupPr>
              <m:ctrlPr>
                <w:ins w:id="973" w:author="yun qiao" w:date="2026-04-21T11:00:00Z">
                  <w:rPr>
                    <w:rFonts w:ascii="Cambria Math" w:eastAsia="宋体" w:hAnsi="Cambria Math" w:cs="Times New Roman"/>
                    <w:i/>
                    <w:color w:val="000000" w:themeColor="text1"/>
                    <w:sz w:val="28"/>
                    <w:szCs w:val="20"/>
                    <w14:ligatures w14:val="none"/>
                  </w:rPr>
                </w:ins>
              </m:ctrlPr>
            </m:sSubSupPr>
            <m:e>
              <m:r>
                <w:ins w:id="974" w:author="yun qiao" w:date="2026-04-21T11:00:00Z">
                  <w:rPr>
                    <w:rFonts w:ascii="Cambria Math" w:eastAsia="宋体" w:hAnsi="Cambria Math" w:cs="等线"/>
                    <w:color w:val="000000" w:themeColor="text1"/>
                    <w:sz w:val="28"/>
                    <w14:ligatures w14:val="none"/>
                  </w:rPr>
                  <m:t>h</m:t>
                </w:ins>
              </m:r>
            </m:e>
            <m:sub>
              <m:r>
                <w:ins w:id="975" w:author="yun qiao" w:date="2026-04-21T11:00:00Z">
                  <w:rPr>
                    <w:rFonts w:ascii="Cambria Math" w:eastAsia="宋体" w:hAnsi="Cambria Math" w:cs="等线"/>
                    <w:color w:val="000000" w:themeColor="text1"/>
                    <w:sz w:val="28"/>
                    <w14:ligatures w14:val="none"/>
                  </w:rPr>
                  <m:t>l</m:t>
                </w:ins>
              </m:r>
            </m:sub>
            <m:sup>
              <m:r>
                <w:ins w:id="976" w:author="yun qiao" w:date="2026-04-21T11:00:00Z">
                  <w:rPr>
                    <w:rFonts w:ascii="Cambria Math" w:eastAsia="宋体" w:hAnsi="Cambria Math" w:cs="等线"/>
                    <w:color w:val="000000" w:themeColor="text1"/>
                    <w:sz w:val="28"/>
                    <w14:ligatures w14:val="none"/>
                  </w:rPr>
                  <m:t>'</m:t>
                </w:ins>
              </m:r>
            </m:sup>
          </m:sSubSup>
          <m:r>
            <w:ins w:id="977" w:author="yun qiao" w:date="2026-04-21T11:00:00Z">
              <w:rPr>
                <w:rFonts w:ascii="Cambria Math" w:eastAsia="宋体" w:hAnsi="Cambria Math" w:cs="Times New Roman"/>
                <w:color w:val="000000" w:themeColor="text1"/>
                <w:sz w:val="28"/>
                <w14:ligatures w14:val="none"/>
              </w:rPr>
              <m:t>=</m:t>
            </w:ins>
          </m:r>
          <m:sSub>
            <m:sSubPr>
              <m:ctrlPr>
                <w:ins w:id="978" w:author="yun qiao" w:date="2026-04-21T11:00:00Z">
                  <w:rPr>
                    <w:rFonts w:ascii="Cambria Math" w:eastAsia="宋体" w:hAnsi="Cambria Math" w:cs="Times New Roman"/>
                    <w:i/>
                    <w:color w:val="000000" w:themeColor="text1"/>
                    <w:sz w:val="28"/>
                    <w:szCs w:val="20"/>
                    <w14:ligatures w14:val="none"/>
                  </w:rPr>
                </w:ins>
              </m:ctrlPr>
            </m:sSubPr>
            <m:e>
              <m:r>
                <w:ins w:id="979" w:author="yun qiao" w:date="2026-04-21T11:00:00Z">
                  <m:rPr>
                    <m:sty m:val="p"/>
                  </m:rPr>
                  <w:rPr>
                    <w:rFonts w:ascii="Cambria Math" w:eastAsia="宋体" w:hAnsi="Cambria Math" w:cs="Times New Roman"/>
                    <w:color w:val="000000" w:themeColor="text1"/>
                    <w:sz w:val="28"/>
                    <w14:ligatures w14:val="none"/>
                  </w:rPr>
                  <m:t>γ</m:t>
                </w:ins>
              </m:r>
            </m:e>
            <m:sub>
              <m:r>
                <w:ins w:id="980" w:author="yun qiao" w:date="2026-04-21T11:00:00Z">
                  <w:rPr>
                    <w:rFonts w:ascii="Cambria Math" w:eastAsia="宋体" w:hAnsi="Cambria Math" w:cs="Times New Roman"/>
                    <w:color w:val="000000" w:themeColor="text1"/>
                    <w:sz w:val="28"/>
                    <w14:ligatures w14:val="none"/>
                  </w:rPr>
                  <m:t>l</m:t>
                </w:ins>
              </m:r>
            </m:sub>
          </m:sSub>
          <m:d>
            <m:dPr>
              <m:ctrlPr>
                <w:ins w:id="981" w:author="yun qiao" w:date="2026-04-21T11:00:00Z">
                  <w:rPr>
                    <w:rFonts w:ascii="Cambria Math" w:eastAsia="宋体" w:hAnsi="Cambria Math" w:cs="Times New Roman"/>
                    <w:i/>
                    <w:color w:val="000000" w:themeColor="text1"/>
                    <w:sz w:val="28"/>
                    <w:szCs w:val="20"/>
                    <w14:ligatures w14:val="none"/>
                  </w:rPr>
                </w:ins>
              </m:ctrlPr>
            </m:dPr>
            <m:e>
              <m:r>
                <w:ins w:id="982" w:author="yun qiao" w:date="2026-04-21T11:00:00Z">
                  <w:rPr>
                    <w:rFonts w:ascii="Cambria Math" w:eastAsia="宋体" w:hAnsi="Cambria Math" w:cs="Times New Roman"/>
                    <w:color w:val="000000" w:themeColor="text1"/>
                    <w:sz w:val="28"/>
                    <w14:ligatures w14:val="none"/>
                  </w:rPr>
                  <m:t>c</m:t>
                </w:ins>
              </m:r>
            </m:e>
          </m:d>
          <m:r>
            <w:ins w:id="983" w:author="yun qiao" w:date="2026-04-21T11:00:00Z">
              <m:rPr>
                <m:sty m:val="p"/>
              </m:rPr>
              <w:rPr>
                <w:rFonts w:ascii="Cambria Math" w:eastAsia="宋体" w:hAnsi="Cambria Math" w:cs="Times New Roman" w:hint="eastAsia"/>
                <w:color w:val="000000" w:themeColor="text1"/>
                <w:sz w:val="28"/>
                <w14:ligatures w14:val="none"/>
              </w:rPr>
              <m:t>⊙</m:t>
            </w:ins>
          </m:r>
          <m:sSub>
            <m:sSubPr>
              <m:ctrlPr>
                <w:ins w:id="984" w:author="yun qiao" w:date="2026-04-21T11:00:00Z">
                  <w:rPr>
                    <w:rFonts w:ascii="Cambria Math" w:eastAsia="宋体" w:hAnsi="Cambria Math" w:cs="Times New Roman"/>
                    <w:i/>
                    <w:color w:val="000000" w:themeColor="text1"/>
                    <w:sz w:val="28"/>
                    <w:szCs w:val="20"/>
                    <w14:ligatures w14:val="none"/>
                  </w:rPr>
                </w:ins>
              </m:ctrlPr>
            </m:sSubPr>
            <m:e>
              <m:r>
                <w:ins w:id="985" w:author="yun qiao" w:date="2026-04-21T11:00:00Z">
                  <w:rPr>
                    <w:rFonts w:ascii="Cambria Math" w:eastAsia="宋体" w:hAnsi="Cambria Math" w:cs="Times New Roman"/>
                    <w:color w:val="000000" w:themeColor="text1"/>
                    <w:sz w:val="28"/>
                    <w14:ligatures w14:val="none"/>
                  </w:rPr>
                  <m:t>h</m:t>
                </w:ins>
              </m:r>
              <m:ctrlPr>
                <w:ins w:id="986" w:author="yun qiao" w:date="2026-04-21T11:00:00Z">
                  <w:rPr>
                    <w:rFonts w:ascii="Cambria Math" w:eastAsia="宋体" w:hAnsi="Cambria Math" w:cs="Times New Roman"/>
                    <w:color w:val="000000" w:themeColor="text1"/>
                    <w:sz w:val="28"/>
                    <w:szCs w:val="20"/>
                    <w14:ligatures w14:val="none"/>
                  </w:rPr>
                </w:ins>
              </m:ctrlPr>
            </m:e>
            <m:sub>
              <m:r>
                <w:ins w:id="987" w:author="yun qiao" w:date="2026-04-21T11:00:00Z">
                  <w:rPr>
                    <w:rFonts w:ascii="Cambria Math" w:eastAsia="宋体" w:hAnsi="Cambria Math" w:cs="Times New Roman"/>
                    <w:color w:val="000000" w:themeColor="text1"/>
                    <w:sz w:val="28"/>
                    <w14:ligatures w14:val="none"/>
                  </w:rPr>
                  <m:t>l</m:t>
                </w:ins>
              </m:r>
            </m:sub>
          </m:sSub>
          <m:r>
            <w:ins w:id="988" w:author="yun qiao" w:date="2026-04-21T11:00:00Z">
              <w:rPr>
                <w:rFonts w:ascii="Cambria Math" w:eastAsia="宋体" w:hAnsi="Cambria Math" w:cs="Times New Roman"/>
                <w:color w:val="000000" w:themeColor="text1"/>
                <w:sz w:val="28"/>
                <w14:ligatures w14:val="none"/>
              </w:rPr>
              <m:t>+</m:t>
            </w:ins>
          </m:r>
          <m:sSub>
            <m:sSubPr>
              <m:ctrlPr>
                <w:ins w:id="989" w:author="yun qiao" w:date="2026-04-21T11:00:00Z">
                  <w:rPr>
                    <w:rFonts w:ascii="Cambria Math" w:eastAsia="宋体" w:hAnsi="Cambria Math" w:cs="Times New Roman"/>
                    <w:i/>
                    <w:color w:val="000000" w:themeColor="text1"/>
                    <w:sz w:val="28"/>
                    <w:szCs w:val="20"/>
                    <w14:ligatures w14:val="none"/>
                  </w:rPr>
                </w:ins>
              </m:ctrlPr>
            </m:sSubPr>
            <m:e>
              <m:r>
                <w:ins w:id="990" w:author="yun qiao" w:date="2026-04-21T11:00:00Z">
                  <m:rPr>
                    <m:sty m:val="p"/>
                  </m:rPr>
                  <w:rPr>
                    <w:rFonts w:ascii="Cambria Math" w:eastAsia="宋体" w:hAnsi="Cambria Math" w:cs="Times New Roman"/>
                    <w:color w:val="000000" w:themeColor="text1"/>
                    <w:sz w:val="28"/>
                    <w14:ligatures w14:val="none"/>
                  </w:rPr>
                  <m:t>β</m:t>
                </w:ins>
              </m:r>
            </m:e>
            <m:sub>
              <m:r>
                <w:ins w:id="991" w:author="yun qiao" w:date="2026-04-21T11:00:00Z">
                  <w:rPr>
                    <w:rFonts w:ascii="Cambria Math" w:eastAsia="宋体" w:hAnsi="Cambria Math" w:cs="Times New Roman"/>
                    <w:color w:val="000000" w:themeColor="text1"/>
                    <w:sz w:val="28"/>
                    <w14:ligatures w14:val="none"/>
                  </w:rPr>
                  <m:t>l</m:t>
                </w:ins>
              </m:r>
            </m:sub>
          </m:sSub>
          <m:d>
            <m:dPr>
              <m:ctrlPr>
                <w:ins w:id="992" w:author="yun qiao" w:date="2026-04-21T11:00:00Z">
                  <w:rPr>
                    <w:rFonts w:ascii="Cambria Math" w:eastAsia="宋体" w:hAnsi="Cambria Math" w:cs="Times New Roman"/>
                    <w:i/>
                    <w:color w:val="000000" w:themeColor="text1"/>
                    <w:sz w:val="28"/>
                    <w:szCs w:val="20"/>
                    <w14:ligatures w14:val="none"/>
                  </w:rPr>
                </w:ins>
              </m:ctrlPr>
            </m:dPr>
            <m:e>
              <m:r>
                <w:ins w:id="993" w:author="yun qiao" w:date="2026-04-21T11:00:00Z">
                  <w:rPr>
                    <w:rFonts w:ascii="Cambria Math" w:eastAsia="宋体" w:hAnsi="Cambria Math" w:cs="Times New Roman"/>
                    <w:color w:val="000000" w:themeColor="text1"/>
                    <w:sz w:val="28"/>
                    <w14:ligatures w14:val="none"/>
                  </w:rPr>
                  <m:t>c</m:t>
                </w:ins>
              </m:r>
            </m:e>
          </m:d>
        </m:oMath>
      </m:oMathPara>
    </w:p>
    <w:p w14:paraId="3F63FA4B" w14:textId="77777777" w:rsidR="00595429" w:rsidRPr="004B17D5" w:rsidRDefault="00595429" w:rsidP="00595429">
      <w:pPr>
        <w:widowControl/>
        <w:spacing w:before="100" w:after="0" w:line="480" w:lineRule="exact"/>
        <w:ind w:firstLineChars="202" w:firstLine="566"/>
        <w:jc w:val="both"/>
        <w:rPr>
          <w:ins w:id="994" w:author="yun qiao" w:date="2026-04-21T11:00:00Z"/>
          <w:rFonts w:ascii="Times New Roman" w:eastAsia="宋体" w:hAnsi="Times New Roman" w:cs="Times New Roman"/>
          <w:color w:val="000000" w:themeColor="text1"/>
          <w:sz w:val="28"/>
          <w14:ligatures w14:val="none"/>
        </w:rPr>
      </w:pPr>
      <w:ins w:id="995" w:author="yun qiao" w:date="2026-04-21T11:00:00Z">
        <w:r w:rsidRPr="004B17D5">
          <w:rPr>
            <w:rFonts w:ascii="Times New Roman" w:eastAsia="宋体" w:hAnsi="Times New Roman" w:cs="Times New Roman" w:hint="eastAsia"/>
            <w:color w:val="000000" w:themeColor="text1"/>
            <w:sz w:val="28"/>
            <w14:ligatures w14:val="none"/>
          </w:rPr>
          <w:t>其中，</w:t>
        </w:r>
      </w:ins>
      <m:oMath>
        <m:r>
          <w:ins w:id="996" w:author="yun qiao" w:date="2026-04-21T11:00:00Z">
            <m:rPr>
              <m:sty m:val="p"/>
            </m:rPr>
            <w:rPr>
              <w:rFonts w:ascii="Cambria Math" w:eastAsia="宋体" w:hAnsi="Cambria Math" w:cs="Times New Roman" w:hint="eastAsia"/>
              <w:color w:val="000000" w:themeColor="text1"/>
              <w:sz w:val="28"/>
              <w14:ligatures w14:val="none"/>
            </w:rPr>
            <m:t>⊙</m:t>
          </w:ins>
        </m:r>
      </m:oMath>
      <w:ins w:id="997" w:author="yun qiao" w:date="2026-04-21T11:00:00Z">
        <w:r w:rsidRPr="004B17D5">
          <w:rPr>
            <w:rFonts w:ascii="Times New Roman" w:eastAsia="宋体" w:hAnsi="Times New Roman" w:cs="Times New Roman" w:hint="eastAsia"/>
            <w:color w:val="000000" w:themeColor="text1"/>
            <w:sz w:val="28"/>
            <w14:ligatures w14:val="none"/>
          </w:rPr>
          <w:t>表示逐元素乘法，</w:t>
        </w:r>
      </w:ins>
      <m:oMath>
        <m:sSub>
          <m:sSubPr>
            <m:ctrlPr>
              <w:ins w:id="998" w:author="yun qiao" w:date="2026-04-21T11:00:00Z">
                <w:rPr>
                  <w:rFonts w:ascii="Cambria Math" w:eastAsia="宋体" w:hAnsi="Cambria Math" w:cs="Times New Roman"/>
                  <w:i/>
                  <w:color w:val="000000" w:themeColor="text1"/>
                  <w:sz w:val="28"/>
                  <w:szCs w:val="20"/>
                  <w14:ligatures w14:val="none"/>
                </w:rPr>
              </w:ins>
            </m:ctrlPr>
          </m:sSubPr>
          <m:e>
            <m:r>
              <w:ins w:id="999" w:author="yun qiao" w:date="2026-04-21T11:00:00Z">
                <m:rPr>
                  <m:sty m:val="p"/>
                </m:rPr>
                <w:rPr>
                  <w:rFonts w:ascii="Cambria Math" w:eastAsia="宋体" w:hAnsi="Cambria Math" w:cs="Times New Roman"/>
                  <w:color w:val="000000" w:themeColor="text1"/>
                  <w:sz w:val="28"/>
                  <w14:ligatures w14:val="none"/>
                </w:rPr>
                <m:t>γ</m:t>
              </w:ins>
            </m:r>
            <m:ctrlPr>
              <w:ins w:id="1000" w:author="yun qiao" w:date="2026-04-21T11:00:00Z">
                <w:rPr>
                  <w:rFonts w:ascii="Cambria Math" w:eastAsia="宋体" w:hAnsi="Cambria Math" w:cs="Times New Roman"/>
                  <w:color w:val="000000" w:themeColor="text1"/>
                  <w:sz w:val="28"/>
                  <w:szCs w:val="20"/>
                  <w14:ligatures w14:val="none"/>
                </w:rPr>
              </w:ins>
            </m:ctrlPr>
          </m:e>
          <m:sub>
            <m:r>
              <w:ins w:id="1001" w:author="yun qiao" w:date="2026-04-21T11:00:00Z">
                <w:rPr>
                  <w:rFonts w:ascii="Cambria Math" w:eastAsia="宋体" w:hAnsi="Cambria Math" w:cs="Times New Roman"/>
                  <w:color w:val="000000" w:themeColor="text1"/>
                  <w:sz w:val="28"/>
                  <w14:ligatures w14:val="none"/>
                </w:rPr>
                <m:t>l</m:t>
              </w:ins>
            </m:r>
          </m:sub>
        </m:sSub>
        <m:d>
          <m:dPr>
            <m:ctrlPr>
              <w:ins w:id="1002" w:author="yun qiao" w:date="2026-04-21T11:00:00Z">
                <w:rPr>
                  <w:rFonts w:ascii="Cambria Math" w:eastAsia="宋体" w:hAnsi="Cambria Math" w:cs="Times New Roman"/>
                  <w:i/>
                  <w:color w:val="000000" w:themeColor="text1"/>
                  <w:sz w:val="28"/>
                  <w:szCs w:val="20"/>
                  <w14:ligatures w14:val="none"/>
                </w:rPr>
              </w:ins>
            </m:ctrlPr>
          </m:dPr>
          <m:e>
            <m:r>
              <w:ins w:id="1003" w:author="yun qiao" w:date="2026-04-21T11:00:00Z">
                <w:rPr>
                  <w:rFonts w:ascii="Cambria Math" w:eastAsia="宋体" w:hAnsi="Cambria Math" w:cs="Times New Roman"/>
                  <w:color w:val="000000" w:themeColor="text1"/>
                  <w:sz w:val="28"/>
                  <w14:ligatures w14:val="none"/>
                </w:rPr>
                <m:t>c</m:t>
              </w:ins>
            </m:r>
          </m:e>
        </m:d>
      </m:oMath>
      <w:ins w:id="1004" w:author="yun qiao" w:date="2026-04-21T11:00:00Z">
        <w:r w:rsidRPr="004B17D5">
          <w:rPr>
            <w:rFonts w:ascii="Times New Roman" w:eastAsia="宋体" w:hAnsi="Times New Roman" w:cs="Times New Roman" w:hint="eastAsia"/>
            <w:color w:val="000000" w:themeColor="text1"/>
            <w:sz w:val="28"/>
            <w14:ligatures w14:val="none"/>
          </w:rPr>
          <w:t>与</w:t>
        </w:r>
      </w:ins>
      <m:oMath>
        <m:sSub>
          <m:sSubPr>
            <m:ctrlPr>
              <w:ins w:id="1005" w:author="yun qiao" w:date="2026-04-21T11:00:00Z">
                <w:rPr>
                  <w:rFonts w:ascii="Cambria Math" w:eastAsia="宋体" w:hAnsi="Cambria Math" w:cs="Times New Roman"/>
                  <w:i/>
                  <w:color w:val="000000" w:themeColor="text1"/>
                  <w:sz w:val="28"/>
                  <w:szCs w:val="20"/>
                  <w14:ligatures w14:val="none"/>
                </w:rPr>
              </w:ins>
            </m:ctrlPr>
          </m:sSubPr>
          <m:e>
            <m:r>
              <w:ins w:id="1006" w:author="yun qiao" w:date="2026-04-21T11:00:00Z">
                <m:rPr>
                  <m:sty m:val="p"/>
                </m:rPr>
                <w:rPr>
                  <w:rFonts w:ascii="Cambria Math" w:eastAsia="宋体" w:hAnsi="Cambria Math" w:cs="Times New Roman"/>
                  <w:color w:val="000000" w:themeColor="text1"/>
                  <w:sz w:val="28"/>
                  <w14:ligatures w14:val="none"/>
                </w:rPr>
                <m:t>β</m:t>
              </w:ins>
            </m:r>
            <m:ctrlPr>
              <w:ins w:id="1007" w:author="yun qiao" w:date="2026-04-21T11:00:00Z">
                <w:rPr>
                  <w:rFonts w:ascii="Cambria Math" w:eastAsia="宋体" w:hAnsi="Cambria Math" w:cs="Times New Roman"/>
                  <w:color w:val="000000" w:themeColor="text1"/>
                  <w:sz w:val="28"/>
                  <w:szCs w:val="20"/>
                  <w14:ligatures w14:val="none"/>
                </w:rPr>
              </w:ins>
            </m:ctrlPr>
          </m:e>
          <m:sub>
            <m:r>
              <w:ins w:id="1008" w:author="yun qiao" w:date="2026-04-21T11:00:00Z">
                <w:rPr>
                  <w:rFonts w:ascii="Cambria Math" w:eastAsia="宋体" w:hAnsi="Cambria Math" w:cs="Times New Roman"/>
                  <w:color w:val="000000" w:themeColor="text1"/>
                  <w:sz w:val="28"/>
                  <w14:ligatures w14:val="none"/>
                </w:rPr>
                <m:t>l</m:t>
              </w:ins>
            </m:r>
          </m:sub>
        </m:sSub>
        <m:d>
          <m:dPr>
            <m:ctrlPr>
              <w:ins w:id="1009" w:author="yun qiao" w:date="2026-04-21T11:00:00Z">
                <w:rPr>
                  <w:rFonts w:ascii="Cambria Math" w:eastAsia="宋体" w:hAnsi="Cambria Math" w:cs="Times New Roman"/>
                  <w:i/>
                  <w:color w:val="000000" w:themeColor="text1"/>
                  <w:sz w:val="28"/>
                  <w:szCs w:val="20"/>
                  <w14:ligatures w14:val="none"/>
                </w:rPr>
              </w:ins>
            </m:ctrlPr>
          </m:dPr>
          <m:e>
            <m:r>
              <w:ins w:id="1010" w:author="yun qiao" w:date="2026-04-21T11:00:00Z">
                <w:rPr>
                  <w:rFonts w:ascii="Cambria Math" w:eastAsia="宋体" w:hAnsi="Cambria Math" w:cs="Times New Roman"/>
                  <w:color w:val="000000" w:themeColor="text1"/>
                  <w:sz w:val="28"/>
                  <w14:ligatures w14:val="none"/>
                </w:rPr>
                <m:t>c</m:t>
              </w:ins>
            </m:r>
          </m:e>
        </m:d>
      </m:oMath>
      <w:ins w:id="1011" w:author="yun qiao" w:date="2026-04-21T11:00:00Z">
        <w:r w:rsidRPr="004B17D5">
          <w:rPr>
            <w:rFonts w:ascii="Times New Roman" w:eastAsia="宋体" w:hAnsi="Times New Roman" w:cs="Times New Roman" w:hint="eastAsia"/>
            <w:color w:val="000000" w:themeColor="text1"/>
            <w:sz w:val="28"/>
            <w14:ligatures w14:val="none"/>
          </w:rPr>
          <w:t>分别为缩放因子与偏移因子，其计算方式为：</w:t>
        </w:r>
      </w:ins>
    </w:p>
    <w:p w14:paraId="7985D4B4" w14:textId="77777777" w:rsidR="00595429" w:rsidRPr="004B17D5" w:rsidRDefault="00595429" w:rsidP="00595429">
      <w:pPr>
        <w:widowControl/>
        <w:spacing w:before="100" w:after="0" w:line="480" w:lineRule="exact"/>
        <w:jc w:val="both"/>
        <w:rPr>
          <w:ins w:id="1012" w:author="yun qiao" w:date="2026-04-21T11:00:00Z"/>
          <w:rFonts w:ascii="Times New Roman" w:eastAsia="宋体" w:hAnsi="Times New Roman" w:cs="Times New Roman"/>
          <w:color w:val="000000" w:themeColor="text1"/>
          <w:sz w:val="28"/>
          <w14:ligatures w14:val="none"/>
        </w:rPr>
      </w:pPr>
      <m:oMathPara>
        <m:oMath>
          <m:sSub>
            <m:sSubPr>
              <m:ctrlPr>
                <w:ins w:id="1013" w:author="yun qiao" w:date="2026-04-21T11:00:00Z">
                  <w:rPr>
                    <w:rFonts w:ascii="Cambria Math" w:eastAsia="宋体" w:hAnsi="Cambria Math" w:cs="Times New Roman"/>
                    <w:i/>
                    <w:color w:val="000000" w:themeColor="text1"/>
                    <w:sz w:val="28"/>
                    <w:szCs w:val="20"/>
                    <w14:ligatures w14:val="none"/>
                  </w:rPr>
                </w:ins>
              </m:ctrlPr>
            </m:sSubPr>
            <m:e>
              <m:r>
                <w:ins w:id="1014" w:author="yun qiao" w:date="2026-04-21T11:00:00Z">
                  <m:rPr>
                    <m:sty m:val="p"/>
                  </m:rPr>
                  <w:rPr>
                    <w:rFonts w:ascii="Cambria Math" w:eastAsia="宋体" w:hAnsi="Cambria Math" w:cs="Times New Roman"/>
                    <w:color w:val="000000" w:themeColor="text1"/>
                    <w:sz w:val="28"/>
                    <w14:ligatures w14:val="none"/>
                  </w:rPr>
                  <m:t>γ</m:t>
                </w:ins>
              </m:r>
              <m:ctrlPr>
                <w:ins w:id="1015" w:author="yun qiao" w:date="2026-04-21T11:00:00Z">
                  <w:rPr>
                    <w:rFonts w:ascii="Cambria Math" w:eastAsia="宋体" w:hAnsi="Cambria Math" w:cs="Times New Roman"/>
                    <w:color w:val="000000" w:themeColor="text1"/>
                    <w:sz w:val="28"/>
                    <w:szCs w:val="20"/>
                    <w14:ligatures w14:val="none"/>
                  </w:rPr>
                </w:ins>
              </m:ctrlPr>
            </m:e>
            <m:sub>
              <m:r>
                <w:ins w:id="1016" w:author="yun qiao" w:date="2026-04-21T11:00:00Z">
                  <w:rPr>
                    <w:rFonts w:ascii="Cambria Math" w:eastAsia="宋体" w:hAnsi="Cambria Math" w:cs="Times New Roman"/>
                    <w:color w:val="000000" w:themeColor="text1"/>
                    <w:sz w:val="28"/>
                    <w14:ligatures w14:val="none"/>
                  </w:rPr>
                  <m:t>l</m:t>
                </w:ins>
              </m:r>
            </m:sub>
          </m:sSub>
          <m:d>
            <m:dPr>
              <m:ctrlPr>
                <w:ins w:id="1017" w:author="yun qiao" w:date="2026-04-21T11:00:00Z">
                  <w:rPr>
                    <w:rFonts w:ascii="Cambria Math" w:eastAsia="宋体" w:hAnsi="Cambria Math" w:cs="Times New Roman"/>
                    <w:i/>
                    <w:color w:val="000000" w:themeColor="text1"/>
                    <w:sz w:val="28"/>
                    <w:szCs w:val="20"/>
                    <w14:ligatures w14:val="none"/>
                  </w:rPr>
                </w:ins>
              </m:ctrlPr>
            </m:dPr>
            <m:e>
              <m:r>
                <w:ins w:id="1018" w:author="yun qiao" w:date="2026-04-21T11:00:00Z">
                  <w:rPr>
                    <w:rFonts w:ascii="Cambria Math" w:eastAsia="宋体" w:hAnsi="Cambria Math" w:cs="Times New Roman"/>
                    <w:color w:val="000000" w:themeColor="text1"/>
                    <w:sz w:val="28"/>
                    <w14:ligatures w14:val="none"/>
                  </w:rPr>
                  <m:t>c</m:t>
                </w:ins>
              </m:r>
            </m:e>
          </m:d>
          <m:r>
            <w:ins w:id="1019" w:author="yun qiao" w:date="2026-04-21T11:00:00Z">
              <w:rPr>
                <w:rFonts w:ascii="Cambria Math" w:eastAsia="宋体" w:hAnsi="Cambria Math" w:cs="Times New Roman"/>
                <w:color w:val="000000" w:themeColor="text1"/>
                <w:sz w:val="28"/>
                <w14:ligatures w14:val="none"/>
              </w:rPr>
              <m:t>=</m:t>
            </w:ins>
          </m:r>
          <m:sSub>
            <m:sSubPr>
              <m:ctrlPr>
                <w:ins w:id="1020" w:author="yun qiao" w:date="2026-04-21T11:00:00Z">
                  <w:rPr>
                    <w:rFonts w:ascii="Cambria Math" w:eastAsia="宋体" w:hAnsi="Cambria Math" w:cs="Times New Roman"/>
                    <w:i/>
                    <w:color w:val="000000" w:themeColor="text1"/>
                    <w:sz w:val="28"/>
                    <w:szCs w:val="20"/>
                    <w14:ligatures w14:val="none"/>
                  </w:rPr>
                </w:ins>
              </m:ctrlPr>
            </m:sSubPr>
            <m:e>
              <m:r>
                <w:ins w:id="1021" w:author="yun qiao" w:date="2026-04-21T11:00:00Z">
                  <w:rPr>
                    <w:rFonts w:ascii="Cambria Math" w:eastAsia="宋体" w:hAnsi="Cambria Math" w:cs="Times New Roman"/>
                    <w:color w:val="000000" w:themeColor="text1"/>
                    <w:sz w:val="28"/>
                    <w14:ligatures w14:val="none"/>
                  </w:rPr>
                  <m:t>W</m:t>
                </w:ins>
              </m:r>
            </m:e>
            <m:sub>
              <m:r>
                <w:ins w:id="1022" w:author="yun qiao" w:date="2026-04-21T11:00:00Z">
                  <m:rPr>
                    <m:sty m:val="p"/>
                  </m:rPr>
                  <w:rPr>
                    <w:rFonts w:ascii="Cambria Math" w:eastAsia="宋体" w:hAnsi="Cambria Math" w:cs="Times New Roman"/>
                    <w:color w:val="000000" w:themeColor="text1"/>
                    <w:sz w:val="28"/>
                    <w14:ligatures w14:val="none"/>
                  </w:rPr>
                  <m:t>γ</m:t>
                </w:ins>
              </m:r>
              <m:r>
                <w:ins w:id="1023" w:author="yun qiao" w:date="2026-04-21T11:00:00Z">
                  <w:rPr>
                    <w:rFonts w:ascii="Cambria Math" w:eastAsia="宋体" w:hAnsi="Cambria Math" w:cs="Times New Roman"/>
                    <w:color w:val="000000" w:themeColor="text1"/>
                    <w:sz w:val="28"/>
                    <w14:ligatures w14:val="none"/>
                  </w:rPr>
                  <m:t>,l</m:t>
                </w:ins>
              </m:r>
            </m:sub>
          </m:sSub>
          <m:r>
            <w:ins w:id="1024" w:author="yun qiao" w:date="2026-04-21T11:00:00Z">
              <m:rPr>
                <m:sty m:val="p"/>
              </m:rPr>
              <w:rPr>
                <w:rFonts w:ascii="Cambria Math" w:eastAsia="宋体" w:hAnsi="Cambria Math" w:cs="Times New Roman"/>
                <w:color w:val="000000" w:themeColor="text1"/>
                <w:sz w:val="28"/>
                <w14:ligatures w14:val="none"/>
              </w:rPr>
              <m:t>⋅</m:t>
            </w:ins>
          </m:r>
          <m:r>
            <w:ins w:id="1025" w:author="yun qiao" w:date="2026-04-21T11:00:00Z">
              <w:rPr>
                <w:rFonts w:ascii="Cambria Math" w:eastAsia="宋体" w:hAnsi="Cambria Math" w:cs="Times New Roman"/>
                <w:color w:val="000000" w:themeColor="text1"/>
                <w:sz w:val="28"/>
                <w14:ligatures w14:val="none"/>
              </w:rPr>
              <m:t>c+</m:t>
            </w:ins>
          </m:r>
          <m:sSub>
            <m:sSubPr>
              <m:ctrlPr>
                <w:ins w:id="1026" w:author="yun qiao" w:date="2026-04-21T11:00:00Z">
                  <w:rPr>
                    <w:rFonts w:ascii="Cambria Math" w:eastAsia="宋体" w:hAnsi="Cambria Math" w:cs="Times New Roman"/>
                    <w:i/>
                    <w:color w:val="000000" w:themeColor="text1"/>
                    <w:sz w:val="28"/>
                    <w:szCs w:val="20"/>
                    <w14:ligatures w14:val="none"/>
                  </w:rPr>
                </w:ins>
              </m:ctrlPr>
            </m:sSubPr>
            <m:e>
              <m:r>
                <w:ins w:id="1027" w:author="yun qiao" w:date="2026-04-21T11:00:00Z">
                  <w:rPr>
                    <w:rFonts w:ascii="Cambria Math" w:eastAsia="宋体" w:hAnsi="Cambria Math" w:cs="Times New Roman"/>
                    <w:color w:val="000000" w:themeColor="text1"/>
                    <w:sz w:val="28"/>
                    <w14:ligatures w14:val="none"/>
                  </w:rPr>
                  <m:t>b</m:t>
                </w:ins>
              </m:r>
            </m:e>
            <m:sub>
              <m:r>
                <w:ins w:id="1028" w:author="yun qiao" w:date="2026-04-21T11:00:00Z">
                  <m:rPr>
                    <m:sty m:val="p"/>
                  </m:rPr>
                  <w:rPr>
                    <w:rFonts w:ascii="Cambria Math" w:eastAsia="宋体" w:hAnsi="Cambria Math" w:cs="Times New Roman"/>
                    <w:color w:val="000000" w:themeColor="text1"/>
                    <w:sz w:val="28"/>
                    <w14:ligatures w14:val="none"/>
                  </w:rPr>
                  <m:t>γ</m:t>
                </w:ins>
              </m:r>
              <m:r>
                <w:ins w:id="1029" w:author="yun qiao" w:date="2026-04-21T11:00:00Z">
                  <w:rPr>
                    <w:rFonts w:ascii="Cambria Math" w:eastAsia="宋体" w:hAnsi="Cambria Math" w:cs="Times New Roman"/>
                    <w:color w:val="000000" w:themeColor="text1"/>
                    <w:sz w:val="28"/>
                    <w14:ligatures w14:val="none"/>
                  </w:rPr>
                  <m:t>,l</m:t>
                </w:ins>
              </m:r>
            </m:sub>
          </m:sSub>
        </m:oMath>
      </m:oMathPara>
    </w:p>
    <w:p w14:paraId="1E3DE5D8" w14:textId="77777777" w:rsidR="00595429" w:rsidRPr="004B17D5" w:rsidRDefault="00595429" w:rsidP="00595429">
      <w:pPr>
        <w:widowControl/>
        <w:spacing w:before="100" w:after="0" w:line="480" w:lineRule="exact"/>
        <w:jc w:val="both"/>
        <w:rPr>
          <w:ins w:id="1030" w:author="yun qiao" w:date="2026-04-21T11:00:00Z"/>
          <w:rFonts w:ascii="Times New Roman" w:eastAsia="宋体" w:hAnsi="Times New Roman" w:cs="Times New Roman"/>
          <w:color w:val="000000" w:themeColor="text1"/>
          <w:sz w:val="28"/>
          <w14:ligatures w14:val="none"/>
        </w:rPr>
      </w:pPr>
      <m:oMathPara>
        <m:oMath>
          <m:sSub>
            <m:sSubPr>
              <m:ctrlPr>
                <w:ins w:id="1031" w:author="yun qiao" w:date="2026-04-21T11:00:00Z">
                  <w:rPr>
                    <w:rFonts w:ascii="Cambria Math" w:eastAsia="宋体" w:hAnsi="Cambria Math" w:cs="Times New Roman"/>
                    <w:i/>
                    <w:color w:val="000000" w:themeColor="text1"/>
                    <w:sz w:val="28"/>
                    <w:szCs w:val="20"/>
                    <w14:ligatures w14:val="none"/>
                  </w:rPr>
                </w:ins>
              </m:ctrlPr>
            </m:sSubPr>
            <m:e>
              <m:r>
                <w:ins w:id="1032" w:author="yun qiao" w:date="2026-04-21T11:00:00Z">
                  <m:rPr>
                    <m:sty m:val="p"/>
                  </m:rPr>
                  <w:rPr>
                    <w:rFonts w:ascii="Cambria Math" w:eastAsia="宋体" w:hAnsi="Cambria Math" w:cs="Times New Roman"/>
                    <w:color w:val="000000" w:themeColor="text1"/>
                    <w:sz w:val="28"/>
                    <w14:ligatures w14:val="none"/>
                  </w:rPr>
                  <m:t>β</m:t>
                </w:ins>
              </m:r>
              <m:ctrlPr>
                <w:ins w:id="1033" w:author="yun qiao" w:date="2026-04-21T11:00:00Z">
                  <w:rPr>
                    <w:rFonts w:ascii="Cambria Math" w:eastAsia="宋体" w:hAnsi="Cambria Math" w:cs="Times New Roman"/>
                    <w:color w:val="000000" w:themeColor="text1"/>
                    <w:sz w:val="28"/>
                    <w:szCs w:val="20"/>
                    <w14:ligatures w14:val="none"/>
                  </w:rPr>
                </w:ins>
              </m:ctrlPr>
            </m:e>
            <m:sub>
              <m:r>
                <w:ins w:id="1034" w:author="yun qiao" w:date="2026-04-21T11:00:00Z">
                  <w:rPr>
                    <w:rFonts w:ascii="Cambria Math" w:eastAsia="宋体" w:hAnsi="Cambria Math" w:cs="Times New Roman"/>
                    <w:color w:val="000000" w:themeColor="text1"/>
                    <w:sz w:val="28"/>
                    <w14:ligatures w14:val="none"/>
                  </w:rPr>
                  <m:t>l</m:t>
                </w:ins>
              </m:r>
            </m:sub>
          </m:sSub>
          <m:d>
            <m:dPr>
              <m:ctrlPr>
                <w:ins w:id="1035" w:author="yun qiao" w:date="2026-04-21T11:00:00Z">
                  <w:rPr>
                    <w:rFonts w:ascii="Cambria Math" w:eastAsia="宋体" w:hAnsi="Cambria Math" w:cs="Times New Roman"/>
                    <w:i/>
                    <w:color w:val="000000" w:themeColor="text1"/>
                    <w:sz w:val="28"/>
                    <w:szCs w:val="20"/>
                    <w14:ligatures w14:val="none"/>
                  </w:rPr>
                </w:ins>
              </m:ctrlPr>
            </m:dPr>
            <m:e>
              <m:r>
                <w:ins w:id="1036" w:author="yun qiao" w:date="2026-04-21T11:00:00Z">
                  <w:rPr>
                    <w:rFonts w:ascii="Cambria Math" w:eastAsia="宋体" w:hAnsi="Cambria Math" w:cs="Times New Roman"/>
                    <w:color w:val="000000" w:themeColor="text1"/>
                    <w:sz w:val="28"/>
                    <w14:ligatures w14:val="none"/>
                  </w:rPr>
                  <m:t>c</m:t>
                </w:ins>
              </m:r>
            </m:e>
          </m:d>
          <m:r>
            <w:ins w:id="1037" w:author="yun qiao" w:date="2026-04-21T11:00:00Z">
              <w:rPr>
                <w:rFonts w:ascii="Cambria Math" w:eastAsia="宋体" w:hAnsi="Cambria Math" w:cs="Times New Roman"/>
                <w:color w:val="000000" w:themeColor="text1"/>
                <w:sz w:val="28"/>
                <w14:ligatures w14:val="none"/>
              </w:rPr>
              <m:t>=</m:t>
            </w:ins>
          </m:r>
          <m:sSub>
            <m:sSubPr>
              <m:ctrlPr>
                <w:ins w:id="1038" w:author="yun qiao" w:date="2026-04-21T11:00:00Z">
                  <w:rPr>
                    <w:rFonts w:ascii="Cambria Math" w:eastAsia="宋体" w:hAnsi="Cambria Math" w:cs="Times New Roman"/>
                    <w:i/>
                    <w:color w:val="000000" w:themeColor="text1"/>
                    <w:sz w:val="28"/>
                    <w:szCs w:val="20"/>
                    <w14:ligatures w14:val="none"/>
                  </w:rPr>
                </w:ins>
              </m:ctrlPr>
            </m:sSubPr>
            <m:e>
              <m:r>
                <w:ins w:id="1039" w:author="yun qiao" w:date="2026-04-21T11:00:00Z">
                  <w:rPr>
                    <w:rFonts w:ascii="Cambria Math" w:eastAsia="宋体" w:hAnsi="Cambria Math" w:cs="Times New Roman"/>
                    <w:color w:val="000000" w:themeColor="text1"/>
                    <w:sz w:val="28"/>
                    <w14:ligatures w14:val="none"/>
                  </w:rPr>
                  <m:t>W</m:t>
                </w:ins>
              </m:r>
            </m:e>
            <m:sub>
              <m:r>
                <w:ins w:id="1040" w:author="yun qiao" w:date="2026-04-21T11:00:00Z">
                  <m:rPr>
                    <m:sty m:val="p"/>
                  </m:rPr>
                  <w:rPr>
                    <w:rFonts w:ascii="Cambria Math" w:eastAsia="宋体" w:hAnsi="Cambria Math" w:cs="Times New Roman"/>
                    <w:color w:val="000000" w:themeColor="text1"/>
                    <w:sz w:val="28"/>
                    <w14:ligatures w14:val="none"/>
                  </w:rPr>
                  <m:t>β</m:t>
                </w:ins>
              </m:r>
              <m:r>
                <w:ins w:id="1041" w:author="yun qiao" w:date="2026-04-21T11:00:00Z">
                  <w:rPr>
                    <w:rFonts w:ascii="Cambria Math" w:eastAsia="宋体" w:hAnsi="Cambria Math" w:cs="Times New Roman"/>
                    <w:color w:val="000000" w:themeColor="text1"/>
                    <w:sz w:val="28"/>
                    <w14:ligatures w14:val="none"/>
                  </w:rPr>
                  <m:t>,l</m:t>
                </w:ins>
              </m:r>
            </m:sub>
          </m:sSub>
          <m:r>
            <w:ins w:id="1042" w:author="yun qiao" w:date="2026-04-21T11:00:00Z">
              <m:rPr>
                <m:sty m:val="p"/>
              </m:rPr>
              <w:rPr>
                <w:rFonts w:ascii="Cambria Math" w:eastAsia="宋体" w:hAnsi="Cambria Math" w:cs="Times New Roman"/>
                <w:color w:val="000000" w:themeColor="text1"/>
                <w:sz w:val="28"/>
                <w14:ligatures w14:val="none"/>
              </w:rPr>
              <m:t>⋅</m:t>
            </w:ins>
          </m:r>
          <m:r>
            <w:ins w:id="1043" w:author="yun qiao" w:date="2026-04-21T11:00:00Z">
              <w:rPr>
                <w:rFonts w:ascii="Cambria Math" w:eastAsia="宋体" w:hAnsi="Cambria Math" w:cs="Times New Roman"/>
                <w:color w:val="000000" w:themeColor="text1"/>
                <w:sz w:val="28"/>
                <w14:ligatures w14:val="none"/>
              </w:rPr>
              <m:t>c+</m:t>
            </w:ins>
          </m:r>
          <m:sSub>
            <m:sSubPr>
              <m:ctrlPr>
                <w:ins w:id="1044" w:author="yun qiao" w:date="2026-04-21T11:00:00Z">
                  <w:rPr>
                    <w:rFonts w:ascii="Cambria Math" w:eastAsia="宋体" w:hAnsi="Cambria Math" w:cs="Times New Roman"/>
                    <w:i/>
                    <w:color w:val="000000" w:themeColor="text1"/>
                    <w:sz w:val="28"/>
                    <w:szCs w:val="20"/>
                    <w14:ligatures w14:val="none"/>
                  </w:rPr>
                </w:ins>
              </m:ctrlPr>
            </m:sSubPr>
            <m:e>
              <m:r>
                <w:ins w:id="1045" w:author="yun qiao" w:date="2026-04-21T11:00:00Z">
                  <w:rPr>
                    <w:rFonts w:ascii="Cambria Math" w:eastAsia="宋体" w:hAnsi="Cambria Math" w:cs="Times New Roman"/>
                    <w:color w:val="000000" w:themeColor="text1"/>
                    <w:sz w:val="28"/>
                    <w14:ligatures w14:val="none"/>
                  </w:rPr>
                  <m:t>b</m:t>
                </w:ins>
              </m:r>
            </m:e>
            <m:sub>
              <m:r>
                <w:ins w:id="1046" w:author="yun qiao" w:date="2026-04-21T11:00:00Z">
                  <m:rPr>
                    <m:sty m:val="p"/>
                  </m:rPr>
                  <w:rPr>
                    <w:rFonts w:ascii="Cambria Math" w:eastAsia="宋体" w:hAnsi="Cambria Math" w:cs="Times New Roman"/>
                    <w:color w:val="000000" w:themeColor="text1"/>
                    <w:sz w:val="28"/>
                    <w14:ligatures w14:val="none"/>
                  </w:rPr>
                  <m:t>β</m:t>
                </w:ins>
              </m:r>
              <m:r>
                <w:ins w:id="1047" w:author="yun qiao" w:date="2026-04-21T11:00:00Z">
                  <w:rPr>
                    <w:rFonts w:ascii="Cambria Math" w:eastAsia="宋体" w:hAnsi="Cambria Math" w:cs="Times New Roman"/>
                    <w:color w:val="000000" w:themeColor="text1"/>
                    <w:sz w:val="28"/>
                    <w14:ligatures w14:val="none"/>
                  </w:rPr>
                  <m:t>,l</m:t>
                </w:ins>
              </m:r>
            </m:sub>
          </m:sSub>
        </m:oMath>
      </m:oMathPara>
    </w:p>
    <w:p w14:paraId="47A74B09" w14:textId="77777777" w:rsidR="00595429" w:rsidRPr="004B17D5" w:rsidRDefault="00595429" w:rsidP="00595429">
      <w:pPr>
        <w:widowControl/>
        <w:spacing w:before="100" w:after="0" w:line="480" w:lineRule="exact"/>
        <w:ind w:firstLineChars="202" w:firstLine="566"/>
        <w:jc w:val="both"/>
        <w:rPr>
          <w:ins w:id="1048" w:author="yun qiao" w:date="2026-04-21T11:00:00Z"/>
          <w:rFonts w:ascii="Times New Roman" w:eastAsia="宋体" w:hAnsi="Times New Roman" w:cs="Times New Roman"/>
          <w:color w:val="000000" w:themeColor="text1"/>
          <w:sz w:val="28"/>
          <w14:ligatures w14:val="none"/>
        </w:rPr>
      </w:pPr>
      <w:ins w:id="1049" w:author="yun qiao" w:date="2026-04-21T11:00:00Z">
        <w:r w:rsidRPr="004B17D5">
          <w:rPr>
            <w:rFonts w:ascii="Times New Roman" w:eastAsia="宋体" w:hAnsi="Times New Roman" w:cs="Times New Roman" w:hint="eastAsia"/>
            <w:color w:val="000000" w:themeColor="text1"/>
            <w:sz w:val="28"/>
            <w14:ligatures w14:val="none"/>
          </w:rPr>
          <w:lastRenderedPageBreak/>
          <w:t>经调制后的隐藏状态</w:t>
        </w:r>
      </w:ins>
      <m:oMath>
        <m:sSubSup>
          <m:sSubSupPr>
            <m:ctrlPr>
              <w:ins w:id="1050" w:author="yun qiao" w:date="2026-04-21T11:00:00Z">
                <w:rPr>
                  <w:rFonts w:ascii="Cambria Math" w:eastAsia="宋体" w:hAnsi="Cambria Math" w:cs="Times New Roman"/>
                  <w:i/>
                  <w:color w:val="000000" w:themeColor="text1"/>
                  <w:sz w:val="28"/>
                  <w:szCs w:val="20"/>
                  <w14:ligatures w14:val="none"/>
                </w:rPr>
              </w:ins>
            </m:ctrlPr>
          </m:sSubSupPr>
          <m:e>
            <m:r>
              <w:ins w:id="1051" w:author="yun qiao" w:date="2026-04-21T11:00:00Z">
                <w:rPr>
                  <w:rFonts w:ascii="Cambria Math" w:eastAsia="宋体" w:hAnsi="Cambria Math" w:cs="等线"/>
                  <w:color w:val="000000" w:themeColor="text1"/>
                  <w:sz w:val="28"/>
                  <w14:ligatures w14:val="none"/>
                </w:rPr>
                <m:t>h</m:t>
              </w:ins>
            </m:r>
          </m:e>
          <m:sub>
            <m:r>
              <w:ins w:id="1052" w:author="yun qiao" w:date="2026-04-21T11:00:00Z">
                <w:rPr>
                  <w:rFonts w:ascii="Cambria Math" w:eastAsia="宋体" w:hAnsi="Cambria Math" w:cs="等线"/>
                  <w:color w:val="000000" w:themeColor="text1"/>
                  <w:sz w:val="28"/>
                  <w14:ligatures w14:val="none"/>
                </w:rPr>
                <m:t>l</m:t>
              </w:ins>
            </m:r>
          </m:sub>
          <m:sup>
            <m:r>
              <w:ins w:id="1053" w:author="yun qiao" w:date="2026-04-21T11:00:00Z">
                <w:rPr>
                  <w:rFonts w:ascii="Cambria Math" w:eastAsia="宋体" w:hAnsi="Cambria Math" w:cs="等线"/>
                  <w:color w:val="000000" w:themeColor="text1"/>
                  <w:sz w:val="28"/>
                  <w14:ligatures w14:val="none"/>
                </w:rPr>
                <m:t>'</m:t>
              </w:ins>
            </m:r>
          </m:sup>
        </m:sSubSup>
      </m:oMath>
      <w:ins w:id="1054" w:author="yun qiao" w:date="2026-04-21T11:00:00Z">
        <w:r w:rsidRPr="004B17D5">
          <w:rPr>
            <w:rFonts w:ascii="Times New Roman" w:eastAsia="宋体" w:hAnsi="Times New Roman" w:cs="Times New Roman" w:hint="eastAsia"/>
            <w:color w:val="000000" w:themeColor="text1"/>
            <w:sz w:val="28"/>
            <w14:ligatures w14:val="none"/>
          </w:rPr>
          <w:t>作为下一层解码器的输入，从而实现条件信息在多层网络中的持续传播</w:t>
        </w:r>
        <w:r w:rsidRPr="004B17D5">
          <w:rPr>
            <w:rFonts w:ascii="Times New Roman" w:eastAsia="宋体" w:hAnsi="Times New Roman" w:cs="Times New Roman"/>
            <w:color w:val="000000" w:themeColor="text1"/>
            <w:sz w:val="28"/>
            <w14:ligatures w14:val="none"/>
          </w:rPr>
          <w:t>，使各层隐藏表示在操作语义层面持续受到地理处理任务约束，从而引导生成满足空间处理流程要求的操作原语序列</w:t>
        </w:r>
        <w:r w:rsidRPr="004B17D5">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ins>
    </w:p>
    <w:p w14:paraId="77F6819E" w14:textId="77777777" w:rsidR="00595429" w:rsidRPr="004B17D5" w:rsidRDefault="00595429" w:rsidP="00595429">
      <w:pPr>
        <w:widowControl/>
        <w:spacing w:before="100" w:after="0" w:line="480" w:lineRule="exact"/>
        <w:jc w:val="both"/>
        <w:rPr>
          <w:ins w:id="1055" w:author="yun qiao" w:date="2026-04-21T11:00:00Z"/>
          <w:rFonts w:ascii="Cambria Math" w:eastAsia="宋体" w:hAnsi="Cambria Math" w:cs="Times New Roman"/>
          <w:color w:val="000000" w:themeColor="text1"/>
          <w:sz w:val="28"/>
          <w14:ligatures w14:val="none"/>
        </w:rPr>
      </w:pPr>
      <m:oMathPara>
        <m:oMath>
          <m:sSub>
            <m:sSubPr>
              <m:ctrlPr>
                <w:ins w:id="1056" w:author="yun qiao" w:date="2026-04-21T11:00:00Z">
                  <w:rPr>
                    <w:rFonts w:ascii="Cambria Math" w:eastAsia="宋体" w:hAnsi="Cambria Math" w:cs="Times New Roman"/>
                    <w:i/>
                    <w:color w:val="000000" w:themeColor="text1"/>
                    <w:sz w:val="28"/>
                    <w:szCs w:val="20"/>
                    <w14:ligatures w14:val="none"/>
                  </w:rPr>
                </w:ins>
              </m:ctrlPr>
            </m:sSubPr>
            <m:e>
              <m:r>
                <w:ins w:id="1057" w:author="yun qiao" w:date="2026-04-21T11:00:00Z">
                  <m:rPr>
                    <m:sty m:val="p"/>
                  </m:rPr>
                  <w:rPr>
                    <w:rFonts w:ascii="Cambria Math" w:eastAsia="宋体" w:hAnsi="Cambria Math" w:cs="Times New Roman"/>
                    <w:color w:val="000000" w:themeColor="text1"/>
                    <w:sz w:val="28"/>
                    <w14:ligatures w14:val="none"/>
                  </w:rPr>
                  <m:t>γ</m:t>
                </w:ins>
              </m:r>
              <m:ctrlPr>
                <w:ins w:id="1058" w:author="yun qiao" w:date="2026-04-21T11:00:00Z">
                  <w:rPr>
                    <w:rFonts w:ascii="Cambria Math" w:eastAsia="宋体" w:hAnsi="Cambria Math" w:cs="Times New Roman"/>
                    <w:color w:val="000000" w:themeColor="text1"/>
                    <w:sz w:val="28"/>
                    <w:szCs w:val="20"/>
                    <w14:ligatures w14:val="none"/>
                  </w:rPr>
                </w:ins>
              </m:ctrlPr>
            </m:e>
            <m:sub>
              <m:r>
                <w:ins w:id="1059" w:author="yun qiao" w:date="2026-04-21T11:00:00Z">
                  <w:rPr>
                    <w:rFonts w:ascii="Cambria Math" w:eastAsia="宋体" w:hAnsi="Cambria Math" w:cs="Times New Roman"/>
                    <w:color w:val="000000" w:themeColor="text1"/>
                    <w:sz w:val="28"/>
                    <w14:ligatures w14:val="none"/>
                  </w:rPr>
                  <m:t>l</m:t>
                </w:ins>
              </m:r>
            </m:sub>
          </m:sSub>
          <m:d>
            <m:dPr>
              <m:ctrlPr>
                <w:ins w:id="1060" w:author="yun qiao" w:date="2026-04-21T11:00:00Z">
                  <w:rPr>
                    <w:rFonts w:ascii="Cambria Math" w:eastAsia="宋体" w:hAnsi="Cambria Math" w:cs="Times New Roman"/>
                    <w:i/>
                    <w:color w:val="000000" w:themeColor="text1"/>
                    <w:sz w:val="28"/>
                    <w:szCs w:val="20"/>
                    <w14:ligatures w14:val="none"/>
                  </w:rPr>
                </w:ins>
              </m:ctrlPr>
            </m:dPr>
            <m:e>
              <m:r>
                <w:ins w:id="1061" w:author="yun qiao" w:date="2026-04-21T11:00:00Z">
                  <w:rPr>
                    <w:rFonts w:ascii="Cambria Math" w:eastAsia="宋体" w:hAnsi="Cambria Math" w:cs="Times New Roman"/>
                    <w:color w:val="000000" w:themeColor="text1"/>
                    <w:sz w:val="28"/>
                    <w14:ligatures w14:val="none"/>
                  </w:rPr>
                  <m:t>c</m:t>
                </w:ins>
              </m:r>
            </m:e>
          </m:d>
          <m:r>
            <w:ins w:id="1062" w:author="yun qiao" w:date="2026-04-21T11:00:00Z">
              <m:rPr>
                <m:sty m:val="p"/>
              </m:rPr>
              <w:rPr>
                <w:rFonts w:ascii="Cambria Math" w:eastAsia="宋体" w:hAnsi="Cambria Math" w:cs="Times New Roman"/>
                <w:color w:val="000000" w:themeColor="text1"/>
                <w:sz w:val="28"/>
                <w14:ligatures w14:val="none"/>
              </w:rPr>
              <m:t>≈</m:t>
            </w:ins>
          </m:r>
          <m:r>
            <w:ins w:id="1063" w:author="yun qiao" w:date="2026-04-21T11:00:00Z">
              <w:rPr>
                <w:rFonts w:ascii="Cambria Math" w:eastAsia="宋体" w:hAnsi="Cambria Math" w:cs="Times New Roman"/>
                <w:color w:val="000000" w:themeColor="text1"/>
                <w:sz w:val="28"/>
                <w14:ligatures w14:val="none"/>
              </w:rPr>
              <m:t>1,</m:t>
            </w:ins>
          </m:r>
          <m:r>
            <w:ins w:id="1064" w:author="yun qiao" w:date="2026-04-21T11:00:00Z">
              <m:rPr>
                <m:sty m:val="p"/>
              </m:rPr>
              <w:rPr>
                <w:rFonts w:ascii="Cambria Math" w:eastAsia="宋体" w:hAnsi="Cambria Math" w:cs="Times New Roman"/>
                <w:color w:val="000000" w:themeColor="text1"/>
                <w:sz w:val="28"/>
                <w14:ligatures w14:val="none"/>
              </w:rPr>
              <m:t> </m:t>
            </w:ins>
          </m:r>
          <m:sSub>
            <m:sSubPr>
              <m:ctrlPr>
                <w:ins w:id="1065" w:author="yun qiao" w:date="2026-04-21T11:00:00Z">
                  <w:rPr>
                    <w:rFonts w:ascii="Cambria Math" w:eastAsia="宋体" w:hAnsi="Cambria Math" w:cs="Times New Roman"/>
                    <w:i/>
                    <w:color w:val="000000" w:themeColor="text1"/>
                    <w:sz w:val="28"/>
                    <w:szCs w:val="20"/>
                    <w14:ligatures w14:val="none"/>
                  </w:rPr>
                </w:ins>
              </m:ctrlPr>
            </m:sSubPr>
            <m:e>
              <m:r>
                <w:ins w:id="1066" w:author="yun qiao" w:date="2026-04-21T11:00:00Z">
                  <m:rPr>
                    <m:sty m:val="p"/>
                  </m:rPr>
                  <w:rPr>
                    <w:rFonts w:ascii="Cambria Math" w:eastAsia="宋体" w:hAnsi="Cambria Math" w:cs="Times New Roman"/>
                    <w:color w:val="000000" w:themeColor="text1"/>
                    <w:sz w:val="28"/>
                    <w14:ligatures w14:val="none"/>
                  </w:rPr>
                  <m:t>β</m:t>
                </w:ins>
              </m:r>
              <m:ctrlPr>
                <w:ins w:id="1067" w:author="yun qiao" w:date="2026-04-21T11:00:00Z">
                  <w:rPr>
                    <w:rFonts w:ascii="Cambria Math" w:eastAsia="宋体" w:hAnsi="Cambria Math" w:cs="Times New Roman"/>
                    <w:color w:val="000000" w:themeColor="text1"/>
                    <w:sz w:val="28"/>
                    <w:szCs w:val="20"/>
                    <w14:ligatures w14:val="none"/>
                  </w:rPr>
                </w:ins>
              </m:ctrlPr>
            </m:e>
            <m:sub>
              <m:r>
                <w:ins w:id="1068" w:author="yun qiao" w:date="2026-04-21T11:00:00Z">
                  <w:rPr>
                    <w:rFonts w:ascii="Cambria Math" w:eastAsia="宋体" w:hAnsi="Cambria Math" w:cs="Times New Roman"/>
                    <w:color w:val="000000" w:themeColor="text1"/>
                    <w:sz w:val="28"/>
                    <w14:ligatures w14:val="none"/>
                  </w:rPr>
                  <m:t>l</m:t>
                </w:ins>
              </m:r>
            </m:sub>
          </m:sSub>
          <m:d>
            <m:dPr>
              <m:ctrlPr>
                <w:ins w:id="1069" w:author="yun qiao" w:date="2026-04-21T11:00:00Z">
                  <w:rPr>
                    <w:rFonts w:ascii="Cambria Math" w:eastAsia="宋体" w:hAnsi="Cambria Math" w:cs="Times New Roman"/>
                    <w:i/>
                    <w:color w:val="000000" w:themeColor="text1"/>
                    <w:sz w:val="28"/>
                    <w:szCs w:val="20"/>
                    <w14:ligatures w14:val="none"/>
                  </w:rPr>
                </w:ins>
              </m:ctrlPr>
            </m:dPr>
            <m:e>
              <m:r>
                <w:ins w:id="1070" w:author="yun qiao" w:date="2026-04-21T11:00:00Z">
                  <w:rPr>
                    <w:rFonts w:ascii="Cambria Math" w:eastAsia="宋体" w:hAnsi="Cambria Math" w:cs="Times New Roman"/>
                    <w:color w:val="000000" w:themeColor="text1"/>
                    <w:sz w:val="28"/>
                    <w14:ligatures w14:val="none"/>
                  </w:rPr>
                  <m:t>c</m:t>
                </w:ins>
              </m:r>
            </m:e>
          </m:d>
          <m:r>
            <w:ins w:id="1071" w:author="yun qiao" w:date="2026-04-21T11:00:00Z">
              <m:rPr>
                <m:sty m:val="p"/>
              </m:rPr>
              <w:rPr>
                <w:rFonts w:ascii="Cambria Math" w:eastAsia="宋体" w:hAnsi="Cambria Math" w:cs="Times New Roman"/>
                <w:color w:val="000000" w:themeColor="text1"/>
                <w:sz w:val="28"/>
                <w14:ligatures w14:val="none"/>
              </w:rPr>
              <m:t>≈</m:t>
            </w:ins>
          </m:r>
          <m:r>
            <w:ins w:id="1072" w:author="yun qiao" w:date="2026-04-21T11:00:00Z">
              <w:rPr>
                <w:rFonts w:ascii="Cambria Math" w:eastAsia="宋体" w:hAnsi="Cambria Math" w:cs="Times New Roman"/>
                <w:color w:val="000000" w:themeColor="text1"/>
                <w:sz w:val="28"/>
                <w14:ligatures w14:val="none"/>
              </w:rPr>
              <m:t>0</m:t>
            </w:ins>
          </m:r>
        </m:oMath>
      </m:oMathPara>
    </w:p>
    <w:p w14:paraId="46D77313" w14:textId="77777777" w:rsidR="00595429" w:rsidRPr="004B17D5" w:rsidRDefault="00595429" w:rsidP="00595429">
      <w:pPr>
        <w:widowControl/>
        <w:spacing w:before="100" w:after="0" w:line="480" w:lineRule="exact"/>
        <w:ind w:firstLineChars="202" w:firstLine="566"/>
        <w:jc w:val="both"/>
        <w:rPr>
          <w:ins w:id="1073" w:author="yun qiao" w:date="2026-04-21T11:00:00Z"/>
          <w:rFonts w:ascii="Times New Roman" w:eastAsia="宋体" w:hAnsi="Times New Roman" w:cs="Times New Roman"/>
          <w:color w:val="000000" w:themeColor="text1"/>
          <w:sz w:val="28"/>
          <w14:ligatures w14:val="none"/>
        </w:rPr>
      </w:pPr>
      <w:ins w:id="1074" w:author="yun qiao" w:date="2026-04-21T11:00:00Z">
        <w:r w:rsidRPr="004B17D5">
          <w:rPr>
            <w:rFonts w:ascii="Times New Roman" w:eastAsia="宋体" w:hAnsi="Times New Roman" w:cs="Times New Roman" w:hint="eastAsia"/>
            <w:color w:val="000000" w:themeColor="text1"/>
            <w:sz w:val="28"/>
            <w14:ligatures w14:val="none"/>
          </w:rPr>
          <w:t>使得初始阶段满足：</w:t>
        </w:r>
      </w:ins>
    </w:p>
    <w:p w14:paraId="5266704D" w14:textId="77777777" w:rsidR="00595429" w:rsidRPr="004B17D5" w:rsidRDefault="00595429" w:rsidP="00595429">
      <w:pPr>
        <w:widowControl/>
        <w:spacing w:before="100" w:after="0" w:line="480" w:lineRule="exact"/>
        <w:jc w:val="both"/>
        <w:rPr>
          <w:ins w:id="1075" w:author="yun qiao" w:date="2026-04-21T11:00:00Z"/>
          <w:rFonts w:ascii="Cambria Math" w:eastAsia="宋体" w:hAnsi="Cambria Math" w:cs="Times New Roman"/>
          <w:color w:val="000000" w:themeColor="text1"/>
          <w:sz w:val="28"/>
          <w14:ligatures w14:val="none"/>
        </w:rPr>
      </w:pPr>
      <m:oMathPara>
        <m:oMath>
          <m:sSubSup>
            <m:sSubSupPr>
              <m:ctrlPr>
                <w:ins w:id="1076" w:author="yun qiao" w:date="2026-04-21T11:00:00Z">
                  <w:rPr>
                    <w:rFonts w:ascii="Cambria Math" w:eastAsia="宋体" w:hAnsi="Cambria Math" w:cs="Times New Roman"/>
                    <w:i/>
                    <w:color w:val="000000" w:themeColor="text1"/>
                    <w:sz w:val="28"/>
                    <w:szCs w:val="20"/>
                    <w14:ligatures w14:val="none"/>
                  </w:rPr>
                </w:ins>
              </m:ctrlPr>
            </m:sSubSupPr>
            <m:e>
              <m:r>
                <w:ins w:id="1077" w:author="yun qiao" w:date="2026-04-21T11:00:00Z">
                  <w:rPr>
                    <w:rFonts w:ascii="Cambria Math" w:eastAsia="宋体" w:hAnsi="Cambria Math" w:cs="Times New Roman"/>
                    <w:color w:val="000000" w:themeColor="text1"/>
                    <w:sz w:val="28"/>
                    <w14:ligatures w14:val="none"/>
                  </w:rPr>
                  <m:t>h</m:t>
                </w:ins>
              </m:r>
            </m:e>
            <m:sub>
              <m:r>
                <w:ins w:id="1078" w:author="yun qiao" w:date="2026-04-21T11:00:00Z">
                  <w:rPr>
                    <w:rFonts w:ascii="Cambria Math" w:eastAsia="宋体" w:hAnsi="Cambria Math" w:cs="Times New Roman"/>
                    <w:color w:val="000000" w:themeColor="text1"/>
                    <w:sz w:val="28"/>
                    <w14:ligatures w14:val="none"/>
                  </w:rPr>
                  <m:t>l</m:t>
                </w:ins>
              </m:r>
            </m:sub>
            <m:sup>
              <m:r>
                <w:ins w:id="1079" w:author="yun qiao" w:date="2026-04-21T11:00:00Z">
                  <w:rPr>
                    <w:rFonts w:ascii="Cambria Math" w:eastAsia="宋体" w:hAnsi="Cambria Math" w:cs="Times New Roman"/>
                    <w:color w:val="000000" w:themeColor="text1"/>
                    <w:sz w:val="28"/>
                    <w14:ligatures w14:val="none"/>
                  </w:rPr>
                  <m:t>'</m:t>
                </w:ins>
              </m:r>
            </m:sup>
          </m:sSubSup>
          <m:r>
            <w:ins w:id="1080" w:author="yun qiao" w:date="2026-04-21T11:00:00Z">
              <m:rPr>
                <m:sty m:val="p"/>
              </m:rPr>
              <w:rPr>
                <w:rFonts w:ascii="Cambria Math" w:eastAsia="宋体" w:hAnsi="Cambria Math" w:cs="Times New Roman"/>
                <w:color w:val="000000" w:themeColor="text1"/>
                <w:sz w:val="28"/>
                <w14:ligatures w14:val="none"/>
              </w:rPr>
              <m:t>≈</m:t>
            </w:ins>
          </m:r>
          <m:sSub>
            <m:sSubPr>
              <m:ctrlPr>
                <w:ins w:id="1081" w:author="yun qiao" w:date="2026-04-21T11:00:00Z">
                  <w:rPr>
                    <w:rFonts w:ascii="Cambria Math" w:eastAsia="宋体" w:hAnsi="Cambria Math" w:cs="Times New Roman"/>
                    <w:i/>
                    <w:color w:val="000000" w:themeColor="text1"/>
                    <w:sz w:val="28"/>
                    <w:szCs w:val="20"/>
                    <w14:ligatures w14:val="none"/>
                  </w:rPr>
                </w:ins>
              </m:ctrlPr>
            </m:sSubPr>
            <m:e>
              <m:r>
                <w:ins w:id="1082" w:author="yun qiao" w:date="2026-04-21T11:00:00Z">
                  <w:rPr>
                    <w:rFonts w:ascii="Cambria Math" w:eastAsia="宋体" w:hAnsi="Cambria Math" w:cs="Times New Roman"/>
                    <w:color w:val="000000" w:themeColor="text1"/>
                    <w:sz w:val="28"/>
                    <w14:ligatures w14:val="none"/>
                  </w:rPr>
                  <m:t>h</m:t>
                </w:ins>
              </m:r>
              <m:ctrlPr>
                <w:ins w:id="1083" w:author="yun qiao" w:date="2026-04-21T11:00:00Z">
                  <w:rPr>
                    <w:rFonts w:ascii="Cambria Math" w:eastAsia="宋体" w:hAnsi="Cambria Math" w:cs="Times New Roman"/>
                    <w:color w:val="000000" w:themeColor="text1"/>
                    <w:sz w:val="28"/>
                    <w:szCs w:val="20"/>
                    <w14:ligatures w14:val="none"/>
                  </w:rPr>
                </w:ins>
              </m:ctrlPr>
            </m:e>
            <m:sub>
              <m:r>
                <w:ins w:id="1084" w:author="yun qiao" w:date="2026-04-21T11:00:00Z">
                  <w:rPr>
                    <w:rFonts w:ascii="Cambria Math" w:eastAsia="宋体" w:hAnsi="Cambria Math" w:cs="Times New Roman"/>
                    <w:color w:val="000000" w:themeColor="text1"/>
                    <w:sz w:val="28"/>
                    <w14:ligatures w14:val="none"/>
                  </w:rPr>
                  <m:t>l</m:t>
                </w:ins>
              </m:r>
            </m:sub>
          </m:sSub>
        </m:oMath>
      </m:oMathPara>
    </w:p>
    <w:p w14:paraId="3EEF0FFE" w14:textId="77777777" w:rsidR="00595429" w:rsidRPr="004B17D5" w:rsidRDefault="00595429" w:rsidP="00595429">
      <w:pPr>
        <w:widowControl/>
        <w:spacing w:before="100" w:after="0" w:line="480" w:lineRule="exact"/>
        <w:ind w:firstLineChars="200" w:firstLine="560"/>
        <w:jc w:val="both"/>
        <w:rPr>
          <w:ins w:id="1085" w:author="yun qiao" w:date="2026-04-21T11:00:00Z"/>
          <w:rFonts w:ascii="Times New Roman" w:eastAsia="宋体" w:hAnsi="Times New Roman" w:cs="Times New Roman"/>
          <w:color w:val="000000" w:themeColor="text1"/>
          <w:sz w:val="28"/>
          <w14:ligatures w14:val="none"/>
        </w:rPr>
      </w:pPr>
      <w:ins w:id="1086" w:author="yun qiao" w:date="2026-04-21T11:00:00Z">
        <w:r w:rsidRPr="004B17D5">
          <w:rPr>
            <w:rFonts w:ascii="Times New Roman" w:eastAsia="宋体" w:hAnsi="Times New Roman" w:cs="Times New Roman" w:hint="eastAsia"/>
            <w:color w:val="000000" w:themeColor="text1"/>
            <w:sz w:val="28"/>
            <w14:ligatures w14:val="none"/>
          </w:rPr>
          <w:t>从而避免条件注入对模型原有表达能力的扰动。进一步地，在解码器输入端对操作原语嵌入向量同样施加一次条件调制，其过程表示为：</w:t>
        </w:r>
      </w:ins>
    </w:p>
    <w:p w14:paraId="74454AD4" w14:textId="77777777" w:rsidR="00595429" w:rsidRPr="004B17D5" w:rsidRDefault="00595429" w:rsidP="00595429">
      <w:pPr>
        <w:widowControl/>
        <w:spacing w:before="100" w:after="0" w:line="480" w:lineRule="exact"/>
        <w:jc w:val="both"/>
        <w:rPr>
          <w:ins w:id="1087" w:author="yun qiao" w:date="2026-04-21T11:00:00Z"/>
          <w:rFonts w:ascii="Cambria Math" w:eastAsia="宋体" w:hAnsi="Cambria Math" w:cs="Times New Roman"/>
          <w:color w:val="000000" w:themeColor="text1"/>
          <w:sz w:val="28"/>
          <w:szCs w:val="20"/>
          <w14:ligatures w14:val="none"/>
        </w:rPr>
      </w:pPr>
      <m:oMathPara>
        <m:oMath>
          <m:sSubSup>
            <m:sSubSupPr>
              <m:ctrlPr>
                <w:ins w:id="1088" w:author="yun qiao" w:date="2026-04-21T11:00:00Z">
                  <w:rPr>
                    <w:rFonts w:ascii="Cambria Math" w:eastAsia="宋体" w:hAnsi="Cambria Math" w:cs="Times New Roman"/>
                    <w:color w:val="000000" w:themeColor="text1"/>
                    <w:sz w:val="28"/>
                    <w:szCs w:val="20"/>
                    <w14:ligatures w14:val="none"/>
                  </w:rPr>
                </w:ins>
              </m:ctrlPr>
            </m:sSubSupPr>
            <m:e>
              <m:r>
                <w:ins w:id="1089" w:author="yun qiao" w:date="2026-04-21T11:00:00Z">
                  <w:rPr>
                    <w:rFonts w:ascii="Cambria Math" w:eastAsia="宋体" w:hAnsi="Cambria Math" w:cs="Times New Roman"/>
                    <w:color w:val="000000" w:themeColor="text1"/>
                    <w:sz w:val="28"/>
                    <w:szCs w:val="20"/>
                    <w14:ligatures w14:val="none"/>
                  </w:rPr>
                  <m:t>x</m:t>
                </w:ins>
              </m:r>
            </m:e>
            <m:sub>
              <m:r>
                <w:ins w:id="1090" w:author="yun qiao" w:date="2026-04-21T11:00:00Z">
                  <m:rPr>
                    <m:sty m:val="p"/>
                  </m:rPr>
                  <w:rPr>
                    <w:rFonts w:ascii="Cambria Math" w:eastAsia="宋体" w:hAnsi="Cambria Math" w:cs="Times New Roman"/>
                    <w:color w:val="000000" w:themeColor="text1"/>
                    <w:sz w:val="28"/>
                    <w:szCs w:val="20"/>
                    <w14:ligatures w14:val="none"/>
                  </w:rPr>
                  <m:t>0</m:t>
                </w:ins>
              </m:r>
            </m:sub>
            <m:sup>
              <m:r>
                <w:ins w:id="1091" w:author="yun qiao" w:date="2026-04-21T11:00:00Z">
                  <m:rPr>
                    <m:sty m:val="p"/>
                  </m:rPr>
                  <w:rPr>
                    <w:rFonts w:ascii="Cambria Math" w:eastAsia="宋体" w:hAnsi="Cambria Math" w:cs="Times New Roman"/>
                    <w:color w:val="000000" w:themeColor="text1"/>
                    <w:sz w:val="28"/>
                    <w:szCs w:val="20"/>
                    <w14:ligatures w14:val="none"/>
                  </w:rPr>
                  <m:t>'</m:t>
                </w:ins>
              </m:r>
            </m:sup>
          </m:sSubSup>
          <m:r>
            <w:ins w:id="1092" w:author="yun qiao" w:date="2026-04-21T11:00:00Z">
              <m:rPr>
                <m:sty m:val="p"/>
              </m:rPr>
              <w:rPr>
                <w:rFonts w:ascii="Cambria Math" w:eastAsia="宋体" w:hAnsi="Cambria Math" w:cs="Times New Roman"/>
                <w:color w:val="000000" w:themeColor="text1"/>
                <w:sz w:val="28"/>
                <w:szCs w:val="20"/>
                <w14:ligatures w14:val="none"/>
              </w:rPr>
              <m:t>=</m:t>
            </w:ins>
          </m:r>
          <m:sSub>
            <m:sSubPr>
              <m:ctrlPr>
                <w:ins w:id="1093" w:author="yun qiao" w:date="2026-04-21T11:00:00Z">
                  <w:rPr>
                    <w:rFonts w:ascii="Cambria Math" w:eastAsia="宋体" w:hAnsi="Cambria Math" w:cs="Times New Roman"/>
                    <w:color w:val="000000" w:themeColor="text1"/>
                    <w:sz w:val="28"/>
                    <w:szCs w:val="20"/>
                    <w14:ligatures w14:val="none"/>
                  </w:rPr>
                </w:ins>
              </m:ctrlPr>
            </m:sSubPr>
            <m:e>
              <m:r>
                <w:ins w:id="1094" w:author="yun qiao" w:date="2026-04-21T11:00:00Z">
                  <m:rPr>
                    <m:sty m:val="p"/>
                  </m:rPr>
                  <w:rPr>
                    <w:rFonts w:ascii="Cambria Math" w:eastAsia="宋体" w:hAnsi="Cambria Math" w:cs="Times New Roman"/>
                    <w:color w:val="000000" w:themeColor="text1"/>
                    <w:sz w:val="28"/>
                    <w:szCs w:val="20"/>
                    <w14:ligatures w14:val="none"/>
                  </w:rPr>
                  <m:t>γ</m:t>
                </w:ins>
              </m:r>
            </m:e>
            <m:sub>
              <m:r>
                <w:ins w:id="1095" w:author="yun qiao" w:date="2026-04-21T11:00:00Z">
                  <m:rPr>
                    <m:sty m:val="p"/>
                  </m:rPr>
                  <w:rPr>
                    <w:rFonts w:ascii="Cambria Math" w:eastAsia="宋体" w:hAnsi="Cambria Math" w:cs="Times New Roman"/>
                    <w:color w:val="000000" w:themeColor="text1"/>
                    <w:sz w:val="28"/>
                    <w:szCs w:val="20"/>
                    <w14:ligatures w14:val="none"/>
                  </w:rPr>
                  <m:t>0</m:t>
                </w:ins>
              </m:r>
            </m:sub>
          </m:sSub>
          <m:d>
            <m:dPr>
              <m:ctrlPr>
                <w:ins w:id="1096" w:author="yun qiao" w:date="2026-04-21T11:00:00Z">
                  <w:rPr>
                    <w:rFonts w:ascii="Cambria Math" w:eastAsia="宋体" w:hAnsi="Cambria Math" w:cs="Times New Roman"/>
                    <w:color w:val="000000" w:themeColor="text1"/>
                    <w:sz w:val="28"/>
                    <w:szCs w:val="20"/>
                    <w14:ligatures w14:val="none"/>
                  </w:rPr>
                </w:ins>
              </m:ctrlPr>
            </m:dPr>
            <m:e>
              <m:r>
                <w:ins w:id="1097" w:author="yun qiao" w:date="2026-04-21T11:00:00Z">
                  <w:rPr>
                    <w:rFonts w:ascii="Cambria Math" w:eastAsia="宋体" w:hAnsi="Cambria Math" w:cs="Times New Roman"/>
                    <w:color w:val="000000" w:themeColor="text1"/>
                    <w:sz w:val="28"/>
                    <w:szCs w:val="20"/>
                    <w14:ligatures w14:val="none"/>
                  </w:rPr>
                  <m:t>c</m:t>
                </w:ins>
              </m:r>
            </m:e>
          </m:d>
          <m:r>
            <w:ins w:id="1098" w:author="yun qiao" w:date="2026-04-21T11:00:00Z">
              <m:rPr>
                <m:sty m:val="p"/>
              </m:rPr>
              <w:rPr>
                <w:rFonts w:ascii="Cambria Math" w:eastAsia="宋体" w:hAnsi="Cambria Math" w:cs="Times New Roman"/>
                <w:color w:val="000000" w:themeColor="text1"/>
                <w:sz w:val="28"/>
                <w:szCs w:val="20"/>
                <w14:ligatures w14:val="none"/>
              </w:rPr>
              <m:t>⊙</m:t>
            </w:ins>
          </m:r>
          <m:sSub>
            <m:sSubPr>
              <m:ctrlPr>
                <w:ins w:id="1099" w:author="yun qiao" w:date="2026-04-21T11:00:00Z">
                  <w:rPr>
                    <w:rFonts w:ascii="Cambria Math" w:eastAsia="宋体" w:hAnsi="Cambria Math" w:cs="Times New Roman"/>
                    <w:color w:val="000000" w:themeColor="text1"/>
                    <w:sz w:val="28"/>
                    <w:szCs w:val="20"/>
                    <w14:ligatures w14:val="none"/>
                  </w:rPr>
                </w:ins>
              </m:ctrlPr>
            </m:sSubPr>
            <m:e>
              <m:r>
                <w:ins w:id="1100" w:author="yun qiao" w:date="2026-04-21T11:00:00Z">
                  <w:rPr>
                    <w:rFonts w:ascii="Cambria Math" w:eastAsia="宋体" w:hAnsi="Cambria Math" w:cs="Times New Roman"/>
                    <w:color w:val="000000" w:themeColor="text1"/>
                    <w:sz w:val="28"/>
                    <w:szCs w:val="20"/>
                    <w14:ligatures w14:val="none"/>
                  </w:rPr>
                  <m:t>x</m:t>
                </w:ins>
              </m:r>
            </m:e>
            <m:sub>
              <m:r>
                <w:ins w:id="1101" w:author="yun qiao" w:date="2026-04-21T11:00:00Z">
                  <m:rPr>
                    <m:sty m:val="p"/>
                  </m:rPr>
                  <w:rPr>
                    <w:rFonts w:ascii="Cambria Math" w:eastAsia="宋体" w:hAnsi="Cambria Math" w:cs="Times New Roman"/>
                    <w:color w:val="000000" w:themeColor="text1"/>
                    <w:sz w:val="28"/>
                    <w:szCs w:val="20"/>
                    <w14:ligatures w14:val="none"/>
                  </w:rPr>
                  <m:t>0</m:t>
                </w:ins>
              </m:r>
            </m:sub>
          </m:sSub>
          <m:r>
            <w:ins w:id="1102" w:author="yun qiao" w:date="2026-04-21T11:00:00Z">
              <m:rPr>
                <m:sty m:val="p"/>
              </m:rPr>
              <w:rPr>
                <w:rFonts w:ascii="Cambria Math" w:eastAsia="宋体" w:hAnsi="Cambria Math" w:cs="Times New Roman"/>
                <w:color w:val="000000" w:themeColor="text1"/>
                <w:sz w:val="28"/>
                <w:szCs w:val="20"/>
                <w14:ligatures w14:val="none"/>
              </w:rPr>
              <m:t>+</m:t>
            </w:ins>
          </m:r>
          <m:sSub>
            <m:sSubPr>
              <m:ctrlPr>
                <w:ins w:id="1103" w:author="yun qiao" w:date="2026-04-21T11:00:00Z">
                  <w:rPr>
                    <w:rFonts w:ascii="Cambria Math" w:eastAsia="宋体" w:hAnsi="Cambria Math" w:cs="Times New Roman"/>
                    <w:color w:val="000000" w:themeColor="text1"/>
                    <w:sz w:val="28"/>
                    <w:szCs w:val="20"/>
                    <w14:ligatures w14:val="none"/>
                  </w:rPr>
                </w:ins>
              </m:ctrlPr>
            </m:sSubPr>
            <m:e>
              <m:r>
                <w:ins w:id="1104" w:author="yun qiao" w:date="2026-04-21T11:00:00Z">
                  <m:rPr>
                    <m:sty m:val="p"/>
                  </m:rPr>
                  <w:rPr>
                    <w:rFonts w:ascii="Cambria Math" w:eastAsia="宋体" w:hAnsi="Cambria Math" w:cs="Times New Roman"/>
                    <w:color w:val="000000" w:themeColor="text1"/>
                    <w:sz w:val="28"/>
                    <w:szCs w:val="20"/>
                    <w14:ligatures w14:val="none"/>
                  </w:rPr>
                  <m:t>β</m:t>
                </w:ins>
              </m:r>
            </m:e>
            <m:sub>
              <m:r>
                <w:ins w:id="1105" w:author="yun qiao" w:date="2026-04-21T11:00:00Z">
                  <m:rPr>
                    <m:sty m:val="p"/>
                  </m:rPr>
                  <w:rPr>
                    <w:rFonts w:ascii="Cambria Math" w:eastAsia="宋体" w:hAnsi="Cambria Math" w:cs="Times New Roman"/>
                    <w:color w:val="000000" w:themeColor="text1"/>
                    <w:sz w:val="28"/>
                    <w:szCs w:val="20"/>
                    <w14:ligatures w14:val="none"/>
                  </w:rPr>
                  <m:t>0</m:t>
                </w:ins>
              </m:r>
            </m:sub>
          </m:sSub>
          <m:d>
            <m:dPr>
              <m:ctrlPr>
                <w:ins w:id="1106" w:author="yun qiao" w:date="2026-04-21T11:00:00Z">
                  <w:rPr>
                    <w:rFonts w:ascii="Cambria Math" w:eastAsia="宋体" w:hAnsi="Cambria Math" w:cs="Times New Roman"/>
                    <w:color w:val="000000" w:themeColor="text1"/>
                    <w:sz w:val="28"/>
                    <w:szCs w:val="20"/>
                    <w14:ligatures w14:val="none"/>
                  </w:rPr>
                </w:ins>
              </m:ctrlPr>
            </m:dPr>
            <m:e>
              <m:r>
                <w:ins w:id="1107" w:author="yun qiao" w:date="2026-04-21T11:00:00Z">
                  <w:rPr>
                    <w:rFonts w:ascii="Cambria Math" w:eastAsia="宋体" w:hAnsi="Cambria Math" w:cs="Times New Roman"/>
                    <w:color w:val="000000" w:themeColor="text1"/>
                    <w:sz w:val="28"/>
                    <w:szCs w:val="20"/>
                    <w14:ligatures w14:val="none"/>
                  </w:rPr>
                  <m:t>c</m:t>
                </w:ins>
              </m:r>
            </m:e>
          </m:d>
        </m:oMath>
      </m:oMathPara>
    </w:p>
    <w:p w14:paraId="215492C4" w14:textId="77777777" w:rsidR="00595429" w:rsidRPr="004B17D5" w:rsidRDefault="00595429" w:rsidP="00595429">
      <w:pPr>
        <w:widowControl/>
        <w:spacing w:before="100" w:after="0" w:line="480" w:lineRule="exact"/>
        <w:ind w:firstLineChars="200" w:firstLine="560"/>
        <w:jc w:val="both"/>
        <w:rPr>
          <w:ins w:id="1108" w:author="yun qiao" w:date="2026-04-21T11:00:00Z"/>
          <w:rFonts w:ascii="Times New Roman" w:eastAsia="宋体" w:hAnsi="Times New Roman" w:cs="Times New Roman"/>
          <w:color w:val="000000" w:themeColor="text1"/>
          <w:sz w:val="28"/>
          <w14:ligatures w14:val="none"/>
        </w:rPr>
      </w:pPr>
      <w:ins w:id="1109" w:author="yun qiao" w:date="2026-04-21T11:00:00Z">
        <w:r w:rsidRPr="004B17D5">
          <w:rPr>
            <w:rFonts w:ascii="Times New Roman" w:eastAsia="宋体" w:hAnsi="Times New Roman" w:cs="Times New Roman" w:hint="eastAsia"/>
            <w:color w:val="000000" w:themeColor="text1"/>
            <w:sz w:val="28"/>
            <w14:ligatures w14:val="none"/>
          </w:rPr>
          <w:t>其中，</w:t>
        </w:r>
      </w:ins>
      <m:oMath>
        <m:sSub>
          <m:sSubPr>
            <m:ctrlPr>
              <w:ins w:id="1110" w:author="yun qiao" w:date="2026-04-21T11:00:00Z">
                <w:rPr>
                  <w:rFonts w:ascii="Cambria Math" w:eastAsia="宋体" w:hAnsi="Cambria Math" w:cs="Times New Roman"/>
                  <w:i/>
                  <w:color w:val="000000" w:themeColor="text1"/>
                  <w:sz w:val="28"/>
                  <w:szCs w:val="20"/>
                  <w14:ligatures w14:val="none"/>
                </w:rPr>
              </w:ins>
            </m:ctrlPr>
          </m:sSubPr>
          <m:e>
            <m:r>
              <w:ins w:id="1111" w:author="yun qiao" w:date="2026-04-21T11:00:00Z">
                <w:rPr>
                  <w:rFonts w:ascii="Cambria Math" w:eastAsia="宋体" w:hAnsi="Cambria Math" w:cs="Times New Roman"/>
                  <w:color w:val="000000" w:themeColor="text1"/>
                  <w:sz w:val="28"/>
                  <w14:ligatures w14:val="none"/>
                </w:rPr>
                <m:t>x</m:t>
              </w:ins>
            </m:r>
            <m:ctrlPr>
              <w:ins w:id="1112" w:author="yun qiao" w:date="2026-04-21T11:00:00Z">
                <w:rPr>
                  <w:rFonts w:ascii="Cambria Math" w:eastAsia="宋体" w:hAnsi="Cambria Math" w:cs="Times New Roman"/>
                  <w:color w:val="000000" w:themeColor="text1"/>
                  <w:sz w:val="28"/>
                  <w:szCs w:val="20"/>
                  <w14:ligatures w14:val="none"/>
                </w:rPr>
              </w:ins>
            </m:ctrlPr>
          </m:e>
          <m:sub>
            <m:r>
              <w:ins w:id="1113" w:author="yun qiao" w:date="2026-04-21T11:00:00Z">
                <w:rPr>
                  <w:rFonts w:ascii="Cambria Math" w:eastAsia="宋体" w:hAnsi="Cambria Math" w:cs="Times New Roman"/>
                  <w:color w:val="000000" w:themeColor="text1"/>
                  <w:sz w:val="28"/>
                  <w14:ligatures w14:val="none"/>
                </w:rPr>
                <m:t>0</m:t>
              </w:ins>
            </m:r>
          </m:sub>
        </m:sSub>
      </m:oMath>
      <w:ins w:id="1114" w:author="yun qiao" w:date="2026-04-21T11:00:00Z">
        <w:r w:rsidRPr="004B17D5">
          <w:rPr>
            <w:rFonts w:ascii="Times New Roman" w:eastAsia="宋体" w:hAnsi="Times New Roman" w:cs="Times New Roman" w:hint="eastAsia"/>
            <w:color w:val="000000" w:themeColor="text1"/>
            <w:sz w:val="28"/>
            <w14:ligatures w14:val="none"/>
          </w:rPr>
          <w:t>为操作原语嵌入表示，</w:t>
        </w:r>
      </w:ins>
      <m:oMath>
        <m:sSubSup>
          <m:sSubSupPr>
            <m:ctrlPr>
              <w:ins w:id="1115" w:author="yun qiao" w:date="2026-04-21T11:00:00Z">
                <w:rPr>
                  <w:rFonts w:ascii="Cambria Math" w:eastAsia="宋体" w:hAnsi="Cambria Math" w:cs="Times New Roman"/>
                  <w:i/>
                  <w:color w:val="000000" w:themeColor="text1"/>
                  <w:sz w:val="28"/>
                  <w:szCs w:val="20"/>
                  <w14:ligatures w14:val="none"/>
                </w:rPr>
              </w:ins>
            </m:ctrlPr>
          </m:sSubSupPr>
          <m:e>
            <m:r>
              <w:ins w:id="1116" w:author="yun qiao" w:date="2026-04-21T11:00:00Z">
                <w:rPr>
                  <w:rFonts w:ascii="Cambria Math" w:eastAsia="宋体" w:hAnsi="Cambria Math" w:cs="Times New Roman"/>
                  <w:color w:val="000000" w:themeColor="text1"/>
                  <w:sz w:val="28"/>
                  <w14:ligatures w14:val="none"/>
                </w:rPr>
                <m:t>x</m:t>
              </w:ins>
            </m:r>
          </m:e>
          <m:sub>
            <m:r>
              <w:ins w:id="1117" w:author="yun qiao" w:date="2026-04-21T11:00:00Z">
                <w:rPr>
                  <w:rFonts w:ascii="Cambria Math" w:eastAsia="宋体" w:hAnsi="Cambria Math" w:cs="Times New Roman"/>
                  <w:color w:val="000000" w:themeColor="text1"/>
                  <w:sz w:val="28"/>
                  <w14:ligatures w14:val="none"/>
                </w:rPr>
                <m:t>0</m:t>
              </w:ins>
            </m:r>
          </m:sub>
          <m:sup>
            <m:r>
              <w:ins w:id="1118" w:author="yun qiao" w:date="2026-04-21T11:00:00Z">
                <w:rPr>
                  <w:rFonts w:ascii="Cambria Math" w:eastAsia="宋体" w:hAnsi="Cambria Math" w:cs="Times New Roman" w:hint="eastAsia"/>
                  <w:color w:val="000000" w:themeColor="text1"/>
                  <w:sz w:val="28"/>
                  <w14:ligatures w14:val="none"/>
                </w:rPr>
                <m:t>'</m:t>
              </w:ins>
            </m:r>
          </m:sup>
        </m:sSubSup>
      </m:oMath>
      <w:ins w:id="1119" w:author="yun qiao" w:date="2026-04-21T11:00:00Z">
        <w:r w:rsidRPr="004B17D5">
          <w:rPr>
            <w:rFonts w:ascii="Times New Roman" w:eastAsia="宋体" w:hAnsi="Times New Roman" w:cs="Times New Roman" w:hint="eastAsia"/>
            <w:color w:val="000000" w:themeColor="text1"/>
            <w:sz w:val="28"/>
            <w14:ligatures w14:val="none"/>
          </w:rPr>
          <w:t>为调制后的输入表示。结合后续位置编码：</w:t>
        </w:r>
      </w:ins>
    </w:p>
    <w:p w14:paraId="448F2479" w14:textId="77777777" w:rsidR="00595429" w:rsidRPr="004B17D5" w:rsidRDefault="00595429" w:rsidP="00595429">
      <w:pPr>
        <w:widowControl/>
        <w:spacing w:before="100" w:after="0" w:line="480" w:lineRule="exact"/>
        <w:jc w:val="both"/>
        <w:rPr>
          <w:ins w:id="1120" w:author="yun qiao" w:date="2026-04-21T11:00:00Z"/>
          <w:rFonts w:ascii="Cambria Math" w:eastAsia="宋体" w:hAnsi="Cambria Math" w:cs="Times New Roman"/>
          <w:color w:val="000000" w:themeColor="text1"/>
          <w:sz w:val="28"/>
          <w14:ligatures w14:val="none"/>
        </w:rPr>
      </w:pPr>
      <m:oMathPara>
        <m:oMath>
          <m:acc>
            <m:accPr>
              <m:chr m:val="̃"/>
              <m:ctrlPr>
                <w:ins w:id="1121" w:author="yun qiao" w:date="2026-04-21T11:00:00Z">
                  <w:rPr>
                    <w:rFonts w:ascii="Cambria Math" w:eastAsia="宋体" w:hAnsi="Cambria Math" w:cs="Times New Roman"/>
                    <w:color w:val="000000" w:themeColor="text1"/>
                    <w:sz w:val="28"/>
                    <w:szCs w:val="20"/>
                    <w14:ligatures w14:val="none"/>
                  </w:rPr>
                </w:ins>
              </m:ctrlPr>
            </m:accPr>
            <m:e>
              <m:sSub>
                <m:sSubPr>
                  <m:ctrlPr>
                    <w:ins w:id="1122" w:author="yun qiao" w:date="2026-04-21T11:00:00Z">
                      <w:rPr>
                        <w:rFonts w:ascii="Cambria Math" w:eastAsia="宋体" w:hAnsi="Cambria Math" w:cs="Times New Roman"/>
                        <w:i/>
                        <w:color w:val="000000" w:themeColor="text1"/>
                        <w:sz w:val="28"/>
                        <w:szCs w:val="20"/>
                        <w14:ligatures w14:val="none"/>
                      </w:rPr>
                    </w:ins>
                  </m:ctrlPr>
                </m:sSubPr>
                <m:e>
                  <m:r>
                    <w:ins w:id="1123" w:author="yun qiao" w:date="2026-04-21T11:00:00Z">
                      <w:rPr>
                        <w:rFonts w:ascii="Cambria Math" w:eastAsia="宋体" w:hAnsi="Cambria Math" w:cs="Times New Roman"/>
                        <w:color w:val="000000" w:themeColor="text1"/>
                        <w:sz w:val="28"/>
                        <w14:ligatures w14:val="none"/>
                      </w:rPr>
                      <m:t>x</m:t>
                    </w:ins>
                  </m:r>
                  <m:ctrlPr>
                    <w:ins w:id="1124" w:author="yun qiao" w:date="2026-04-21T11:00:00Z">
                      <w:rPr>
                        <w:rFonts w:ascii="Cambria Math" w:eastAsia="宋体" w:hAnsi="Cambria Math" w:cs="Times New Roman"/>
                        <w:color w:val="000000" w:themeColor="text1"/>
                        <w:sz w:val="28"/>
                        <w:szCs w:val="20"/>
                        <w14:ligatures w14:val="none"/>
                      </w:rPr>
                    </w:ins>
                  </m:ctrlPr>
                </m:e>
                <m:sub>
                  <m:r>
                    <w:ins w:id="1125" w:author="yun qiao" w:date="2026-04-21T11:00:00Z">
                      <w:rPr>
                        <w:rFonts w:ascii="Cambria Math" w:eastAsia="宋体" w:hAnsi="Cambria Math" w:cs="Times New Roman"/>
                        <w:color w:val="000000" w:themeColor="text1"/>
                        <w:sz w:val="28"/>
                        <w14:ligatures w14:val="none"/>
                      </w:rPr>
                      <m:t>0</m:t>
                    </w:ins>
                  </m:r>
                </m:sub>
              </m:sSub>
            </m:e>
          </m:acc>
          <m:r>
            <w:ins w:id="1126" w:author="yun qiao" w:date="2026-04-21T11:00:00Z">
              <w:rPr>
                <w:rFonts w:ascii="Cambria Math" w:eastAsia="宋体" w:hAnsi="Cambria Math" w:cs="Times New Roman"/>
                <w:color w:val="000000" w:themeColor="text1"/>
                <w:sz w:val="28"/>
                <w14:ligatures w14:val="none"/>
              </w:rPr>
              <m:t>=</m:t>
            </w:ins>
          </m:r>
          <m:sSubSup>
            <m:sSubSupPr>
              <m:ctrlPr>
                <w:ins w:id="1127" w:author="yun qiao" w:date="2026-04-21T11:00:00Z">
                  <w:rPr>
                    <w:rFonts w:ascii="Cambria Math" w:eastAsia="宋体" w:hAnsi="Cambria Math" w:cs="Times New Roman"/>
                    <w:i/>
                    <w:color w:val="000000" w:themeColor="text1"/>
                    <w:sz w:val="28"/>
                    <w:szCs w:val="20"/>
                    <w14:ligatures w14:val="none"/>
                  </w:rPr>
                </w:ins>
              </m:ctrlPr>
            </m:sSubSupPr>
            <m:e>
              <m:r>
                <w:ins w:id="1128" w:author="yun qiao" w:date="2026-04-21T11:00:00Z">
                  <w:rPr>
                    <w:rFonts w:ascii="Cambria Math" w:eastAsia="宋体" w:hAnsi="Cambria Math" w:cs="Times New Roman"/>
                    <w:color w:val="000000" w:themeColor="text1"/>
                    <w:sz w:val="28"/>
                    <w14:ligatures w14:val="none"/>
                  </w:rPr>
                  <m:t>x</m:t>
                </w:ins>
              </m:r>
            </m:e>
            <m:sub>
              <m:r>
                <w:ins w:id="1129" w:author="yun qiao" w:date="2026-04-21T11:00:00Z">
                  <w:rPr>
                    <w:rFonts w:ascii="Cambria Math" w:eastAsia="宋体" w:hAnsi="Cambria Math" w:cs="Times New Roman"/>
                    <w:color w:val="000000" w:themeColor="text1"/>
                    <w:sz w:val="28"/>
                    <w14:ligatures w14:val="none"/>
                  </w:rPr>
                  <m:t>0</m:t>
                </w:ins>
              </m:r>
            </m:sub>
            <m:sup>
              <m:r>
                <w:ins w:id="1130" w:author="yun qiao" w:date="2026-04-21T11:00:00Z">
                  <w:rPr>
                    <w:rFonts w:ascii="Cambria Math" w:eastAsia="宋体" w:hAnsi="Cambria Math" w:cs="Times New Roman"/>
                    <w:color w:val="000000" w:themeColor="text1"/>
                    <w:sz w:val="28"/>
                    <w14:ligatures w14:val="none"/>
                  </w:rPr>
                  <m:t>'</m:t>
                </w:ins>
              </m:r>
            </m:sup>
          </m:sSubSup>
          <m:r>
            <w:ins w:id="1131" w:author="yun qiao" w:date="2026-04-21T11:00:00Z">
              <w:rPr>
                <w:rFonts w:ascii="Cambria Math" w:eastAsia="宋体" w:hAnsi="Cambria Math" w:cs="Times New Roman"/>
                <w:color w:val="000000" w:themeColor="text1"/>
                <w:sz w:val="28"/>
                <w14:ligatures w14:val="none"/>
              </w:rPr>
              <m:t>+</m:t>
            </w:ins>
          </m:r>
          <m:r>
            <w:ins w:id="1132" w:author="yun qiao" w:date="2026-04-21T11:00:00Z">
              <m:rPr>
                <m:nor/>
              </m:rPr>
              <w:rPr>
                <w:rFonts w:ascii="Cambria Math" w:eastAsia="宋体" w:hAnsi="Cambria Math" w:cs="Times New Roman"/>
                <w:color w:val="000000" w:themeColor="text1"/>
                <w:sz w:val="28"/>
                <w14:ligatures w14:val="none"/>
              </w:rPr>
              <m:t>PE</m:t>
            </w:ins>
          </m:r>
          <m:d>
            <m:dPr>
              <m:ctrlPr>
                <w:ins w:id="1133" w:author="yun qiao" w:date="2026-04-21T11:00:00Z">
                  <w:rPr>
                    <w:rFonts w:ascii="Cambria Math" w:eastAsia="宋体" w:hAnsi="Cambria Math" w:cs="Times New Roman"/>
                    <w:i/>
                    <w:color w:val="000000" w:themeColor="text1"/>
                    <w:sz w:val="28"/>
                    <w:szCs w:val="20"/>
                    <w14:ligatures w14:val="none"/>
                  </w:rPr>
                </w:ins>
              </m:ctrlPr>
            </m:dPr>
            <m:e>
              <m:sSubSup>
                <m:sSubSupPr>
                  <m:ctrlPr>
                    <w:ins w:id="1134" w:author="yun qiao" w:date="2026-04-21T11:00:00Z">
                      <w:rPr>
                        <w:rFonts w:ascii="Cambria Math" w:eastAsia="宋体" w:hAnsi="Cambria Math" w:cs="Times New Roman"/>
                        <w:i/>
                        <w:color w:val="000000" w:themeColor="text1"/>
                        <w:sz w:val="28"/>
                        <w:szCs w:val="20"/>
                        <w14:ligatures w14:val="none"/>
                      </w:rPr>
                    </w:ins>
                  </m:ctrlPr>
                </m:sSubSupPr>
                <m:e>
                  <m:r>
                    <w:ins w:id="1135" w:author="yun qiao" w:date="2026-04-21T11:00:00Z">
                      <w:rPr>
                        <w:rFonts w:ascii="Cambria Math" w:eastAsia="宋体" w:hAnsi="Cambria Math" w:cs="Times New Roman"/>
                        <w:color w:val="000000" w:themeColor="text1"/>
                        <w:sz w:val="28"/>
                        <w14:ligatures w14:val="none"/>
                      </w:rPr>
                      <m:t>x</m:t>
                    </w:ins>
                  </m:r>
                </m:e>
                <m:sub>
                  <m:r>
                    <w:ins w:id="1136" w:author="yun qiao" w:date="2026-04-21T11:00:00Z">
                      <w:rPr>
                        <w:rFonts w:ascii="Cambria Math" w:eastAsia="宋体" w:hAnsi="Cambria Math" w:cs="Times New Roman"/>
                        <w:color w:val="000000" w:themeColor="text1"/>
                        <w:sz w:val="28"/>
                        <w14:ligatures w14:val="none"/>
                      </w:rPr>
                      <m:t>0</m:t>
                    </w:ins>
                  </m:r>
                </m:sub>
                <m:sup>
                  <m:r>
                    <w:ins w:id="1137" w:author="yun qiao" w:date="2026-04-21T11:00:00Z">
                      <w:rPr>
                        <w:rFonts w:ascii="Cambria Math" w:eastAsia="宋体" w:hAnsi="Cambria Math" w:cs="Times New Roman"/>
                        <w:color w:val="000000" w:themeColor="text1"/>
                        <w:sz w:val="28"/>
                        <w14:ligatures w14:val="none"/>
                      </w:rPr>
                      <m:t>'</m:t>
                    </w:ins>
                  </m:r>
                </m:sup>
              </m:sSubSup>
            </m:e>
          </m:d>
        </m:oMath>
      </m:oMathPara>
    </w:p>
    <w:p w14:paraId="4277036F" w14:textId="77777777" w:rsidR="00595429" w:rsidRPr="004B17D5" w:rsidRDefault="00595429" w:rsidP="00595429">
      <w:pPr>
        <w:widowControl/>
        <w:spacing w:before="100" w:after="0" w:line="480" w:lineRule="exact"/>
        <w:ind w:firstLineChars="202" w:firstLine="566"/>
        <w:jc w:val="both"/>
        <w:rPr>
          <w:ins w:id="1138" w:author="yun qiao" w:date="2026-04-21T11:00:00Z"/>
          <w:rFonts w:ascii="Times New Roman" w:eastAsia="宋体" w:hAnsi="Times New Roman" w:cs="Times New Roman"/>
          <w:color w:val="000000" w:themeColor="text1"/>
          <w:sz w:val="28"/>
          <w14:ligatures w14:val="none"/>
        </w:rPr>
      </w:pPr>
      <w:ins w:id="1139" w:author="yun qiao" w:date="2026-04-21T11:00:00Z">
        <w:r w:rsidRPr="004B17D5">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ins>
    </w:p>
    <w:p w14:paraId="6ACB8C1E" w14:textId="77777777" w:rsidR="00595429" w:rsidRPr="004B17D5" w:rsidRDefault="00595429" w:rsidP="00595429">
      <w:pPr>
        <w:widowControl/>
        <w:spacing w:before="100" w:after="0" w:line="480" w:lineRule="exact"/>
        <w:ind w:firstLineChars="202" w:firstLine="566"/>
        <w:jc w:val="both"/>
        <w:rPr>
          <w:ins w:id="1140" w:author="yun qiao" w:date="2026-04-21T11:00:00Z"/>
          <w:rFonts w:ascii="Times New Roman" w:eastAsia="宋体" w:hAnsi="Times New Roman" w:cs="Times New Roman"/>
          <w:color w:val="000000" w:themeColor="text1"/>
          <w:sz w:val="28"/>
          <w14:ligatures w14:val="none"/>
        </w:rPr>
      </w:pPr>
      <w:ins w:id="1141" w:author="yun qiao" w:date="2026-04-21T11:00:00Z">
        <w:r w:rsidRPr="004B17D5">
          <w:rPr>
            <w:rFonts w:ascii="Times New Roman" w:eastAsia="宋体" w:hAnsi="Times New Roman" w:cs="Times New Roman" w:hint="eastAsia"/>
            <w:color w:val="000000" w:themeColor="text1"/>
            <w:sz w:val="28"/>
            <w14:ligatures w14:val="none"/>
          </w:rPr>
          <w:t>在结构实现上，解码模块采用</w:t>
        </w:r>
        <w:r w:rsidRPr="004B17D5">
          <w:rPr>
            <w:rFonts w:ascii="Times New Roman" w:eastAsia="宋体" w:hAnsi="Times New Roman" w:cs="Times New Roman"/>
            <w:color w:val="000000" w:themeColor="text1"/>
            <w:sz w:val="28"/>
            <w14:ligatures w14:val="none"/>
          </w:rPr>
          <w:t xml:space="preserve"> Pre-Norm </w:t>
        </w:r>
        <w:r w:rsidRPr="004B17D5">
          <w:rPr>
            <w:rFonts w:ascii="Times New Roman" w:eastAsia="宋体" w:hAnsi="Times New Roman" w:cs="Times New Roman" w:hint="eastAsia"/>
            <w:color w:val="000000" w:themeColor="text1"/>
            <w:sz w:val="28"/>
            <w14:ligatures w14:val="none"/>
          </w:rPr>
          <w:t>架构，各子层计算形式为：</w:t>
        </w:r>
      </w:ins>
    </w:p>
    <w:p w14:paraId="1DCB5017" w14:textId="77777777" w:rsidR="00595429" w:rsidRPr="004B17D5" w:rsidRDefault="00595429" w:rsidP="00595429">
      <w:pPr>
        <w:widowControl/>
        <w:spacing w:before="100" w:after="0" w:line="480" w:lineRule="exact"/>
        <w:jc w:val="both"/>
        <w:rPr>
          <w:ins w:id="1142" w:author="yun qiao" w:date="2026-04-21T11:00:00Z"/>
          <w:rFonts w:ascii="Times New Roman" w:eastAsia="宋体" w:hAnsi="Times New Roman" w:cs="Times New Roman"/>
          <w:color w:val="000000" w:themeColor="text1"/>
          <w:sz w:val="28"/>
          <w14:ligatures w14:val="none"/>
        </w:rPr>
      </w:pPr>
      <m:oMathPara>
        <m:oMath>
          <m:r>
            <w:ins w:id="1143" w:author="yun qiao" w:date="2026-04-21T11:00:00Z">
              <m:rPr>
                <m:nor/>
              </m:rPr>
              <w:rPr>
                <w:rFonts w:ascii="Cambria Math" w:eastAsia="宋体" w:hAnsi="Cambria Math" w:cs="Times New Roman"/>
                <w:color w:val="000000" w:themeColor="text1"/>
                <w:sz w:val="28"/>
                <w14:ligatures w14:val="none"/>
              </w:rPr>
              <m:t>Layer</m:t>
            </w:ins>
          </m:r>
          <m:d>
            <m:dPr>
              <m:ctrlPr>
                <w:ins w:id="1144" w:author="yun qiao" w:date="2026-04-21T11:00:00Z">
                  <w:rPr>
                    <w:rFonts w:ascii="Cambria Math" w:eastAsia="宋体" w:hAnsi="Cambria Math" w:cs="Times New Roman"/>
                    <w:i/>
                    <w:color w:val="000000" w:themeColor="text1"/>
                    <w:sz w:val="28"/>
                    <w:szCs w:val="20"/>
                    <w14:ligatures w14:val="none"/>
                  </w:rPr>
                </w:ins>
              </m:ctrlPr>
            </m:dPr>
            <m:e>
              <m:r>
                <w:ins w:id="1145" w:author="yun qiao" w:date="2026-04-21T11:00:00Z">
                  <w:rPr>
                    <w:rFonts w:ascii="Cambria Math" w:eastAsia="宋体" w:hAnsi="Cambria Math" w:cs="Times New Roman"/>
                    <w:color w:val="000000" w:themeColor="text1"/>
                    <w:sz w:val="28"/>
                    <w14:ligatures w14:val="none"/>
                  </w:rPr>
                  <m:t>x</m:t>
                </w:ins>
              </m:r>
            </m:e>
          </m:d>
          <m:r>
            <w:ins w:id="1146" w:author="yun qiao" w:date="2026-04-21T11:00:00Z">
              <w:rPr>
                <w:rFonts w:ascii="Cambria Math" w:eastAsia="宋体" w:hAnsi="Cambria Math" w:cs="Times New Roman"/>
                <w:color w:val="000000" w:themeColor="text1"/>
                <w:sz w:val="28"/>
                <w14:ligatures w14:val="none"/>
              </w:rPr>
              <m:t>=x+</m:t>
            </w:ins>
          </m:r>
          <m:r>
            <w:ins w:id="1147" w:author="yun qiao" w:date="2026-04-21T11:00:00Z">
              <m:rPr>
                <m:nor/>
              </m:rPr>
              <w:rPr>
                <w:rFonts w:ascii="Cambria Math" w:eastAsia="宋体" w:hAnsi="Cambria Math" w:cs="Times New Roman"/>
                <w:color w:val="000000" w:themeColor="text1"/>
                <w:sz w:val="28"/>
                <w14:ligatures w14:val="none"/>
              </w:rPr>
              <m:t>Sublayer</m:t>
            </w:ins>
          </m:r>
          <m:d>
            <m:dPr>
              <m:ctrlPr>
                <w:ins w:id="1148" w:author="yun qiao" w:date="2026-04-21T11:00:00Z">
                  <w:rPr>
                    <w:rFonts w:ascii="Cambria Math" w:eastAsia="宋体" w:hAnsi="Cambria Math" w:cs="Times New Roman"/>
                    <w:i/>
                    <w:color w:val="000000" w:themeColor="text1"/>
                    <w:sz w:val="28"/>
                    <w:szCs w:val="20"/>
                    <w14:ligatures w14:val="none"/>
                  </w:rPr>
                </w:ins>
              </m:ctrlPr>
            </m:dPr>
            <m:e>
              <w:proofErr w:type="spellStart"/>
              <m:r>
                <w:ins w:id="1149" w:author="yun qiao" w:date="2026-04-21T11:00:00Z">
                  <m:rPr>
                    <m:nor/>
                  </m:rPr>
                  <w:rPr>
                    <w:rFonts w:ascii="Cambria Math" w:eastAsia="宋体" w:hAnsi="Cambria Math" w:cs="Times New Roman"/>
                    <w:color w:val="000000" w:themeColor="text1"/>
                    <w:sz w:val="28"/>
                    <w14:ligatures w14:val="none"/>
                  </w:rPr>
                  <m:t>LayerNorm</m:t>
                </w:ins>
              </m:r>
              <w:proofErr w:type="spellEnd"/>
              <m:d>
                <m:dPr>
                  <m:ctrlPr>
                    <w:ins w:id="1150" w:author="yun qiao" w:date="2026-04-21T11:00:00Z">
                      <w:rPr>
                        <w:rFonts w:ascii="Cambria Math" w:eastAsia="宋体" w:hAnsi="Cambria Math" w:cs="Times New Roman"/>
                        <w:i/>
                        <w:color w:val="000000" w:themeColor="text1"/>
                        <w:sz w:val="28"/>
                        <w:szCs w:val="20"/>
                        <w14:ligatures w14:val="none"/>
                      </w:rPr>
                    </w:ins>
                  </m:ctrlPr>
                </m:dPr>
                <m:e>
                  <m:r>
                    <w:ins w:id="1151" w:author="yun qiao" w:date="2026-04-21T11:00:00Z">
                      <w:rPr>
                        <w:rFonts w:ascii="Cambria Math" w:eastAsia="宋体" w:hAnsi="Cambria Math" w:cs="Times New Roman"/>
                        <w:color w:val="000000" w:themeColor="text1"/>
                        <w:sz w:val="28"/>
                        <w14:ligatures w14:val="none"/>
                      </w:rPr>
                      <m:t>x</m:t>
                    </w:ins>
                  </m:r>
                </m:e>
              </m:d>
            </m:e>
          </m:d>
        </m:oMath>
      </m:oMathPara>
    </w:p>
    <w:p w14:paraId="1BCC3921" w14:textId="77777777" w:rsidR="00595429" w:rsidRPr="004B17D5" w:rsidRDefault="00595429" w:rsidP="00595429">
      <w:pPr>
        <w:widowControl/>
        <w:spacing w:before="100" w:after="0" w:line="480" w:lineRule="exact"/>
        <w:ind w:firstLineChars="202" w:firstLine="566"/>
        <w:jc w:val="both"/>
        <w:rPr>
          <w:ins w:id="1152" w:author="yun qiao" w:date="2026-04-21T11:00:00Z"/>
          <w:rFonts w:ascii="Times New Roman" w:eastAsia="宋体" w:hAnsi="Times New Roman" w:cs="Times New Roman"/>
          <w:color w:val="000000" w:themeColor="text1"/>
          <w:sz w:val="28"/>
          <w14:ligatures w14:val="none"/>
        </w:rPr>
      </w:pPr>
      <w:ins w:id="1153" w:author="yun qiao" w:date="2026-04-21T11:00:00Z">
        <w:r w:rsidRPr="004B17D5">
          <w:rPr>
            <w:rFonts w:ascii="Times New Roman" w:eastAsia="宋体" w:hAnsi="Times New Roman" w:cs="Times New Roman" w:hint="eastAsia"/>
            <w:color w:val="000000" w:themeColor="text1"/>
            <w:sz w:val="28"/>
            <w14:ligatures w14:val="none"/>
          </w:rPr>
          <w:t>其中注意力机制采用多头注意力结构：</w:t>
        </w:r>
      </w:ins>
    </w:p>
    <w:p w14:paraId="04B8785D" w14:textId="77777777" w:rsidR="00595429" w:rsidRPr="004B17D5" w:rsidRDefault="00595429" w:rsidP="00595429">
      <w:pPr>
        <w:widowControl/>
        <w:spacing w:before="100" w:after="0" w:line="480" w:lineRule="exact"/>
        <w:jc w:val="both"/>
        <w:rPr>
          <w:ins w:id="1154" w:author="yun qiao" w:date="2026-04-21T11:00:00Z"/>
          <w:rFonts w:ascii="Times New Roman" w:eastAsia="宋体" w:hAnsi="Times New Roman" w:cs="Times New Roman"/>
          <w:color w:val="000000" w:themeColor="text1"/>
          <w:sz w:val="28"/>
          <w14:ligatures w14:val="none"/>
        </w:rPr>
      </w:pPr>
      <w:proofErr w:type="spellStart"/>
      <m:oMathPara>
        <m:oMath>
          <m:r>
            <w:ins w:id="1155" w:author="yun qiao" w:date="2026-04-21T11:00:00Z">
              <m:rPr>
                <m:nor/>
              </m:rPr>
              <w:rPr>
                <w:rFonts w:ascii="Cambria Math" w:eastAsia="宋体" w:hAnsi="Cambria Math" w:cs="Times New Roman"/>
                <w:color w:val="000000" w:themeColor="text1"/>
                <w:sz w:val="28"/>
                <w14:ligatures w14:val="none"/>
              </w:rPr>
              <m:t>MultiHead</m:t>
            </w:ins>
          </m:r>
          <w:proofErr w:type="spellEnd"/>
          <m:d>
            <m:dPr>
              <m:ctrlPr>
                <w:ins w:id="1156" w:author="yun qiao" w:date="2026-04-21T11:00:00Z">
                  <w:rPr>
                    <w:rFonts w:ascii="Cambria Math" w:eastAsia="宋体" w:hAnsi="Cambria Math" w:cs="Times New Roman"/>
                    <w:i/>
                    <w:color w:val="000000" w:themeColor="text1"/>
                    <w:sz w:val="28"/>
                    <w:szCs w:val="20"/>
                    <w14:ligatures w14:val="none"/>
                  </w:rPr>
                </w:ins>
              </m:ctrlPr>
            </m:dPr>
            <m:e>
              <m:r>
                <w:ins w:id="1157" w:author="yun qiao" w:date="2026-04-21T11:00:00Z">
                  <w:rPr>
                    <w:rFonts w:ascii="Cambria Math" w:eastAsia="宋体" w:hAnsi="Cambria Math" w:cs="Times New Roman"/>
                    <w:color w:val="000000" w:themeColor="text1"/>
                    <w:sz w:val="28"/>
                    <w14:ligatures w14:val="none"/>
                  </w:rPr>
                  <m:t>Q,K,V</m:t>
                </w:ins>
              </m:r>
            </m:e>
          </m:d>
          <m:r>
            <w:ins w:id="1158" w:author="yun qiao" w:date="2026-04-21T11:00:00Z">
              <w:rPr>
                <w:rFonts w:ascii="Cambria Math" w:eastAsia="宋体" w:hAnsi="Cambria Math" w:cs="Times New Roman"/>
                <w:color w:val="000000" w:themeColor="text1"/>
                <w:sz w:val="28"/>
                <w14:ligatures w14:val="none"/>
              </w:rPr>
              <m:t>=</m:t>
            </w:ins>
          </m:r>
          <m:r>
            <w:ins w:id="1159" w:author="yun qiao" w:date="2026-04-21T11:00:00Z">
              <m:rPr>
                <m:nor/>
              </m:rPr>
              <w:rPr>
                <w:rFonts w:ascii="Cambria Math" w:eastAsia="宋体" w:hAnsi="Cambria Math" w:cs="Times New Roman"/>
                <w:color w:val="000000" w:themeColor="text1"/>
                <w:sz w:val="28"/>
                <w14:ligatures w14:val="none"/>
              </w:rPr>
              <m:t>Concat</m:t>
            </w:ins>
          </m:r>
          <m:d>
            <m:dPr>
              <m:ctrlPr>
                <w:ins w:id="1160" w:author="yun qiao" w:date="2026-04-21T11:00:00Z">
                  <w:rPr>
                    <w:rFonts w:ascii="Cambria Math" w:eastAsia="宋体" w:hAnsi="Cambria Math" w:cs="Times New Roman"/>
                    <w:i/>
                    <w:color w:val="000000" w:themeColor="text1"/>
                    <w:sz w:val="28"/>
                    <w:szCs w:val="20"/>
                    <w14:ligatures w14:val="none"/>
                  </w:rPr>
                </w:ins>
              </m:ctrlPr>
            </m:dPr>
            <m:e>
              <m:r>
                <w:ins w:id="1161" w:author="yun qiao" w:date="2026-04-21T11:00:00Z">
                  <w:rPr>
                    <w:rFonts w:ascii="Cambria Math" w:eastAsia="宋体" w:hAnsi="Cambria Math" w:cs="Times New Roman"/>
                    <w:color w:val="000000" w:themeColor="text1"/>
                    <w:sz w:val="28"/>
                    <w14:ligatures w14:val="none"/>
                  </w:rPr>
                  <m:t>hea</m:t>
                </w:ins>
              </m:r>
              <m:sSub>
                <m:sSubPr>
                  <m:ctrlPr>
                    <w:ins w:id="1162" w:author="yun qiao" w:date="2026-04-21T11:00:00Z">
                      <w:rPr>
                        <w:rFonts w:ascii="Cambria Math" w:eastAsia="宋体" w:hAnsi="Cambria Math" w:cs="Times New Roman"/>
                        <w:i/>
                        <w:color w:val="000000" w:themeColor="text1"/>
                        <w:sz w:val="28"/>
                        <w:szCs w:val="20"/>
                        <w14:ligatures w14:val="none"/>
                      </w:rPr>
                    </w:ins>
                  </m:ctrlPr>
                </m:sSubPr>
                <m:e>
                  <m:r>
                    <w:ins w:id="1163" w:author="yun qiao" w:date="2026-04-21T11:00:00Z">
                      <w:rPr>
                        <w:rFonts w:ascii="Cambria Math" w:eastAsia="宋体" w:hAnsi="Cambria Math" w:cs="Times New Roman"/>
                        <w:color w:val="000000" w:themeColor="text1"/>
                        <w:sz w:val="28"/>
                        <w14:ligatures w14:val="none"/>
                      </w:rPr>
                      <m:t>d</m:t>
                    </w:ins>
                  </m:r>
                </m:e>
                <m:sub>
                  <m:r>
                    <w:ins w:id="1164" w:author="yun qiao" w:date="2026-04-21T11:00:00Z">
                      <w:rPr>
                        <w:rFonts w:ascii="Cambria Math" w:eastAsia="宋体" w:hAnsi="Cambria Math" w:cs="Times New Roman"/>
                        <w:color w:val="000000" w:themeColor="text1"/>
                        <w:sz w:val="28"/>
                        <w14:ligatures w14:val="none"/>
                      </w:rPr>
                      <m:t>1</m:t>
                    </w:ins>
                  </m:r>
                </m:sub>
              </m:sSub>
              <m:r>
                <w:ins w:id="1165" w:author="yun qiao" w:date="2026-04-21T11:00:00Z">
                  <w:rPr>
                    <w:rFonts w:ascii="Cambria Math" w:eastAsia="宋体" w:hAnsi="Cambria Math" w:cs="Times New Roman"/>
                    <w:color w:val="000000" w:themeColor="text1"/>
                    <w:sz w:val="28"/>
                    <w14:ligatures w14:val="none"/>
                  </w:rPr>
                  <m:t>,</m:t>
                </w:ins>
              </m:r>
              <m:r>
                <w:ins w:id="1166" w:author="yun qiao" w:date="2026-04-21T11:00:00Z">
                  <m:rPr>
                    <m:sty m:val="p"/>
                  </m:rPr>
                  <w:rPr>
                    <w:rFonts w:ascii="Cambria Math" w:eastAsia="宋体" w:hAnsi="Cambria Math" w:cs="Times New Roman" w:hint="eastAsia"/>
                    <w:color w:val="000000" w:themeColor="text1"/>
                    <w:sz w:val="28"/>
                    <w14:ligatures w14:val="none"/>
                  </w:rPr>
                  <m:t>…</m:t>
                </w:ins>
              </m:r>
              <m:r>
                <w:ins w:id="1167" w:author="yun qiao" w:date="2026-04-21T11:00:00Z">
                  <w:rPr>
                    <w:rFonts w:ascii="Cambria Math" w:eastAsia="宋体" w:hAnsi="Cambria Math" w:cs="Times New Roman"/>
                    <w:color w:val="000000" w:themeColor="text1"/>
                    <w:sz w:val="28"/>
                    <w14:ligatures w14:val="none"/>
                  </w:rPr>
                  <m:t>,hea</m:t>
                </w:ins>
              </m:r>
              <m:sSub>
                <m:sSubPr>
                  <m:ctrlPr>
                    <w:ins w:id="1168" w:author="yun qiao" w:date="2026-04-21T11:00:00Z">
                      <w:rPr>
                        <w:rFonts w:ascii="Cambria Math" w:eastAsia="宋体" w:hAnsi="Cambria Math" w:cs="Times New Roman"/>
                        <w:i/>
                        <w:color w:val="000000" w:themeColor="text1"/>
                        <w:sz w:val="28"/>
                        <w:szCs w:val="20"/>
                        <w14:ligatures w14:val="none"/>
                      </w:rPr>
                    </w:ins>
                  </m:ctrlPr>
                </m:sSubPr>
                <m:e>
                  <m:r>
                    <w:ins w:id="1169" w:author="yun qiao" w:date="2026-04-21T11:00:00Z">
                      <w:rPr>
                        <w:rFonts w:ascii="Cambria Math" w:eastAsia="宋体" w:hAnsi="Cambria Math" w:cs="Times New Roman"/>
                        <w:color w:val="000000" w:themeColor="text1"/>
                        <w:sz w:val="28"/>
                        <w14:ligatures w14:val="none"/>
                      </w:rPr>
                      <m:t>d</m:t>
                    </w:ins>
                  </m:r>
                </m:e>
                <m:sub>
                  <m:r>
                    <w:ins w:id="1170" w:author="yun qiao" w:date="2026-04-21T11:00:00Z">
                      <w:rPr>
                        <w:rFonts w:ascii="Cambria Math" w:eastAsia="宋体" w:hAnsi="Cambria Math" w:cs="Times New Roman"/>
                        <w:color w:val="000000" w:themeColor="text1"/>
                        <w:sz w:val="28"/>
                        <w14:ligatures w14:val="none"/>
                      </w:rPr>
                      <m:t>h</m:t>
                    </w:ins>
                  </m:r>
                </m:sub>
              </m:sSub>
            </m:e>
          </m:d>
          <m:sSup>
            <m:sSupPr>
              <m:ctrlPr>
                <w:ins w:id="1171" w:author="yun qiao" w:date="2026-04-21T11:00:00Z">
                  <w:rPr>
                    <w:rFonts w:ascii="Cambria Math" w:eastAsia="宋体" w:hAnsi="Cambria Math" w:cs="Times New Roman"/>
                    <w:i/>
                    <w:color w:val="000000" w:themeColor="text1"/>
                    <w:sz w:val="28"/>
                    <w:szCs w:val="20"/>
                    <w14:ligatures w14:val="none"/>
                  </w:rPr>
                </w:ins>
              </m:ctrlPr>
            </m:sSupPr>
            <m:e>
              <m:r>
                <w:ins w:id="1172" w:author="yun qiao" w:date="2026-04-21T11:00:00Z">
                  <w:rPr>
                    <w:rFonts w:ascii="Cambria Math" w:eastAsia="宋体" w:hAnsi="Cambria Math" w:cs="Times New Roman"/>
                    <w:color w:val="000000" w:themeColor="text1"/>
                    <w:sz w:val="28"/>
                    <w14:ligatures w14:val="none"/>
                  </w:rPr>
                  <m:t>W</m:t>
                </w:ins>
              </m:r>
            </m:e>
            <m:sup>
              <m:r>
                <w:ins w:id="1173" w:author="yun qiao" w:date="2026-04-21T11:00:00Z">
                  <w:rPr>
                    <w:rFonts w:ascii="Cambria Math" w:eastAsia="宋体" w:hAnsi="Cambria Math" w:cs="Times New Roman"/>
                    <w:color w:val="000000" w:themeColor="text1"/>
                    <w:sz w:val="28"/>
                    <w14:ligatures w14:val="none"/>
                  </w:rPr>
                  <m:t>O</m:t>
                </w:ins>
              </m:r>
            </m:sup>
          </m:sSup>
        </m:oMath>
      </m:oMathPara>
    </w:p>
    <w:p w14:paraId="33EE454D" w14:textId="77777777" w:rsidR="00595429" w:rsidRPr="004B17D5" w:rsidRDefault="00595429" w:rsidP="00595429">
      <w:pPr>
        <w:widowControl/>
        <w:spacing w:before="100" w:after="0" w:line="480" w:lineRule="exact"/>
        <w:jc w:val="both"/>
        <w:rPr>
          <w:ins w:id="1174" w:author="yun qiao" w:date="2026-04-21T11:00:00Z"/>
          <w:rFonts w:ascii="Times New Roman" w:eastAsia="宋体" w:hAnsi="Times New Roman" w:cs="Times New Roman"/>
          <w:color w:val="000000" w:themeColor="text1"/>
          <w:sz w:val="28"/>
          <w14:ligatures w14:val="none"/>
        </w:rPr>
      </w:pPr>
      <m:oMathPara>
        <m:oMath>
          <m:r>
            <w:ins w:id="1175" w:author="yun qiao" w:date="2026-04-21T11:00:00Z">
              <w:rPr>
                <w:rFonts w:ascii="Cambria Math" w:eastAsia="宋体" w:hAnsi="Cambria Math" w:cs="Times New Roman"/>
                <w:color w:val="000000" w:themeColor="text1"/>
                <w:sz w:val="28"/>
                <w14:ligatures w14:val="none"/>
              </w:rPr>
              <m:t>hea</m:t>
            </w:ins>
          </m:r>
          <m:sSub>
            <m:sSubPr>
              <m:ctrlPr>
                <w:ins w:id="1176" w:author="yun qiao" w:date="2026-04-21T11:00:00Z">
                  <w:rPr>
                    <w:rFonts w:ascii="Cambria Math" w:eastAsia="宋体" w:hAnsi="Cambria Math" w:cs="Times New Roman"/>
                    <w:i/>
                    <w:color w:val="000000" w:themeColor="text1"/>
                    <w:sz w:val="28"/>
                    <w:szCs w:val="20"/>
                    <w14:ligatures w14:val="none"/>
                  </w:rPr>
                </w:ins>
              </m:ctrlPr>
            </m:sSubPr>
            <m:e>
              <m:r>
                <w:ins w:id="1177" w:author="yun qiao" w:date="2026-04-21T11:00:00Z">
                  <w:rPr>
                    <w:rFonts w:ascii="Cambria Math" w:eastAsia="宋体" w:hAnsi="Cambria Math" w:cs="Times New Roman"/>
                    <w:color w:val="000000" w:themeColor="text1"/>
                    <w:sz w:val="28"/>
                    <w14:ligatures w14:val="none"/>
                  </w:rPr>
                  <m:t>d</m:t>
                </w:ins>
              </m:r>
            </m:e>
            <m:sub>
              <m:r>
                <w:ins w:id="1178" w:author="yun qiao" w:date="2026-04-21T11:00:00Z">
                  <w:rPr>
                    <w:rFonts w:ascii="Cambria Math" w:eastAsia="宋体" w:hAnsi="Cambria Math" w:cs="Times New Roman"/>
                    <w:color w:val="000000" w:themeColor="text1"/>
                    <w:sz w:val="28"/>
                    <w14:ligatures w14:val="none"/>
                  </w:rPr>
                  <m:t>i</m:t>
                </w:ins>
              </m:r>
            </m:sub>
          </m:sSub>
          <m:r>
            <w:ins w:id="1179" w:author="yun qiao" w:date="2026-04-21T11:00:00Z">
              <w:rPr>
                <w:rFonts w:ascii="Cambria Math" w:eastAsia="宋体" w:hAnsi="Cambria Math" w:cs="Times New Roman"/>
                <w:color w:val="000000" w:themeColor="text1"/>
                <w:sz w:val="28"/>
                <w14:ligatures w14:val="none"/>
              </w:rPr>
              <m:t>=</m:t>
            </w:ins>
          </m:r>
          <m:r>
            <w:ins w:id="1180" w:author="yun qiao" w:date="2026-04-21T11:00:00Z">
              <m:rPr>
                <m:nor/>
              </m:rPr>
              <w:rPr>
                <w:rFonts w:ascii="Cambria Math" w:eastAsia="宋体" w:hAnsi="Cambria Math" w:cs="Times New Roman"/>
                <w:color w:val="000000" w:themeColor="text1"/>
                <w:sz w:val="28"/>
                <w14:ligatures w14:val="none"/>
              </w:rPr>
              <m:t>Attn</m:t>
            </w:ins>
          </m:r>
          <m:d>
            <m:dPr>
              <m:ctrlPr>
                <w:ins w:id="1181" w:author="yun qiao" w:date="2026-04-21T11:00:00Z">
                  <w:rPr>
                    <w:rFonts w:ascii="Cambria Math" w:eastAsia="宋体" w:hAnsi="Cambria Math" w:cs="Times New Roman"/>
                    <w:i/>
                    <w:color w:val="000000" w:themeColor="text1"/>
                    <w:sz w:val="28"/>
                    <w:szCs w:val="20"/>
                    <w14:ligatures w14:val="none"/>
                  </w:rPr>
                </w:ins>
              </m:ctrlPr>
            </m:dPr>
            <m:e>
              <m:r>
                <w:ins w:id="1182" w:author="yun qiao" w:date="2026-04-21T11:00:00Z">
                  <w:rPr>
                    <w:rFonts w:ascii="Cambria Math" w:eastAsia="宋体" w:hAnsi="Cambria Math" w:cs="Times New Roman"/>
                    <w:color w:val="000000" w:themeColor="text1"/>
                    <w:sz w:val="28"/>
                    <w14:ligatures w14:val="none"/>
                  </w:rPr>
                  <m:t>Q</m:t>
                </w:ins>
              </m:r>
              <m:sSubSup>
                <m:sSubSupPr>
                  <m:ctrlPr>
                    <w:ins w:id="1183" w:author="yun qiao" w:date="2026-04-21T11:00:00Z">
                      <w:rPr>
                        <w:rFonts w:ascii="Cambria Math" w:eastAsia="宋体" w:hAnsi="Cambria Math" w:cs="Times New Roman"/>
                        <w:i/>
                        <w:color w:val="000000" w:themeColor="text1"/>
                        <w:sz w:val="28"/>
                        <w:szCs w:val="20"/>
                        <w14:ligatures w14:val="none"/>
                      </w:rPr>
                    </w:ins>
                  </m:ctrlPr>
                </m:sSubSupPr>
                <m:e>
                  <m:r>
                    <w:ins w:id="1184" w:author="yun qiao" w:date="2026-04-21T11:00:00Z">
                      <w:rPr>
                        <w:rFonts w:ascii="Cambria Math" w:eastAsia="宋体" w:hAnsi="Cambria Math" w:cs="Times New Roman"/>
                        <w:color w:val="000000" w:themeColor="text1"/>
                        <w:sz w:val="28"/>
                        <w14:ligatures w14:val="none"/>
                      </w:rPr>
                      <m:t>W</m:t>
                    </w:ins>
                  </m:r>
                </m:e>
                <m:sub>
                  <m:r>
                    <w:ins w:id="1185" w:author="yun qiao" w:date="2026-04-21T11:00:00Z">
                      <w:rPr>
                        <w:rFonts w:ascii="Cambria Math" w:eastAsia="宋体" w:hAnsi="Cambria Math" w:cs="Times New Roman"/>
                        <w:color w:val="000000" w:themeColor="text1"/>
                        <w:sz w:val="28"/>
                        <w14:ligatures w14:val="none"/>
                      </w:rPr>
                      <m:t>i</m:t>
                    </w:ins>
                  </m:r>
                </m:sub>
                <m:sup>
                  <m:r>
                    <w:ins w:id="1186" w:author="yun qiao" w:date="2026-04-21T11:00:00Z">
                      <w:rPr>
                        <w:rFonts w:ascii="Cambria Math" w:eastAsia="宋体" w:hAnsi="Cambria Math" w:cs="Times New Roman"/>
                        <w:color w:val="000000" w:themeColor="text1"/>
                        <w:sz w:val="28"/>
                        <w14:ligatures w14:val="none"/>
                      </w:rPr>
                      <m:t>Q</m:t>
                    </w:ins>
                  </m:r>
                </m:sup>
              </m:sSubSup>
              <m:r>
                <w:ins w:id="1187" w:author="yun qiao" w:date="2026-04-21T11:00:00Z">
                  <w:rPr>
                    <w:rFonts w:ascii="Cambria Math" w:eastAsia="宋体" w:hAnsi="Cambria Math" w:cs="Times New Roman"/>
                    <w:color w:val="000000" w:themeColor="text1"/>
                    <w:sz w:val="28"/>
                    <w14:ligatures w14:val="none"/>
                  </w:rPr>
                  <m:t>,K</m:t>
                </w:ins>
              </m:r>
              <m:sSubSup>
                <m:sSubSupPr>
                  <m:ctrlPr>
                    <w:ins w:id="1188" w:author="yun qiao" w:date="2026-04-21T11:00:00Z">
                      <w:rPr>
                        <w:rFonts w:ascii="Cambria Math" w:eastAsia="宋体" w:hAnsi="Cambria Math" w:cs="Times New Roman"/>
                        <w:i/>
                        <w:color w:val="000000" w:themeColor="text1"/>
                        <w:sz w:val="28"/>
                        <w:szCs w:val="20"/>
                        <w14:ligatures w14:val="none"/>
                      </w:rPr>
                    </w:ins>
                  </m:ctrlPr>
                </m:sSubSupPr>
                <m:e>
                  <m:r>
                    <w:ins w:id="1189" w:author="yun qiao" w:date="2026-04-21T11:00:00Z">
                      <w:rPr>
                        <w:rFonts w:ascii="Cambria Math" w:eastAsia="宋体" w:hAnsi="Cambria Math" w:cs="Times New Roman"/>
                        <w:color w:val="000000" w:themeColor="text1"/>
                        <w:sz w:val="28"/>
                        <w14:ligatures w14:val="none"/>
                      </w:rPr>
                      <m:t>W</m:t>
                    </w:ins>
                  </m:r>
                </m:e>
                <m:sub>
                  <m:r>
                    <w:ins w:id="1190" w:author="yun qiao" w:date="2026-04-21T11:00:00Z">
                      <w:rPr>
                        <w:rFonts w:ascii="Cambria Math" w:eastAsia="宋体" w:hAnsi="Cambria Math" w:cs="Times New Roman"/>
                        <w:color w:val="000000" w:themeColor="text1"/>
                        <w:sz w:val="28"/>
                        <w14:ligatures w14:val="none"/>
                      </w:rPr>
                      <m:t>i</m:t>
                    </w:ins>
                  </m:r>
                </m:sub>
                <m:sup>
                  <m:r>
                    <w:ins w:id="1191" w:author="yun qiao" w:date="2026-04-21T11:00:00Z">
                      <w:rPr>
                        <w:rFonts w:ascii="Cambria Math" w:eastAsia="宋体" w:hAnsi="Cambria Math" w:cs="Times New Roman"/>
                        <w:color w:val="000000" w:themeColor="text1"/>
                        <w:sz w:val="28"/>
                        <w14:ligatures w14:val="none"/>
                      </w:rPr>
                      <m:t>K</m:t>
                    </w:ins>
                  </m:r>
                </m:sup>
              </m:sSubSup>
              <m:r>
                <w:ins w:id="1192" w:author="yun qiao" w:date="2026-04-21T11:00:00Z">
                  <w:rPr>
                    <w:rFonts w:ascii="Cambria Math" w:eastAsia="宋体" w:hAnsi="Cambria Math" w:cs="Times New Roman"/>
                    <w:color w:val="000000" w:themeColor="text1"/>
                    <w:sz w:val="28"/>
                    <w14:ligatures w14:val="none"/>
                  </w:rPr>
                  <m:t>,V</m:t>
                </w:ins>
              </m:r>
              <m:sSubSup>
                <m:sSubSupPr>
                  <m:ctrlPr>
                    <w:ins w:id="1193" w:author="yun qiao" w:date="2026-04-21T11:00:00Z">
                      <w:rPr>
                        <w:rFonts w:ascii="Cambria Math" w:eastAsia="宋体" w:hAnsi="Cambria Math" w:cs="Times New Roman"/>
                        <w:i/>
                        <w:color w:val="000000" w:themeColor="text1"/>
                        <w:sz w:val="28"/>
                        <w:szCs w:val="20"/>
                        <w14:ligatures w14:val="none"/>
                      </w:rPr>
                    </w:ins>
                  </m:ctrlPr>
                </m:sSubSupPr>
                <m:e>
                  <m:r>
                    <w:ins w:id="1194" w:author="yun qiao" w:date="2026-04-21T11:00:00Z">
                      <w:rPr>
                        <w:rFonts w:ascii="Cambria Math" w:eastAsia="宋体" w:hAnsi="Cambria Math" w:cs="Times New Roman"/>
                        <w:color w:val="000000" w:themeColor="text1"/>
                        <w:sz w:val="28"/>
                        <w14:ligatures w14:val="none"/>
                      </w:rPr>
                      <m:t>W</m:t>
                    </w:ins>
                  </m:r>
                </m:e>
                <m:sub>
                  <m:r>
                    <w:ins w:id="1195" w:author="yun qiao" w:date="2026-04-21T11:00:00Z">
                      <w:rPr>
                        <w:rFonts w:ascii="Cambria Math" w:eastAsia="宋体" w:hAnsi="Cambria Math" w:cs="Times New Roman"/>
                        <w:color w:val="000000" w:themeColor="text1"/>
                        <w:sz w:val="28"/>
                        <w14:ligatures w14:val="none"/>
                      </w:rPr>
                      <m:t>i</m:t>
                    </w:ins>
                  </m:r>
                </m:sub>
                <m:sup>
                  <m:r>
                    <w:ins w:id="1196" w:author="yun qiao" w:date="2026-04-21T11:00:00Z">
                      <w:rPr>
                        <w:rFonts w:ascii="Cambria Math" w:eastAsia="宋体" w:hAnsi="Cambria Math" w:cs="Times New Roman"/>
                        <w:color w:val="000000" w:themeColor="text1"/>
                        <w:sz w:val="28"/>
                        <w14:ligatures w14:val="none"/>
                      </w:rPr>
                      <m:t>V</m:t>
                    </w:ins>
                  </m:r>
                </m:sup>
              </m:sSubSup>
            </m:e>
          </m:d>
        </m:oMath>
      </m:oMathPara>
    </w:p>
    <w:p w14:paraId="56E579AE" w14:textId="2A714BDF" w:rsidR="00595429" w:rsidRPr="004B17D5" w:rsidRDefault="00595429" w:rsidP="00595429">
      <w:pPr>
        <w:widowControl/>
        <w:spacing w:before="100" w:after="0" w:line="480" w:lineRule="exact"/>
        <w:ind w:firstLineChars="202" w:firstLine="566"/>
        <w:jc w:val="both"/>
        <w:rPr>
          <w:ins w:id="1197" w:author="yun qiao" w:date="2026-04-21T11:00:00Z"/>
          <w:rFonts w:ascii="Times New Roman" w:eastAsia="宋体" w:hAnsi="Times New Roman" w:cs="Times New Roman"/>
          <w:color w:val="000000" w:themeColor="text1"/>
          <w:sz w:val="28"/>
          <w:szCs w:val="28"/>
          <w14:ligatures w14:val="none"/>
        </w:rPr>
      </w:pPr>
      <w:ins w:id="1198" w:author="yun qiao" w:date="2026-04-21T11:00:00Z">
        <w:r w:rsidRPr="004B17D5">
          <w:rPr>
            <w:rFonts w:ascii="Times New Roman" w:eastAsia="宋体" w:hAnsi="Times New Roman" w:cs="Times New Roman"/>
            <w:color w:val="000000" w:themeColor="text1"/>
            <w:sz w:val="28"/>
            <w:szCs w:val="28"/>
            <w14:ligatures w14:val="none"/>
          </w:rPr>
          <w:t>S</w:t>
        </w:r>
      </w:ins>
      <w:ins w:id="1199" w:author="yun qiao" w:date="2026-04-21T11:04:00Z">
        <w:r>
          <w:rPr>
            <w:rFonts w:ascii="Times New Roman" w:eastAsia="宋体" w:hAnsi="Times New Roman" w:cs="Times New Roman" w:hint="eastAsia"/>
            <w:color w:val="000000" w:themeColor="text1"/>
            <w:sz w:val="28"/>
            <w:szCs w:val="28"/>
            <w14:ligatures w14:val="none"/>
          </w:rPr>
          <w:t>16</w:t>
        </w:r>
      </w:ins>
      <w:ins w:id="1200" w:author="yun qiao" w:date="2026-04-21T11:00:00Z">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输出投影与融合知识图谱语义先验的约束概率建模机制</w:t>
        </w:r>
        <w:r w:rsidRPr="004B17D5">
          <w:rPr>
            <w:rFonts w:ascii="Times New Roman" w:eastAsia="宋体" w:hAnsi="Times New Roman" w:cs="Times New Roman" w:hint="eastAsia"/>
            <w:color w:val="000000" w:themeColor="text1"/>
            <w:sz w:val="28"/>
            <w:szCs w:val="28"/>
            <w14:ligatures w14:val="none"/>
          </w:rPr>
          <w:t>。</w:t>
        </w:r>
      </w:ins>
    </w:p>
    <w:p w14:paraId="3C79F8D4" w14:textId="77777777" w:rsidR="00595429" w:rsidRPr="004B17D5" w:rsidRDefault="00595429" w:rsidP="00595429">
      <w:pPr>
        <w:widowControl/>
        <w:spacing w:before="100" w:after="0" w:line="480" w:lineRule="exact"/>
        <w:ind w:firstLineChars="202" w:firstLine="566"/>
        <w:jc w:val="both"/>
        <w:rPr>
          <w:ins w:id="1201" w:author="yun qiao" w:date="2026-04-21T11:00:00Z"/>
          <w:rFonts w:ascii="Times New Roman" w:eastAsia="宋体" w:hAnsi="Times New Roman" w:cs="Times New Roman"/>
          <w:color w:val="000000" w:themeColor="text1"/>
          <w:sz w:val="28"/>
          <w14:ligatures w14:val="none"/>
        </w:rPr>
      </w:pPr>
      <w:ins w:id="1202" w:author="yun qiao" w:date="2026-04-21T11:00:00Z">
        <w:r w:rsidRPr="004B17D5">
          <w:rPr>
            <w:rFonts w:ascii="Times New Roman" w:eastAsia="宋体" w:hAnsi="Times New Roman" w:cs="Times New Roman" w:hint="eastAsia"/>
            <w:color w:val="000000" w:themeColor="text1"/>
            <w:sz w:val="28"/>
            <w14:ligatures w14:val="none"/>
          </w:rPr>
          <w:t>输出投影模块用于将条件化解码模块输出的隐藏状态映射</w:t>
        </w:r>
        <w:proofErr w:type="gramStart"/>
        <w:r w:rsidRPr="004B17D5">
          <w:rPr>
            <w:rFonts w:ascii="Times New Roman" w:eastAsia="宋体" w:hAnsi="Times New Roman" w:cs="Times New Roman" w:hint="eastAsia"/>
            <w:color w:val="000000" w:themeColor="text1"/>
            <w:sz w:val="28"/>
            <w14:ligatures w14:val="none"/>
          </w:rPr>
          <w:t>至操作</w:t>
        </w:r>
        <w:proofErr w:type="gramEnd"/>
        <w:r w:rsidRPr="004B17D5">
          <w:rPr>
            <w:rFonts w:ascii="Times New Roman" w:eastAsia="宋体" w:hAnsi="Times New Roman" w:cs="Times New Roman" w:hint="eastAsia"/>
            <w:color w:val="000000" w:themeColor="text1"/>
            <w:sz w:val="28"/>
            <w14:ligatures w14:val="none"/>
          </w:rPr>
          <w:t>原语词表空间，从而计算当前</w:t>
        </w:r>
        <w:proofErr w:type="gramStart"/>
        <w:r w:rsidRPr="004B17D5">
          <w:rPr>
            <w:rFonts w:ascii="Times New Roman" w:eastAsia="宋体" w:hAnsi="Times New Roman" w:cs="Times New Roman" w:hint="eastAsia"/>
            <w:color w:val="000000" w:themeColor="text1"/>
            <w:sz w:val="28"/>
            <w14:ligatures w14:val="none"/>
          </w:rPr>
          <w:t>时间步各候选</w:t>
        </w:r>
        <w:proofErr w:type="gramEnd"/>
        <w:r w:rsidRPr="004B17D5">
          <w:rPr>
            <w:rFonts w:ascii="Times New Roman" w:eastAsia="宋体" w:hAnsi="Times New Roman" w:cs="Times New Roman" w:hint="eastAsia"/>
            <w:color w:val="000000" w:themeColor="text1"/>
            <w:sz w:val="28"/>
            <w14:ligatures w14:val="none"/>
          </w:rPr>
          <w:t>操作原语的生成概率，实现从连续表示空间到离散操作序列的映射。</w:t>
        </w:r>
        <w:r w:rsidRPr="004B17D5">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ins>
    </w:p>
    <w:p w14:paraId="2E4BB715" w14:textId="77777777" w:rsidR="00595429" w:rsidRPr="004B17D5" w:rsidRDefault="00595429" w:rsidP="00595429">
      <w:pPr>
        <w:widowControl/>
        <w:spacing w:before="100" w:after="0" w:line="480" w:lineRule="exact"/>
        <w:ind w:firstLineChars="202" w:firstLine="566"/>
        <w:jc w:val="both"/>
        <w:rPr>
          <w:ins w:id="1203" w:author="yun qiao" w:date="2026-04-21T11:00:00Z"/>
          <w:rFonts w:ascii="Times New Roman" w:eastAsia="宋体" w:hAnsi="Times New Roman" w:cs="Times New Roman"/>
          <w:color w:val="000000" w:themeColor="text1"/>
          <w:sz w:val="28"/>
          <w14:ligatures w14:val="none"/>
        </w:rPr>
      </w:pPr>
      <w:ins w:id="1204" w:author="yun qiao" w:date="2026-04-21T11:00:00Z">
        <w:r w:rsidRPr="004B17D5">
          <w:rPr>
            <w:rFonts w:ascii="Times New Roman" w:eastAsia="宋体" w:hAnsi="Times New Roman" w:cs="Times New Roman" w:hint="eastAsia"/>
            <w:color w:val="000000" w:themeColor="text1"/>
            <w:sz w:val="28"/>
            <w14:ligatures w14:val="none"/>
          </w:rPr>
          <w:lastRenderedPageBreak/>
          <w:t>具体地，在第</w:t>
        </w:r>
      </w:ins>
      <m:oMath>
        <m:r>
          <w:ins w:id="1205" w:author="yun qiao" w:date="2026-04-21T11:00:00Z">
            <w:rPr>
              <w:rFonts w:ascii="Cambria Math" w:eastAsia="宋体" w:hAnsi="Cambria Math" w:cs="Times New Roman"/>
              <w:color w:val="000000" w:themeColor="text1"/>
              <w:sz w:val="28"/>
              <w14:ligatures w14:val="none"/>
            </w:rPr>
            <m:t xml:space="preserve"> t </m:t>
          </w:ins>
        </m:r>
      </m:oMath>
      <w:proofErr w:type="gramStart"/>
      <w:ins w:id="1206" w:author="yun qiao" w:date="2026-04-21T11:00:00Z">
        <w:r w:rsidRPr="004B17D5">
          <w:rPr>
            <w:rFonts w:ascii="Times New Roman" w:eastAsia="宋体" w:hAnsi="Times New Roman" w:cs="Times New Roman" w:hint="eastAsia"/>
            <w:color w:val="000000" w:themeColor="text1"/>
            <w:sz w:val="28"/>
            <w14:ligatures w14:val="none"/>
          </w:rPr>
          <w:t>个</w:t>
        </w:r>
        <w:proofErr w:type="gramEnd"/>
        <w:r w:rsidRPr="004B17D5">
          <w:rPr>
            <w:rFonts w:ascii="Times New Roman" w:eastAsia="宋体" w:hAnsi="Times New Roman" w:cs="Times New Roman" w:hint="eastAsia"/>
            <w:color w:val="000000" w:themeColor="text1"/>
            <w:sz w:val="28"/>
            <w14:ligatures w14:val="none"/>
          </w:rPr>
          <w:t>时间步，解码器输出的隐藏状态记为</w:t>
        </w:r>
        <w:r w:rsidRPr="004B17D5">
          <w:rPr>
            <w:rFonts w:ascii="Times New Roman" w:eastAsia="宋体" w:hAnsi="Times New Roman" w:cs="Times New Roman"/>
            <w:color w:val="000000" w:themeColor="text1"/>
            <w:sz w:val="28"/>
            <w14:ligatures w14:val="none"/>
          </w:rPr>
          <w:t xml:space="preserve"> </w:t>
        </w:r>
      </w:ins>
      <m:oMath>
        <m:sSubSup>
          <m:sSubSupPr>
            <m:ctrlPr>
              <w:ins w:id="1207" w:author="yun qiao" w:date="2026-04-21T11:00:00Z">
                <w:rPr>
                  <w:rFonts w:ascii="Cambria Math" w:eastAsia="宋体" w:hAnsi="Cambria Math" w:cs="Times New Roman"/>
                  <w:i/>
                  <w:color w:val="000000" w:themeColor="text1"/>
                  <w:sz w:val="28"/>
                  <w:szCs w:val="20"/>
                  <w14:ligatures w14:val="none"/>
                </w:rPr>
              </w:ins>
            </m:ctrlPr>
          </m:sSubSupPr>
          <m:e>
            <m:r>
              <w:ins w:id="1208" w:author="yun qiao" w:date="2026-04-21T11:00:00Z">
                <w:rPr>
                  <w:rFonts w:ascii="Cambria Math" w:eastAsia="宋体" w:hAnsi="Cambria Math" w:cs="Times New Roman"/>
                  <w:color w:val="000000" w:themeColor="text1"/>
                  <w:sz w:val="28"/>
                  <w14:ligatures w14:val="none"/>
                </w:rPr>
                <m:t>h</m:t>
              </w:ins>
            </m:r>
          </m:e>
          <m:sub>
            <m:r>
              <w:ins w:id="1209" w:author="yun qiao" w:date="2026-04-21T11:00:00Z">
                <w:rPr>
                  <w:rFonts w:ascii="Cambria Math" w:eastAsia="宋体" w:hAnsi="Cambria Math" w:cs="Times New Roman"/>
                  <w:color w:val="000000" w:themeColor="text1"/>
                  <w:sz w:val="28"/>
                  <w14:ligatures w14:val="none"/>
                </w:rPr>
                <m:t>t</m:t>
              </w:ins>
            </m:r>
          </m:sub>
          <m:sup>
            <m:r>
              <w:ins w:id="1210" w:author="yun qiao" w:date="2026-04-21T11:00:00Z">
                <w:rPr>
                  <w:rFonts w:ascii="Cambria Math" w:eastAsia="宋体" w:hAnsi="Cambria Math" w:cs="Times New Roman"/>
                  <w:color w:val="000000" w:themeColor="text1"/>
                  <w:sz w:val="28"/>
                  <w14:ligatures w14:val="none"/>
                </w:rPr>
                <m:t>'</m:t>
              </w:ins>
            </m:r>
          </m:sup>
        </m:sSubSup>
      </m:oMath>
      <w:ins w:id="1211" w:author="yun qiao" w:date="2026-04-21T11:00:00Z">
        <w:r w:rsidRPr="004B17D5">
          <w:rPr>
            <w:rFonts w:ascii="Times New Roman" w:eastAsia="宋体" w:hAnsi="Times New Roman" w:cs="Times New Roman" w:hint="eastAsia"/>
            <w:color w:val="000000" w:themeColor="text1"/>
            <w:sz w:val="28"/>
            <w14:ligatures w14:val="none"/>
          </w:rPr>
          <w:t>，通过线性映射与归一化操作得到概率分布，其计算方式如下：</w:t>
        </w:r>
      </w:ins>
    </w:p>
    <w:p w14:paraId="29BB60D8" w14:textId="77777777" w:rsidR="00595429" w:rsidRPr="004B17D5" w:rsidRDefault="00595429" w:rsidP="00595429">
      <w:pPr>
        <w:widowControl/>
        <w:spacing w:before="100" w:after="0" w:line="480" w:lineRule="exact"/>
        <w:jc w:val="both"/>
        <w:rPr>
          <w:ins w:id="1212" w:author="yun qiao" w:date="2026-04-21T11:00:00Z"/>
          <w:rFonts w:ascii="Cambria Math" w:eastAsia="宋体" w:hAnsi="Cambria Math" w:cs="Times New Roman"/>
          <w:color w:val="000000" w:themeColor="text1"/>
          <w:sz w:val="28"/>
          <w14:ligatures w14:val="none"/>
        </w:rPr>
      </w:pPr>
      <m:oMathPara>
        <m:oMath>
          <m:r>
            <w:ins w:id="1213" w:author="yun qiao" w:date="2026-04-21T11:00:00Z">
              <w:rPr>
                <w:rFonts w:ascii="Cambria Math" w:eastAsia="宋体" w:hAnsi="Cambria Math" w:cs="Times New Roman"/>
                <w:color w:val="000000" w:themeColor="text1"/>
                <w:sz w:val="28"/>
                <w14:ligatures w14:val="none"/>
              </w:rPr>
              <m:t>P</m:t>
            </w:ins>
          </m:r>
          <m:d>
            <m:dPr>
              <m:sepChr m:val="∣"/>
              <m:ctrlPr>
                <w:ins w:id="1214" w:author="yun qiao" w:date="2026-04-21T11:00:00Z">
                  <w:rPr>
                    <w:rFonts w:ascii="Cambria Math" w:eastAsia="宋体" w:hAnsi="Cambria Math" w:cs="Times New Roman"/>
                    <w:i/>
                    <w:color w:val="000000" w:themeColor="text1"/>
                    <w:sz w:val="28"/>
                    <w:szCs w:val="20"/>
                    <w14:ligatures w14:val="none"/>
                  </w:rPr>
                </w:ins>
              </m:ctrlPr>
            </m:dPr>
            <m:e>
              <m:sSub>
                <m:sSubPr>
                  <m:ctrlPr>
                    <w:ins w:id="1215" w:author="yun qiao" w:date="2026-04-21T11:00:00Z">
                      <w:rPr>
                        <w:rFonts w:ascii="Cambria Math" w:eastAsia="宋体" w:hAnsi="Cambria Math" w:cs="Times New Roman"/>
                        <w:i/>
                        <w:color w:val="000000" w:themeColor="text1"/>
                        <w:sz w:val="28"/>
                        <w:szCs w:val="20"/>
                        <w14:ligatures w14:val="none"/>
                      </w:rPr>
                    </w:ins>
                  </m:ctrlPr>
                </m:sSubPr>
                <m:e>
                  <m:r>
                    <w:ins w:id="1216" w:author="yun qiao" w:date="2026-04-21T11:00:00Z">
                      <w:rPr>
                        <w:rFonts w:ascii="Cambria Math" w:eastAsia="宋体" w:hAnsi="Cambria Math" w:cs="Times New Roman"/>
                        <w:color w:val="000000" w:themeColor="text1"/>
                        <w:sz w:val="28"/>
                        <w14:ligatures w14:val="none"/>
                      </w:rPr>
                      <m:t>y</m:t>
                    </w:ins>
                  </m:r>
                </m:e>
                <m:sub>
                  <m:r>
                    <w:ins w:id="1217" w:author="yun qiao" w:date="2026-04-21T11:00:00Z">
                      <w:rPr>
                        <w:rFonts w:ascii="Cambria Math" w:eastAsia="宋体" w:hAnsi="Cambria Math" w:cs="Times New Roman"/>
                        <w:color w:val="000000" w:themeColor="text1"/>
                        <w:sz w:val="28"/>
                        <w14:ligatures w14:val="none"/>
                      </w:rPr>
                      <m:t>t</m:t>
                    </w:ins>
                  </m:r>
                </m:sub>
              </m:sSub>
              <m:ctrlPr>
                <w:ins w:id="1218" w:author="yun qiao" w:date="2026-04-21T11:00:00Z">
                  <w:rPr>
                    <w:rFonts w:ascii="Cambria Math" w:eastAsia="宋体" w:hAnsi="Cambria Math" w:cs="Times New Roman"/>
                    <w:color w:val="000000" w:themeColor="text1"/>
                    <w:sz w:val="28"/>
                    <w:szCs w:val="20"/>
                    <w14:ligatures w14:val="none"/>
                  </w:rPr>
                </w:ins>
              </m:ctrlPr>
            </m:e>
            <m:e>
              <m:sSub>
                <m:sSubPr>
                  <m:ctrlPr>
                    <w:ins w:id="1219" w:author="yun qiao" w:date="2026-04-21T11:00:00Z">
                      <w:rPr>
                        <w:rFonts w:ascii="Cambria Math" w:eastAsia="宋体" w:hAnsi="Cambria Math" w:cs="Times New Roman"/>
                        <w:i/>
                        <w:color w:val="000000" w:themeColor="text1"/>
                        <w:sz w:val="28"/>
                        <w:szCs w:val="20"/>
                        <w14:ligatures w14:val="none"/>
                      </w:rPr>
                    </w:ins>
                  </m:ctrlPr>
                </m:sSubPr>
                <m:e>
                  <m:r>
                    <w:ins w:id="1220" w:author="yun qiao" w:date="2026-04-21T11:00:00Z">
                      <w:rPr>
                        <w:rFonts w:ascii="Cambria Math" w:eastAsia="宋体" w:hAnsi="Cambria Math" w:cs="Times New Roman"/>
                        <w:color w:val="000000" w:themeColor="text1"/>
                        <w:sz w:val="28"/>
                        <w14:ligatures w14:val="none"/>
                      </w:rPr>
                      <m:t>y</m:t>
                    </w:ins>
                  </m:r>
                  <m:ctrlPr>
                    <w:ins w:id="1221" w:author="yun qiao" w:date="2026-04-21T11:00:00Z">
                      <w:rPr>
                        <w:rFonts w:ascii="Cambria Math" w:eastAsia="宋体" w:hAnsi="Cambria Math" w:cs="Times New Roman"/>
                        <w:color w:val="000000" w:themeColor="text1"/>
                        <w:sz w:val="28"/>
                        <w:szCs w:val="20"/>
                        <w14:ligatures w14:val="none"/>
                      </w:rPr>
                    </w:ins>
                  </m:ctrlPr>
                </m:e>
                <m:sub>
                  <m:r>
                    <w:ins w:id="1222" w:author="yun qiao" w:date="2026-04-21T11:00:00Z">
                      <w:rPr>
                        <w:rFonts w:ascii="Cambria Math" w:eastAsia="宋体" w:hAnsi="Cambria Math" w:cs="Times New Roman"/>
                        <w:color w:val="000000" w:themeColor="text1"/>
                        <w:sz w:val="28"/>
                        <w14:ligatures w14:val="none"/>
                      </w:rPr>
                      <m:t>&lt;t</m:t>
                    </w:ins>
                  </m:r>
                </m:sub>
              </m:sSub>
              <m:r>
                <w:ins w:id="1223" w:author="yun qiao" w:date="2026-04-21T11:00:00Z">
                  <w:rPr>
                    <w:rFonts w:ascii="Cambria Math" w:eastAsia="宋体" w:hAnsi="Cambria Math" w:cs="Times New Roman"/>
                    <w:color w:val="000000" w:themeColor="text1"/>
                    <w:sz w:val="28"/>
                    <w14:ligatures w14:val="none"/>
                  </w:rPr>
                  <m:t>,c</m:t>
                </w:ins>
              </m:r>
            </m:e>
          </m:d>
          <m:r>
            <w:ins w:id="1224" w:author="yun qiao" w:date="2026-04-21T11:00:00Z">
              <w:rPr>
                <w:rFonts w:ascii="Cambria Math" w:eastAsia="宋体" w:hAnsi="Cambria Math" w:cs="Times New Roman"/>
                <w:color w:val="000000" w:themeColor="text1"/>
                <w:sz w:val="28"/>
                <w14:ligatures w14:val="none"/>
              </w:rPr>
              <m:t>=</m:t>
            </w:ins>
          </m:r>
          <m:r>
            <w:ins w:id="1225" w:author="yun qiao" w:date="2026-04-21T11:00:00Z">
              <m:rPr>
                <m:nor/>
              </m:rPr>
              <w:rPr>
                <w:rFonts w:ascii="Cambria Math" w:eastAsia="宋体" w:hAnsi="Cambria Math" w:cs="Times New Roman"/>
                <w:color w:val="000000" w:themeColor="text1"/>
                <w:sz w:val="28"/>
                <w14:ligatures w14:val="none"/>
              </w:rPr>
              <m:t>softmax</m:t>
            </w:ins>
          </m:r>
          <m:d>
            <m:dPr>
              <m:ctrlPr>
                <w:ins w:id="1226" w:author="yun qiao" w:date="2026-04-21T11:00:00Z">
                  <w:rPr>
                    <w:rFonts w:ascii="Cambria Math" w:eastAsia="宋体" w:hAnsi="Cambria Math" w:cs="Times New Roman"/>
                    <w:i/>
                    <w:color w:val="000000" w:themeColor="text1"/>
                    <w:sz w:val="28"/>
                    <w:szCs w:val="20"/>
                    <w14:ligatures w14:val="none"/>
                  </w:rPr>
                </w:ins>
              </m:ctrlPr>
            </m:dPr>
            <m:e>
              <m:sSup>
                <m:sSupPr>
                  <m:ctrlPr>
                    <w:ins w:id="1227" w:author="yun qiao" w:date="2026-04-21T11:00:00Z">
                      <w:rPr>
                        <w:rFonts w:ascii="Cambria Math" w:eastAsia="宋体" w:hAnsi="Cambria Math" w:cs="Times New Roman"/>
                        <w:i/>
                        <w:color w:val="000000" w:themeColor="text1"/>
                        <w:sz w:val="28"/>
                        <w:szCs w:val="20"/>
                        <w14:ligatures w14:val="none"/>
                      </w:rPr>
                    </w:ins>
                  </m:ctrlPr>
                </m:sSupPr>
                <m:e>
                  <m:r>
                    <w:ins w:id="1228" w:author="yun qiao" w:date="2026-04-21T11:00:00Z">
                      <w:rPr>
                        <w:rFonts w:ascii="Cambria Math" w:eastAsia="宋体" w:hAnsi="Cambria Math" w:cs="Times New Roman"/>
                        <w:color w:val="000000" w:themeColor="text1"/>
                        <w:sz w:val="28"/>
                        <w14:ligatures w14:val="none"/>
                      </w:rPr>
                      <m:t>E</m:t>
                    </w:ins>
                  </m:r>
                </m:e>
                <m:sup>
                  <m:r>
                    <w:ins w:id="1229" w:author="yun qiao" w:date="2026-04-21T11:00:00Z">
                      <m:rPr>
                        <m:sty m:val="p"/>
                      </m:rPr>
                      <w:rPr>
                        <w:rFonts w:ascii="Cambria Math" w:eastAsia="宋体" w:hAnsi="Cambria Math" w:cs="Times New Roman"/>
                        <w:color w:val="000000" w:themeColor="text1"/>
                        <w:sz w:val="28"/>
                        <w14:ligatures w14:val="none"/>
                      </w:rPr>
                      <m:t>⊤</m:t>
                    </w:ins>
                  </m:r>
                </m:sup>
              </m:sSup>
              <m:sSubSup>
                <m:sSubSupPr>
                  <m:ctrlPr>
                    <w:ins w:id="1230" w:author="yun qiao" w:date="2026-04-21T11:00:00Z">
                      <w:rPr>
                        <w:rFonts w:ascii="Cambria Math" w:eastAsia="宋体" w:hAnsi="Cambria Math" w:cs="Times New Roman"/>
                        <w:i/>
                        <w:color w:val="000000" w:themeColor="text1"/>
                        <w:sz w:val="28"/>
                        <w:szCs w:val="20"/>
                        <w14:ligatures w14:val="none"/>
                      </w:rPr>
                    </w:ins>
                  </m:ctrlPr>
                </m:sSubSupPr>
                <m:e>
                  <m:r>
                    <w:ins w:id="1231" w:author="yun qiao" w:date="2026-04-21T11:00:00Z">
                      <w:rPr>
                        <w:rFonts w:ascii="Cambria Math" w:eastAsia="宋体" w:hAnsi="Cambria Math" w:cs="Times New Roman"/>
                        <w:color w:val="000000" w:themeColor="text1"/>
                        <w:sz w:val="28"/>
                        <w14:ligatures w14:val="none"/>
                      </w:rPr>
                      <m:t>h</m:t>
                    </w:ins>
                  </m:r>
                </m:e>
                <m:sub>
                  <m:r>
                    <w:ins w:id="1232" w:author="yun qiao" w:date="2026-04-21T11:00:00Z">
                      <w:rPr>
                        <w:rFonts w:ascii="Cambria Math" w:eastAsia="宋体" w:hAnsi="Cambria Math" w:cs="Times New Roman"/>
                        <w:color w:val="000000" w:themeColor="text1"/>
                        <w:sz w:val="28"/>
                        <w14:ligatures w14:val="none"/>
                      </w:rPr>
                      <m:t>t</m:t>
                    </w:ins>
                  </m:r>
                </m:sub>
                <m:sup>
                  <m:r>
                    <w:ins w:id="1233" w:author="yun qiao" w:date="2026-04-21T11:00:00Z">
                      <w:rPr>
                        <w:rFonts w:ascii="Cambria Math" w:eastAsia="宋体" w:hAnsi="Cambria Math" w:cs="Times New Roman"/>
                        <w:color w:val="000000" w:themeColor="text1"/>
                        <w:sz w:val="28"/>
                        <w14:ligatures w14:val="none"/>
                      </w:rPr>
                      <m:t>'</m:t>
                    </w:ins>
                  </m:r>
                </m:sup>
              </m:sSubSup>
            </m:e>
          </m:d>
        </m:oMath>
      </m:oMathPara>
    </w:p>
    <w:p w14:paraId="147F0B7F" w14:textId="77777777" w:rsidR="00595429" w:rsidRPr="004B17D5" w:rsidRDefault="00595429" w:rsidP="00595429">
      <w:pPr>
        <w:widowControl/>
        <w:spacing w:before="100" w:after="0" w:line="480" w:lineRule="exact"/>
        <w:ind w:firstLineChars="200" w:firstLine="560"/>
        <w:jc w:val="both"/>
        <w:rPr>
          <w:ins w:id="1234" w:author="yun qiao" w:date="2026-04-21T11:00:00Z"/>
          <w:rFonts w:ascii="Times New Roman" w:eastAsia="宋体" w:hAnsi="Times New Roman" w:cs="Times New Roman"/>
          <w:color w:val="000000" w:themeColor="text1"/>
          <w:sz w:val="28"/>
          <w14:ligatures w14:val="none"/>
        </w:rPr>
      </w:pPr>
      <w:ins w:id="1235" w:author="yun qiao" w:date="2026-04-21T11:00:00Z">
        <w:r w:rsidRPr="004B17D5">
          <w:rPr>
            <w:rFonts w:ascii="Times New Roman" w:eastAsia="宋体" w:hAnsi="Times New Roman" w:cs="等线" w:hint="eastAsia"/>
            <w:color w:val="000000" w:themeColor="text1"/>
            <w:sz w:val="28"/>
            <w14:ligatures w14:val="none"/>
          </w:rPr>
          <w:t>其中，</w:t>
        </w:r>
      </w:ins>
      <m:oMath>
        <m:sSub>
          <m:sSubPr>
            <m:ctrlPr>
              <w:ins w:id="1236" w:author="yun qiao" w:date="2026-04-21T11:00:00Z">
                <w:rPr>
                  <w:rFonts w:ascii="Cambria Math" w:eastAsia="宋体" w:hAnsi="Cambria Math" w:cs="Times New Roman"/>
                  <w:i/>
                  <w:color w:val="000000" w:themeColor="text1"/>
                  <w:sz w:val="28"/>
                  <w:szCs w:val="20"/>
                  <w14:ligatures w14:val="none"/>
                </w:rPr>
              </w:ins>
            </m:ctrlPr>
          </m:sSubPr>
          <m:e>
            <m:r>
              <w:ins w:id="1237" w:author="yun qiao" w:date="2026-04-21T11:00:00Z">
                <w:rPr>
                  <w:rFonts w:ascii="Cambria Math" w:eastAsia="宋体" w:hAnsi="Cambria Math" w:cs="等线"/>
                  <w:color w:val="000000" w:themeColor="text1"/>
                  <w:sz w:val="28"/>
                  <w14:ligatures w14:val="none"/>
                </w:rPr>
                <m:t>y</m:t>
              </w:ins>
            </m:r>
          </m:e>
          <m:sub>
            <m:r>
              <w:ins w:id="1238" w:author="yun qiao" w:date="2026-04-21T11:00:00Z">
                <w:rPr>
                  <w:rFonts w:ascii="Cambria Math" w:eastAsia="宋体" w:hAnsi="Cambria Math" w:cs="等线"/>
                  <w:color w:val="000000" w:themeColor="text1"/>
                  <w:sz w:val="28"/>
                  <w14:ligatures w14:val="none"/>
                </w:rPr>
                <m:t>t</m:t>
              </w:ins>
            </m:r>
          </m:sub>
        </m:sSub>
      </m:oMath>
      <w:ins w:id="1239" w:author="yun qiao" w:date="2026-04-21T11:00:00Z">
        <w:r w:rsidRPr="004B17D5">
          <w:rPr>
            <w:rFonts w:ascii="Times New Roman" w:eastAsia="宋体" w:hAnsi="Times New Roman" w:cs="等线" w:hint="eastAsia"/>
            <w:color w:val="000000" w:themeColor="text1"/>
            <w:sz w:val="28"/>
            <w14:ligatures w14:val="none"/>
          </w:rPr>
          <w:t>表示第</w:t>
        </w:r>
        <w:r w:rsidRPr="004B17D5">
          <w:rPr>
            <w:rFonts w:ascii="Times New Roman" w:eastAsia="宋体" w:hAnsi="Times New Roman" w:cs="等线"/>
            <w:color w:val="000000" w:themeColor="text1"/>
            <w:sz w:val="28"/>
            <w14:ligatures w14:val="none"/>
          </w:rPr>
          <w:t>t</w:t>
        </w:r>
        <w:r w:rsidRPr="004B17D5">
          <w:rPr>
            <w:rFonts w:ascii="Times New Roman" w:eastAsia="宋体" w:hAnsi="Times New Roman" w:cs="等线" w:hint="eastAsia"/>
            <w:color w:val="000000" w:themeColor="text1"/>
            <w:sz w:val="28"/>
            <w14:ligatures w14:val="none"/>
          </w:rPr>
          <w:t>步生成的操作原语，</w:t>
        </w:r>
      </w:ins>
      <m:oMath>
        <m:sSub>
          <m:sSubPr>
            <m:ctrlPr>
              <w:ins w:id="1240" w:author="yun qiao" w:date="2026-04-21T11:00:00Z">
                <w:rPr>
                  <w:rFonts w:ascii="Cambria Math" w:eastAsia="宋体" w:hAnsi="Cambria Math" w:cs="Times New Roman"/>
                  <w:i/>
                  <w:color w:val="000000" w:themeColor="text1"/>
                  <w:sz w:val="28"/>
                  <w:szCs w:val="20"/>
                  <w14:ligatures w14:val="none"/>
                </w:rPr>
              </w:ins>
            </m:ctrlPr>
          </m:sSubPr>
          <m:e>
            <m:r>
              <w:ins w:id="1241" w:author="yun qiao" w:date="2026-04-21T11:00:00Z">
                <w:rPr>
                  <w:rFonts w:ascii="Cambria Math" w:eastAsia="宋体" w:hAnsi="Cambria Math" w:cs="等线"/>
                  <w:color w:val="000000" w:themeColor="text1"/>
                  <w:sz w:val="28"/>
                  <w14:ligatures w14:val="none"/>
                </w:rPr>
                <m:t>y</m:t>
              </w:ins>
            </m:r>
          </m:e>
          <m:sub>
            <m:r>
              <w:ins w:id="1242" w:author="yun qiao" w:date="2026-04-21T11:00:00Z">
                <w:rPr>
                  <w:rFonts w:ascii="Cambria Math" w:eastAsia="宋体" w:hAnsi="Cambria Math" w:cs="等线"/>
                  <w:color w:val="000000" w:themeColor="text1"/>
                  <w:sz w:val="28"/>
                  <w14:ligatures w14:val="none"/>
                </w:rPr>
                <m:t>&lt;t</m:t>
              </w:ins>
            </m:r>
          </m:sub>
        </m:sSub>
      </m:oMath>
      <w:ins w:id="1243" w:author="yun qiao" w:date="2026-04-21T11:00:00Z">
        <w:r w:rsidRPr="004B17D5">
          <w:rPr>
            <w:rFonts w:ascii="Times New Roman" w:eastAsia="宋体" w:hAnsi="Times New Roman" w:cs="等线"/>
            <w:color w:val="000000" w:themeColor="text1"/>
            <w:sz w:val="28"/>
            <w14:ligatures w14:val="none"/>
          </w:rPr>
          <w:t xml:space="preserve"> </w:t>
        </w:r>
        <w:r w:rsidRPr="004B17D5">
          <w:rPr>
            <w:rFonts w:ascii="Times New Roman" w:eastAsia="宋体" w:hAnsi="Times New Roman" w:cs="等线" w:hint="eastAsia"/>
            <w:color w:val="000000" w:themeColor="text1"/>
            <w:sz w:val="28"/>
            <w14:ligatures w14:val="none"/>
          </w:rPr>
          <w:t>表示已生成的序列，</w:t>
        </w:r>
      </w:ins>
      <m:oMath>
        <m:r>
          <w:ins w:id="1244" w:author="yun qiao" w:date="2026-04-21T11:00:00Z">
            <w:rPr>
              <w:rFonts w:ascii="Cambria Math" w:eastAsia="宋体" w:hAnsi="Cambria Math" w:cs="等线"/>
              <w:color w:val="000000" w:themeColor="text1"/>
              <w:sz w:val="28"/>
              <w14:ligatures w14:val="none"/>
            </w:rPr>
            <m:t>E</m:t>
          </w:ins>
        </m:r>
      </m:oMath>
      <w:ins w:id="1245" w:author="yun qiao" w:date="2026-04-21T11:00:00Z">
        <w:r w:rsidRPr="004B17D5">
          <w:rPr>
            <w:rFonts w:ascii="Times New Roman" w:eastAsia="宋体" w:hAnsi="Times New Roman" w:cs="等线" w:hint="eastAsia"/>
            <w:color w:val="000000" w:themeColor="text1"/>
            <w:sz w:val="28"/>
            <w14:ligatures w14:val="none"/>
          </w:rPr>
          <w:t>为所述共享的词嵌入矩阵，</w:t>
        </w:r>
      </w:ins>
      <m:oMath>
        <m:sSubSup>
          <m:sSubSupPr>
            <m:ctrlPr>
              <w:ins w:id="1246" w:author="yun qiao" w:date="2026-04-21T11:00:00Z">
                <w:rPr>
                  <w:rFonts w:ascii="Cambria Math" w:eastAsia="宋体" w:hAnsi="Cambria Math" w:cs="Times New Roman"/>
                  <w:i/>
                  <w:color w:val="000000" w:themeColor="text1"/>
                  <w:sz w:val="28"/>
                  <w:szCs w:val="20"/>
                  <w14:ligatures w14:val="none"/>
                </w:rPr>
              </w:ins>
            </m:ctrlPr>
          </m:sSubSupPr>
          <m:e>
            <m:r>
              <w:ins w:id="1247" w:author="yun qiao" w:date="2026-04-21T11:00:00Z">
                <w:rPr>
                  <w:rFonts w:ascii="Cambria Math" w:eastAsia="宋体" w:hAnsi="Cambria Math" w:cs="Times New Roman"/>
                  <w:color w:val="000000" w:themeColor="text1"/>
                  <w:sz w:val="28"/>
                  <w14:ligatures w14:val="none"/>
                </w:rPr>
                <m:t>h</m:t>
              </w:ins>
            </m:r>
          </m:e>
          <m:sub>
            <m:r>
              <w:ins w:id="1248" w:author="yun qiao" w:date="2026-04-21T11:00:00Z">
                <w:rPr>
                  <w:rFonts w:ascii="Cambria Math" w:eastAsia="宋体" w:hAnsi="Cambria Math" w:cs="Times New Roman"/>
                  <w:color w:val="000000" w:themeColor="text1"/>
                  <w:sz w:val="28"/>
                  <w14:ligatures w14:val="none"/>
                </w:rPr>
                <m:t>t</m:t>
              </w:ins>
            </m:r>
          </m:sub>
          <m:sup>
            <m:r>
              <w:ins w:id="1249" w:author="yun qiao" w:date="2026-04-21T11:00:00Z">
                <w:rPr>
                  <w:rFonts w:ascii="Cambria Math" w:eastAsia="宋体" w:hAnsi="Cambria Math" w:cs="Times New Roman"/>
                  <w:color w:val="000000" w:themeColor="text1"/>
                  <w:sz w:val="28"/>
                  <w14:ligatures w14:val="none"/>
                </w:rPr>
                <m:t>'</m:t>
              </w:ins>
            </m:r>
          </m:sup>
        </m:sSubSup>
      </m:oMath>
      <w:ins w:id="1250" w:author="yun qiao" w:date="2026-04-21T11:00:00Z">
        <w:r w:rsidRPr="004B17D5">
          <w:rPr>
            <w:rFonts w:ascii="Times New Roman" w:eastAsia="宋体" w:hAnsi="Times New Roman" w:cs="等线" w:hint="eastAsia"/>
            <w:color w:val="000000" w:themeColor="text1"/>
            <w:sz w:val="28"/>
            <w14:ligatures w14:val="none"/>
          </w:rPr>
          <w:t>表示</w:t>
        </w:r>
        <w:proofErr w:type="gramStart"/>
        <w:r w:rsidRPr="004B17D5">
          <w:rPr>
            <w:rFonts w:ascii="Times New Roman" w:eastAsia="宋体" w:hAnsi="Times New Roman" w:cs="等线" w:hint="eastAsia"/>
            <w:color w:val="000000" w:themeColor="text1"/>
            <w:sz w:val="28"/>
            <w14:ligatures w14:val="none"/>
          </w:rPr>
          <w:t>经条件</w:t>
        </w:r>
        <w:proofErr w:type="gramEnd"/>
        <w:r w:rsidRPr="004B17D5">
          <w:rPr>
            <w:rFonts w:ascii="Times New Roman" w:eastAsia="宋体" w:hAnsi="Times New Roman" w:cs="等线" w:hint="eastAsia"/>
            <w:color w:val="000000" w:themeColor="text1"/>
            <w:sz w:val="28"/>
            <w14:ligatures w14:val="none"/>
          </w:rPr>
          <w:t>调制后的第</w:t>
        </w:r>
        <w:r w:rsidRPr="004B17D5">
          <w:rPr>
            <w:rFonts w:ascii="Times New Roman" w:eastAsia="宋体" w:hAnsi="Times New Roman" w:cs="等线"/>
            <w:color w:val="000000" w:themeColor="text1"/>
            <w:sz w:val="28"/>
            <w14:ligatures w14:val="none"/>
          </w:rPr>
          <w:t xml:space="preserve"> t </w:t>
        </w:r>
        <w:r w:rsidRPr="004B17D5">
          <w:rPr>
            <w:rFonts w:ascii="Times New Roman" w:eastAsia="宋体" w:hAnsi="Times New Roman" w:cs="等线" w:hint="eastAsia"/>
            <w:color w:val="000000" w:themeColor="text1"/>
            <w:sz w:val="28"/>
            <w14:ligatures w14:val="none"/>
          </w:rPr>
          <w:t>步隐藏状态</w:t>
        </w:r>
        <w:r w:rsidRPr="004B17D5">
          <w:rPr>
            <w:rFonts w:ascii="Times New Roman" w:eastAsia="宋体" w:hAnsi="Times New Roman" w:cs="Times New Roman" w:hint="eastAsia"/>
            <w:color w:val="000000" w:themeColor="text1"/>
            <w:sz w:val="28"/>
            <w14:ligatures w14:val="none"/>
          </w:rPr>
          <w:t>。</w:t>
        </w:r>
      </w:ins>
    </w:p>
    <w:p w14:paraId="68E8D67C" w14:textId="77777777" w:rsidR="00595429" w:rsidRPr="004B17D5" w:rsidRDefault="00595429" w:rsidP="00595429">
      <w:pPr>
        <w:widowControl/>
        <w:spacing w:before="100" w:after="0" w:line="480" w:lineRule="exact"/>
        <w:ind w:firstLineChars="202" w:firstLine="566"/>
        <w:jc w:val="both"/>
        <w:rPr>
          <w:ins w:id="1251" w:author="yun qiao" w:date="2026-04-21T11:00:00Z"/>
          <w:rFonts w:ascii="Times New Roman" w:eastAsia="宋体" w:hAnsi="Times New Roman" w:cs="Times New Roman"/>
          <w:color w:val="000000" w:themeColor="text1"/>
          <w:sz w:val="28"/>
          <w14:ligatures w14:val="none"/>
        </w:rPr>
      </w:pPr>
      <w:ins w:id="1252" w:author="yun qiao" w:date="2026-04-21T11:00:00Z">
        <w:r w:rsidRPr="004B17D5">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4B17D5">
          <w:rPr>
            <w:rFonts w:ascii="Times New Roman" w:eastAsia="宋体" w:hAnsi="Times New Roman" w:cs="Times New Roman"/>
            <w:color w:val="000000" w:themeColor="text1"/>
            <w:sz w:val="28"/>
            <w14:ligatures w14:val="none"/>
          </w:rPr>
          <w:t>一实施方式中，所述操作原语词嵌入基于知识图谱进行</w:t>
        </w:r>
        <w:proofErr w:type="gramStart"/>
        <w:r w:rsidRPr="004B17D5">
          <w:rPr>
            <w:rFonts w:ascii="Times New Roman" w:eastAsia="宋体" w:hAnsi="Times New Roman" w:cs="Times New Roman"/>
            <w:color w:val="000000" w:themeColor="text1"/>
            <w:sz w:val="28"/>
            <w14:ligatures w14:val="none"/>
          </w:rPr>
          <w:t>预训练</w:t>
        </w:r>
        <w:proofErr w:type="gramEnd"/>
        <w:r w:rsidRPr="004B17D5">
          <w:rPr>
            <w:rFonts w:ascii="Times New Roman" w:eastAsia="宋体" w:hAnsi="Times New Roman" w:cs="Times New Roman"/>
            <w:color w:val="000000" w:themeColor="text1"/>
            <w:sz w:val="28"/>
            <w14:ligatures w14:val="none"/>
          </w:rPr>
          <w:t>获得，以引入操作原语之间的层次关系、语义关联关系及共</w:t>
        </w:r>
        <w:proofErr w:type="gramStart"/>
        <w:r w:rsidRPr="004B17D5">
          <w:rPr>
            <w:rFonts w:ascii="Times New Roman" w:eastAsia="宋体" w:hAnsi="Times New Roman" w:cs="Times New Roman"/>
            <w:color w:val="000000" w:themeColor="text1"/>
            <w:sz w:val="28"/>
            <w14:ligatures w14:val="none"/>
          </w:rPr>
          <w:t>现模式</w:t>
        </w:r>
        <w:proofErr w:type="gramEnd"/>
        <w:r w:rsidRPr="004B17D5">
          <w:rPr>
            <w:rFonts w:ascii="Times New Roman" w:eastAsia="宋体" w:hAnsi="Times New Roman" w:cs="Times New Roman"/>
            <w:color w:val="000000" w:themeColor="text1"/>
            <w:sz w:val="28"/>
            <w14:ligatures w14:val="none"/>
          </w:rPr>
          <w:t>作为语义先验，使模型在概率建模阶段即具备对操作语义结构的感知能力。</w:t>
        </w:r>
      </w:ins>
    </w:p>
    <w:p w14:paraId="47793A99" w14:textId="77777777" w:rsidR="00595429" w:rsidRPr="004B17D5" w:rsidRDefault="00595429" w:rsidP="00595429">
      <w:pPr>
        <w:widowControl/>
        <w:spacing w:before="100" w:after="0" w:line="480" w:lineRule="exact"/>
        <w:ind w:firstLineChars="202" w:firstLine="566"/>
        <w:jc w:val="both"/>
        <w:rPr>
          <w:ins w:id="1253" w:author="yun qiao" w:date="2026-04-21T11:00:00Z"/>
          <w:rFonts w:ascii="Times New Roman" w:eastAsia="宋体" w:hAnsi="Times New Roman" w:cs="Times New Roman"/>
          <w:color w:val="000000" w:themeColor="text1"/>
          <w:sz w:val="28"/>
          <w14:ligatures w14:val="none"/>
        </w:rPr>
      </w:pPr>
      <w:ins w:id="1254" w:author="yun qiao" w:date="2026-04-21T11:00:00Z">
        <w:r w:rsidRPr="004B17D5">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sidRPr="004B17D5">
          <w:rPr>
            <w:rFonts w:ascii="Times New Roman" w:eastAsia="宋体" w:hAnsi="Times New Roman" w:cs="Times New Roman" w:hint="eastAsia"/>
            <w:color w:val="000000" w:themeColor="text1"/>
            <w:sz w:val="28"/>
            <w14:ligatures w14:val="none"/>
          </w:rPr>
          <w:t>。</w:t>
        </w:r>
      </w:ins>
    </w:p>
    <w:p w14:paraId="10C9DA79" w14:textId="3BCDB7EB" w:rsidR="00595429" w:rsidRPr="004B17D5" w:rsidRDefault="00595429" w:rsidP="00595429">
      <w:pPr>
        <w:widowControl/>
        <w:spacing w:before="100" w:after="0" w:line="480" w:lineRule="exact"/>
        <w:ind w:firstLineChars="202" w:firstLine="566"/>
        <w:jc w:val="both"/>
        <w:rPr>
          <w:ins w:id="1255" w:author="yun qiao" w:date="2026-04-21T11:00:00Z"/>
          <w:rFonts w:ascii="Times New Roman" w:eastAsia="宋体" w:hAnsi="Times New Roman" w:cs="Times New Roman"/>
          <w:color w:val="000000" w:themeColor="text1"/>
          <w:sz w:val="28"/>
          <w14:ligatures w14:val="none"/>
        </w:rPr>
      </w:pPr>
      <w:ins w:id="1256" w:author="yun qiao" w:date="2026-04-21T11:00:00Z">
        <w:r w:rsidRPr="004B17D5">
          <w:rPr>
            <w:rFonts w:ascii="Times New Roman" w:eastAsia="宋体" w:hAnsi="Times New Roman" w:cs="Times New Roman"/>
            <w:color w:val="000000" w:themeColor="text1"/>
            <w:sz w:val="28"/>
            <w:szCs w:val="28"/>
            <w14:ligatures w14:val="none"/>
          </w:rPr>
          <w:t>S</w:t>
        </w:r>
      </w:ins>
      <w:ins w:id="1257" w:author="yun qiao" w:date="2026-04-21T11:04:00Z">
        <w:r>
          <w:rPr>
            <w:rFonts w:ascii="Times New Roman" w:eastAsia="宋体" w:hAnsi="Times New Roman" w:cs="Times New Roman" w:hint="eastAsia"/>
            <w:color w:val="000000" w:themeColor="text1"/>
            <w:sz w:val="28"/>
            <w:szCs w:val="28"/>
            <w14:ligatures w14:val="none"/>
          </w:rPr>
          <w:t>17</w:t>
        </w:r>
      </w:ins>
      <w:ins w:id="1258" w:author="yun qiao" w:date="2026-04-21T11:00:00Z">
        <w:r w:rsidRPr="004B17D5">
          <w:rPr>
            <w:rFonts w:ascii="Times New Roman" w:eastAsia="宋体" w:hAnsi="Times New Roman" w:cs="Times New Roman" w:hint="eastAsia"/>
            <w:color w:val="000000" w:themeColor="text1"/>
            <w:sz w:val="28"/>
            <w:szCs w:val="28"/>
            <w14:ligatures w14:val="none"/>
          </w:rPr>
          <w:t>、模型训练目标。</w:t>
        </w:r>
      </w:ins>
    </w:p>
    <w:p w14:paraId="2ACF1419" w14:textId="77777777" w:rsidR="00595429" w:rsidRPr="004B17D5" w:rsidRDefault="00595429" w:rsidP="00595429">
      <w:pPr>
        <w:widowControl/>
        <w:spacing w:before="100" w:after="0" w:line="480" w:lineRule="exact"/>
        <w:ind w:firstLineChars="202" w:firstLine="566"/>
        <w:jc w:val="both"/>
        <w:rPr>
          <w:ins w:id="1259" w:author="yun qiao" w:date="2026-04-21T11:00:00Z"/>
          <w:rFonts w:ascii="Times New Roman" w:eastAsia="宋体" w:hAnsi="Times New Roman" w:cs="Times New Roman"/>
          <w:color w:val="000000" w:themeColor="text1"/>
          <w:sz w:val="28"/>
          <w:szCs w:val="28"/>
          <w14:ligatures w14:val="none"/>
        </w:rPr>
      </w:pPr>
      <w:ins w:id="1260" w:author="yun qiao" w:date="2026-04-21T11:00:00Z">
        <w:r w:rsidRPr="004B17D5">
          <w:rPr>
            <w:rFonts w:ascii="Times New Roman" w:eastAsia="宋体" w:hAnsi="Times New Roman" w:cs="Times New Roman"/>
            <w:color w:val="000000" w:themeColor="text1"/>
            <w:sz w:val="28"/>
            <w14:ligatures w14:val="none"/>
          </w:rPr>
          <w:t>为训练所述</w:t>
        </w:r>
        <w:r>
          <w:rPr>
            <w:rFonts w:ascii="Times New Roman" w:eastAsia="宋体" w:hAnsi="Times New Roman" w:cs="Times New Roman"/>
            <w:color w:val="000000" w:themeColor="text1"/>
            <w:sz w:val="28"/>
            <w14:ligatures w14:val="none"/>
          </w:rPr>
          <w:t>条件化序列生成模型</w:t>
        </w:r>
        <w:r w:rsidRPr="004B17D5">
          <w:rPr>
            <w:rFonts w:ascii="Times New Roman" w:eastAsia="宋体" w:hAnsi="Times New Roman" w:cs="Times New Roman"/>
            <w:color w:val="000000" w:themeColor="text1"/>
            <w:sz w:val="28"/>
            <w14:ligatures w14:val="none"/>
          </w:rPr>
          <w:t>，采用以操作原语序列生成为主任务的监督学习方式。</w:t>
        </w:r>
        <w:proofErr w:type="gramStart"/>
        <w:r w:rsidRPr="004B17D5">
          <w:rPr>
            <w:rFonts w:ascii="Times New Roman" w:eastAsia="宋体" w:hAnsi="Times New Roman" w:cs="Times New Roman"/>
            <w:color w:val="000000" w:themeColor="text1"/>
            <w:sz w:val="28"/>
            <w14:ligatures w14:val="none"/>
          </w:rPr>
          <w:t>设真实</w:t>
        </w:r>
        <w:proofErr w:type="gramEnd"/>
        <w:r w:rsidRPr="004B17D5">
          <w:rPr>
            <w:rFonts w:ascii="Times New Roman" w:eastAsia="宋体" w:hAnsi="Times New Roman" w:cs="Times New Roman"/>
            <w:color w:val="000000" w:themeColor="text1"/>
            <w:sz w:val="28"/>
            <w14:ligatures w14:val="none"/>
          </w:rPr>
          <w:t>操作原语序列为</w:t>
        </w:r>
      </w:ins>
      <m:oMath>
        <m:sSubSup>
          <m:sSubSupPr>
            <m:ctrlPr>
              <w:ins w:id="1261" w:author="yun qiao" w:date="2026-04-21T11:00:00Z">
                <w:rPr>
                  <w:rFonts w:ascii="Cambria Math" w:eastAsia="宋体" w:hAnsi="Cambria Math" w:cs="Times New Roman"/>
                  <w:i/>
                  <w:color w:val="000000" w:themeColor="text1"/>
                  <w:sz w:val="28"/>
                  <w:szCs w:val="20"/>
                  <w14:ligatures w14:val="none"/>
                </w:rPr>
              </w:ins>
            </m:ctrlPr>
          </m:sSubSupPr>
          <m:e>
            <m:r>
              <w:ins w:id="1262" w:author="yun qiao" w:date="2026-04-21T11:00:00Z">
                <w:rPr>
                  <w:rFonts w:ascii="Cambria Math" w:eastAsia="宋体" w:hAnsi="Cambria Math" w:cs="Times New Roman"/>
                  <w:color w:val="000000" w:themeColor="text1"/>
                  <w:sz w:val="28"/>
                  <w14:ligatures w14:val="none"/>
                </w:rPr>
                <m:t>y</m:t>
              </w:ins>
            </m:r>
          </m:e>
          <m:sub>
            <m:r>
              <w:ins w:id="1263" w:author="yun qiao" w:date="2026-04-21T11:00:00Z">
                <w:rPr>
                  <w:rFonts w:ascii="Cambria Math" w:eastAsia="宋体" w:hAnsi="Cambria Math" w:cs="Times New Roman"/>
                  <w:color w:val="000000" w:themeColor="text1"/>
                  <w:sz w:val="28"/>
                  <w14:ligatures w14:val="none"/>
                </w:rPr>
                <m:t>1</m:t>
              </w:ins>
            </m:r>
          </m:sub>
          <m:sup>
            <m:r>
              <w:ins w:id="1264" w:author="yun qiao" w:date="2026-04-21T11:00:00Z">
                <w:rPr>
                  <w:rFonts w:ascii="Cambria Math" w:eastAsia="宋体" w:hAnsi="Cambria Math" w:cs="Times New Roman"/>
                  <w:color w:val="000000" w:themeColor="text1"/>
                  <w:sz w:val="28"/>
                  <w14:ligatures w14:val="none"/>
                </w:rPr>
                <m:t>*</m:t>
              </w:ins>
            </m:r>
          </m:sup>
        </m:sSubSup>
        <m:r>
          <w:ins w:id="1265" w:author="yun qiao" w:date="2026-04-21T11:00:00Z">
            <w:rPr>
              <w:rFonts w:ascii="Cambria Math" w:eastAsia="宋体" w:hAnsi="Cambria Math" w:cs="Times New Roman"/>
              <w:color w:val="000000" w:themeColor="text1"/>
              <w:sz w:val="28"/>
              <w:szCs w:val="20"/>
              <w14:ligatures w14:val="none"/>
            </w:rPr>
            <m:t>,</m:t>
          </w:ins>
        </m:r>
        <m:sSubSup>
          <m:sSubSupPr>
            <m:ctrlPr>
              <w:ins w:id="1266" w:author="yun qiao" w:date="2026-04-21T11:00:00Z">
                <w:rPr>
                  <w:rFonts w:ascii="Cambria Math" w:eastAsia="宋体" w:hAnsi="Cambria Math" w:cs="Times New Roman"/>
                  <w:i/>
                  <w:color w:val="000000" w:themeColor="text1"/>
                  <w:sz w:val="28"/>
                  <w:szCs w:val="20"/>
                  <w14:ligatures w14:val="none"/>
                </w:rPr>
              </w:ins>
            </m:ctrlPr>
          </m:sSubSupPr>
          <m:e>
            <m:r>
              <w:ins w:id="1267" w:author="yun qiao" w:date="2026-04-21T11:00:00Z">
                <w:rPr>
                  <w:rFonts w:ascii="Cambria Math" w:eastAsia="宋体" w:hAnsi="Cambria Math" w:cs="Times New Roman"/>
                  <w:color w:val="000000" w:themeColor="text1"/>
                  <w:sz w:val="28"/>
                  <w14:ligatures w14:val="none"/>
                </w:rPr>
                <m:t>y</m:t>
              </w:ins>
            </m:r>
          </m:e>
          <m:sub>
            <m:r>
              <w:ins w:id="1268" w:author="yun qiao" w:date="2026-04-21T11:00:00Z">
                <w:rPr>
                  <w:rFonts w:ascii="Cambria Math" w:eastAsia="宋体" w:hAnsi="Cambria Math" w:cs="Times New Roman"/>
                  <w:color w:val="000000" w:themeColor="text1"/>
                  <w:sz w:val="28"/>
                  <w14:ligatures w14:val="none"/>
                </w:rPr>
                <m:t>2</m:t>
              </w:ins>
            </m:r>
          </m:sub>
          <m:sup>
            <m:r>
              <w:ins w:id="1269" w:author="yun qiao" w:date="2026-04-21T11:00:00Z">
                <w:rPr>
                  <w:rFonts w:ascii="Cambria Math" w:eastAsia="宋体" w:hAnsi="Cambria Math" w:cs="Times New Roman"/>
                  <w:color w:val="000000" w:themeColor="text1"/>
                  <w:sz w:val="28"/>
                  <w14:ligatures w14:val="none"/>
                </w:rPr>
                <m:t>*</m:t>
              </w:ins>
            </m:r>
          </m:sup>
        </m:sSubSup>
        <m:r>
          <w:ins w:id="1270" w:author="yun qiao" w:date="2026-04-21T11:00:00Z">
            <w:rPr>
              <w:rFonts w:ascii="Cambria Math" w:eastAsia="宋体" w:hAnsi="Cambria Math" w:cs="Times New Roman"/>
              <w:color w:val="000000" w:themeColor="text1"/>
              <w:sz w:val="28"/>
              <w:szCs w:val="20"/>
              <w14:ligatures w14:val="none"/>
            </w:rPr>
            <m:t>,</m:t>
          </w:ins>
        </m:r>
        <m:r>
          <w:ins w:id="1271" w:author="yun qiao" w:date="2026-04-21T11:00:00Z">
            <w:rPr>
              <w:rFonts w:ascii="Cambria Math" w:eastAsia="宋体" w:hAnsi="Cambria Math" w:cs="Times New Roman" w:hint="eastAsia"/>
              <w:color w:val="000000" w:themeColor="text1"/>
              <w:sz w:val="28"/>
              <w:szCs w:val="20"/>
              <w14:ligatures w14:val="none"/>
            </w:rPr>
            <m:t>···</m:t>
          </w:ins>
        </m:r>
        <m:r>
          <w:ins w:id="1272" w:author="yun qiao" w:date="2026-04-21T11:00:00Z">
            <w:rPr>
              <w:rFonts w:ascii="Cambria Math" w:eastAsia="宋体" w:hAnsi="Cambria Math" w:cs="Times New Roman"/>
              <w:color w:val="000000" w:themeColor="text1"/>
              <w:sz w:val="28"/>
              <w:szCs w:val="20"/>
              <w14:ligatures w14:val="none"/>
            </w:rPr>
            <m:t>,</m:t>
          </w:ins>
        </m:r>
        <m:sSubSup>
          <m:sSubSupPr>
            <m:ctrlPr>
              <w:ins w:id="1273" w:author="yun qiao" w:date="2026-04-21T11:00:00Z">
                <w:rPr>
                  <w:rFonts w:ascii="Cambria Math" w:eastAsia="宋体" w:hAnsi="Cambria Math" w:cs="Times New Roman"/>
                  <w:i/>
                  <w:color w:val="000000" w:themeColor="text1"/>
                  <w:sz w:val="28"/>
                  <w:szCs w:val="20"/>
                  <w14:ligatures w14:val="none"/>
                </w:rPr>
              </w:ins>
            </m:ctrlPr>
          </m:sSubSupPr>
          <m:e>
            <m:r>
              <w:ins w:id="1274" w:author="yun qiao" w:date="2026-04-21T11:00:00Z">
                <w:rPr>
                  <w:rFonts w:ascii="Cambria Math" w:eastAsia="宋体" w:hAnsi="Cambria Math" w:cs="Times New Roman"/>
                  <w:color w:val="000000" w:themeColor="text1"/>
                  <w:sz w:val="28"/>
                  <w14:ligatures w14:val="none"/>
                </w:rPr>
                <m:t>y</m:t>
              </w:ins>
            </m:r>
          </m:e>
          <m:sub>
            <m:r>
              <w:ins w:id="1275" w:author="yun qiao" w:date="2026-04-21T11:00:00Z">
                <w:rPr>
                  <w:rFonts w:ascii="Cambria Math" w:eastAsia="宋体" w:hAnsi="Cambria Math" w:cs="Times New Roman" w:hint="eastAsia"/>
                  <w:color w:val="000000" w:themeColor="text1"/>
                  <w:sz w:val="28"/>
                  <w14:ligatures w14:val="none"/>
                </w:rPr>
                <m:t>T</m:t>
              </w:ins>
            </m:r>
          </m:sub>
          <m:sup>
            <m:r>
              <w:ins w:id="1276" w:author="yun qiao" w:date="2026-04-21T11:00:00Z">
                <w:rPr>
                  <w:rFonts w:ascii="Cambria Math" w:eastAsia="宋体" w:hAnsi="Cambria Math" w:cs="Times New Roman"/>
                  <w:color w:val="000000" w:themeColor="text1"/>
                  <w:sz w:val="28"/>
                  <w14:ligatures w14:val="none"/>
                </w:rPr>
                <m:t>*</m:t>
              </w:ins>
            </m:r>
          </m:sup>
        </m:sSubSup>
      </m:oMath>
      <w:ins w:id="1277" w:author="yun qiao" w:date="2026-04-21T11:00:00Z">
        <w:r w:rsidRPr="004B17D5">
          <w:rPr>
            <w:rFonts w:ascii="Times New Roman" w:eastAsia="宋体" w:hAnsi="Times New Roman" w:cs="Times New Roman" w:hint="eastAsia"/>
            <w:color w:val="000000" w:themeColor="text1"/>
            <w:sz w:val="28"/>
            <w14:ligatures w14:val="none"/>
          </w:rPr>
          <w:t>，</w:t>
        </w:r>
        <w:r w:rsidRPr="004B17D5">
          <w:rPr>
            <w:rFonts w:ascii="Times New Roman" w:eastAsia="宋体" w:hAnsi="Times New Roman" w:cs="Times New Roman"/>
            <w:color w:val="000000" w:themeColor="text1"/>
            <w:sz w:val="28"/>
            <w14:ligatures w14:val="none"/>
          </w:rPr>
          <w:t>则</w:t>
        </w:r>
        <w:proofErr w:type="gramStart"/>
        <w:r w:rsidRPr="004B17D5">
          <w:rPr>
            <w:rFonts w:ascii="Times New Roman" w:eastAsia="宋体" w:hAnsi="Times New Roman" w:cs="Times New Roman"/>
            <w:color w:val="000000" w:themeColor="text1"/>
            <w:sz w:val="28"/>
            <w14:ligatures w14:val="none"/>
          </w:rPr>
          <w:t>主训练</w:t>
        </w:r>
        <w:proofErr w:type="gramEnd"/>
        <w:r w:rsidRPr="004B17D5">
          <w:rPr>
            <w:rFonts w:ascii="Times New Roman" w:eastAsia="宋体" w:hAnsi="Times New Roman" w:cs="Times New Roman"/>
            <w:color w:val="000000" w:themeColor="text1"/>
            <w:sz w:val="28"/>
            <w14:ligatures w14:val="none"/>
          </w:rPr>
          <w:t>目标为最大化真实序列的条件生成概率，其对应损失函数为：</w:t>
        </w:r>
      </w:ins>
    </w:p>
    <w:p w14:paraId="6542C923" w14:textId="77777777" w:rsidR="00595429" w:rsidRPr="004B17D5" w:rsidRDefault="00595429" w:rsidP="00595429">
      <w:pPr>
        <w:widowControl/>
        <w:spacing w:before="100" w:after="0" w:line="360" w:lineRule="auto"/>
        <w:jc w:val="both"/>
        <w:rPr>
          <w:ins w:id="1278" w:author="yun qiao" w:date="2026-04-21T11:00:00Z"/>
          <w:rFonts w:ascii="Times New Roman" w:eastAsia="宋体" w:hAnsi="Times New Roman" w:cs="Times New Roman"/>
          <w:i/>
          <w:color w:val="000000" w:themeColor="text1"/>
          <w:sz w:val="28"/>
          <w14:ligatures w14:val="none"/>
        </w:rPr>
      </w:pPr>
      <m:oMathPara>
        <m:oMath>
          <m:sSub>
            <m:sSubPr>
              <m:ctrlPr>
                <w:ins w:id="1279" w:author="yun qiao" w:date="2026-04-21T11:00:00Z">
                  <w:rPr>
                    <w:rFonts w:ascii="Cambria Math" w:eastAsia="宋体" w:hAnsi="Cambria Math" w:cs="Times New Roman"/>
                    <w:i/>
                    <w:color w:val="000000" w:themeColor="text1"/>
                    <w:sz w:val="28"/>
                    <w:szCs w:val="20"/>
                    <w14:ligatures w14:val="none"/>
                  </w:rPr>
                </w:ins>
              </m:ctrlPr>
            </m:sSubPr>
            <m:e>
              <m:r>
                <w:ins w:id="1280" w:author="yun qiao" w:date="2026-04-21T11:00:00Z">
                  <m:rPr>
                    <m:scr m:val="script"/>
                  </m:rPr>
                  <w:rPr>
                    <w:rFonts w:ascii="Cambria Math" w:eastAsia="宋体" w:hAnsi="Cambria Math" w:cs="Times New Roman"/>
                    <w:color w:val="000000" w:themeColor="text1"/>
                    <w:sz w:val="28"/>
                    <w14:ligatures w14:val="none"/>
                  </w:rPr>
                  <m:t>L</m:t>
                </w:ins>
              </m:r>
            </m:e>
            <m:sub>
              <m:r>
                <w:ins w:id="1281" w:author="yun qiao" w:date="2026-04-21T11:00:00Z">
                  <w:rPr>
                    <w:rFonts w:ascii="Cambria Math" w:eastAsia="宋体" w:hAnsi="Cambria Math" w:cs="Times New Roman"/>
                    <w:color w:val="000000" w:themeColor="text1"/>
                    <w:sz w:val="28"/>
                    <w14:ligatures w14:val="none"/>
                  </w:rPr>
                  <m:t>CE</m:t>
                </w:ins>
              </m:r>
            </m:sub>
          </m:sSub>
          <m:r>
            <w:ins w:id="1282" w:author="yun qiao" w:date="2026-04-21T11:00:00Z">
              <w:rPr>
                <w:rFonts w:ascii="Cambria Math" w:eastAsia="宋体" w:hAnsi="Cambria Math" w:cs="Times New Roman"/>
                <w:color w:val="000000" w:themeColor="text1"/>
                <w:sz w:val="28"/>
                <w14:ligatures w14:val="none"/>
              </w:rPr>
              <m:t>=-</m:t>
            </w:ins>
          </m:r>
          <m:nary>
            <m:naryPr>
              <m:chr m:val="∑"/>
              <m:ctrlPr>
                <w:ins w:id="1283" w:author="yun qiao" w:date="2026-04-21T11:00:00Z">
                  <w:rPr>
                    <w:rFonts w:ascii="Cambria Math" w:eastAsia="宋体" w:hAnsi="Cambria Math" w:cs="Times New Roman"/>
                    <w:i/>
                    <w:color w:val="000000" w:themeColor="text1"/>
                    <w:sz w:val="28"/>
                    <w:szCs w:val="20"/>
                    <w14:ligatures w14:val="none"/>
                  </w:rPr>
                </w:ins>
              </m:ctrlPr>
            </m:naryPr>
            <m:sub>
              <m:r>
                <w:ins w:id="1284" w:author="yun qiao" w:date="2026-04-21T11:00:00Z">
                  <w:rPr>
                    <w:rFonts w:ascii="Cambria Math" w:eastAsia="宋体" w:hAnsi="Cambria Math" w:cs="Times New Roman"/>
                    <w:color w:val="000000" w:themeColor="text1"/>
                    <w:sz w:val="28"/>
                    <w14:ligatures w14:val="none"/>
                  </w:rPr>
                  <m:t>t=1</m:t>
                </w:ins>
              </m:r>
            </m:sub>
            <m:sup>
              <m:r>
                <w:ins w:id="1285" w:author="yun qiao" w:date="2026-04-21T11:00:00Z">
                  <w:rPr>
                    <w:rFonts w:ascii="Cambria Math" w:eastAsia="宋体" w:hAnsi="Cambria Math" w:cs="Times New Roman"/>
                    <w:color w:val="000000" w:themeColor="text1"/>
                    <w:sz w:val="28"/>
                    <w14:ligatures w14:val="none"/>
                  </w:rPr>
                  <m:t>T</m:t>
                </w:ins>
              </m:r>
            </m:sup>
            <m:e>
              <m:r>
                <w:ins w:id="1286" w:author="yun qiao" w:date="2026-04-21T11:00:00Z">
                  <w:rPr>
                    <w:rFonts w:ascii="Cambria Math" w:eastAsia="宋体" w:hAnsi="Cambria Math" w:cs="Times New Roman"/>
                    <w:color w:val="000000" w:themeColor="text1"/>
                    <w:sz w:val="28"/>
                    <w14:ligatures w14:val="none"/>
                  </w:rPr>
                  <m:t>log</m:t>
                </w:ins>
              </m:r>
            </m:e>
          </m:nary>
          <m:r>
            <w:ins w:id="1287" w:author="yun qiao" w:date="2026-04-21T11:00:00Z">
              <w:rPr>
                <w:rFonts w:ascii="Cambria Math" w:eastAsia="宋体" w:hAnsi="Cambria Math" w:cs="Times New Roman"/>
                <w:color w:val="000000" w:themeColor="text1"/>
                <w:sz w:val="28"/>
                <w14:ligatures w14:val="none"/>
              </w:rPr>
              <m:t>P</m:t>
            </w:ins>
          </m:r>
          <m:d>
            <m:dPr>
              <m:sepChr m:val="∣"/>
              <m:ctrlPr>
                <w:ins w:id="1288" w:author="yun qiao" w:date="2026-04-21T11:00:00Z">
                  <w:rPr>
                    <w:rFonts w:ascii="Cambria Math" w:eastAsia="宋体" w:hAnsi="Cambria Math" w:cs="Times New Roman"/>
                    <w:i/>
                    <w:color w:val="000000" w:themeColor="text1"/>
                    <w:sz w:val="28"/>
                    <w:szCs w:val="20"/>
                    <w14:ligatures w14:val="none"/>
                  </w:rPr>
                </w:ins>
              </m:ctrlPr>
            </m:dPr>
            <m:e>
              <m:sSubSup>
                <m:sSubSupPr>
                  <m:ctrlPr>
                    <w:ins w:id="1289" w:author="yun qiao" w:date="2026-04-21T11:00:00Z">
                      <w:rPr>
                        <w:rFonts w:ascii="Cambria Math" w:eastAsia="宋体" w:hAnsi="Cambria Math" w:cs="Times New Roman"/>
                        <w:i/>
                        <w:color w:val="000000" w:themeColor="text1"/>
                        <w:sz w:val="28"/>
                        <w:szCs w:val="20"/>
                        <w14:ligatures w14:val="none"/>
                      </w:rPr>
                    </w:ins>
                  </m:ctrlPr>
                </m:sSubSupPr>
                <m:e>
                  <m:r>
                    <w:ins w:id="1290" w:author="yun qiao" w:date="2026-04-21T11:00:00Z">
                      <w:rPr>
                        <w:rFonts w:ascii="Cambria Math" w:eastAsia="宋体" w:hAnsi="Cambria Math" w:cs="Times New Roman"/>
                        <w:color w:val="000000" w:themeColor="text1"/>
                        <w:sz w:val="28"/>
                        <w14:ligatures w14:val="none"/>
                      </w:rPr>
                      <m:t>y</m:t>
                    </w:ins>
                  </m:r>
                </m:e>
                <m:sub>
                  <m:r>
                    <w:ins w:id="1291" w:author="yun qiao" w:date="2026-04-21T11:00:00Z">
                      <w:rPr>
                        <w:rFonts w:ascii="Cambria Math" w:eastAsia="宋体" w:hAnsi="Cambria Math" w:cs="Times New Roman"/>
                        <w:color w:val="000000" w:themeColor="text1"/>
                        <w:sz w:val="28"/>
                        <w14:ligatures w14:val="none"/>
                      </w:rPr>
                      <m:t>t</m:t>
                    </w:ins>
                  </m:r>
                </m:sub>
                <m:sup>
                  <m:r>
                    <w:ins w:id="1292" w:author="yun qiao" w:date="2026-04-21T11:00:00Z">
                      <w:rPr>
                        <w:rFonts w:ascii="Cambria Math" w:eastAsia="宋体" w:hAnsi="Cambria Math" w:cs="Times New Roman"/>
                        <w:color w:val="000000" w:themeColor="text1"/>
                        <w:sz w:val="28"/>
                        <w14:ligatures w14:val="none"/>
                      </w:rPr>
                      <m:t>*</m:t>
                    </w:ins>
                  </m:r>
                </m:sup>
              </m:sSubSup>
            </m:e>
            <m:e>
              <m:sSub>
                <m:sSubPr>
                  <m:ctrlPr>
                    <w:ins w:id="1293" w:author="yun qiao" w:date="2026-04-21T11:00:00Z">
                      <w:rPr>
                        <w:rFonts w:ascii="Cambria Math" w:eastAsia="宋体" w:hAnsi="Cambria Math" w:cs="Times New Roman"/>
                        <w:i/>
                        <w:color w:val="000000" w:themeColor="text1"/>
                        <w:sz w:val="28"/>
                        <w:szCs w:val="20"/>
                        <w14:ligatures w14:val="none"/>
                      </w:rPr>
                    </w:ins>
                  </m:ctrlPr>
                </m:sSubPr>
                <m:e>
                  <m:r>
                    <w:ins w:id="1294" w:author="yun qiao" w:date="2026-04-21T11:00:00Z">
                      <w:rPr>
                        <w:rFonts w:ascii="Cambria Math" w:eastAsia="宋体" w:hAnsi="Cambria Math" w:cs="Times New Roman"/>
                        <w:color w:val="000000" w:themeColor="text1"/>
                        <w:sz w:val="28"/>
                        <w14:ligatures w14:val="none"/>
                      </w:rPr>
                      <m:t>y</m:t>
                    </w:ins>
                  </m:r>
                </m:e>
                <m:sub>
                  <m:r>
                    <w:ins w:id="1295" w:author="yun qiao" w:date="2026-04-21T11:00:00Z">
                      <w:rPr>
                        <w:rFonts w:ascii="Cambria Math" w:eastAsia="宋体" w:hAnsi="Cambria Math" w:cs="Times New Roman"/>
                        <w:color w:val="000000" w:themeColor="text1"/>
                        <w:sz w:val="28"/>
                        <w14:ligatures w14:val="none"/>
                      </w:rPr>
                      <m:t>&lt;t</m:t>
                    </w:ins>
                  </m:r>
                </m:sub>
              </m:sSub>
              <m:r>
                <w:ins w:id="1296" w:author="yun qiao" w:date="2026-04-21T11:00:00Z">
                  <w:rPr>
                    <w:rFonts w:ascii="Cambria Math" w:eastAsia="宋体" w:hAnsi="Cambria Math" w:cs="Times New Roman"/>
                    <w:color w:val="000000" w:themeColor="text1"/>
                    <w:sz w:val="28"/>
                    <w14:ligatures w14:val="none"/>
                  </w:rPr>
                  <m:t>,c</m:t>
                </w:ins>
              </m:r>
            </m:e>
          </m:d>
        </m:oMath>
      </m:oMathPara>
    </w:p>
    <w:p w14:paraId="4E2B3D8C" w14:textId="77777777" w:rsidR="00595429" w:rsidRPr="004B17D5" w:rsidRDefault="00595429" w:rsidP="00595429">
      <w:pPr>
        <w:widowControl/>
        <w:spacing w:before="100" w:after="0" w:line="480" w:lineRule="exact"/>
        <w:ind w:firstLineChars="200" w:firstLine="560"/>
        <w:jc w:val="both"/>
        <w:rPr>
          <w:ins w:id="1297" w:author="yun qiao" w:date="2026-04-21T11:00:00Z"/>
          <w:rFonts w:ascii="Times New Roman" w:eastAsia="宋体" w:hAnsi="Times New Roman" w:cs="Times New Roman"/>
          <w:color w:val="000000" w:themeColor="text1"/>
          <w:sz w:val="28"/>
          <w14:ligatures w14:val="none"/>
        </w:rPr>
      </w:pPr>
      <w:ins w:id="1298" w:author="yun qiao" w:date="2026-04-21T11:00:00Z">
        <w:r w:rsidRPr="004B17D5">
          <w:rPr>
            <w:rFonts w:ascii="Times New Roman" w:eastAsia="宋体" w:hAnsi="Times New Roman" w:cs="Times New Roman" w:hint="eastAsia"/>
            <w:color w:val="000000" w:themeColor="text1"/>
            <w:sz w:val="28"/>
            <w14:ligatures w14:val="none"/>
          </w:rPr>
          <w:t>其中，</w:t>
        </w:r>
      </w:ins>
      <m:oMath>
        <m:sSubSup>
          <m:sSubSupPr>
            <m:ctrlPr>
              <w:ins w:id="1299" w:author="yun qiao" w:date="2026-04-21T11:00:00Z">
                <w:rPr>
                  <w:rFonts w:ascii="Cambria Math" w:eastAsia="宋体" w:hAnsi="Cambria Math" w:cs="Times New Roman"/>
                  <w:i/>
                  <w:color w:val="000000" w:themeColor="text1"/>
                  <w:sz w:val="28"/>
                  <w:szCs w:val="20"/>
                  <w14:ligatures w14:val="none"/>
                </w:rPr>
              </w:ins>
            </m:ctrlPr>
          </m:sSubSupPr>
          <m:e>
            <m:r>
              <w:ins w:id="1300" w:author="yun qiao" w:date="2026-04-21T11:00:00Z">
                <w:rPr>
                  <w:rFonts w:ascii="Cambria Math" w:eastAsia="宋体" w:hAnsi="Cambria Math" w:cs="Times New Roman"/>
                  <w:color w:val="000000" w:themeColor="text1"/>
                  <w:sz w:val="28"/>
                  <w14:ligatures w14:val="none"/>
                </w:rPr>
                <m:t>y</m:t>
              </w:ins>
            </m:r>
          </m:e>
          <m:sub>
            <m:r>
              <w:ins w:id="1301" w:author="yun qiao" w:date="2026-04-21T11:00:00Z">
                <w:rPr>
                  <w:rFonts w:ascii="Cambria Math" w:eastAsia="宋体" w:hAnsi="Cambria Math" w:cs="Times New Roman"/>
                  <w:color w:val="000000" w:themeColor="text1"/>
                  <w:sz w:val="28"/>
                  <w14:ligatures w14:val="none"/>
                </w:rPr>
                <m:t>t</m:t>
              </w:ins>
            </m:r>
          </m:sub>
          <m:sup>
            <m:r>
              <w:ins w:id="1302" w:author="yun qiao" w:date="2026-04-21T11:00:00Z">
                <w:rPr>
                  <w:rFonts w:ascii="Cambria Math" w:eastAsia="宋体" w:hAnsi="Cambria Math" w:cs="Times New Roman"/>
                  <w:color w:val="000000" w:themeColor="text1"/>
                  <w:sz w:val="28"/>
                  <w14:ligatures w14:val="none"/>
                </w:rPr>
                <m:t>*</m:t>
              </w:ins>
            </m:r>
          </m:sup>
        </m:sSubSup>
      </m:oMath>
      <w:ins w:id="1303" w:author="yun qiao" w:date="2026-04-21T11:00:00Z">
        <w:r w:rsidRPr="004B17D5">
          <w:rPr>
            <w:rFonts w:ascii="Times New Roman" w:eastAsia="宋体" w:hAnsi="Times New Roman" w:cs="Times New Roman" w:hint="eastAsia"/>
            <w:color w:val="000000" w:themeColor="text1"/>
            <w:sz w:val="28"/>
            <w14:ligatures w14:val="none"/>
          </w:rPr>
          <w:t>表示</w:t>
        </w:r>
        <w:r w:rsidRPr="004B17D5">
          <w:rPr>
            <w:rFonts w:ascii="Times New Roman" w:eastAsia="宋体" w:hAnsi="Times New Roman" w:cs="Times New Roman"/>
            <w:color w:val="000000" w:themeColor="text1"/>
            <w:sz w:val="28"/>
            <w14:ligatures w14:val="none"/>
          </w:rPr>
          <w:t>第</w:t>
        </w:r>
        <w:r w:rsidRPr="004B17D5">
          <w:rPr>
            <w:rFonts w:ascii="Times New Roman" w:eastAsia="宋体" w:hAnsi="Times New Roman" w:cs="Times New Roman" w:hint="eastAsia"/>
            <w:color w:val="000000" w:themeColor="text1"/>
            <w:sz w:val="28"/>
            <w14:ligatures w14:val="none"/>
          </w:rPr>
          <w:t>t</w:t>
        </w:r>
        <w:r w:rsidRPr="004B17D5">
          <w:rPr>
            <w:rFonts w:ascii="Times New Roman" w:eastAsia="宋体" w:hAnsi="Times New Roman" w:cs="Times New Roman"/>
            <w:color w:val="000000" w:themeColor="text1"/>
            <w:sz w:val="28"/>
            <w14:ligatures w14:val="none"/>
          </w:rPr>
          <w:t>步的</w:t>
        </w:r>
        <w:r w:rsidRPr="004B17D5">
          <w:rPr>
            <w:rFonts w:ascii="Times New Roman" w:eastAsia="宋体" w:hAnsi="Times New Roman" w:cs="Times New Roman" w:hint="eastAsia"/>
            <w:color w:val="000000" w:themeColor="text1"/>
            <w:sz w:val="28"/>
            <w14:ligatures w14:val="none"/>
          </w:rPr>
          <w:t>真实操作原语，</w:t>
        </w:r>
      </w:ins>
      <m:oMath>
        <m:sSub>
          <m:sSubPr>
            <m:ctrlPr>
              <w:ins w:id="1304" w:author="yun qiao" w:date="2026-04-21T11:00:00Z">
                <w:rPr>
                  <w:rFonts w:ascii="Cambria Math" w:eastAsia="宋体" w:hAnsi="Cambria Math" w:cs="Times New Roman"/>
                  <w:i/>
                  <w:color w:val="000000" w:themeColor="text1"/>
                  <w:sz w:val="28"/>
                  <w:szCs w:val="20"/>
                  <w14:ligatures w14:val="none"/>
                </w:rPr>
              </w:ins>
            </m:ctrlPr>
          </m:sSubPr>
          <m:e>
            <m:r>
              <w:ins w:id="1305" w:author="yun qiao" w:date="2026-04-21T11:00:00Z">
                <w:rPr>
                  <w:rFonts w:ascii="Cambria Math" w:eastAsia="宋体" w:hAnsi="Cambria Math" w:cs="Times New Roman"/>
                  <w:color w:val="000000" w:themeColor="text1"/>
                  <w:sz w:val="28"/>
                  <w14:ligatures w14:val="none"/>
                </w:rPr>
                <m:t>y</m:t>
              </w:ins>
            </m:r>
          </m:e>
          <m:sub>
            <m:r>
              <w:ins w:id="1306" w:author="yun qiao" w:date="2026-04-21T11:00:00Z">
                <w:rPr>
                  <w:rFonts w:ascii="Cambria Math" w:eastAsia="宋体" w:hAnsi="Cambria Math" w:cs="Times New Roman"/>
                  <w:color w:val="000000" w:themeColor="text1"/>
                  <w:sz w:val="28"/>
                  <w14:ligatures w14:val="none"/>
                </w:rPr>
                <m:t>&lt;t</m:t>
              </w:ins>
            </m:r>
          </m:sub>
        </m:sSub>
      </m:oMath>
      <w:ins w:id="1307" w:author="yun qiao" w:date="2026-04-21T11:00:00Z">
        <w:r w:rsidRPr="004B17D5">
          <w:rPr>
            <w:rFonts w:ascii="Times New Roman" w:eastAsia="宋体" w:hAnsi="Times New Roman" w:cs="Times New Roman" w:hint="eastAsia"/>
            <w:color w:val="000000" w:themeColor="text1"/>
            <w:sz w:val="28"/>
            <w14:ligatures w14:val="none"/>
          </w:rPr>
          <w:t>表示其之前的真实序列，</w:t>
        </w:r>
      </w:ins>
      <m:oMath>
        <m:r>
          <w:ins w:id="1308" w:author="yun qiao" w:date="2026-04-21T11:00:00Z">
            <w:rPr>
              <w:rFonts w:ascii="Cambria Math" w:eastAsia="宋体" w:hAnsi="Cambria Math" w:cs="Times New Roman"/>
              <w:color w:val="000000" w:themeColor="text1"/>
              <w:sz w:val="28"/>
              <w14:ligatures w14:val="none"/>
            </w:rPr>
            <m:t>c</m:t>
          </w:ins>
        </m:r>
      </m:oMath>
      <w:ins w:id="1309" w:author="yun qiao" w:date="2026-04-21T11:00:00Z">
        <w:r w:rsidRPr="004B17D5">
          <w:rPr>
            <w:rFonts w:ascii="Times New Roman" w:eastAsia="宋体" w:hAnsi="Times New Roman" w:cs="Times New Roman" w:hint="eastAsia"/>
            <w:color w:val="000000" w:themeColor="text1"/>
            <w:sz w:val="28"/>
            <w14:ligatures w14:val="none"/>
          </w:rPr>
          <w:t>表示任务条件向量。</w:t>
        </w:r>
      </w:ins>
    </w:p>
    <w:p w14:paraId="6BE50B09" w14:textId="77777777" w:rsidR="00595429" w:rsidRPr="004B17D5" w:rsidRDefault="00595429" w:rsidP="00595429">
      <w:pPr>
        <w:widowControl/>
        <w:spacing w:before="100" w:after="0" w:line="480" w:lineRule="exact"/>
        <w:ind w:firstLineChars="200" w:firstLine="560"/>
        <w:jc w:val="both"/>
        <w:rPr>
          <w:ins w:id="1310" w:author="yun qiao" w:date="2026-04-21T11:00:00Z"/>
          <w:rFonts w:ascii="Times New Roman" w:eastAsia="宋体" w:hAnsi="Times New Roman" w:cs="Times New Roman"/>
          <w:color w:val="000000" w:themeColor="text1"/>
          <w:sz w:val="28"/>
          <w14:ligatures w14:val="none"/>
        </w:rPr>
      </w:pPr>
      <w:ins w:id="1311" w:author="yun qiao" w:date="2026-04-21T11:00:00Z">
        <w:r w:rsidRPr="004B17D5">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w:t>
        </w:r>
        <w:proofErr w:type="gramStart"/>
        <w:r w:rsidRPr="004B17D5">
          <w:rPr>
            <w:rFonts w:ascii="Times New Roman" w:eastAsia="宋体" w:hAnsi="Times New Roman" w:cs="Times New Roman"/>
            <w:color w:val="000000" w:themeColor="text1"/>
            <w:sz w:val="28"/>
            <w14:ligatures w14:val="none"/>
          </w:rPr>
          <w:t>计得到</w:t>
        </w:r>
        <w:proofErr w:type="gramEnd"/>
        <w:r w:rsidRPr="004B17D5">
          <w:rPr>
            <w:rFonts w:ascii="Times New Roman" w:eastAsia="宋体" w:hAnsi="Times New Roman" w:cs="Times New Roman"/>
            <w:color w:val="000000" w:themeColor="text1"/>
            <w:sz w:val="28"/>
            <w14:ligatures w14:val="none"/>
          </w:rPr>
          <w:t>的操作原语转移关系构建，对不符合常见操作顺序的候选生成结果进行惩罚，其损失函数可表示为：</w:t>
        </w:r>
        <w:r w:rsidRPr="004B17D5">
          <w:rPr>
            <w:rFonts w:ascii="Times New Roman" w:eastAsia="宋体" w:hAnsi="Times New Roman" w:cs="Times New Roman" w:hint="eastAsia"/>
            <w:color w:val="000000" w:themeColor="text1"/>
            <w:sz w:val="28"/>
            <w14:ligatures w14:val="none"/>
          </w:rPr>
          <w:t>：</w:t>
        </w:r>
      </w:ins>
    </w:p>
    <w:p w14:paraId="4CE536AE" w14:textId="77777777" w:rsidR="00595429" w:rsidRPr="004B17D5" w:rsidRDefault="00595429" w:rsidP="00595429">
      <w:pPr>
        <w:widowControl/>
        <w:spacing w:before="100" w:after="0" w:line="360" w:lineRule="auto"/>
        <w:jc w:val="both"/>
        <w:rPr>
          <w:ins w:id="1312" w:author="yun qiao" w:date="2026-04-21T11:00:00Z"/>
          <w:rFonts w:ascii="Times New Roman" w:eastAsia="宋体" w:hAnsi="Times New Roman" w:cs="Times New Roman"/>
          <w:color w:val="000000" w:themeColor="text1"/>
          <w:sz w:val="28"/>
          <w14:ligatures w14:val="none"/>
        </w:rPr>
      </w:pPr>
      <m:oMathPara>
        <m:oMath>
          <m:sSub>
            <m:sSubPr>
              <m:ctrlPr>
                <w:ins w:id="1313" w:author="yun qiao" w:date="2026-04-21T11:00:00Z">
                  <w:rPr>
                    <w:rFonts w:ascii="Cambria Math" w:eastAsia="宋体" w:hAnsi="Cambria Math" w:cs="Times New Roman"/>
                    <w:i/>
                    <w:color w:val="000000" w:themeColor="text1"/>
                    <w:sz w:val="28"/>
                    <w:szCs w:val="20"/>
                    <w14:ligatures w14:val="none"/>
                  </w:rPr>
                </w:ins>
              </m:ctrlPr>
            </m:sSubPr>
            <m:e>
              <m:r>
                <w:ins w:id="1314" w:author="yun qiao" w:date="2026-04-21T11:00:00Z">
                  <m:rPr>
                    <m:scr m:val="script"/>
                  </m:rPr>
                  <w:rPr>
                    <w:rFonts w:ascii="Cambria Math" w:eastAsia="宋体" w:hAnsi="Cambria Math" w:cs="Times New Roman"/>
                    <w:color w:val="000000" w:themeColor="text1"/>
                    <w:sz w:val="28"/>
                    <w14:ligatures w14:val="none"/>
                  </w:rPr>
                  <m:t>L</m:t>
                </w:ins>
              </m:r>
            </m:e>
            <m:sub>
              <m:r>
                <w:ins w:id="1315" w:author="yun qiao" w:date="2026-04-21T11:00:00Z">
                  <w:rPr>
                    <w:rFonts w:ascii="Cambria Math" w:eastAsia="宋体" w:hAnsi="Cambria Math" w:cs="Times New Roman"/>
                    <w:color w:val="000000" w:themeColor="text1"/>
                    <w:sz w:val="28"/>
                    <w14:ligatures w14:val="none"/>
                  </w:rPr>
                  <m:t>trans</m:t>
                </w:ins>
              </m:r>
            </m:sub>
          </m:sSub>
          <m:r>
            <w:ins w:id="1316" w:author="yun qiao" w:date="2026-04-21T11:00:00Z">
              <w:rPr>
                <w:rFonts w:ascii="Cambria Math" w:eastAsia="宋体" w:hAnsi="Cambria Math" w:cs="Times New Roman"/>
                <w:color w:val="000000" w:themeColor="text1"/>
                <w:sz w:val="28"/>
                <w14:ligatures w14:val="none"/>
              </w:rPr>
              <m:t>=</m:t>
            </w:ins>
          </m:r>
          <m:nary>
            <m:naryPr>
              <m:chr m:val="∑"/>
              <m:ctrlPr>
                <w:ins w:id="1317" w:author="yun qiao" w:date="2026-04-21T11:00:00Z">
                  <w:rPr>
                    <w:rFonts w:ascii="Cambria Math" w:eastAsia="宋体" w:hAnsi="Cambria Math" w:cs="Times New Roman"/>
                    <w:i/>
                    <w:color w:val="000000" w:themeColor="text1"/>
                    <w:sz w:val="28"/>
                    <w:szCs w:val="20"/>
                    <w14:ligatures w14:val="none"/>
                  </w:rPr>
                </w:ins>
              </m:ctrlPr>
            </m:naryPr>
            <m:sub>
              <m:r>
                <w:ins w:id="1318" w:author="yun qiao" w:date="2026-04-21T11:00:00Z">
                  <w:rPr>
                    <w:rFonts w:ascii="Cambria Math" w:eastAsia="宋体" w:hAnsi="Cambria Math" w:cs="Times New Roman"/>
                    <w:color w:val="000000" w:themeColor="text1"/>
                    <w:sz w:val="28"/>
                    <w14:ligatures w14:val="none"/>
                  </w:rPr>
                  <m:t>t=2</m:t>
                </w:ins>
              </m:r>
            </m:sub>
            <m:sup>
              <m:r>
                <w:ins w:id="1319" w:author="yun qiao" w:date="2026-04-21T11:00:00Z">
                  <w:rPr>
                    <w:rFonts w:ascii="Cambria Math" w:eastAsia="宋体" w:hAnsi="Cambria Math" w:cs="Times New Roman"/>
                    <w:color w:val="000000" w:themeColor="text1"/>
                    <w:sz w:val="28"/>
                    <w14:ligatures w14:val="none"/>
                  </w:rPr>
                  <m:t>T</m:t>
                </w:ins>
              </m:r>
            </m:sup>
            <m:e>
              <m:nary>
                <m:naryPr>
                  <m:chr m:val="∑"/>
                  <m:supHide m:val="1"/>
                  <m:ctrlPr>
                    <w:ins w:id="1320" w:author="yun qiao" w:date="2026-04-21T11:00:00Z">
                      <w:rPr>
                        <w:rFonts w:ascii="Cambria Math" w:eastAsia="宋体" w:hAnsi="Cambria Math" w:cs="Times New Roman"/>
                        <w:i/>
                        <w:color w:val="000000" w:themeColor="text1"/>
                        <w:sz w:val="28"/>
                        <w:szCs w:val="20"/>
                        <w14:ligatures w14:val="none"/>
                      </w:rPr>
                    </w:ins>
                  </m:ctrlPr>
                </m:naryPr>
                <m:sub>
                  <m:r>
                    <w:ins w:id="1321" w:author="yun qiao" w:date="2026-04-21T11:00:00Z">
                      <w:rPr>
                        <w:rFonts w:ascii="Cambria Math" w:eastAsia="宋体" w:hAnsi="Cambria Math" w:cs="Times New Roman"/>
                        <w:color w:val="000000" w:themeColor="text1"/>
                        <w:sz w:val="28"/>
                        <w14:ligatures w14:val="none"/>
                      </w:rPr>
                      <m:t>j</m:t>
                    </w:ins>
                  </m:r>
                  <m:r>
                    <w:ins w:id="1322" w:author="yun qiao" w:date="2026-04-21T11:00:00Z">
                      <m:rPr>
                        <m:scr m:val="script"/>
                      </m:rPr>
                      <w:rPr>
                        <w:rFonts w:ascii="Cambria Math" w:eastAsia="宋体" w:hAnsi="Cambria Math" w:cs="Times New Roman"/>
                        <w:color w:val="000000" w:themeColor="text1"/>
                        <w:sz w:val="28"/>
                        <w14:ligatures w14:val="none"/>
                      </w:rPr>
                      <m:t>∈I</m:t>
                    </w:ins>
                  </m:r>
                  <m:d>
                    <m:dPr>
                      <m:ctrlPr>
                        <w:ins w:id="1323" w:author="yun qiao" w:date="2026-04-21T11:00:00Z">
                          <w:rPr>
                            <w:rFonts w:ascii="Cambria Math" w:eastAsia="宋体" w:hAnsi="Cambria Math" w:cs="Times New Roman"/>
                            <w:i/>
                            <w:color w:val="000000" w:themeColor="text1"/>
                            <w:sz w:val="28"/>
                            <w:szCs w:val="20"/>
                            <w14:ligatures w14:val="none"/>
                          </w:rPr>
                        </w:ins>
                      </m:ctrlPr>
                    </m:dPr>
                    <m:e>
                      <m:sSub>
                        <m:sSubPr>
                          <m:ctrlPr>
                            <w:ins w:id="1324" w:author="yun qiao" w:date="2026-04-21T11:00:00Z">
                              <w:rPr>
                                <w:rFonts w:ascii="Cambria Math" w:eastAsia="宋体" w:hAnsi="Cambria Math" w:cs="Times New Roman"/>
                                <w:i/>
                                <w:color w:val="000000" w:themeColor="text1"/>
                                <w:sz w:val="28"/>
                                <w:szCs w:val="20"/>
                                <w14:ligatures w14:val="none"/>
                              </w:rPr>
                            </w:ins>
                          </m:ctrlPr>
                        </m:sSubPr>
                        <m:e>
                          <m:r>
                            <w:ins w:id="1325" w:author="yun qiao" w:date="2026-04-21T11:00:00Z">
                              <w:rPr>
                                <w:rFonts w:ascii="Cambria Math" w:eastAsia="宋体" w:hAnsi="Cambria Math" w:cs="Times New Roman"/>
                                <w:color w:val="000000" w:themeColor="text1"/>
                                <w:sz w:val="28"/>
                                <w14:ligatures w14:val="none"/>
                              </w:rPr>
                              <m:t>y</m:t>
                            </w:ins>
                          </m:r>
                        </m:e>
                        <m:sub>
                          <m:r>
                            <w:ins w:id="1326" w:author="yun qiao" w:date="2026-04-21T11:00:00Z">
                              <w:rPr>
                                <w:rFonts w:ascii="Cambria Math" w:eastAsia="宋体" w:hAnsi="Cambria Math" w:cs="Times New Roman"/>
                                <w:color w:val="000000" w:themeColor="text1"/>
                                <w:sz w:val="28"/>
                                <w14:ligatures w14:val="none"/>
                              </w:rPr>
                              <m:t>t-1</m:t>
                            </w:ins>
                          </m:r>
                        </m:sub>
                      </m:sSub>
                    </m:e>
                  </m:d>
                </m:sub>
                <m:sup/>
                <m:e>
                  <m:r>
                    <w:ins w:id="1327" w:author="yun qiao" w:date="2026-04-21T11:00:00Z">
                      <w:rPr>
                        <w:rFonts w:ascii="Cambria Math" w:eastAsia="宋体" w:hAnsi="Cambria Math" w:cs="Times New Roman"/>
                        <w:color w:val="000000" w:themeColor="text1"/>
                        <w:sz w:val="28"/>
                        <w14:ligatures w14:val="none"/>
                      </w:rPr>
                      <m:t>P</m:t>
                    </w:ins>
                  </m:r>
                  <m:d>
                    <m:dPr>
                      <m:sepChr m:val="∣"/>
                      <m:ctrlPr>
                        <w:ins w:id="1328" w:author="yun qiao" w:date="2026-04-21T11:00:00Z">
                          <w:rPr>
                            <w:rFonts w:ascii="Cambria Math" w:eastAsia="宋体" w:hAnsi="Cambria Math" w:cs="Times New Roman"/>
                            <w:i/>
                            <w:color w:val="000000" w:themeColor="text1"/>
                            <w:sz w:val="28"/>
                            <w:szCs w:val="20"/>
                            <w14:ligatures w14:val="none"/>
                          </w:rPr>
                        </w:ins>
                      </m:ctrlPr>
                    </m:dPr>
                    <m:e>
                      <m:r>
                        <w:ins w:id="1329" w:author="yun qiao" w:date="2026-04-21T11:00:00Z">
                          <w:rPr>
                            <w:rFonts w:ascii="Cambria Math" w:eastAsia="宋体" w:hAnsi="Cambria Math" w:cs="Times New Roman"/>
                            <w:color w:val="000000" w:themeColor="text1"/>
                            <w:sz w:val="28"/>
                            <w14:ligatures w14:val="none"/>
                          </w:rPr>
                          <m:t>j</m:t>
                        </w:ins>
                      </m:r>
                    </m:e>
                    <m:e>
                      <m:sSub>
                        <m:sSubPr>
                          <m:ctrlPr>
                            <w:ins w:id="1330" w:author="yun qiao" w:date="2026-04-21T11:00:00Z">
                              <w:rPr>
                                <w:rFonts w:ascii="Cambria Math" w:eastAsia="宋体" w:hAnsi="Cambria Math" w:cs="Times New Roman"/>
                                <w:i/>
                                <w:color w:val="000000" w:themeColor="text1"/>
                                <w:sz w:val="28"/>
                                <w:szCs w:val="20"/>
                                <w14:ligatures w14:val="none"/>
                              </w:rPr>
                            </w:ins>
                          </m:ctrlPr>
                        </m:sSubPr>
                        <m:e>
                          <m:r>
                            <w:ins w:id="1331" w:author="yun qiao" w:date="2026-04-21T11:00:00Z">
                              <w:rPr>
                                <w:rFonts w:ascii="Cambria Math" w:eastAsia="宋体" w:hAnsi="Cambria Math" w:cs="Times New Roman"/>
                                <w:color w:val="000000" w:themeColor="text1"/>
                                <w:sz w:val="28"/>
                                <w14:ligatures w14:val="none"/>
                              </w:rPr>
                              <m:t>y</m:t>
                            </w:ins>
                          </m:r>
                        </m:e>
                        <m:sub>
                          <m:r>
                            <w:ins w:id="1332" w:author="yun qiao" w:date="2026-04-21T11:00:00Z">
                              <w:rPr>
                                <w:rFonts w:ascii="Cambria Math" w:eastAsia="宋体" w:hAnsi="Cambria Math" w:cs="Times New Roman"/>
                                <w:color w:val="000000" w:themeColor="text1"/>
                                <w:sz w:val="28"/>
                                <w14:ligatures w14:val="none"/>
                              </w:rPr>
                              <m:t>&lt;t</m:t>
                            </w:ins>
                          </m:r>
                        </m:sub>
                      </m:sSub>
                      <m:r>
                        <w:ins w:id="1333" w:author="yun qiao" w:date="2026-04-21T11:00:00Z">
                          <w:rPr>
                            <w:rFonts w:ascii="Cambria Math" w:eastAsia="宋体" w:hAnsi="Cambria Math" w:cs="Times New Roman"/>
                            <w:color w:val="000000" w:themeColor="text1"/>
                            <w:sz w:val="28"/>
                            <w14:ligatures w14:val="none"/>
                          </w:rPr>
                          <m:t>,c</m:t>
                        </w:ins>
                      </m:r>
                    </m:e>
                  </m:d>
                </m:e>
              </m:nary>
            </m:e>
          </m:nary>
        </m:oMath>
      </m:oMathPara>
    </w:p>
    <w:p w14:paraId="106F85F5" w14:textId="77777777" w:rsidR="00595429" w:rsidRPr="004B17D5" w:rsidRDefault="00595429" w:rsidP="00595429">
      <w:pPr>
        <w:widowControl/>
        <w:spacing w:before="100" w:after="0" w:line="360" w:lineRule="auto"/>
        <w:ind w:firstLineChars="200" w:firstLine="560"/>
        <w:jc w:val="both"/>
        <w:rPr>
          <w:ins w:id="1334" w:author="yun qiao" w:date="2026-04-21T11:00:00Z"/>
          <w:rFonts w:ascii="Times New Roman" w:eastAsia="宋体" w:hAnsi="Times New Roman" w:cs="Times New Roman"/>
          <w:color w:val="000000" w:themeColor="text1"/>
          <w:sz w:val="28"/>
          <w14:ligatures w14:val="none"/>
        </w:rPr>
      </w:pPr>
      <w:ins w:id="1335" w:author="yun qiao" w:date="2026-04-21T11:00:00Z">
        <w:r w:rsidRPr="004B17D5">
          <w:rPr>
            <w:rFonts w:ascii="Times New Roman" w:eastAsia="宋体" w:hAnsi="Times New Roman" w:cs="Times New Roman" w:hint="eastAsia"/>
            <w:color w:val="000000" w:themeColor="text1"/>
            <w:sz w:val="28"/>
            <w14:ligatures w14:val="none"/>
          </w:rPr>
          <w:t>其中，</w:t>
        </w:r>
      </w:ins>
      <m:oMath>
        <m:r>
          <w:ins w:id="1336" w:author="yun qiao" w:date="2026-04-21T11:00:00Z">
            <m:rPr>
              <m:scr m:val="script"/>
            </m:rPr>
            <w:rPr>
              <w:rFonts w:ascii="Cambria Math" w:eastAsia="宋体" w:hAnsi="Cambria Math" w:cs="Times New Roman"/>
              <w:color w:val="000000" w:themeColor="text1"/>
              <w:sz w:val="28"/>
              <w14:ligatures w14:val="none"/>
            </w:rPr>
            <m:t>I</m:t>
          </w:ins>
        </m:r>
        <m:d>
          <m:dPr>
            <m:ctrlPr>
              <w:ins w:id="1337" w:author="yun qiao" w:date="2026-04-21T11:00:00Z">
                <w:rPr>
                  <w:rFonts w:ascii="Cambria Math" w:eastAsia="宋体" w:hAnsi="Cambria Math" w:cs="Times New Roman"/>
                  <w:i/>
                  <w:color w:val="000000" w:themeColor="text1"/>
                  <w:sz w:val="28"/>
                  <w:szCs w:val="20"/>
                  <w14:ligatures w14:val="none"/>
                </w:rPr>
              </w:ins>
            </m:ctrlPr>
          </m:dPr>
          <m:e>
            <m:sSub>
              <m:sSubPr>
                <m:ctrlPr>
                  <w:ins w:id="1338" w:author="yun qiao" w:date="2026-04-21T11:00:00Z">
                    <w:rPr>
                      <w:rFonts w:ascii="Cambria Math" w:eastAsia="宋体" w:hAnsi="Cambria Math" w:cs="Times New Roman"/>
                      <w:i/>
                      <w:color w:val="000000" w:themeColor="text1"/>
                      <w:sz w:val="28"/>
                      <w:szCs w:val="20"/>
                      <w14:ligatures w14:val="none"/>
                    </w:rPr>
                  </w:ins>
                </m:ctrlPr>
              </m:sSubPr>
              <m:e>
                <m:r>
                  <w:ins w:id="1339" w:author="yun qiao" w:date="2026-04-21T11:00:00Z">
                    <w:rPr>
                      <w:rFonts w:ascii="Cambria Math" w:eastAsia="宋体" w:hAnsi="Cambria Math" w:cs="Times New Roman"/>
                      <w:color w:val="000000" w:themeColor="text1"/>
                      <w:sz w:val="28"/>
                      <w14:ligatures w14:val="none"/>
                    </w:rPr>
                    <m:t>y</m:t>
                  </w:ins>
                </m:r>
              </m:e>
              <m:sub>
                <m:r>
                  <w:ins w:id="1340" w:author="yun qiao" w:date="2026-04-21T11:00:00Z">
                    <w:rPr>
                      <w:rFonts w:ascii="Cambria Math" w:eastAsia="宋体" w:hAnsi="Cambria Math" w:cs="Times New Roman"/>
                      <w:color w:val="000000" w:themeColor="text1"/>
                      <w:sz w:val="28"/>
                      <w14:ligatures w14:val="none"/>
                    </w:rPr>
                    <m:t>t-1</m:t>
                  </w:ins>
                </m:r>
              </m:sub>
            </m:sSub>
          </m:e>
        </m:d>
      </m:oMath>
      <w:ins w:id="1341" w:author="yun qiao" w:date="2026-04-21T11:00:00Z">
        <w:r w:rsidRPr="004B17D5">
          <w:rPr>
            <w:rFonts w:ascii="Times New Roman" w:eastAsia="宋体" w:hAnsi="Times New Roman" w:cs="Times New Roman" w:hint="eastAsia"/>
            <w:color w:val="000000" w:themeColor="text1"/>
            <w:sz w:val="28"/>
            <w14:ligatures w14:val="none"/>
          </w:rPr>
          <w:t>表示在前一操作原语</w:t>
        </w:r>
      </w:ins>
      <m:oMath>
        <m:sSub>
          <m:sSubPr>
            <m:ctrlPr>
              <w:ins w:id="1342" w:author="yun qiao" w:date="2026-04-21T11:00:00Z">
                <w:rPr>
                  <w:rFonts w:ascii="Cambria Math" w:eastAsia="宋体" w:hAnsi="Cambria Math" w:cs="Times New Roman"/>
                  <w:i/>
                  <w:color w:val="000000" w:themeColor="text1"/>
                  <w:sz w:val="28"/>
                  <w:szCs w:val="20"/>
                  <w14:ligatures w14:val="none"/>
                </w:rPr>
              </w:ins>
            </m:ctrlPr>
          </m:sSubPr>
          <m:e>
            <m:r>
              <w:ins w:id="1343" w:author="yun qiao" w:date="2026-04-21T11:00:00Z">
                <w:rPr>
                  <w:rFonts w:ascii="Cambria Math" w:eastAsia="宋体" w:hAnsi="Cambria Math" w:cs="Times New Roman"/>
                  <w:color w:val="000000" w:themeColor="text1"/>
                  <w:sz w:val="28"/>
                  <w14:ligatures w14:val="none"/>
                </w:rPr>
                <m:t>y</m:t>
              </w:ins>
            </m:r>
          </m:e>
          <m:sub>
            <m:r>
              <w:ins w:id="1344" w:author="yun qiao" w:date="2026-04-21T11:00:00Z">
                <w:rPr>
                  <w:rFonts w:ascii="Cambria Math" w:eastAsia="宋体" w:hAnsi="Cambria Math" w:cs="Times New Roman"/>
                  <w:color w:val="000000" w:themeColor="text1"/>
                  <w:sz w:val="28"/>
                  <w14:ligatures w14:val="none"/>
                </w:rPr>
                <m:t>t-1</m:t>
              </w:ins>
            </m:r>
          </m:sub>
        </m:sSub>
      </m:oMath>
      <w:ins w:id="1345" w:author="yun qiao" w:date="2026-04-21T11:00:00Z">
        <w:r w:rsidRPr="004B17D5">
          <w:rPr>
            <w:rFonts w:ascii="Times New Roman" w:eastAsia="宋体" w:hAnsi="Times New Roman" w:cs="Times New Roman" w:hint="eastAsia"/>
            <w:color w:val="000000" w:themeColor="text1"/>
            <w:sz w:val="28"/>
            <w14:ligatures w14:val="none"/>
          </w:rPr>
          <w:t>条件下的非法转移集合。</w:t>
        </w:r>
      </w:ins>
    </w:p>
    <w:p w14:paraId="2172CC31" w14:textId="77777777" w:rsidR="00595429" w:rsidRPr="004B17D5" w:rsidRDefault="00595429" w:rsidP="00595429">
      <w:pPr>
        <w:widowControl/>
        <w:spacing w:before="100" w:after="0" w:line="480" w:lineRule="exact"/>
        <w:ind w:firstLineChars="200" w:firstLine="560"/>
        <w:jc w:val="both"/>
        <w:rPr>
          <w:ins w:id="1346" w:author="yun qiao" w:date="2026-04-21T11:00:00Z"/>
          <w:rFonts w:ascii="Times New Roman" w:eastAsia="宋体" w:hAnsi="Times New Roman" w:cs="Times New Roman"/>
          <w:color w:val="000000" w:themeColor="text1"/>
          <w:sz w:val="28"/>
          <w14:ligatures w14:val="none"/>
        </w:rPr>
      </w:pPr>
      <w:ins w:id="1347" w:author="yun qiao" w:date="2026-04-21T11:00:00Z">
        <w:r w:rsidRPr="004B17D5">
          <w:rPr>
            <w:rFonts w:ascii="Times New Roman" w:eastAsia="宋体" w:hAnsi="Times New Roman" w:cs="Times New Roman" w:hint="eastAsia"/>
            <w:color w:val="000000" w:themeColor="text1"/>
            <w:sz w:val="28"/>
            <w14:ligatures w14:val="none"/>
          </w:rPr>
          <w:lastRenderedPageBreak/>
          <w:t>最终，整体训练目标为多任务加权组合：</w:t>
        </w:r>
      </w:ins>
    </w:p>
    <w:p w14:paraId="4C103284" w14:textId="77777777" w:rsidR="00595429" w:rsidRPr="004B17D5" w:rsidRDefault="00595429" w:rsidP="00595429">
      <w:pPr>
        <w:widowControl/>
        <w:spacing w:before="100" w:after="0" w:line="480" w:lineRule="exact"/>
        <w:jc w:val="both"/>
        <w:rPr>
          <w:ins w:id="1348" w:author="yun qiao" w:date="2026-04-21T11:00:00Z"/>
          <w:rFonts w:ascii="Times New Roman" w:eastAsia="宋体" w:hAnsi="Times New Roman" w:cs="Times New Roman"/>
          <w:i/>
          <w:color w:val="000000" w:themeColor="text1"/>
          <w:sz w:val="28"/>
          <w14:ligatures w14:val="none"/>
        </w:rPr>
      </w:pPr>
      <m:oMathPara>
        <m:oMath>
          <m:r>
            <w:ins w:id="1349" w:author="yun qiao" w:date="2026-04-21T11:00:00Z">
              <m:rPr>
                <m:scr m:val="script"/>
              </m:rPr>
              <w:rPr>
                <w:rFonts w:ascii="Cambria Math" w:eastAsia="宋体" w:hAnsi="Cambria Math" w:cs="Times New Roman"/>
                <w:color w:val="000000" w:themeColor="text1"/>
                <w:sz w:val="28"/>
                <w14:ligatures w14:val="none"/>
              </w:rPr>
              <m:t>L=</m:t>
            </w:ins>
          </m:r>
          <m:sSub>
            <m:sSubPr>
              <m:ctrlPr>
                <w:ins w:id="1350" w:author="yun qiao" w:date="2026-04-21T11:00:00Z">
                  <w:rPr>
                    <w:rFonts w:ascii="Cambria Math" w:eastAsia="宋体" w:hAnsi="Cambria Math" w:cs="Times New Roman"/>
                    <w:i/>
                    <w:color w:val="000000" w:themeColor="text1"/>
                    <w:sz w:val="28"/>
                    <w:szCs w:val="20"/>
                    <w14:ligatures w14:val="none"/>
                  </w:rPr>
                </w:ins>
              </m:ctrlPr>
            </m:sSubPr>
            <m:e>
              <m:r>
                <w:ins w:id="1351" w:author="yun qiao" w:date="2026-04-21T11:00:00Z">
                  <m:rPr>
                    <m:scr m:val="script"/>
                  </m:rPr>
                  <w:rPr>
                    <w:rFonts w:ascii="Cambria Math" w:eastAsia="宋体" w:hAnsi="Cambria Math" w:cs="Times New Roman"/>
                    <w:color w:val="000000" w:themeColor="text1"/>
                    <w:sz w:val="28"/>
                    <w14:ligatures w14:val="none"/>
                  </w:rPr>
                  <m:t>L</m:t>
                </w:ins>
              </m:r>
            </m:e>
            <m:sub>
              <m:r>
                <w:ins w:id="1352" w:author="yun qiao" w:date="2026-04-21T11:00:00Z">
                  <w:rPr>
                    <w:rFonts w:ascii="Cambria Math" w:eastAsia="宋体" w:hAnsi="Cambria Math" w:cs="Times New Roman"/>
                    <w:color w:val="000000" w:themeColor="text1"/>
                    <w:sz w:val="28"/>
                    <w14:ligatures w14:val="none"/>
                  </w:rPr>
                  <m:t>CE</m:t>
                </w:ins>
              </m:r>
            </m:sub>
          </m:sSub>
          <m:r>
            <w:ins w:id="1353" w:author="yun qiao" w:date="2026-04-21T11:00:00Z">
              <w:rPr>
                <w:rFonts w:ascii="Cambria Math" w:eastAsia="宋体" w:hAnsi="Cambria Math" w:cs="Times New Roman"/>
                <w:color w:val="000000" w:themeColor="text1"/>
                <w:sz w:val="28"/>
                <w14:ligatures w14:val="none"/>
              </w:rPr>
              <m:t>+</m:t>
            </w:ins>
          </m:r>
          <m:sSub>
            <m:sSubPr>
              <m:ctrlPr>
                <w:ins w:id="1354" w:author="yun qiao" w:date="2026-04-21T11:00:00Z">
                  <w:rPr>
                    <w:rFonts w:ascii="Cambria Math" w:eastAsia="宋体" w:hAnsi="Cambria Math" w:cs="Times New Roman"/>
                    <w:i/>
                    <w:color w:val="000000" w:themeColor="text1"/>
                    <w:sz w:val="28"/>
                    <w:szCs w:val="20"/>
                    <w14:ligatures w14:val="none"/>
                  </w:rPr>
                </w:ins>
              </m:ctrlPr>
            </m:sSubPr>
            <m:e>
              <m:r>
                <w:ins w:id="1355" w:author="yun qiao" w:date="2026-04-21T11:00:00Z">
                  <w:rPr>
                    <w:rFonts w:ascii="Cambria Math" w:eastAsia="宋体" w:hAnsi="Cambria Math" w:cs="Times New Roman"/>
                    <w:color w:val="000000" w:themeColor="text1"/>
                    <w:sz w:val="28"/>
                    <w14:ligatures w14:val="none"/>
                  </w:rPr>
                  <m:t>λ</m:t>
                </w:ins>
              </m:r>
            </m:e>
            <m:sub>
              <m:r>
                <w:ins w:id="1356" w:author="yun qiao" w:date="2026-04-21T11:00:00Z">
                  <w:rPr>
                    <w:rFonts w:ascii="Cambria Math" w:eastAsia="宋体" w:hAnsi="Cambria Math" w:cs="Times New Roman"/>
                    <w:color w:val="000000" w:themeColor="text1"/>
                    <w:sz w:val="28"/>
                    <w14:ligatures w14:val="none"/>
                  </w:rPr>
                  <m:t xml:space="preserve"> </m:t>
                </w:ins>
              </m:r>
            </m:sub>
          </m:sSub>
          <m:sSub>
            <m:sSubPr>
              <m:ctrlPr>
                <w:ins w:id="1357" w:author="yun qiao" w:date="2026-04-21T11:00:00Z">
                  <w:rPr>
                    <w:rFonts w:ascii="Cambria Math" w:eastAsia="宋体" w:hAnsi="Cambria Math" w:cs="Times New Roman"/>
                    <w:i/>
                    <w:color w:val="000000" w:themeColor="text1"/>
                    <w:sz w:val="28"/>
                    <w:szCs w:val="20"/>
                    <w14:ligatures w14:val="none"/>
                  </w:rPr>
                </w:ins>
              </m:ctrlPr>
            </m:sSubPr>
            <m:e>
              <m:r>
                <w:ins w:id="1358" w:author="yun qiao" w:date="2026-04-21T11:00:00Z">
                  <m:rPr>
                    <m:scr m:val="script"/>
                  </m:rPr>
                  <w:rPr>
                    <w:rFonts w:ascii="Cambria Math" w:eastAsia="宋体" w:hAnsi="Cambria Math" w:cs="Times New Roman"/>
                    <w:color w:val="000000" w:themeColor="text1"/>
                    <w:sz w:val="28"/>
                    <w14:ligatures w14:val="none"/>
                  </w:rPr>
                  <m:t>L</m:t>
                </w:ins>
              </m:r>
            </m:e>
            <m:sub>
              <m:r>
                <w:ins w:id="1359" w:author="yun qiao" w:date="2026-04-21T11:00:00Z">
                  <w:rPr>
                    <w:rFonts w:ascii="Cambria Math" w:eastAsia="宋体" w:hAnsi="Cambria Math" w:cs="Times New Roman"/>
                    <w:color w:val="000000" w:themeColor="text1"/>
                    <w:sz w:val="28"/>
                    <w14:ligatures w14:val="none"/>
                  </w:rPr>
                  <m:t>trans</m:t>
                </w:ins>
              </m:r>
            </m:sub>
          </m:sSub>
        </m:oMath>
      </m:oMathPara>
    </w:p>
    <w:p w14:paraId="246ECD11" w14:textId="77777777" w:rsidR="00595429" w:rsidRPr="004B17D5" w:rsidRDefault="00595429" w:rsidP="00595429">
      <w:pPr>
        <w:widowControl/>
        <w:spacing w:before="100" w:after="0" w:line="480" w:lineRule="exact"/>
        <w:ind w:firstLineChars="200" w:firstLine="560"/>
        <w:jc w:val="both"/>
        <w:rPr>
          <w:ins w:id="1360" w:author="yun qiao" w:date="2026-04-21T11:00:00Z"/>
          <w:rFonts w:ascii="Times New Roman" w:eastAsia="宋体" w:hAnsi="Times New Roman" w:cs="Times New Roman"/>
          <w:color w:val="000000" w:themeColor="text1"/>
          <w:sz w:val="28"/>
          <w14:ligatures w14:val="none"/>
        </w:rPr>
      </w:pPr>
      <w:ins w:id="1361" w:author="yun qiao" w:date="2026-04-21T11:00:00Z">
        <w:r w:rsidRPr="004B17D5">
          <w:rPr>
            <w:rFonts w:ascii="Times New Roman" w:eastAsia="宋体" w:hAnsi="Times New Roman" w:cs="Times New Roman" w:hint="eastAsia"/>
            <w:color w:val="000000" w:themeColor="text1"/>
            <w:sz w:val="28"/>
            <w14:ligatures w14:val="none"/>
          </w:rPr>
          <w:t>其中，</w:t>
        </w:r>
      </w:ins>
      <m:oMath>
        <m:sSub>
          <m:sSubPr>
            <m:ctrlPr>
              <w:ins w:id="1362" w:author="yun qiao" w:date="2026-04-21T11:00:00Z">
                <w:rPr>
                  <w:rFonts w:ascii="Cambria Math" w:eastAsia="宋体" w:hAnsi="Cambria Math" w:cs="Times New Roman"/>
                  <w:i/>
                  <w:color w:val="000000" w:themeColor="text1"/>
                  <w:sz w:val="28"/>
                  <w:szCs w:val="20"/>
                  <w14:ligatures w14:val="none"/>
                </w:rPr>
              </w:ins>
            </m:ctrlPr>
          </m:sSubPr>
          <m:e>
            <m:r>
              <w:ins w:id="1363" w:author="yun qiao" w:date="2026-04-21T11:00:00Z">
                <m:rPr>
                  <m:sty m:val="p"/>
                </m:rPr>
                <w:rPr>
                  <w:rFonts w:ascii="Cambria Math" w:eastAsia="宋体" w:hAnsi="Cambria Math" w:cs="Times New Roman"/>
                  <w:color w:val="000000" w:themeColor="text1"/>
                  <w:sz w:val="28"/>
                  <w14:ligatures w14:val="none"/>
                </w:rPr>
                <m:t>λ</m:t>
              </w:ins>
            </m:r>
          </m:e>
          <m:sub>
            <m:r>
              <w:ins w:id="1364" w:author="yun qiao" w:date="2026-04-21T11:00:00Z">
                <w:rPr>
                  <w:rFonts w:ascii="Cambria Math" w:eastAsia="宋体" w:hAnsi="Cambria Math" w:cs="Times New Roman"/>
                  <w:color w:val="000000" w:themeColor="text1"/>
                  <w:sz w:val="28"/>
                  <w14:ligatures w14:val="none"/>
                </w:rPr>
                <m:t xml:space="preserve"> </m:t>
              </w:ins>
            </m:r>
          </m:sub>
        </m:sSub>
      </m:oMath>
      <w:ins w:id="1365" w:author="yun qiao" w:date="2026-04-21T11:00:00Z">
        <w:r w:rsidRPr="004B17D5">
          <w:rPr>
            <w:rFonts w:ascii="Times New Roman" w:eastAsia="宋体" w:hAnsi="Times New Roman" w:cs="Times New Roman" w:hint="eastAsia"/>
            <w:color w:val="000000" w:themeColor="text1"/>
            <w:sz w:val="28"/>
            <w:szCs w:val="20"/>
            <w14:ligatures w14:val="none"/>
          </w:rPr>
          <w:t>为权重系数。</w:t>
        </w:r>
      </w:ins>
    </w:p>
    <w:p w14:paraId="49BDDA38" w14:textId="77777777" w:rsidR="00595429" w:rsidRPr="004B17D5" w:rsidRDefault="00595429" w:rsidP="00595429">
      <w:pPr>
        <w:widowControl/>
        <w:spacing w:before="100" w:after="0" w:line="480" w:lineRule="exact"/>
        <w:ind w:firstLineChars="200" w:firstLine="560"/>
        <w:jc w:val="both"/>
        <w:rPr>
          <w:ins w:id="1366" w:author="yun qiao" w:date="2026-04-21T11:00:00Z"/>
          <w:rFonts w:ascii="Times New Roman" w:eastAsia="宋体" w:hAnsi="Times New Roman" w:cs="Times New Roman"/>
          <w:color w:val="000000" w:themeColor="text1"/>
          <w:sz w:val="28"/>
          <w14:ligatures w14:val="none"/>
        </w:rPr>
      </w:pPr>
      <w:ins w:id="1367" w:author="yun qiao" w:date="2026-04-21T11:00:00Z">
        <w:r w:rsidRPr="004B17D5">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4B17D5">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ins>
    </w:p>
    <w:p w14:paraId="13697668" w14:textId="76CFD248" w:rsidR="00595429" w:rsidRPr="004B17D5" w:rsidRDefault="00595429" w:rsidP="00595429">
      <w:pPr>
        <w:widowControl/>
        <w:spacing w:before="100" w:after="0" w:line="480" w:lineRule="exact"/>
        <w:ind w:firstLineChars="202" w:firstLine="566"/>
        <w:jc w:val="both"/>
        <w:rPr>
          <w:ins w:id="1368" w:author="yun qiao" w:date="2026-04-21T11:00:00Z"/>
          <w:rFonts w:ascii="Times New Roman" w:eastAsia="宋体" w:hAnsi="Times New Roman" w:cs="Times New Roman"/>
          <w:color w:val="000000" w:themeColor="text1"/>
          <w:sz w:val="28"/>
          <w:szCs w:val="28"/>
          <w14:ligatures w14:val="none"/>
        </w:rPr>
      </w:pPr>
      <w:ins w:id="1369" w:author="yun qiao" w:date="2026-04-21T11:00:00Z">
        <w:r w:rsidRPr="004B17D5">
          <w:rPr>
            <w:rFonts w:ascii="Times New Roman" w:eastAsia="宋体" w:hAnsi="Times New Roman" w:cs="Times New Roman"/>
            <w:color w:val="000000" w:themeColor="text1"/>
            <w:sz w:val="28"/>
            <w:szCs w:val="28"/>
            <w14:ligatures w14:val="none"/>
          </w:rPr>
          <w:t>S</w:t>
        </w:r>
      </w:ins>
      <w:ins w:id="1370" w:author="yun qiao" w:date="2026-04-21T11:04:00Z">
        <w:r>
          <w:rPr>
            <w:rFonts w:ascii="Times New Roman" w:eastAsia="宋体" w:hAnsi="Times New Roman" w:cs="Times New Roman" w:hint="eastAsia"/>
            <w:color w:val="000000" w:themeColor="text1"/>
            <w:sz w:val="28"/>
            <w:szCs w:val="28"/>
            <w14:ligatures w14:val="none"/>
          </w:rPr>
          <w:t>18</w:t>
        </w:r>
      </w:ins>
      <w:ins w:id="1371" w:author="yun qiao" w:date="2026-04-21T11:00:00Z">
        <w:r w:rsidRPr="004B17D5">
          <w:rPr>
            <w:rFonts w:ascii="Times New Roman" w:eastAsia="宋体" w:hAnsi="Times New Roman" w:cs="Times New Roman" w:hint="eastAsia"/>
            <w:color w:val="000000" w:themeColor="text1"/>
            <w:sz w:val="28"/>
            <w:szCs w:val="28"/>
            <w14:ligatures w14:val="none"/>
          </w:rPr>
          <w:t>、模型训练策略。</w:t>
        </w:r>
      </w:ins>
    </w:p>
    <w:p w14:paraId="4FF02203" w14:textId="77777777" w:rsidR="00595429" w:rsidRPr="004B17D5" w:rsidRDefault="00595429" w:rsidP="00595429">
      <w:pPr>
        <w:widowControl/>
        <w:spacing w:before="100" w:after="0" w:line="480" w:lineRule="exact"/>
        <w:ind w:firstLineChars="202" w:firstLine="566"/>
        <w:jc w:val="both"/>
        <w:rPr>
          <w:ins w:id="1372" w:author="yun qiao" w:date="2026-04-21T11:00:00Z"/>
          <w:rFonts w:ascii="Times New Roman" w:eastAsia="宋体" w:hAnsi="Times New Roman" w:cs="Times New Roman"/>
          <w:color w:val="000000" w:themeColor="text1"/>
          <w:sz w:val="28"/>
          <w:szCs w:val="28"/>
          <w14:ligatures w14:val="none"/>
        </w:rPr>
      </w:pPr>
      <w:ins w:id="1373" w:author="yun qiao" w:date="2026-04-21T11:00:00Z">
        <w:r w:rsidRPr="004B17D5">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ins>
    </w:p>
    <w:p w14:paraId="4A55A9B3" w14:textId="77777777" w:rsidR="00595429" w:rsidRPr="004B17D5" w:rsidRDefault="00595429" w:rsidP="00595429">
      <w:pPr>
        <w:widowControl/>
        <w:spacing w:before="100" w:after="0" w:line="480" w:lineRule="exact"/>
        <w:ind w:firstLineChars="202" w:firstLine="566"/>
        <w:jc w:val="both"/>
        <w:rPr>
          <w:ins w:id="1374" w:author="yun qiao" w:date="2026-04-21T11:00:00Z"/>
          <w:rFonts w:ascii="Times New Roman" w:eastAsia="宋体" w:hAnsi="Times New Roman" w:cs="Times New Roman"/>
          <w:color w:val="000000" w:themeColor="text1"/>
          <w:sz w:val="28"/>
          <w:szCs w:val="28"/>
          <w14:ligatures w14:val="none"/>
        </w:rPr>
      </w:pPr>
      <w:ins w:id="1375" w:author="yun qiao" w:date="2026-04-21T11:00:00Z">
        <w:r w:rsidRPr="004B17D5">
          <w:rPr>
            <w:rFonts w:ascii="Times New Roman" w:eastAsia="宋体" w:hAnsi="Times New Roman" w:cs="Times New Roman" w:hint="eastAsia"/>
            <w:color w:val="000000" w:themeColor="text1"/>
            <w:sz w:val="28"/>
            <w:szCs w:val="28"/>
            <w14:ligatures w14:val="none"/>
          </w:rPr>
          <w:t>首先，在训练初期采用教师强制（</w:t>
        </w:r>
        <w:r w:rsidRPr="004B17D5">
          <w:rPr>
            <w:rFonts w:ascii="Times New Roman" w:eastAsia="宋体" w:hAnsi="Times New Roman" w:cs="Times New Roman"/>
            <w:color w:val="000000" w:themeColor="text1"/>
            <w:sz w:val="28"/>
            <w:szCs w:val="28"/>
            <w14:ligatures w14:val="none"/>
          </w:rPr>
          <w:t>Teacher Forcing</w:t>
        </w:r>
        <w:r w:rsidRPr="004B17D5">
          <w:rPr>
            <w:rFonts w:ascii="Times New Roman" w:eastAsia="宋体" w:hAnsi="Times New Roman" w:cs="Times New Roman" w:hint="eastAsia"/>
            <w:color w:val="000000" w:themeColor="text1"/>
            <w:sz w:val="28"/>
            <w:szCs w:val="28"/>
            <w14:ligatures w14:val="none"/>
          </w:rPr>
          <w:t>）策略，即在每个</w:t>
        </w:r>
        <w:proofErr w:type="gramStart"/>
        <w:r w:rsidRPr="004B17D5">
          <w:rPr>
            <w:rFonts w:ascii="Times New Roman" w:eastAsia="宋体" w:hAnsi="Times New Roman" w:cs="Times New Roman" w:hint="eastAsia"/>
            <w:color w:val="000000" w:themeColor="text1"/>
            <w:sz w:val="28"/>
            <w:szCs w:val="28"/>
            <w14:ligatures w14:val="none"/>
          </w:rPr>
          <w:t>时间步均使用</w:t>
        </w:r>
        <w:proofErr w:type="gramEnd"/>
        <w:r w:rsidRPr="004B17D5">
          <w:rPr>
            <w:rFonts w:ascii="Times New Roman" w:eastAsia="宋体" w:hAnsi="Times New Roman" w:cs="Times New Roman" w:hint="eastAsia"/>
            <w:color w:val="000000" w:themeColor="text1"/>
            <w:sz w:val="28"/>
            <w:szCs w:val="28"/>
            <w14:ligatures w14:val="none"/>
          </w:rPr>
          <w:t>真实序列作为输入，使模型快速学习基本的序列生成能力。随后，引入计划采样（</w:t>
        </w:r>
        <w:r w:rsidRPr="004B17D5">
          <w:rPr>
            <w:rFonts w:ascii="Times New Roman" w:eastAsia="宋体" w:hAnsi="Times New Roman" w:cs="Times New Roman"/>
            <w:color w:val="000000" w:themeColor="text1"/>
            <w:sz w:val="28"/>
            <w:szCs w:val="28"/>
            <w14:ligatures w14:val="none"/>
          </w:rPr>
          <w:t>Scheduled Sampling</w:t>
        </w:r>
        <w:r w:rsidRPr="004B17D5">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ins>
    </w:p>
    <w:p w14:paraId="535C2559" w14:textId="77777777" w:rsidR="00595429" w:rsidRPr="004B17D5" w:rsidRDefault="00595429" w:rsidP="00595429">
      <w:pPr>
        <w:widowControl/>
        <w:spacing w:before="100" w:after="0" w:line="360" w:lineRule="auto"/>
        <w:ind w:firstLineChars="202" w:firstLine="566"/>
        <w:jc w:val="both"/>
        <w:rPr>
          <w:ins w:id="1376" w:author="yun qiao" w:date="2026-04-21T11:00:00Z"/>
          <w:rFonts w:ascii="Times New Roman" w:eastAsia="宋体" w:hAnsi="Times New Roman" w:cs="Times New Roman"/>
          <w:i/>
          <w:color w:val="000000" w:themeColor="text1"/>
          <w:sz w:val="28"/>
          <w:szCs w:val="28"/>
          <w14:ligatures w14:val="none"/>
        </w:rPr>
      </w:pPr>
      <m:oMathPara>
        <m:oMath>
          <m:sSub>
            <m:sSubPr>
              <m:ctrlPr>
                <w:ins w:id="1377" w:author="yun qiao" w:date="2026-04-21T11:00:00Z">
                  <w:rPr>
                    <w:rFonts w:ascii="Cambria Math" w:eastAsia="宋体" w:hAnsi="Cambria Math" w:cs="Times New Roman"/>
                    <w:i/>
                    <w:color w:val="000000" w:themeColor="text1"/>
                    <w:sz w:val="28"/>
                    <w:szCs w:val="28"/>
                    <w14:ligatures w14:val="none"/>
                  </w:rPr>
                </w:ins>
              </m:ctrlPr>
            </m:sSubPr>
            <m:e>
              <m:r>
                <w:ins w:id="1378" w:author="yun qiao" w:date="2026-04-21T11:00:00Z">
                  <w:rPr>
                    <w:rFonts w:ascii="Cambria Math" w:eastAsia="宋体" w:hAnsi="Cambria Math" w:cs="Times New Roman"/>
                    <w:color w:val="000000" w:themeColor="text1"/>
                    <w:sz w:val="28"/>
                    <w:szCs w:val="28"/>
                    <w14:ligatures w14:val="none"/>
                  </w:rPr>
                  <m:t>P</m:t>
                </w:ins>
              </m:r>
            </m:e>
            <m:sub>
              <m:r>
                <w:ins w:id="1379" w:author="yun qiao" w:date="2026-04-21T11:00:00Z">
                  <m:rPr>
                    <m:nor/>
                  </m:rPr>
                  <w:rPr>
                    <w:rFonts w:ascii="Times New Roman" w:eastAsia="宋体" w:hAnsi="Times New Roman" w:cs="Times New Roman"/>
                    <w:i/>
                    <w:color w:val="000000" w:themeColor="text1"/>
                    <w:sz w:val="28"/>
                    <w:szCs w:val="28"/>
                    <w14:ligatures w14:val="none"/>
                  </w:rPr>
                  <m:t>AR</m:t>
                </w:ins>
              </m:r>
            </m:sub>
          </m:sSub>
          <m:r>
            <w:ins w:id="1380" w:author="yun qiao" w:date="2026-04-21T11:00:00Z">
              <w:rPr>
                <w:rFonts w:ascii="Cambria Math" w:eastAsia="宋体" w:hAnsi="Cambria Math" w:cs="Times New Roman"/>
                <w:color w:val="000000" w:themeColor="text1"/>
                <w:sz w:val="28"/>
                <w:szCs w:val="28"/>
                <w14:ligatures w14:val="none"/>
              </w:rPr>
              <m:t>=α⋅</m:t>
            </w:ins>
          </m:r>
          <m:f>
            <m:fPr>
              <m:ctrlPr>
                <w:ins w:id="1381" w:author="yun qiao" w:date="2026-04-21T11:00:00Z">
                  <w:rPr>
                    <w:rFonts w:ascii="Cambria Math" w:eastAsia="宋体" w:hAnsi="Cambria Math" w:cs="Times New Roman"/>
                    <w:i/>
                    <w:color w:val="000000" w:themeColor="text1"/>
                    <w:sz w:val="28"/>
                    <w:szCs w:val="28"/>
                    <w14:ligatures w14:val="none"/>
                  </w:rPr>
                </w:ins>
              </m:ctrlPr>
            </m:fPr>
            <m:num>
              <m:r>
                <w:ins w:id="1382" w:author="yun qiao" w:date="2026-04-21T11:00:00Z">
                  <w:rPr>
                    <w:rFonts w:ascii="Cambria Math" w:eastAsia="宋体" w:hAnsi="Cambria Math" w:cs="Times New Roman"/>
                    <w:color w:val="000000" w:themeColor="text1"/>
                    <w:sz w:val="28"/>
                    <w:szCs w:val="28"/>
                    <w14:ligatures w14:val="none"/>
                  </w:rPr>
                  <m:t>t</m:t>
                </w:ins>
              </m:r>
            </m:num>
            <m:den>
              <m:r>
                <w:ins w:id="1383" w:author="yun qiao" w:date="2026-04-21T11:00:00Z">
                  <w:rPr>
                    <w:rFonts w:ascii="Cambria Math" w:eastAsia="宋体" w:hAnsi="Cambria Math" w:cs="Times New Roman"/>
                    <w:color w:val="000000" w:themeColor="text1"/>
                    <w:sz w:val="28"/>
                    <w:szCs w:val="28"/>
                    <w14:ligatures w14:val="none"/>
                  </w:rPr>
                  <m:t>T</m:t>
                </w:ins>
              </m:r>
            </m:den>
          </m:f>
        </m:oMath>
      </m:oMathPara>
    </w:p>
    <w:p w14:paraId="1111A1B3" w14:textId="77777777" w:rsidR="00595429" w:rsidRPr="004B17D5" w:rsidRDefault="00595429" w:rsidP="00595429">
      <w:pPr>
        <w:widowControl/>
        <w:spacing w:before="100" w:after="0" w:line="480" w:lineRule="exact"/>
        <w:ind w:firstLineChars="202" w:firstLine="566"/>
        <w:jc w:val="both"/>
        <w:rPr>
          <w:ins w:id="1384" w:author="yun qiao" w:date="2026-04-21T11:00:00Z"/>
          <w:rFonts w:ascii="Times New Roman" w:eastAsia="宋体" w:hAnsi="Times New Roman" w:cs="Times New Roman"/>
          <w:color w:val="000000" w:themeColor="text1"/>
          <w:sz w:val="28"/>
          <w:szCs w:val="28"/>
          <w14:ligatures w14:val="none"/>
        </w:rPr>
      </w:pPr>
      <w:ins w:id="1385" w:author="yun qiao" w:date="2026-04-21T11:00:00Z">
        <w:r w:rsidRPr="004B17D5">
          <w:rPr>
            <w:rFonts w:ascii="Times New Roman" w:eastAsia="宋体" w:hAnsi="Times New Roman" w:cs="Times New Roman" w:hint="eastAsia"/>
            <w:color w:val="000000" w:themeColor="text1"/>
            <w:sz w:val="28"/>
            <w:szCs w:val="28"/>
            <w14:ligatures w14:val="none"/>
          </w:rPr>
          <w:t>其中，</w:t>
        </w:r>
      </w:ins>
      <m:oMath>
        <m:r>
          <w:ins w:id="1386" w:author="yun qiao" w:date="2026-04-21T11:00:00Z">
            <w:rPr>
              <w:rFonts w:ascii="Cambria Math" w:eastAsia="宋体" w:hAnsi="Cambria Math" w:cs="Times New Roman"/>
              <w:color w:val="000000" w:themeColor="text1"/>
              <w:sz w:val="28"/>
              <w:szCs w:val="28"/>
              <w14:ligatures w14:val="none"/>
            </w:rPr>
            <m:t>t</m:t>
          </w:ins>
        </m:r>
      </m:oMath>
      <w:ins w:id="1387" w:author="yun qiao" w:date="2026-04-21T11:00:00Z">
        <w:r w:rsidRPr="004B17D5">
          <w:rPr>
            <w:rFonts w:ascii="Times New Roman" w:eastAsia="宋体" w:hAnsi="Times New Roman" w:cs="Times New Roman" w:hint="eastAsia"/>
            <w:color w:val="000000" w:themeColor="text1"/>
            <w:sz w:val="28"/>
            <w:szCs w:val="28"/>
            <w14:ligatures w14:val="none"/>
          </w:rPr>
          <w:t>为当前训练步数，</w:t>
        </w:r>
      </w:ins>
      <m:oMath>
        <m:r>
          <w:ins w:id="1388" w:author="yun qiao" w:date="2026-04-21T11:00:00Z">
            <w:rPr>
              <w:rFonts w:ascii="Cambria Math" w:eastAsia="宋体" w:hAnsi="Cambria Math" w:cs="Times New Roman"/>
              <w:color w:val="000000" w:themeColor="text1"/>
              <w:sz w:val="28"/>
              <w:szCs w:val="28"/>
              <w14:ligatures w14:val="none"/>
            </w:rPr>
            <m:t>T</m:t>
          </w:ins>
        </m:r>
      </m:oMath>
      <w:ins w:id="1389" w:author="yun qiao" w:date="2026-04-21T11:00:00Z">
        <w:r w:rsidRPr="004B17D5">
          <w:rPr>
            <w:rFonts w:ascii="Times New Roman" w:eastAsia="宋体" w:hAnsi="Times New Roman" w:cs="Times New Roman" w:hint="eastAsia"/>
            <w:color w:val="000000" w:themeColor="text1"/>
            <w:sz w:val="28"/>
            <w:szCs w:val="28"/>
            <w14:ligatures w14:val="none"/>
          </w:rPr>
          <w:t>为总训练步数，</w:t>
        </w:r>
        <w:r w:rsidRPr="004B17D5">
          <w:rPr>
            <w:rFonts w:ascii="Times New Roman" w:eastAsia="宋体" w:hAnsi="Times New Roman" w:cs="Times New Roman"/>
            <w:i/>
            <w:iCs/>
            <w:color w:val="000000" w:themeColor="text1"/>
            <w:sz w:val="28"/>
            <w:szCs w:val="28"/>
            <w14:ligatures w14:val="none"/>
          </w:rPr>
          <w:t>α</w:t>
        </w:r>
        <w:r w:rsidRPr="004B17D5">
          <w:rPr>
            <w:rFonts w:ascii="Times New Roman" w:eastAsia="宋体" w:hAnsi="Times New Roman" w:cs="Times New Roman"/>
            <w:color w:val="000000" w:themeColor="text1"/>
            <w:sz w:val="28"/>
            <w:szCs w:val="28"/>
            <w14:ligatures w14:val="none"/>
          </w:rPr>
          <w:t>为调节系数</w:t>
        </w:r>
        <w:r w:rsidRPr="004B17D5">
          <w:rPr>
            <w:rFonts w:ascii="Times New Roman" w:eastAsia="宋体" w:hAnsi="Times New Roman" w:cs="Times New Roman" w:hint="eastAsia"/>
            <w:color w:val="000000" w:themeColor="text1"/>
            <w:sz w:val="28"/>
            <w:szCs w:val="28"/>
            <w14:ligatures w14:val="none"/>
          </w:rPr>
          <w:t>。</w:t>
        </w:r>
      </w:ins>
    </w:p>
    <w:p w14:paraId="6C7505C0" w14:textId="77777777" w:rsidR="00595429" w:rsidRPr="00124DA7" w:rsidRDefault="00595429" w:rsidP="00595429">
      <w:pPr>
        <w:widowControl/>
        <w:spacing w:before="100" w:after="0" w:line="480" w:lineRule="exact"/>
        <w:ind w:firstLineChars="202" w:firstLine="566"/>
        <w:jc w:val="both"/>
        <w:rPr>
          <w:ins w:id="1390" w:author="yun qiao" w:date="2026-04-21T11:00:00Z"/>
          <w:rFonts w:ascii="Times New Roman" w:eastAsia="宋体" w:hAnsi="Times New Roman" w:cs="Times New Roman"/>
          <w:color w:val="000000" w:themeColor="text1"/>
          <w:sz w:val="28"/>
          <w:szCs w:val="28"/>
          <w14:ligatures w14:val="none"/>
        </w:rPr>
      </w:pPr>
      <w:ins w:id="1391" w:author="yun qiao" w:date="2026-04-21T11:00:00Z">
        <w:r w:rsidRPr="00124DA7">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w:t>
        </w:r>
        <w:proofErr w:type="gramStart"/>
        <w:r w:rsidRPr="00124DA7">
          <w:rPr>
            <w:rFonts w:ascii="Times New Roman" w:eastAsia="宋体" w:hAnsi="Times New Roman" w:cs="Times New Roman"/>
            <w:color w:val="000000" w:themeColor="text1"/>
            <w:sz w:val="28"/>
            <w:szCs w:val="28"/>
            <w14:ligatures w14:val="none"/>
          </w:rPr>
          <w:t>至复杂</w:t>
        </w:r>
        <w:proofErr w:type="gramEnd"/>
        <w:r w:rsidRPr="00124DA7">
          <w:rPr>
            <w:rFonts w:ascii="Times New Roman" w:eastAsia="宋体" w:hAnsi="Times New Roman" w:cs="Times New Roman"/>
            <w:color w:val="000000" w:themeColor="text1"/>
            <w:sz w:val="28"/>
            <w:szCs w:val="28"/>
            <w14:ligatures w14:val="none"/>
          </w:rPr>
          <w:t>模式。</w:t>
        </w:r>
      </w:ins>
    </w:p>
    <w:p w14:paraId="606A79A7" w14:textId="77777777" w:rsidR="00595429" w:rsidRPr="004B17D5" w:rsidRDefault="00595429" w:rsidP="00595429">
      <w:pPr>
        <w:widowControl/>
        <w:spacing w:before="100" w:after="0" w:line="480" w:lineRule="exact"/>
        <w:ind w:firstLineChars="202" w:firstLine="566"/>
        <w:jc w:val="both"/>
        <w:rPr>
          <w:ins w:id="1392" w:author="yun qiao" w:date="2026-04-21T11:00:00Z"/>
          <w:rFonts w:ascii="Times New Roman" w:eastAsia="宋体" w:hAnsi="Times New Roman" w:cs="Times New Roman"/>
          <w:color w:val="000000" w:themeColor="text1"/>
          <w:sz w:val="28"/>
          <w:szCs w:val="28"/>
          <w14:ligatures w14:val="none"/>
        </w:rPr>
      </w:pPr>
      <w:ins w:id="1393" w:author="yun qiao" w:date="2026-04-21T11:00:00Z">
        <w:r w:rsidRPr="00124DA7">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sidRPr="004B17D5">
          <w:rPr>
            <w:rFonts w:ascii="Times New Roman" w:eastAsia="宋体" w:hAnsi="Times New Roman" w:cs="Times New Roman" w:hint="eastAsia"/>
            <w:color w:val="000000" w:themeColor="text1"/>
            <w:sz w:val="28"/>
            <w:szCs w:val="28"/>
            <w14:ligatures w14:val="none"/>
          </w:rPr>
          <w:t>。</w:t>
        </w:r>
      </w:ins>
    </w:p>
    <w:p w14:paraId="70C10123" w14:textId="77777777" w:rsidR="00595429" w:rsidRPr="00595429" w:rsidRDefault="00595429" w:rsidP="00063F66">
      <w:pPr>
        <w:spacing w:after="120" w:line="480" w:lineRule="exact"/>
        <w:ind w:firstLineChars="200" w:firstLine="560"/>
        <w:jc w:val="both"/>
        <w:rPr>
          <w:rFonts w:ascii="Times New Roman" w:eastAsia="宋体" w:hAnsi="Times New Roman" w:cs="Times New Roman" w:hint="eastAsia"/>
          <w:color w:val="000000" w:themeColor="text1"/>
          <w:sz w:val="28"/>
          <w14:ligatures w14:val="none"/>
        </w:rPr>
      </w:pPr>
    </w:p>
    <w:p w14:paraId="587AF7BA" w14:textId="1EEFDBCE" w:rsidR="002D5BD5" w:rsidRPr="00BB24F9" w:rsidRDefault="002D5BD5" w:rsidP="00BB24F9">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Change w:id="1394" w:author="yun qiao" w:date="2026-04-21T14:52:00Z">
          <w:pPr>
            <w:spacing w:after="120" w:line="500" w:lineRule="exact"/>
            <w:ind w:firstLineChars="200" w:firstLine="560"/>
            <w:jc w:val="both"/>
          </w:pPr>
        </w:pPrChange>
      </w:pPr>
      <w:bookmarkStart w:id="1395" w:name="_Hlk227244226"/>
      <w:bookmarkEnd w:id="522"/>
      <w:r w:rsidRPr="00BB24F9">
        <w:rPr>
          <w:rFonts w:ascii="Times New Roman" w:eastAsia="宋体" w:hAnsi="Times New Roman" w:cs="Times New Roman"/>
          <w:color w:val="000000" w:themeColor="text1"/>
          <w:sz w:val="28"/>
          <w:highlight w:val="yellow"/>
          <w14:ligatures w14:val="none"/>
          <w:rPrChange w:id="1396" w:author="yun qiao" w:date="2026-04-21T14:52:00Z">
            <w:rPr>
              <w:rFonts w:ascii="Times New Roman" w:eastAsia="宋体" w:hAnsi="Times New Roman" w:cs="Times New Roman"/>
              <w:color w:val="000000" w:themeColor="text1"/>
              <w:sz w:val="28"/>
              <w14:ligatures w14:val="none"/>
            </w:rPr>
          </w:rPrChange>
        </w:rPr>
        <w:t>S2</w:t>
      </w:r>
      <w:r w:rsidRPr="00BB24F9">
        <w:rPr>
          <w:rFonts w:ascii="Times New Roman" w:eastAsia="宋体" w:hAnsi="Times New Roman" w:cs="Times New Roman" w:hint="eastAsia"/>
          <w:color w:val="000000" w:themeColor="text1"/>
          <w:sz w:val="28"/>
          <w:highlight w:val="yellow"/>
          <w14:ligatures w14:val="none"/>
          <w:rPrChange w:id="1397" w:author="yun qiao" w:date="2026-04-21T14:52:00Z">
            <w:rPr>
              <w:rFonts w:ascii="Times New Roman" w:eastAsia="宋体" w:hAnsi="Times New Roman" w:cs="Times New Roman" w:hint="eastAsia"/>
              <w:color w:val="000000" w:themeColor="text1"/>
              <w:sz w:val="28"/>
              <w14:ligatures w14:val="none"/>
            </w:rPr>
          </w:rPrChange>
        </w:rPr>
        <w:t>、</w:t>
      </w:r>
      <w:ins w:id="1398" w:author="yun qiao" w:date="2026-04-21T14:52:00Z">
        <w:r w:rsidR="00BB24F9" w:rsidRPr="00BB24F9">
          <w:rPr>
            <w:rFonts w:ascii="Times New Roman" w:eastAsia="宋体" w:hAnsi="Times New Roman" w:cs="Times New Roman"/>
            <w:color w:val="000000" w:themeColor="text1"/>
            <w:sz w:val="28"/>
            <w:szCs w:val="28"/>
            <w:highlight w:val="yellow"/>
            <w14:ligatures w14:val="none"/>
            <w:rPrChange w:id="1399" w:author="yun qiao" w:date="2026-04-21T14:52:00Z">
              <w:rPr>
                <w:rFonts w:ascii="Times New Roman" w:eastAsia="宋体" w:hAnsi="Times New Roman" w:cs="Times New Roman"/>
                <w:color w:val="000000" w:themeColor="text1"/>
                <w:sz w:val="28"/>
                <w:szCs w:val="28"/>
                <w14:ligatures w14:val="none"/>
              </w:rPr>
            </w:rPrChange>
          </w:rPr>
          <w:t>通过接收用户输入的自然语言地理处理任务描述，对所述任务描述进行语义解析，提取地理处理相关的结构化语义特征，并构建统一的结构化语义表示</w:t>
        </w:r>
      </w:ins>
      <w:del w:id="1400" w:author="yun qiao" w:date="2026-04-21T14:52:00Z">
        <w:r w:rsidRPr="00BB24F9" w:rsidDel="00BB24F9">
          <w:rPr>
            <w:rFonts w:ascii="Times New Roman" w:eastAsia="宋体" w:hAnsi="Times New Roman" w:cs="Times New Roman" w:hint="eastAsia"/>
            <w:color w:val="000000" w:themeColor="text1"/>
            <w:sz w:val="28"/>
            <w:szCs w:val="28"/>
            <w:highlight w:val="yellow"/>
            <w14:ligatures w14:val="none"/>
            <w:rPrChange w:id="1401" w:author="yun qiao" w:date="2026-04-21T14:52:00Z">
              <w:rPr>
                <w:rFonts w:ascii="Times New Roman" w:eastAsia="宋体" w:hAnsi="Times New Roman" w:cs="Times New Roman" w:hint="eastAsia"/>
                <w:color w:val="000000" w:themeColor="text1"/>
                <w:sz w:val="28"/>
                <w:szCs w:val="28"/>
                <w14:ligatures w14:val="none"/>
              </w:rPr>
            </w:rPrChange>
          </w:rPr>
          <w:delText>通过接收用户输入的自然语言地理处理任务描述，对所述任务描述进行语义解析，提取地理处理操作类型、空间数据对象及处理约束条件等结构化语义特征，并基于预定义的地理处理任务类型体系构建统一的结构化语义表示</w:delText>
        </w:r>
      </w:del>
      <w:bookmarkEnd w:id="1395"/>
      <w:r w:rsidRPr="00BB24F9">
        <w:rPr>
          <w:rFonts w:ascii="Times New Roman" w:eastAsia="宋体" w:hAnsi="Times New Roman" w:cs="Times New Roman" w:hint="eastAsia"/>
          <w:color w:val="000000" w:themeColor="text1"/>
          <w:sz w:val="28"/>
          <w:highlight w:val="yellow"/>
          <w14:ligatures w14:val="none"/>
          <w:rPrChange w:id="1402" w:author="yun qiao" w:date="2026-04-21T14:52:00Z">
            <w:rPr>
              <w:rFonts w:ascii="Times New Roman" w:eastAsia="宋体" w:hAnsi="Times New Roman" w:cs="Times New Roman" w:hint="eastAsia"/>
              <w:color w:val="000000" w:themeColor="text1"/>
              <w:sz w:val="28"/>
              <w14:ligatures w14:val="none"/>
            </w:rPr>
          </w:rPrChange>
        </w:rPr>
        <w:t>。</w:t>
      </w:r>
    </w:p>
    <w:p w14:paraId="07B343C8" w14:textId="6DD2F626" w:rsidR="007074F6" w:rsidRPr="004B17D5" w:rsidRDefault="007074F6" w:rsidP="00862C2D">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1403" w:name="_Hlk227244378"/>
      <w:r w:rsidRPr="004B17D5">
        <w:rPr>
          <w:rFonts w:ascii="Times New Roman" w:eastAsia="宋体" w:hAnsi="Times New Roman" w:cs="Times New Roman" w:hint="eastAsia"/>
          <w:color w:val="000000" w:themeColor="text1"/>
          <w:sz w:val="28"/>
          <w14:ligatures w14:val="none"/>
        </w:rPr>
        <w:t>S21</w:t>
      </w:r>
      <w:r w:rsidRPr="004B17D5">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404" w:name="_Hlk227244400"/>
      <w:bookmarkEnd w:id="1403"/>
      <w:r w:rsidRPr="004B17D5">
        <w:rPr>
          <w:rFonts w:ascii="Times New Roman" w:eastAsia="宋体" w:hAnsi="Times New Roman" w:cs="Times New Roman"/>
          <w:color w:val="000000" w:themeColor="text1"/>
          <w:sz w:val="28"/>
          <w14:ligatures w14:val="none"/>
        </w:rPr>
        <w:lastRenderedPageBreak/>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2638E395" w14:textId="77777777" w:rsidR="00862C2D" w:rsidRPr="004B17D5" w:rsidRDefault="007074F6" w:rsidP="00862C2D">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1405" w:name="_Hlk227244409"/>
      <w:bookmarkEnd w:id="1404"/>
      <w:r w:rsidRPr="004B17D5">
        <w:rPr>
          <w:rFonts w:ascii="Times New Roman" w:eastAsia="宋体" w:hAnsi="Times New Roman" w:cs="Times New Roman" w:hint="eastAsia"/>
          <w:color w:val="000000" w:themeColor="text1"/>
          <w:sz w:val="28"/>
          <w14:ligatures w14:val="none"/>
        </w:rPr>
        <w:t>S22</w:t>
      </w:r>
      <w:r w:rsidRPr="004B17D5">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862C2D"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406" w:name="_Hlk227244419"/>
      <w:bookmarkEnd w:id="1405"/>
      <w:r w:rsidRPr="004B17D5">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1554DFBE" w:rsidR="007074F6" w:rsidRPr="004B17D5" w:rsidRDefault="00862C2D" w:rsidP="00862C2D">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sidRPr="004B17D5">
        <w:rPr>
          <w:rFonts w:ascii="Times New Roman" w:eastAsia="宋体" w:hAnsi="Times New Roman" w:cs="Times New Roman"/>
          <w:color w:val="000000" w:themeColor="text1"/>
          <w:sz w:val="28"/>
          <w14:ligatures w14:val="none"/>
        </w:rPr>
        <w:t>在</w:t>
      </w:r>
      <w:r w:rsidRPr="004B17D5">
        <w:rPr>
          <w:rFonts w:ascii="Times New Roman" w:eastAsia="宋体" w:hAnsi="Times New Roman" w:cs="Times New Roman" w:hint="eastAsia"/>
          <w:color w:val="000000" w:themeColor="text1"/>
          <w:sz w:val="28"/>
          <w14:ligatures w14:val="none"/>
        </w:rPr>
        <w:t>这</w:t>
      </w:r>
      <w:r w:rsidRPr="004B17D5">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所述相似度计算优选采用余弦相似度，其计算方式为</w:t>
      </w:r>
      <w:bookmarkEnd w:id="1406"/>
      <w:r w:rsidRPr="004B17D5">
        <w:rPr>
          <w:rFonts w:ascii="Times New Roman" w:eastAsia="宋体" w:hAnsi="Times New Roman" w:cs="Times New Roman" w:hint="eastAsia"/>
          <w:color w:val="000000" w:themeColor="text1"/>
          <w:sz w:val="28"/>
          <w14:ligatures w14:val="none"/>
        </w:rPr>
        <w:t>：</w:t>
      </w:r>
    </w:p>
    <w:p w14:paraId="6D4CE76C" w14:textId="4E7D759B" w:rsidR="007074F6" w:rsidRPr="004B17D5" w:rsidRDefault="00862C2D" w:rsidP="00862C2D">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i/>
              <w:iCs/>
              <w:color w:val="000000" w:themeColor="text1"/>
              <w:sz w:val="28"/>
              <w14:ligatures w14:val="none"/>
            </w:rPr>
            <m:t>sim</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45DF9A59" w14:textId="55B04D23" w:rsidR="007074F6" w:rsidRPr="004B17D5" w:rsidRDefault="007074F6" w:rsidP="00862C2D">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14:ligatures w14:val="none"/>
        </w:rPr>
        <w:t xml:space="preserve"> </w:t>
      </w:r>
      <w:r w:rsidR="00862C2D" w:rsidRPr="004B17D5">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q</m:t>
            </m:r>
          </m:sub>
        </m:sSub>
      </m:oMath>
      <w:r w:rsidR="00862C2D" w:rsidRPr="004B17D5">
        <w:rPr>
          <w:rFonts w:ascii="Times New Roman" w:eastAsia="宋体" w:hAnsi="Times New Roman" w:cs="Times New Roman" w:hint="eastAsia"/>
          <w:color w:val="000000" w:themeColor="text1"/>
          <w:sz w:val="28"/>
          <w:szCs w:val="28"/>
          <w14:ligatures w14:val="none"/>
        </w:rPr>
        <w:t>表示结构化语义表示对应的向量表示，</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i</m:t>
            </m:r>
          </m:sub>
        </m:sSub>
      </m:oMath>
      <w:r w:rsidR="00862C2D" w:rsidRPr="004B17D5">
        <w:rPr>
          <w:rFonts w:ascii="Times New Roman" w:eastAsia="宋体" w:hAnsi="Times New Roman" w:cs="Times New Roman" w:hint="eastAsia"/>
          <w:color w:val="000000" w:themeColor="text1"/>
          <w:sz w:val="28"/>
          <w:szCs w:val="28"/>
          <w14:ligatures w14:val="none"/>
        </w:rPr>
        <w:t>表示候选任务类型对应的向量表示。</w:t>
      </w:r>
      <w:bookmarkStart w:id="1407" w:name="_Hlk227244458"/>
      <w:r w:rsidRPr="004B17D5">
        <w:rPr>
          <w:rFonts w:ascii="Times New Roman" w:eastAsia="宋体" w:hAnsi="Times New Roman" w:cs="Times New Roman" w:hint="eastAsia"/>
          <w:color w:val="000000" w:themeColor="text1"/>
          <w:sz w:val="28"/>
          <w14:ligatures w14:val="none"/>
        </w:rPr>
        <w:t>选择相似度最高的候选任务类型作为所述任务描述对应的任务类型标识。</w:t>
      </w:r>
      <w:bookmarkEnd w:id="1407"/>
      <w:r w:rsidRPr="004B17D5">
        <w:rPr>
          <w:rFonts w:ascii="Times New Roman" w:eastAsia="宋体" w:hAnsi="Times New Roman" w:cs="Times New Roman" w:hint="eastAsia"/>
          <w:color w:val="000000" w:themeColor="text1"/>
          <w:sz w:val="28"/>
          <w14:ligatures w14:val="none"/>
        </w:rPr>
        <w:t>在获得任务类型标识后，将所述任务类型标识与结构化语义特征进行统一组织，形成结构化语义表示，并将所述</w:t>
      </w:r>
      <w:bookmarkStart w:id="1408" w:name="_Hlk227244530"/>
      <w:r w:rsidRPr="004B17D5">
        <w:rPr>
          <w:rFonts w:ascii="Times New Roman" w:eastAsia="宋体" w:hAnsi="Times New Roman" w:cs="Times New Roman" w:hint="eastAsia"/>
          <w:color w:val="000000" w:themeColor="text1"/>
          <w:sz w:val="28"/>
          <w14:ligatures w14:val="none"/>
        </w:rPr>
        <w:t>任务类型标识、结构化语义表示及原始任务描述的文本编码结果作为后续</w:t>
      </w:r>
      <w:del w:id="1409" w:author="yun qiao" w:date="2026-04-20T09:57:00Z">
        <w:r w:rsidRPr="004B17D5" w:rsidDel="00EA2881">
          <w:rPr>
            <w:rFonts w:ascii="Times New Roman" w:eastAsia="宋体" w:hAnsi="Times New Roman" w:cs="Times New Roman" w:hint="eastAsia"/>
            <w:color w:val="000000" w:themeColor="text1"/>
            <w:sz w:val="28"/>
            <w14:ligatures w14:val="none"/>
          </w:rPr>
          <w:delText>专用序列生成模型</w:delText>
        </w:r>
      </w:del>
      <w:ins w:id="1410" w:author="yun qiao" w:date="2026-04-20T09:57:00Z">
        <w:r w:rsidR="00EA2881">
          <w:rPr>
            <w:rFonts w:ascii="Times New Roman" w:eastAsia="宋体" w:hAnsi="Times New Roman" w:cs="Times New Roman" w:hint="eastAsia"/>
            <w:color w:val="000000" w:themeColor="text1"/>
            <w:sz w:val="28"/>
            <w14:ligatures w14:val="none"/>
          </w:rPr>
          <w:t>条件化序列生成模型</w:t>
        </w:r>
      </w:ins>
      <w:r w:rsidRPr="004B17D5">
        <w:rPr>
          <w:rFonts w:ascii="Times New Roman" w:eastAsia="宋体" w:hAnsi="Times New Roman" w:cs="Times New Roman" w:hint="eastAsia"/>
          <w:color w:val="000000" w:themeColor="text1"/>
          <w:sz w:val="28"/>
          <w14:ligatures w14:val="none"/>
        </w:rPr>
        <w:t>的输入特征。</w:t>
      </w:r>
      <w:bookmarkEnd w:id="1408"/>
    </w:p>
    <w:p w14:paraId="0F9AC26E" w14:textId="2D72A340" w:rsidR="002D5BD5" w:rsidRPr="004B17D5" w:rsidDel="00595429" w:rsidRDefault="002D5BD5">
      <w:pPr>
        <w:widowControl/>
        <w:spacing w:before="100" w:after="0" w:line="480" w:lineRule="exact"/>
        <w:ind w:firstLineChars="200" w:firstLine="560"/>
        <w:jc w:val="both"/>
        <w:rPr>
          <w:del w:id="1411" w:author="yun qiao" w:date="2026-04-21T11:00:00Z"/>
          <w:rFonts w:ascii="Times New Roman" w:eastAsia="宋体" w:hAnsi="Times New Roman" w:cs="Times New Roman"/>
          <w:color w:val="000000" w:themeColor="text1"/>
          <w:sz w:val="28"/>
          <w:szCs w:val="28"/>
          <w14:ligatures w14:val="none"/>
        </w:rPr>
      </w:pPr>
      <w:bookmarkStart w:id="1412" w:name="_Hlk227244549"/>
      <w:del w:id="1413" w:author="yun qiao" w:date="2026-04-21T11:00:00Z">
        <w:r w:rsidRPr="004B17D5" w:rsidDel="00595429">
          <w:rPr>
            <w:rFonts w:ascii="Times New Roman" w:eastAsia="宋体" w:hAnsi="Times New Roman" w:cs="Times New Roman" w:hint="eastAsia"/>
            <w:color w:val="000000" w:themeColor="text1"/>
            <w:sz w:val="28"/>
            <w:szCs w:val="28"/>
            <w14:ligatures w14:val="none"/>
          </w:rPr>
          <w:delText>S3</w:delText>
        </w:r>
        <w:r w:rsidRPr="004B17D5" w:rsidDel="00595429">
          <w:rPr>
            <w:rFonts w:ascii="Times New Roman" w:eastAsia="宋体" w:hAnsi="Times New Roman" w:cs="Times New Roman" w:hint="eastAsia"/>
            <w:color w:val="000000" w:themeColor="text1"/>
            <w:sz w:val="28"/>
            <w:szCs w:val="28"/>
            <w14:ligatures w14:val="none"/>
          </w:rPr>
          <w:delText>、通过构建并训练面向地理处理任务的基于</w:delText>
        </w:r>
        <w:r w:rsidRPr="004B17D5" w:rsidDel="00595429">
          <w:rPr>
            <w:rFonts w:ascii="Times New Roman" w:eastAsia="宋体" w:hAnsi="Times New Roman" w:cs="Times New Roman" w:hint="eastAsia"/>
            <w:color w:val="000000" w:themeColor="text1"/>
            <w:sz w:val="28"/>
            <w:szCs w:val="28"/>
            <w14:ligatures w14:val="none"/>
          </w:rPr>
          <w:delText>Transformer</w:delText>
        </w:r>
        <w:r w:rsidRPr="004B17D5" w:rsidDel="00595429">
          <w:rPr>
            <w:rFonts w:ascii="Times New Roman" w:eastAsia="宋体" w:hAnsi="Times New Roman" w:cs="Times New Roman" w:hint="eastAsia"/>
            <w:color w:val="000000" w:themeColor="text1"/>
            <w:sz w:val="28"/>
            <w:szCs w:val="28"/>
            <w14:ligatures w14:val="none"/>
          </w:rPr>
          <w:delText>解码器的</w:delText>
        </w:r>
      </w:del>
      <w:del w:id="1414"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1415" w:author="yun qiao" w:date="2026-04-21T11:00:00Z">
        <w:r w:rsidRPr="004B17D5" w:rsidDel="00595429">
          <w:rPr>
            <w:rFonts w:ascii="Times New Roman" w:eastAsia="宋体" w:hAnsi="Times New Roman" w:cs="Times New Roman" w:hint="eastAsia"/>
            <w:color w:val="000000" w:themeColor="text1"/>
            <w:sz w:val="28"/>
            <w:szCs w:val="28"/>
            <w14:ligatures w14:val="none"/>
          </w:rPr>
          <w:delText>，所述</w:delText>
        </w:r>
      </w:del>
      <w:del w:id="1416" w:author="yun qiao" w:date="2026-04-20T09:57:00Z">
        <w:r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1417" w:author="yun qiao" w:date="2026-04-21T11:00:00Z">
        <w:r w:rsidRPr="004B17D5" w:rsidDel="00595429">
          <w:rPr>
            <w:rFonts w:ascii="Times New Roman" w:eastAsia="宋体" w:hAnsi="Times New Roman" w:cs="Times New Roman" w:hint="eastAsia"/>
            <w:color w:val="000000" w:themeColor="text1"/>
            <w:sz w:val="28"/>
            <w:szCs w:val="28"/>
            <w14:ligatures w14:val="none"/>
          </w:rPr>
          <w:delText>融合知识图谱语义先验，并采用特征级线性调制机制将任务条件向量注入各解码层。</w:delText>
        </w:r>
      </w:del>
    </w:p>
    <w:bookmarkEnd w:id="1412"/>
    <w:p w14:paraId="041D5F6A" w14:textId="6C82DBB7" w:rsidR="00B95363" w:rsidRPr="004B17D5" w:rsidDel="00595429" w:rsidRDefault="00000000">
      <w:pPr>
        <w:widowControl/>
        <w:spacing w:before="100" w:after="0" w:line="480" w:lineRule="exact"/>
        <w:ind w:firstLineChars="202" w:firstLine="566"/>
        <w:jc w:val="both"/>
        <w:rPr>
          <w:del w:id="1418" w:author="yun qiao" w:date="2026-04-21T11:00:00Z"/>
          <w:rFonts w:ascii="Times New Roman" w:eastAsia="宋体" w:hAnsi="Times New Roman" w:cs="Times New Roman"/>
          <w:color w:val="000000" w:themeColor="text1"/>
          <w:sz w:val="28"/>
          <w:szCs w:val="28"/>
          <w14:ligatures w14:val="none"/>
        </w:rPr>
      </w:pPr>
      <w:del w:id="1419"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9B62CC"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1</w:delText>
        </w:r>
        <w:r w:rsidRPr="004B17D5" w:rsidDel="00595429">
          <w:rPr>
            <w:rFonts w:ascii="Times New Roman" w:eastAsia="宋体" w:hAnsi="Times New Roman" w:cs="Times New Roman" w:hint="eastAsia"/>
            <w:color w:val="000000" w:themeColor="text1"/>
            <w:sz w:val="28"/>
            <w:szCs w:val="28"/>
            <w14:ligatures w14:val="none"/>
          </w:rPr>
          <w:delText>、</w:delText>
        </w:r>
      </w:del>
      <w:bookmarkStart w:id="1420" w:name="_Hlk227244575"/>
      <w:del w:id="1421" w:author="yun qiao" w:date="2026-04-20T09:57:00Z">
        <w:r w:rsidR="004D699D" w:rsidRPr="004B17D5" w:rsidDel="00EA2881">
          <w:rPr>
            <w:rFonts w:ascii="Times New Roman" w:eastAsia="宋体" w:hAnsi="Times New Roman" w:cs="Times New Roman" w:hint="eastAsia"/>
            <w:color w:val="000000" w:themeColor="text1"/>
            <w:sz w:val="28"/>
            <w:szCs w:val="28"/>
            <w14:ligatures w14:val="none"/>
          </w:rPr>
          <w:delText>专用序列生成模型</w:delText>
        </w:r>
      </w:del>
      <w:del w:id="1422" w:author="yun qiao" w:date="2026-04-21T11:00:00Z">
        <w:r w:rsidR="004D699D" w:rsidRPr="004B17D5" w:rsidDel="00595429">
          <w:rPr>
            <w:rFonts w:ascii="Times New Roman" w:eastAsia="宋体" w:hAnsi="Times New Roman" w:cs="Times New Roman" w:hint="eastAsia"/>
            <w:color w:val="000000" w:themeColor="text1"/>
            <w:sz w:val="28"/>
            <w:szCs w:val="28"/>
            <w14:ligatures w14:val="none"/>
          </w:rPr>
          <w:delText>总体架构</w:delText>
        </w:r>
        <w:bookmarkEnd w:id="1420"/>
        <w:r w:rsidRPr="004B17D5" w:rsidDel="00595429">
          <w:rPr>
            <w:rFonts w:ascii="Times New Roman" w:eastAsia="宋体" w:hAnsi="Times New Roman" w:cs="Times New Roman" w:hint="eastAsia"/>
            <w:color w:val="000000" w:themeColor="text1"/>
            <w:sz w:val="28"/>
            <w:szCs w:val="28"/>
            <w14:ligatures w14:val="none"/>
          </w:rPr>
          <w:delText>。</w:delText>
        </w:r>
      </w:del>
    </w:p>
    <w:p w14:paraId="17B65085" w14:textId="76746C29" w:rsidR="009B62CC" w:rsidRPr="009B62CC" w:rsidDel="00595429" w:rsidRDefault="009B62CC" w:rsidP="009B62CC">
      <w:pPr>
        <w:widowControl/>
        <w:spacing w:before="100" w:after="0" w:line="480" w:lineRule="exact"/>
        <w:ind w:firstLineChars="202" w:firstLine="566"/>
        <w:jc w:val="both"/>
        <w:rPr>
          <w:del w:id="1423" w:author="yun qiao" w:date="2026-04-21T11:00:00Z"/>
          <w:rFonts w:ascii="Times New Roman" w:eastAsia="宋体" w:hAnsi="Times New Roman" w:cs="Times New Roman"/>
          <w:color w:val="000000" w:themeColor="text1"/>
          <w:sz w:val="28"/>
          <w14:ligatures w14:val="none"/>
        </w:rPr>
      </w:pPr>
      <w:bookmarkStart w:id="1424" w:name="_Hlk227244596"/>
      <w:del w:id="1425" w:author="yun qiao" w:date="2026-04-21T11:00:00Z">
        <w:r w:rsidRPr="009B62CC" w:rsidDel="00595429">
          <w:rPr>
            <w:rFonts w:ascii="Times New Roman" w:eastAsia="宋体" w:hAnsi="Times New Roman" w:cs="Times New Roman"/>
            <w:color w:val="000000" w:themeColor="text1"/>
            <w:sz w:val="28"/>
            <w14:ligatures w14:val="none"/>
          </w:rPr>
          <w:delText>在本发明的一种实施方式中，</w:delText>
        </w:r>
        <w:bookmarkEnd w:id="1424"/>
        <w:r w:rsidRPr="009B62CC" w:rsidDel="00595429">
          <w:rPr>
            <w:rFonts w:ascii="Times New Roman" w:eastAsia="宋体" w:hAnsi="Times New Roman" w:cs="Times New Roman"/>
            <w:color w:val="000000" w:themeColor="text1"/>
            <w:sz w:val="28"/>
            <w14:ligatures w14:val="none"/>
          </w:rPr>
          <w:delText>构建基于</w:delText>
        </w:r>
        <w:r w:rsidRPr="009B62CC" w:rsidDel="00595429">
          <w:rPr>
            <w:rFonts w:ascii="Times New Roman" w:eastAsia="宋体" w:hAnsi="Times New Roman" w:cs="Times New Roman"/>
            <w:color w:val="000000" w:themeColor="text1"/>
            <w:sz w:val="28"/>
            <w14:ligatures w14:val="none"/>
          </w:rPr>
          <w:delText xml:space="preserve"> Transformer </w:delText>
        </w:r>
        <w:r w:rsidRPr="009B62CC" w:rsidDel="00595429">
          <w:rPr>
            <w:rFonts w:ascii="Times New Roman" w:eastAsia="宋体" w:hAnsi="Times New Roman" w:cs="Times New Roman"/>
            <w:color w:val="000000" w:themeColor="text1"/>
            <w:sz w:val="28"/>
            <w14:ligatures w14:val="none"/>
          </w:rPr>
          <w:delText>解码器的</w:delText>
        </w:r>
      </w:del>
      <w:del w:id="1426" w:author="yun qiao" w:date="2026-04-20T09:58:00Z">
        <w:r w:rsidRPr="009B62CC" w:rsidDel="00EA2881">
          <w:rPr>
            <w:rFonts w:ascii="Times New Roman" w:eastAsia="宋体" w:hAnsi="Times New Roman" w:cs="Times New Roman"/>
            <w:color w:val="000000" w:themeColor="text1"/>
            <w:sz w:val="28"/>
            <w14:ligatures w14:val="none"/>
          </w:rPr>
          <w:delText>任务</w:delText>
        </w:r>
      </w:del>
      <w:del w:id="1427" w:author="yun qiao" w:date="2026-04-21T11:00:00Z">
        <w:r w:rsidRPr="009B62CC" w:rsidDel="00595429">
          <w:rPr>
            <w:rFonts w:ascii="Times New Roman" w:eastAsia="宋体" w:hAnsi="Times New Roman" w:cs="Times New Roman"/>
            <w:color w:val="000000" w:themeColor="text1"/>
            <w:sz w:val="28"/>
            <w14:ligatures w14:val="none"/>
          </w:rPr>
          <w:delText>条件化序列生成模型。所述模型包括文本编码模块、条件融合模块、条件化解码模块及输出投影模块，请参阅图</w:delText>
        </w:r>
        <w:r w:rsidRPr="009B62CC" w:rsidDel="00595429">
          <w:rPr>
            <w:rFonts w:ascii="Times New Roman" w:eastAsia="宋体" w:hAnsi="Times New Roman" w:cs="Times New Roman"/>
            <w:color w:val="000000" w:themeColor="text1"/>
            <w:sz w:val="28"/>
            <w14:ligatures w14:val="none"/>
          </w:rPr>
          <w:delText>3</w:delText>
        </w:r>
        <w:r w:rsidRPr="009B62CC" w:rsidDel="00595429">
          <w:rPr>
            <w:rFonts w:ascii="Times New Roman" w:eastAsia="宋体" w:hAnsi="Times New Roman" w:cs="Times New Roman"/>
            <w:color w:val="000000" w:themeColor="text1"/>
            <w:sz w:val="28"/>
            <w14:ligatures w14:val="none"/>
          </w:rPr>
          <w:delText>。</w:delText>
        </w:r>
      </w:del>
    </w:p>
    <w:p w14:paraId="483BA9ED" w14:textId="55086E4D" w:rsidR="009B62CC" w:rsidRPr="009B62CC" w:rsidDel="00595429" w:rsidRDefault="009B62CC" w:rsidP="009B62CC">
      <w:pPr>
        <w:widowControl/>
        <w:spacing w:before="100" w:after="0" w:line="480" w:lineRule="exact"/>
        <w:ind w:firstLineChars="202" w:firstLine="566"/>
        <w:jc w:val="both"/>
        <w:rPr>
          <w:del w:id="1428" w:author="yun qiao" w:date="2026-04-21T11:00:00Z"/>
          <w:rFonts w:ascii="Times New Roman" w:eastAsia="宋体" w:hAnsi="Times New Roman" w:cs="Times New Roman"/>
          <w:color w:val="000000" w:themeColor="text1"/>
          <w:sz w:val="28"/>
          <w14:ligatures w14:val="none"/>
        </w:rPr>
      </w:pPr>
      <w:del w:id="1429" w:author="yun qiao" w:date="2026-04-21T11:00:00Z">
        <w:r w:rsidRPr="009B62CC" w:rsidDel="00595429">
          <w:rPr>
            <w:rFonts w:ascii="Times New Roman" w:eastAsia="宋体" w:hAnsi="Times New Roman" w:cs="Times New Roman"/>
            <w:color w:val="000000" w:themeColor="text1"/>
            <w:sz w:val="28"/>
            <w14:ligatures w14:val="none"/>
          </w:rPr>
          <w:delText>所述模型以任务语义为条件，对操作原语序列进行自回归生成，其输入包括结构化语义表示、任务类型标识以及已生成的操作原语序列，输出为下一时刻操作原语的概率分布</w:delText>
        </w:r>
        <w:bookmarkStart w:id="1430" w:name="_Hlk227244663"/>
        <w:r w:rsidRPr="009B62CC" w:rsidDel="00595429">
          <w:rPr>
            <w:rFonts w:ascii="Times New Roman" w:eastAsia="宋体" w:hAnsi="Times New Roman" w:cs="Times New Roman"/>
            <w:color w:val="000000" w:themeColor="text1"/>
            <w:sz w:val="28"/>
            <w14:ligatures w14:val="none"/>
          </w:rPr>
          <w:delText>，从而形成面向地理处理任务的</w:delText>
        </w:r>
      </w:del>
      <w:del w:id="1431" w:author="yun qiao" w:date="2026-04-20T09:57:00Z">
        <w:r w:rsidRPr="009B62CC" w:rsidDel="00EA2881">
          <w:rPr>
            <w:rFonts w:ascii="Times New Roman" w:eastAsia="宋体" w:hAnsi="Times New Roman" w:cs="Times New Roman"/>
            <w:color w:val="000000" w:themeColor="text1"/>
            <w:sz w:val="28"/>
            <w14:ligatures w14:val="none"/>
          </w:rPr>
          <w:delText>专用序列生成模型</w:delText>
        </w:r>
      </w:del>
      <w:bookmarkEnd w:id="1430"/>
      <w:del w:id="1432" w:author="yun qiao" w:date="2026-04-21T11:00:00Z">
        <w:r w:rsidRPr="009B62CC" w:rsidDel="00595429">
          <w:rPr>
            <w:rFonts w:ascii="Times New Roman" w:eastAsia="宋体" w:hAnsi="Times New Roman" w:cs="Times New Roman"/>
            <w:color w:val="000000" w:themeColor="text1"/>
            <w:sz w:val="28"/>
            <w14:ligatures w14:val="none"/>
          </w:rPr>
          <w:delText>。</w:delText>
        </w:r>
      </w:del>
    </w:p>
    <w:p w14:paraId="16050551" w14:textId="20775345" w:rsidR="009B62CC" w:rsidRPr="004B17D5" w:rsidDel="00595429" w:rsidRDefault="009B62CC" w:rsidP="009B62CC">
      <w:pPr>
        <w:widowControl/>
        <w:spacing w:before="100" w:after="0" w:line="480" w:lineRule="exact"/>
        <w:ind w:leftChars="100" w:left="220" w:firstLineChars="102" w:firstLine="286"/>
        <w:jc w:val="both"/>
        <w:rPr>
          <w:del w:id="1433" w:author="yun qiao" w:date="2026-04-21T11:00:00Z"/>
          <w:rFonts w:ascii="Times New Roman" w:eastAsia="宋体" w:hAnsi="Times New Roman" w:cs="Times New Roman"/>
          <w:color w:val="000000" w:themeColor="text1"/>
          <w:sz w:val="28"/>
          <w14:ligatures w14:val="none"/>
        </w:rPr>
      </w:pPr>
      <w:del w:id="1434" w:author="yun qiao" w:date="2026-04-21T11:00:00Z">
        <w:r w:rsidRPr="009B62CC" w:rsidDel="00595429">
          <w:rPr>
            <w:rFonts w:ascii="Times New Roman" w:eastAsia="宋体" w:hAnsi="Times New Roman" w:cs="Times New Roman"/>
            <w:color w:val="000000" w:themeColor="text1"/>
            <w:sz w:val="28"/>
            <w14:ligatures w14:val="none"/>
          </w:rPr>
          <w:delText>具体而言，各模块功能如下：</w:delText>
        </w:r>
      </w:del>
    </w:p>
    <w:p w14:paraId="3F4BD98D" w14:textId="0D9DC352" w:rsidR="009B62CC" w:rsidRPr="004B17D5" w:rsidDel="00595429" w:rsidRDefault="009B62CC" w:rsidP="009B62CC">
      <w:pPr>
        <w:widowControl/>
        <w:spacing w:before="100" w:after="0" w:line="480" w:lineRule="exact"/>
        <w:ind w:firstLineChars="202" w:firstLine="566"/>
        <w:jc w:val="both"/>
        <w:rPr>
          <w:del w:id="1435" w:author="yun qiao" w:date="2026-04-21T11:00:00Z"/>
          <w:rFonts w:ascii="Times New Roman" w:eastAsia="宋体" w:hAnsi="Times New Roman" w:cs="Times New Roman"/>
          <w:color w:val="000000" w:themeColor="text1"/>
          <w:sz w:val="28"/>
          <w14:ligatures w14:val="none"/>
        </w:rPr>
      </w:pPr>
      <w:del w:id="1436"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1</w:delText>
        </w:r>
        <w:r w:rsidRPr="004B17D5" w:rsidDel="00595429">
          <w:rPr>
            <w:rFonts w:ascii="Times New Roman" w:eastAsia="宋体" w:hAnsi="Times New Roman" w:cs="Times New Roman"/>
            <w:color w:val="000000" w:themeColor="text1"/>
            <w:sz w:val="28"/>
            <w14:ligatures w14:val="none"/>
          </w:rPr>
          <w:delText>）文本编码模块：用于对输入任务描述进行语义编码，获得上下文语义表示，并提取表征任务整体语义的全局特征，用于后续条件构建；</w:delText>
        </w:r>
      </w:del>
    </w:p>
    <w:p w14:paraId="66307A37" w14:textId="6C3B4B6F" w:rsidR="009B62CC" w:rsidRPr="004B17D5" w:rsidDel="00595429" w:rsidRDefault="009B62CC" w:rsidP="009B62CC">
      <w:pPr>
        <w:widowControl/>
        <w:spacing w:before="100" w:after="0" w:line="480" w:lineRule="exact"/>
        <w:ind w:firstLineChars="202" w:firstLine="566"/>
        <w:jc w:val="both"/>
        <w:rPr>
          <w:del w:id="1437" w:author="yun qiao" w:date="2026-04-21T11:00:00Z"/>
          <w:rFonts w:ascii="Times New Roman" w:eastAsia="宋体" w:hAnsi="Times New Roman" w:cs="Times New Roman"/>
          <w:color w:val="000000" w:themeColor="text1"/>
          <w:sz w:val="28"/>
          <w14:ligatures w14:val="none"/>
        </w:rPr>
      </w:pPr>
      <w:del w:id="1438"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2</w:delText>
        </w:r>
        <w:r w:rsidRPr="004B17D5" w:rsidDel="00595429">
          <w:rPr>
            <w:rFonts w:ascii="Times New Roman" w:eastAsia="宋体" w:hAnsi="Times New Roman" w:cs="Times New Roman"/>
            <w:color w:val="000000" w:themeColor="text1"/>
            <w:sz w:val="28"/>
            <w14:ligatures w14:val="none"/>
          </w:rPr>
          <w:delText>）条件融合模块：用于融合文本语义表示与任务类型表示，</w:delText>
        </w:r>
        <w:bookmarkStart w:id="1439" w:name="_Hlk227244778"/>
        <w:r w:rsidRPr="004B17D5" w:rsidDel="00595429">
          <w:rPr>
            <w:rFonts w:ascii="Times New Roman" w:eastAsia="宋体" w:hAnsi="Times New Roman" w:cs="Times New Roman"/>
            <w:color w:val="000000" w:themeColor="text1"/>
            <w:sz w:val="28"/>
            <w14:ligatures w14:val="none"/>
          </w:rPr>
          <w:delText>生成任务条件向量，使任务内容语义与任务类别信息在统一表示空间中进行编码，从而对序列生成过程形成全局约束</w:delText>
        </w:r>
        <w:bookmarkEnd w:id="1439"/>
        <w:r w:rsidRPr="004B17D5" w:rsidDel="00595429">
          <w:rPr>
            <w:rFonts w:ascii="Times New Roman" w:eastAsia="宋体" w:hAnsi="Times New Roman" w:cs="Times New Roman"/>
            <w:color w:val="000000" w:themeColor="text1"/>
            <w:sz w:val="28"/>
            <w14:ligatures w14:val="none"/>
          </w:rPr>
          <w:delText>；</w:delText>
        </w:r>
      </w:del>
    </w:p>
    <w:p w14:paraId="6D936E28" w14:textId="2746036F" w:rsidR="009B62CC" w:rsidRPr="004B17D5" w:rsidDel="00595429" w:rsidRDefault="009B62CC" w:rsidP="009B62CC">
      <w:pPr>
        <w:widowControl/>
        <w:spacing w:before="100" w:after="0" w:line="480" w:lineRule="exact"/>
        <w:ind w:firstLineChars="202" w:firstLine="566"/>
        <w:jc w:val="both"/>
        <w:rPr>
          <w:del w:id="1440" w:author="yun qiao" w:date="2026-04-21T11:00:00Z"/>
          <w:rFonts w:ascii="Times New Roman" w:eastAsia="宋体" w:hAnsi="Times New Roman" w:cs="Times New Roman"/>
          <w:color w:val="000000" w:themeColor="text1"/>
          <w:sz w:val="28"/>
          <w14:ligatures w14:val="none"/>
        </w:rPr>
      </w:pPr>
      <w:del w:id="1441"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3</w:delText>
        </w:r>
        <w:r w:rsidRPr="004B17D5" w:rsidDel="00595429">
          <w:rPr>
            <w:rFonts w:ascii="Times New Roman" w:eastAsia="宋体" w:hAnsi="Times New Roman" w:cs="Times New Roman"/>
            <w:color w:val="000000" w:themeColor="text1"/>
            <w:sz w:val="28"/>
            <w14:ligatures w14:val="none"/>
          </w:rPr>
          <w:delText>）条件化解码模块：用于在序列生成过程中引入所述任务条件向量，对解码过程中的隐藏状态进行调制，使生成过程在保持序列建模能力的同时受到任务语义约束，从而生成符合任务目标的操作原语序列；</w:delText>
        </w:r>
      </w:del>
    </w:p>
    <w:p w14:paraId="33F2B800" w14:textId="41D63B8D" w:rsidR="009B62CC" w:rsidRPr="004B17D5" w:rsidDel="00595429" w:rsidRDefault="009B62CC" w:rsidP="009B62CC">
      <w:pPr>
        <w:widowControl/>
        <w:spacing w:before="100" w:after="0" w:line="480" w:lineRule="exact"/>
        <w:ind w:firstLineChars="202" w:firstLine="566"/>
        <w:jc w:val="both"/>
        <w:rPr>
          <w:del w:id="1442" w:author="yun qiao" w:date="2026-04-21T11:00:00Z"/>
          <w:rFonts w:ascii="Times New Roman" w:eastAsia="宋体" w:hAnsi="Times New Roman" w:cs="Times New Roman"/>
          <w:color w:val="000000" w:themeColor="text1"/>
          <w:sz w:val="28"/>
          <w14:ligatures w14:val="none"/>
        </w:rPr>
      </w:pPr>
      <w:del w:id="1443" w:author="yun qiao" w:date="2026-04-21T11:00:00Z">
        <w:r w:rsidRPr="004B17D5" w:rsidDel="00595429">
          <w:rPr>
            <w:rFonts w:ascii="Times New Roman" w:eastAsia="宋体" w:hAnsi="Times New Roman" w:cs="Times New Roman"/>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4</w:delText>
        </w:r>
        <w:r w:rsidRPr="004B17D5" w:rsidDel="00595429">
          <w:rPr>
            <w:rFonts w:ascii="Times New Roman" w:eastAsia="宋体" w:hAnsi="Times New Roman" w:cs="Times New Roman"/>
            <w:color w:val="000000" w:themeColor="text1"/>
            <w:sz w:val="28"/>
            <w14:ligatures w14:val="none"/>
          </w:rPr>
          <w:delText>）输出投影模块：用于将解码器输出的隐藏状态映射至操作原语输出空间，计算候选操作原语的生成概率。</w:delText>
        </w:r>
      </w:del>
    </w:p>
    <w:p w14:paraId="55C01DD6" w14:textId="5ED4B75B" w:rsidR="00B95363" w:rsidRPr="004B17D5" w:rsidDel="00595429" w:rsidRDefault="00000000">
      <w:pPr>
        <w:widowControl/>
        <w:spacing w:before="100" w:after="0" w:line="480" w:lineRule="exact"/>
        <w:ind w:firstLineChars="202" w:firstLine="566"/>
        <w:jc w:val="both"/>
        <w:rPr>
          <w:del w:id="1444" w:author="yun qiao" w:date="2026-04-21T11:00:00Z"/>
          <w:rFonts w:ascii="Times New Roman" w:eastAsia="宋体" w:hAnsi="Times New Roman" w:cs="Times New Roman"/>
          <w:color w:val="000000" w:themeColor="text1"/>
          <w:sz w:val="28"/>
          <w14:ligatures w14:val="none"/>
        </w:rPr>
      </w:pPr>
      <w:del w:id="1445" w:author="yun qiao" w:date="2026-04-21T11:00:00Z">
        <w:r w:rsidRPr="004B17D5" w:rsidDel="00595429">
          <w:rPr>
            <w:rFonts w:ascii="Times New Roman" w:eastAsia="宋体" w:hAnsi="Times New Roman" w:cs="Times New Roman" w:hint="eastAsia"/>
            <w:color w:val="000000" w:themeColor="text1"/>
            <w:sz w:val="28"/>
            <w14:ligatures w14:val="none"/>
          </w:rPr>
          <w:delText>在上述模块协同作用下，模型按照自回归方式逐步生成操作原语序列，其概率建模形式如下：</w:delText>
        </w:r>
      </w:del>
    </w:p>
    <w:p w14:paraId="46458BE2" w14:textId="187E590C" w:rsidR="00B95363" w:rsidRPr="004B17D5" w:rsidDel="00595429" w:rsidRDefault="00000000">
      <w:pPr>
        <w:widowControl/>
        <w:spacing w:before="100" w:after="0" w:line="360" w:lineRule="auto"/>
        <w:jc w:val="both"/>
        <w:rPr>
          <w:del w:id="1446" w:author="yun qiao" w:date="2026-04-21T11:00:00Z"/>
          <w:rFonts w:ascii="Times New Roman" w:eastAsia="宋体" w:hAnsi="Times New Roman" w:cs="Times New Roman"/>
          <w:i/>
          <w:color w:val="000000" w:themeColor="text1"/>
          <w:sz w:val="28"/>
          <w14:ligatures w14:val="none"/>
        </w:rPr>
      </w:pPr>
      <m:oMathPara>
        <m:oMath>
          <m:r>
            <w:del w:id="1447" w:author="yun qiao" w:date="2026-04-21T11:00:00Z">
              <w:rPr>
                <w:rFonts w:ascii="Cambria Math" w:eastAsia="宋体" w:hAnsi="Cambria Math" w:cs="Times New Roman"/>
                <w:color w:val="000000" w:themeColor="text1"/>
                <w:sz w:val="28"/>
                <w14:ligatures w14:val="none"/>
              </w:rPr>
              <m:t>P</m:t>
            </w:del>
          </m:r>
          <m:d>
            <m:dPr>
              <m:sepChr m:val="∣"/>
              <m:ctrlPr>
                <w:del w:id="1448" w:author="yun qiao" w:date="2026-04-21T11:00:00Z">
                  <w:rPr>
                    <w:rFonts w:ascii="Cambria Math" w:eastAsia="宋体" w:hAnsi="Cambria Math" w:cs="Times New Roman"/>
                    <w:i/>
                    <w:color w:val="000000" w:themeColor="text1"/>
                    <w:sz w:val="28"/>
                    <w:szCs w:val="20"/>
                    <w14:ligatures w14:val="none"/>
                  </w:rPr>
                </w:del>
              </m:ctrlPr>
            </m:dPr>
            <m:e>
              <m:r>
                <w:del w:id="1449" w:author="yun qiao" w:date="2026-04-21T11:00:00Z">
                  <w:rPr>
                    <w:rFonts w:ascii="Cambria Math" w:eastAsia="宋体" w:hAnsi="Cambria Math" w:cs="Times New Roman"/>
                    <w:color w:val="000000" w:themeColor="text1"/>
                    <w:sz w:val="28"/>
                    <w14:ligatures w14:val="none"/>
                  </w:rPr>
                  <m:t>Y</m:t>
                </w:del>
              </m:r>
            </m:e>
            <m:e>
              <m:r>
                <w:del w:id="1450" w:author="yun qiao" w:date="2026-04-21T11:00:00Z">
                  <w:rPr>
                    <w:rFonts w:ascii="Cambria Math" w:eastAsia="宋体" w:hAnsi="Cambria Math" w:cs="Times New Roman"/>
                    <w:color w:val="000000" w:themeColor="text1"/>
                    <w:sz w:val="28"/>
                    <w14:ligatures w14:val="none"/>
                  </w:rPr>
                  <m:t>c</m:t>
                </w:del>
              </m:r>
            </m:e>
          </m:d>
          <m:r>
            <w:del w:id="1451" w:author="yun qiao" w:date="2026-04-21T11:00:00Z">
              <w:rPr>
                <w:rFonts w:ascii="Cambria Math" w:eastAsia="宋体" w:hAnsi="Cambria Math" w:cs="Times New Roman"/>
                <w:color w:val="000000" w:themeColor="text1"/>
                <w:sz w:val="28"/>
                <w14:ligatures w14:val="none"/>
              </w:rPr>
              <m:t>=</m:t>
            </w:del>
          </m:r>
          <m:nary>
            <m:naryPr>
              <m:chr m:val="∏"/>
              <m:ctrlPr>
                <w:del w:id="1452" w:author="yun qiao" w:date="2026-04-21T11:00:00Z">
                  <w:rPr>
                    <w:rFonts w:ascii="Cambria Math" w:eastAsia="宋体" w:hAnsi="Cambria Math" w:cs="Times New Roman"/>
                    <w:i/>
                    <w:color w:val="000000" w:themeColor="text1"/>
                    <w:sz w:val="28"/>
                    <w:szCs w:val="20"/>
                    <w14:ligatures w14:val="none"/>
                  </w:rPr>
                </w:del>
              </m:ctrlPr>
            </m:naryPr>
            <m:sub>
              <m:r>
                <w:del w:id="1453" w:author="yun qiao" w:date="2026-04-21T11:00:00Z">
                  <w:rPr>
                    <w:rFonts w:ascii="Cambria Math" w:eastAsia="宋体" w:hAnsi="Cambria Math" w:cs="Times New Roman"/>
                    <w:color w:val="000000" w:themeColor="text1"/>
                    <w:sz w:val="28"/>
                    <w14:ligatures w14:val="none"/>
                  </w:rPr>
                  <m:t>t=1</m:t>
                </w:del>
              </m:r>
            </m:sub>
            <m:sup>
              <m:r>
                <w:del w:id="1454" w:author="yun qiao" w:date="2026-04-21T11:00:00Z">
                  <w:rPr>
                    <w:rFonts w:ascii="Cambria Math" w:eastAsia="宋体" w:hAnsi="Cambria Math" w:cs="Times New Roman"/>
                    <w:color w:val="000000" w:themeColor="text1"/>
                    <w:sz w:val="28"/>
                    <w14:ligatures w14:val="none"/>
                  </w:rPr>
                  <m:t>T</m:t>
                </w:del>
              </m:r>
            </m:sup>
            <m:e>
              <m:r>
                <w:del w:id="1455" w:author="yun qiao" w:date="2026-04-21T11:00:00Z">
                  <w:rPr>
                    <w:rFonts w:ascii="Cambria Math" w:eastAsia="宋体" w:hAnsi="Cambria Math" w:cs="Times New Roman"/>
                    <w:color w:val="000000" w:themeColor="text1"/>
                    <w:sz w:val="28"/>
                    <w14:ligatures w14:val="none"/>
                  </w:rPr>
                  <m:t>P</m:t>
                </w:del>
              </m:r>
              <m:d>
                <m:dPr>
                  <m:sepChr m:val="∣"/>
                  <m:ctrlPr>
                    <w:del w:id="1456" w:author="yun qiao" w:date="2026-04-21T11:00:00Z">
                      <w:rPr>
                        <w:rFonts w:ascii="Cambria Math" w:eastAsia="宋体" w:hAnsi="Cambria Math" w:cs="Times New Roman"/>
                        <w:i/>
                        <w:color w:val="000000" w:themeColor="text1"/>
                        <w:sz w:val="28"/>
                        <w:szCs w:val="20"/>
                        <w14:ligatures w14:val="none"/>
                      </w:rPr>
                    </w:del>
                  </m:ctrlPr>
                </m:dPr>
                <m:e>
                  <m:sSub>
                    <m:sSubPr>
                      <m:ctrlPr>
                        <w:del w:id="1457" w:author="yun qiao" w:date="2026-04-21T11:00:00Z">
                          <w:rPr>
                            <w:rFonts w:ascii="Cambria Math" w:eastAsia="宋体" w:hAnsi="Cambria Math" w:cs="Times New Roman"/>
                            <w:i/>
                            <w:color w:val="000000" w:themeColor="text1"/>
                            <w:sz w:val="28"/>
                            <w:szCs w:val="20"/>
                            <w14:ligatures w14:val="none"/>
                          </w:rPr>
                        </w:del>
                      </m:ctrlPr>
                    </m:sSubPr>
                    <m:e>
                      <m:r>
                        <w:del w:id="1458" w:author="yun qiao" w:date="2026-04-21T11:00:00Z">
                          <w:rPr>
                            <w:rFonts w:ascii="Cambria Math" w:eastAsia="宋体" w:hAnsi="Cambria Math" w:cs="Times New Roman"/>
                            <w:color w:val="000000" w:themeColor="text1"/>
                            <w:sz w:val="28"/>
                            <w14:ligatures w14:val="none"/>
                          </w:rPr>
                          <m:t>y</m:t>
                        </w:del>
                      </m:r>
                    </m:e>
                    <m:sub>
                      <m:r>
                        <w:del w:id="1459" w:author="yun qiao" w:date="2026-04-21T11:00:00Z">
                          <w:rPr>
                            <w:rFonts w:ascii="Cambria Math" w:eastAsia="宋体" w:hAnsi="Cambria Math" w:cs="Times New Roman"/>
                            <w:color w:val="000000" w:themeColor="text1"/>
                            <w:sz w:val="28"/>
                            <w14:ligatures w14:val="none"/>
                          </w:rPr>
                          <m:t>t</m:t>
                        </w:del>
                      </m:r>
                    </m:sub>
                  </m:sSub>
                </m:e>
                <m:e>
                  <m:sSub>
                    <m:sSubPr>
                      <m:ctrlPr>
                        <w:del w:id="1460" w:author="yun qiao" w:date="2026-04-21T11:00:00Z">
                          <w:rPr>
                            <w:rFonts w:ascii="Cambria Math" w:eastAsia="宋体" w:hAnsi="Cambria Math" w:cs="Times New Roman"/>
                            <w:i/>
                            <w:color w:val="000000" w:themeColor="text1"/>
                            <w:sz w:val="28"/>
                            <w:szCs w:val="20"/>
                            <w14:ligatures w14:val="none"/>
                          </w:rPr>
                        </w:del>
                      </m:ctrlPr>
                    </m:sSubPr>
                    <m:e>
                      <m:r>
                        <w:del w:id="1461" w:author="yun qiao" w:date="2026-04-21T11:00:00Z">
                          <w:rPr>
                            <w:rFonts w:ascii="Cambria Math" w:eastAsia="宋体" w:hAnsi="Cambria Math" w:cs="Times New Roman"/>
                            <w:color w:val="000000" w:themeColor="text1"/>
                            <w:sz w:val="28"/>
                            <w14:ligatures w14:val="none"/>
                          </w:rPr>
                          <m:t>y</m:t>
                        </w:del>
                      </m:r>
                    </m:e>
                    <m:sub>
                      <m:r>
                        <w:del w:id="1462" w:author="yun qiao" w:date="2026-04-21T11:00:00Z">
                          <w:rPr>
                            <w:rFonts w:ascii="Cambria Math" w:eastAsia="宋体" w:hAnsi="Cambria Math" w:cs="Times New Roman"/>
                            <w:color w:val="000000" w:themeColor="text1"/>
                            <w:sz w:val="28"/>
                            <w14:ligatures w14:val="none"/>
                          </w:rPr>
                          <m:t>&lt;t</m:t>
                        </w:del>
                      </m:r>
                    </m:sub>
                  </m:sSub>
                  <m:r>
                    <w:del w:id="1463" w:author="yun qiao" w:date="2026-04-21T11:00:00Z">
                      <w:rPr>
                        <w:rFonts w:ascii="Cambria Math" w:eastAsia="宋体" w:hAnsi="Cambria Math" w:cs="Times New Roman"/>
                        <w:color w:val="000000" w:themeColor="text1"/>
                        <w:sz w:val="28"/>
                        <w14:ligatures w14:val="none"/>
                      </w:rPr>
                      <m:t>,c</m:t>
                    </w:del>
                  </m:r>
                </m:e>
              </m:d>
            </m:e>
          </m:nary>
        </m:oMath>
      </m:oMathPara>
    </w:p>
    <w:p w14:paraId="75144194" w14:textId="328A8A57" w:rsidR="00B95363" w:rsidRPr="004B17D5" w:rsidDel="00595429" w:rsidRDefault="00000000">
      <w:pPr>
        <w:widowControl/>
        <w:spacing w:before="100" w:after="0" w:line="480" w:lineRule="exact"/>
        <w:ind w:firstLineChars="202" w:firstLine="566"/>
        <w:jc w:val="both"/>
        <w:rPr>
          <w:del w:id="1464" w:author="yun qiao" w:date="2026-04-21T11:00:00Z"/>
          <w:rFonts w:ascii="Times New Roman" w:eastAsia="宋体" w:hAnsi="Times New Roman" w:cs="Times New Roman"/>
          <w:color w:val="000000" w:themeColor="text1"/>
          <w:sz w:val="28"/>
          <w14:ligatures w14:val="none"/>
        </w:rPr>
      </w:pPr>
      <w:del w:id="1465"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r>
          <w:del w:id="1466" w:author="yun qiao" w:date="2026-04-21T11:00:00Z">
            <w:rPr>
              <w:rFonts w:ascii="Cambria Math" w:eastAsia="宋体" w:hAnsi="Cambria Math" w:cs="Times New Roman"/>
              <w:color w:val="000000" w:themeColor="text1"/>
              <w:sz w:val="28"/>
              <w14:ligatures w14:val="none"/>
            </w:rPr>
            <m:t>c</m:t>
          </w:del>
        </m:r>
      </m:oMath>
      <w:del w:id="1467" w:author="yun qiao" w:date="2026-04-21T11:00:00Z">
        <w:r w:rsidRPr="004B17D5" w:rsidDel="00595429">
          <w:rPr>
            <w:rFonts w:ascii="Times New Roman" w:eastAsia="宋体" w:hAnsi="Times New Roman" w:cs="Times New Roman" w:hint="eastAsia"/>
            <w:color w:val="000000" w:themeColor="text1"/>
            <w:sz w:val="28"/>
            <w14:ligatures w14:val="none"/>
          </w:rPr>
          <w:delText>表示由条件融合模块生成的任务条件向量；</w:delText>
        </w:r>
      </w:del>
      <m:oMath>
        <m:sSub>
          <m:sSubPr>
            <m:ctrlPr>
              <w:del w:id="1468" w:author="yun qiao" w:date="2026-04-21T11:00:00Z">
                <w:rPr>
                  <w:rFonts w:ascii="Cambria Math" w:eastAsia="宋体" w:hAnsi="Cambria Math" w:cs="Times New Roman"/>
                  <w:i/>
                  <w:color w:val="000000" w:themeColor="text1"/>
                  <w:sz w:val="28"/>
                  <w:szCs w:val="20"/>
                  <w14:ligatures w14:val="none"/>
                </w:rPr>
              </w:del>
            </m:ctrlPr>
          </m:sSubPr>
          <m:e>
            <m:r>
              <w:del w:id="1469" w:author="yun qiao" w:date="2026-04-21T11:00:00Z">
                <w:rPr>
                  <w:rFonts w:ascii="Cambria Math" w:eastAsia="宋体" w:hAnsi="Cambria Math" w:cs="Times New Roman"/>
                  <w:color w:val="000000" w:themeColor="text1"/>
                  <w:sz w:val="28"/>
                  <w14:ligatures w14:val="none"/>
                </w:rPr>
                <m:t>y</m:t>
              </w:del>
            </m:r>
          </m:e>
          <m:sub>
            <m:r>
              <w:del w:id="1470" w:author="yun qiao" w:date="2026-04-21T11:00:00Z">
                <w:rPr>
                  <w:rFonts w:ascii="Cambria Math" w:eastAsia="宋体" w:hAnsi="Cambria Math" w:cs="Times New Roman"/>
                  <w:color w:val="000000" w:themeColor="text1"/>
                  <w:sz w:val="28"/>
                  <w14:ligatures w14:val="none"/>
                </w:rPr>
                <m:t>t</m:t>
              </w:del>
            </m:r>
          </m:sub>
        </m:sSub>
      </m:oMath>
      <w:del w:id="1471" w:author="yun qiao" w:date="2026-04-21T11:00:00Z">
        <w:r w:rsidRPr="004B17D5" w:rsidDel="00595429">
          <w:rPr>
            <w:rFonts w:ascii="Times New Roman" w:eastAsia="宋体" w:hAnsi="Times New Roman" w:cs="Times New Roman" w:hint="eastAsia"/>
            <w:color w:val="000000" w:themeColor="text1"/>
            <w:sz w:val="28"/>
            <w14:ligatures w14:val="none"/>
          </w:rPr>
          <w:delText>表示第</w:delText>
        </w:r>
      </w:del>
      <m:oMath>
        <m:r>
          <w:del w:id="1472" w:author="yun qiao" w:date="2026-04-21T11:00:00Z">
            <w:rPr>
              <w:rFonts w:ascii="Cambria Math" w:eastAsia="宋体" w:hAnsi="Cambria Math" w:cs="Times New Roman"/>
              <w:color w:val="000000" w:themeColor="text1"/>
              <w:sz w:val="28"/>
              <w14:ligatures w14:val="none"/>
            </w:rPr>
            <m:t>t</m:t>
          </w:del>
        </m:r>
      </m:oMath>
      <w:del w:id="1473" w:author="yun qiao" w:date="2026-04-21T11:00:00Z">
        <w:r w:rsidRPr="004B17D5" w:rsidDel="00595429">
          <w:rPr>
            <w:rFonts w:ascii="Times New Roman" w:eastAsia="宋体" w:hAnsi="Times New Roman" w:cs="Times New Roman" w:hint="eastAsia"/>
            <w:color w:val="000000" w:themeColor="text1"/>
            <w:sz w:val="28"/>
            <w14:ligatures w14:val="none"/>
          </w:rPr>
          <w:delText>步生成的操作原语；</w:delText>
        </w:r>
      </w:del>
      <m:oMath>
        <m:sSub>
          <m:sSubPr>
            <m:ctrlPr>
              <w:del w:id="1474" w:author="yun qiao" w:date="2026-04-21T11:00:00Z">
                <w:rPr>
                  <w:rFonts w:ascii="Cambria Math" w:eastAsia="宋体" w:hAnsi="Cambria Math" w:cs="Times New Roman"/>
                  <w:i/>
                  <w:color w:val="000000" w:themeColor="text1"/>
                  <w:sz w:val="28"/>
                  <w:szCs w:val="20"/>
                  <w14:ligatures w14:val="none"/>
                </w:rPr>
              </w:del>
            </m:ctrlPr>
          </m:sSubPr>
          <m:e>
            <m:r>
              <w:del w:id="1475" w:author="yun qiao" w:date="2026-04-21T11:00:00Z">
                <w:rPr>
                  <w:rFonts w:ascii="Cambria Math" w:eastAsia="宋体" w:hAnsi="Cambria Math" w:cs="Times New Roman"/>
                  <w:color w:val="000000" w:themeColor="text1"/>
                  <w:sz w:val="28"/>
                  <w14:ligatures w14:val="none"/>
                </w:rPr>
                <m:t>y</m:t>
              </w:del>
            </m:r>
            <m:ctrlPr>
              <w:del w:id="1476" w:author="yun qiao" w:date="2026-04-21T11:00:00Z">
                <w:rPr>
                  <w:rFonts w:ascii="Cambria Math" w:eastAsia="宋体" w:hAnsi="Cambria Math" w:cs="Times New Roman"/>
                  <w:color w:val="000000" w:themeColor="text1"/>
                  <w:sz w:val="28"/>
                  <w:szCs w:val="20"/>
                  <w14:ligatures w14:val="none"/>
                </w:rPr>
              </w:del>
            </m:ctrlPr>
          </m:e>
          <m:sub>
            <m:r>
              <w:del w:id="1477" w:author="yun qiao" w:date="2026-04-21T11:00:00Z">
                <w:rPr>
                  <w:rFonts w:ascii="Cambria Math" w:eastAsia="宋体" w:hAnsi="Cambria Math" w:cs="Times New Roman"/>
                  <w:color w:val="000000" w:themeColor="text1"/>
                  <w:sz w:val="28"/>
                  <w14:ligatures w14:val="none"/>
                </w:rPr>
                <m:t>&lt;t</m:t>
              </w:del>
            </m:r>
          </m:sub>
        </m:sSub>
      </m:oMath>
      <w:del w:id="1478" w:author="yun qiao" w:date="2026-04-21T11:00:00Z">
        <w:r w:rsidRPr="004B17D5" w:rsidDel="00595429">
          <w:rPr>
            <w:rFonts w:ascii="Times New Roman" w:eastAsia="宋体" w:hAnsi="Times New Roman" w:cs="Times New Roman" w:hint="eastAsia"/>
            <w:color w:val="000000" w:themeColor="text1"/>
            <w:sz w:val="28"/>
            <w14:ligatures w14:val="none"/>
          </w:rPr>
          <w:delText>表示已生成的历史序列。</w:delText>
        </w:r>
        <w:r w:rsidRPr="004B17D5" w:rsidDel="00595429">
          <w:rPr>
            <w:rFonts w:ascii="Times New Roman" w:eastAsia="宋体" w:hAnsi="Times New Roman" w:cs="Times New Roman"/>
            <w:color w:val="000000" w:themeColor="text1"/>
            <w:sz w:val="28"/>
            <w14:ligatures w14:val="none"/>
          </w:rPr>
          <w:delText xml:space="preserve"> </w:delText>
        </w:r>
      </w:del>
    </w:p>
    <w:p w14:paraId="0D215993" w14:textId="47B0593A" w:rsidR="00B95363" w:rsidRPr="004B17D5" w:rsidDel="00595429" w:rsidRDefault="00000000">
      <w:pPr>
        <w:widowControl/>
        <w:spacing w:before="100" w:after="0" w:line="480" w:lineRule="exact"/>
        <w:ind w:firstLineChars="202" w:firstLine="566"/>
        <w:jc w:val="both"/>
        <w:rPr>
          <w:del w:id="1479" w:author="yun qiao" w:date="2026-04-21T11:00:00Z"/>
          <w:rFonts w:ascii="Times New Roman" w:eastAsia="宋体" w:hAnsi="Times New Roman" w:cs="Times New Roman"/>
          <w:color w:val="000000" w:themeColor="text1"/>
          <w:sz w:val="28"/>
          <w:szCs w:val="28"/>
          <w14:ligatures w14:val="none"/>
        </w:rPr>
      </w:pPr>
      <w:del w:id="1480"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9B62CC"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2</w:delText>
        </w:r>
        <w:r w:rsidRPr="004B17D5" w:rsidDel="00595429">
          <w:rPr>
            <w:rFonts w:ascii="Times New Roman" w:eastAsia="宋体" w:hAnsi="Times New Roman" w:cs="Times New Roman" w:hint="eastAsia"/>
            <w:color w:val="000000" w:themeColor="text1"/>
            <w:sz w:val="28"/>
            <w:szCs w:val="28"/>
            <w14:ligatures w14:val="none"/>
          </w:rPr>
          <w:delText>、文本编码与条件融合。</w:delText>
        </w:r>
      </w:del>
    </w:p>
    <w:p w14:paraId="53761319" w14:textId="06C39E28" w:rsidR="00B95363" w:rsidRPr="004B17D5" w:rsidDel="00595429" w:rsidRDefault="00000000">
      <w:pPr>
        <w:widowControl/>
        <w:spacing w:before="100" w:after="0" w:line="480" w:lineRule="exact"/>
        <w:ind w:firstLineChars="202" w:firstLine="566"/>
        <w:jc w:val="both"/>
        <w:rPr>
          <w:del w:id="1481" w:author="yun qiao" w:date="2026-04-21T11:00:00Z"/>
          <w:rFonts w:ascii="Times New Roman" w:eastAsia="宋体" w:hAnsi="Times New Roman" w:cs="Times New Roman"/>
          <w:color w:val="000000" w:themeColor="text1"/>
          <w:sz w:val="28"/>
          <w14:ligatures w14:val="none"/>
        </w:rPr>
      </w:pPr>
      <w:del w:id="1482" w:author="yun qiao" w:date="2026-04-21T11:00:00Z">
        <w:r w:rsidRPr="004B17D5" w:rsidDel="00595429">
          <w:rPr>
            <w:rFonts w:ascii="Times New Roman" w:eastAsia="宋体" w:hAnsi="Times New Roman" w:cs="Times New Roman" w:hint="eastAsia"/>
            <w:color w:val="000000" w:themeColor="text1"/>
            <w:sz w:val="28"/>
            <w14:ligatures w14:val="none"/>
          </w:rPr>
          <w:delText>基于所述文本编码模块，对结构化模板文本进行语义表示建模，将输入的任务描述转换为用于序列生成的上下文语义表示。设输入的结构化文本序列为：</w:delText>
        </w:r>
      </w:del>
    </w:p>
    <w:p w14:paraId="73C796D9" w14:textId="03AAF3C7" w:rsidR="00B95363" w:rsidRPr="004B17D5" w:rsidDel="00595429" w:rsidRDefault="00000000">
      <w:pPr>
        <w:widowControl/>
        <w:spacing w:before="100" w:after="0" w:line="480" w:lineRule="exact"/>
        <w:jc w:val="both"/>
        <w:rPr>
          <w:del w:id="1483" w:author="yun qiao" w:date="2026-04-21T11:00:00Z"/>
          <w:rFonts w:ascii="Cambria Math" w:eastAsia="宋体" w:hAnsi="Cambria Math" w:cs="Times New Roman"/>
          <w:i/>
          <w:color w:val="000000" w:themeColor="text1"/>
          <w:sz w:val="28"/>
          <w14:ligatures w14:val="none"/>
        </w:rPr>
      </w:pPr>
      <m:oMathPara>
        <m:oMath>
          <m:r>
            <w:del w:id="1484" w:author="yun qiao" w:date="2026-04-21T11:00:00Z">
              <w:rPr>
                <w:rFonts w:ascii="Cambria Math" w:eastAsia="宋体" w:hAnsi="Cambria Math" w:cs="Times New Roman"/>
                <w:color w:val="000000" w:themeColor="text1"/>
                <w:sz w:val="28"/>
                <w14:ligatures w14:val="none"/>
              </w:rPr>
              <m:t>X={</m:t>
            </w:del>
          </m:r>
          <m:sSub>
            <m:sSubPr>
              <m:ctrlPr>
                <w:del w:id="1485" w:author="yun qiao" w:date="2026-04-21T11:00:00Z">
                  <w:rPr>
                    <w:rFonts w:ascii="Cambria Math" w:eastAsia="宋体" w:hAnsi="Cambria Math" w:cs="Times New Roman"/>
                    <w:i/>
                    <w:color w:val="000000" w:themeColor="text1"/>
                    <w:sz w:val="28"/>
                    <w:szCs w:val="20"/>
                    <w14:ligatures w14:val="none"/>
                  </w:rPr>
                </w:del>
              </m:ctrlPr>
            </m:sSubPr>
            <m:e>
              <m:r>
                <w:del w:id="1486" w:author="yun qiao" w:date="2026-04-21T11:00:00Z">
                  <w:rPr>
                    <w:rFonts w:ascii="Cambria Math" w:eastAsia="宋体" w:hAnsi="Cambria Math" w:cs="Times New Roman"/>
                    <w:color w:val="000000" w:themeColor="text1"/>
                    <w:sz w:val="28"/>
                    <w14:ligatures w14:val="none"/>
                  </w:rPr>
                  <m:t>x</m:t>
                </w:del>
              </m:r>
            </m:e>
            <m:sub>
              <m:r>
                <w:del w:id="1487" w:author="yun qiao" w:date="2026-04-21T11:00:00Z">
                  <w:rPr>
                    <w:rFonts w:ascii="Cambria Math" w:eastAsia="宋体" w:hAnsi="Cambria Math" w:cs="Times New Roman"/>
                    <w:color w:val="000000" w:themeColor="text1"/>
                    <w:sz w:val="28"/>
                    <w14:ligatures w14:val="none"/>
                  </w:rPr>
                  <m:t>1</m:t>
                </w:del>
              </m:r>
            </m:sub>
          </m:sSub>
          <m:r>
            <w:del w:id="1488" w:author="yun qiao" w:date="2026-04-21T11:00:00Z">
              <w:rPr>
                <w:rFonts w:ascii="Cambria Math" w:eastAsia="宋体" w:hAnsi="Cambria Math" w:cs="Times New Roman"/>
                <w:color w:val="000000" w:themeColor="text1"/>
                <w:sz w:val="28"/>
                <w14:ligatures w14:val="none"/>
              </w:rPr>
              <m:t>,</m:t>
            </w:del>
          </m:r>
          <m:sSub>
            <m:sSubPr>
              <m:ctrlPr>
                <w:del w:id="1489" w:author="yun qiao" w:date="2026-04-21T11:00:00Z">
                  <w:rPr>
                    <w:rFonts w:ascii="Cambria Math" w:eastAsia="宋体" w:hAnsi="Cambria Math" w:cs="Times New Roman"/>
                    <w:i/>
                    <w:color w:val="000000" w:themeColor="text1"/>
                    <w:sz w:val="28"/>
                    <w:szCs w:val="20"/>
                    <w14:ligatures w14:val="none"/>
                  </w:rPr>
                </w:del>
              </m:ctrlPr>
            </m:sSubPr>
            <m:e>
              <m:r>
                <w:del w:id="1490" w:author="yun qiao" w:date="2026-04-21T11:00:00Z">
                  <w:rPr>
                    <w:rFonts w:ascii="Cambria Math" w:eastAsia="宋体" w:hAnsi="Cambria Math" w:cs="Times New Roman"/>
                    <w:color w:val="000000" w:themeColor="text1"/>
                    <w:sz w:val="28"/>
                    <w14:ligatures w14:val="none"/>
                  </w:rPr>
                  <m:t>x</m:t>
                </w:del>
              </m:r>
            </m:e>
            <m:sub>
              <m:r>
                <w:del w:id="1491" w:author="yun qiao" w:date="2026-04-21T11:00:00Z">
                  <w:rPr>
                    <w:rFonts w:ascii="Cambria Math" w:eastAsia="宋体" w:hAnsi="Cambria Math" w:cs="Times New Roman"/>
                    <w:color w:val="000000" w:themeColor="text1"/>
                    <w:sz w:val="28"/>
                    <w14:ligatures w14:val="none"/>
                  </w:rPr>
                  <m:t>2</m:t>
                </w:del>
              </m:r>
            </m:sub>
          </m:sSub>
          <m:r>
            <w:del w:id="1492" w:author="yun qiao" w:date="2026-04-21T11:00:00Z">
              <w:rPr>
                <w:rFonts w:ascii="Cambria Math" w:eastAsia="宋体" w:hAnsi="Cambria Math" w:cs="Times New Roman"/>
                <w:color w:val="000000" w:themeColor="text1"/>
                <w:sz w:val="28"/>
                <w14:ligatures w14:val="none"/>
              </w:rPr>
              <m:t>,…,</m:t>
            </w:del>
          </m:r>
          <m:sSub>
            <m:sSubPr>
              <m:ctrlPr>
                <w:del w:id="1493" w:author="yun qiao" w:date="2026-04-21T11:00:00Z">
                  <w:rPr>
                    <w:rFonts w:ascii="Cambria Math" w:eastAsia="宋体" w:hAnsi="Cambria Math" w:cs="Times New Roman"/>
                    <w:i/>
                    <w:color w:val="000000" w:themeColor="text1"/>
                    <w:sz w:val="28"/>
                    <w:szCs w:val="20"/>
                    <w14:ligatures w14:val="none"/>
                  </w:rPr>
                </w:del>
              </m:ctrlPr>
            </m:sSubPr>
            <m:e>
              <m:r>
                <w:del w:id="1494" w:author="yun qiao" w:date="2026-04-21T11:00:00Z">
                  <w:rPr>
                    <w:rFonts w:ascii="Cambria Math" w:eastAsia="宋体" w:hAnsi="Cambria Math" w:cs="Times New Roman"/>
                    <w:color w:val="000000" w:themeColor="text1"/>
                    <w:sz w:val="28"/>
                    <w14:ligatures w14:val="none"/>
                  </w:rPr>
                  <m:t>x</m:t>
                </w:del>
              </m:r>
            </m:e>
            <m:sub>
              <m:r>
                <w:del w:id="1495" w:author="yun qiao" w:date="2026-04-21T11:00:00Z">
                  <w:rPr>
                    <w:rFonts w:ascii="Cambria Math" w:eastAsia="宋体" w:hAnsi="Cambria Math" w:cs="Times New Roman"/>
                    <w:color w:val="000000" w:themeColor="text1"/>
                    <w:sz w:val="28"/>
                    <w14:ligatures w14:val="none"/>
                  </w:rPr>
                  <m:t>n</m:t>
                </w:del>
              </m:r>
            </m:sub>
          </m:sSub>
          <m:r>
            <w:del w:id="1496" w:author="yun qiao" w:date="2026-04-21T11:00:00Z">
              <w:rPr>
                <w:rFonts w:ascii="Cambria Math" w:eastAsia="宋体" w:hAnsi="Cambria Math" w:cs="Times New Roman"/>
                <w:color w:val="000000" w:themeColor="text1"/>
                <w:sz w:val="28"/>
                <w14:ligatures w14:val="none"/>
              </w:rPr>
              <m:t>}</m:t>
            </w:del>
          </m:r>
        </m:oMath>
      </m:oMathPara>
    </w:p>
    <w:p w14:paraId="4AF2EAD5" w14:textId="2F395960" w:rsidR="00B95363" w:rsidRPr="004B17D5" w:rsidDel="00595429" w:rsidRDefault="00000000">
      <w:pPr>
        <w:widowControl/>
        <w:spacing w:before="100" w:after="0" w:line="480" w:lineRule="exact"/>
        <w:ind w:firstLineChars="202" w:firstLine="566"/>
        <w:jc w:val="both"/>
        <w:rPr>
          <w:del w:id="1497" w:author="yun qiao" w:date="2026-04-21T11:00:00Z"/>
          <w:rFonts w:ascii="Times New Roman" w:eastAsia="宋体" w:hAnsi="Times New Roman" w:cs="Times New Roman"/>
          <w:color w:val="000000" w:themeColor="text1"/>
          <w:sz w:val="28"/>
          <w14:ligatures w14:val="none"/>
        </w:rPr>
      </w:pPr>
      <w:del w:id="1498" w:author="yun qiao" w:date="2026-04-21T11:00:00Z">
        <w:r w:rsidRPr="004B17D5" w:rsidDel="00595429">
          <w:rPr>
            <w:rFonts w:ascii="Times New Roman" w:eastAsia="宋体" w:hAnsi="Times New Roman" w:cs="Times New Roman" w:hint="eastAsia"/>
            <w:color w:val="000000" w:themeColor="text1"/>
            <w:sz w:val="28"/>
            <w14:ligatures w14:val="none"/>
          </w:rPr>
          <w:delText>经文本编码处理后，得到对应的隐藏状态序列：</w:delText>
        </w:r>
      </w:del>
    </w:p>
    <w:p w14:paraId="6427CBB6" w14:textId="37AE5045" w:rsidR="00B95363" w:rsidRPr="004B17D5" w:rsidDel="00595429" w:rsidRDefault="00000000">
      <w:pPr>
        <w:widowControl/>
        <w:spacing w:before="100" w:after="0" w:line="480" w:lineRule="exact"/>
        <w:jc w:val="both"/>
        <w:rPr>
          <w:del w:id="1499" w:author="yun qiao" w:date="2026-04-21T11:00:00Z"/>
          <w:rFonts w:ascii="Cambria Math" w:eastAsia="宋体" w:hAnsi="Cambria Math" w:cs="Times New Roman"/>
          <w:i/>
          <w:color w:val="000000" w:themeColor="text1"/>
          <w:sz w:val="28"/>
          <w14:ligatures w14:val="none"/>
        </w:rPr>
      </w:pPr>
      <m:oMathPara>
        <m:oMath>
          <m:r>
            <w:del w:id="1500" w:author="yun qiao" w:date="2026-04-21T11:00:00Z">
              <w:rPr>
                <w:rFonts w:ascii="Cambria Math" w:eastAsia="宋体" w:hAnsi="Cambria Math" w:cs="Times New Roman"/>
                <w:color w:val="000000" w:themeColor="text1"/>
                <w:sz w:val="28"/>
                <w14:ligatures w14:val="none"/>
              </w:rPr>
              <m:t>H=</m:t>
            </w:del>
          </m:r>
          <m:r>
            <w:del w:id="1501" w:author="yun qiao" w:date="2026-04-21T11:00:00Z">
              <m:rPr>
                <m:nor/>
              </m:rPr>
              <w:rPr>
                <w:rFonts w:ascii="Cambria Math" w:eastAsia="宋体" w:hAnsi="Cambria Math" w:cs="Times New Roman"/>
                <w:color w:val="000000" w:themeColor="text1"/>
                <w:sz w:val="28"/>
                <w14:ligatures w14:val="none"/>
              </w:rPr>
              <m:t>Encoder</m:t>
            </w:del>
          </m:r>
          <m:d>
            <m:dPr>
              <m:ctrlPr>
                <w:del w:id="1502" w:author="yun qiao" w:date="2026-04-21T11:00:00Z">
                  <w:rPr>
                    <w:rFonts w:ascii="Cambria Math" w:eastAsia="宋体" w:hAnsi="Cambria Math" w:cs="Times New Roman"/>
                    <w:i/>
                    <w:color w:val="000000" w:themeColor="text1"/>
                    <w:sz w:val="28"/>
                    <w:szCs w:val="20"/>
                    <w14:ligatures w14:val="none"/>
                  </w:rPr>
                </w:del>
              </m:ctrlPr>
            </m:dPr>
            <m:e>
              <m:r>
                <w:del w:id="1503" w:author="yun qiao" w:date="2026-04-21T11:00:00Z">
                  <w:rPr>
                    <w:rFonts w:ascii="Cambria Math" w:eastAsia="宋体" w:hAnsi="Cambria Math" w:cs="Times New Roman"/>
                    <w:color w:val="000000" w:themeColor="text1"/>
                    <w:sz w:val="28"/>
                    <w14:ligatures w14:val="none"/>
                  </w:rPr>
                  <m:t>X</m:t>
                </w:del>
              </m:r>
            </m:e>
          </m:d>
          <m:r>
            <w:del w:id="1504" w:author="yun qiao" w:date="2026-04-21T11:00:00Z">
              <w:rPr>
                <w:rFonts w:ascii="Cambria Math" w:eastAsia="宋体" w:hAnsi="Cambria Math" w:cs="Times New Roman"/>
                <w:color w:val="000000" w:themeColor="text1"/>
                <w:sz w:val="28"/>
                <w14:ligatures w14:val="none"/>
              </w:rPr>
              <m:t>, H∈</m:t>
            </w:del>
          </m:r>
          <m:sSup>
            <m:sSupPr>
              <m:ctrlPr>
                <w:del w:id="1505" w:author="yun qiao" w:date="2026-04-21T11:00:00Z">
                  <w:rPr>
                    <w:rFonts w:ascii="Cambria Math" w:eastAsia="宋体" w:hAnsi="Cambria Math" w:cs="Times New Roman"/>
                    <w:i/>
                    <w:color w:val="000000" w:themeColor="text1"/>
                    <w:sz w:val="28"/>
                    <w:szCs w:val="20"/>
                    <w14:ligatures w14:val="none"/>
                  </w:rPr>
                </w:del>
              </m:ctrlPr>
            </m:sSupPr>
            <m:e>
              <m:r>
                <w:del w:id="1506" w:author="yun qiao" w:date="2026-04-21T11:00:00Z">
                  <w:rPr>
                    <w:rFonts w:ascii="Cambria Math" w:eastAsia="宋体" w:hAnsi="Cambria Math" w:cs="Times New Roman"/>
                    <w:color w:val="000000" w:themeColor="text1"/>
                    <w:sz w:val="28"/>
                    <w14:ligatures w14:val="none"/>
                  </w:rPr>
                  <m:t>R</m:t>
                </w:del>
              </m:r>
            </m:e>
            <m:sup>
              <m:r>
                <w:del w:id="1507" w:author="yun qiao" w:date="2026-04-21T11:00:00Z">
                  <w:rPr>
                    <w:rFonts w:ascii="Cambria Math" w:eastAsia="宋体" w:hAnsi="Cambria Math" w:cs="Times New Roman"/>
                    <w:color w:val="000000" w:themeColor="text1"/>
                    <w:sz w:val="28"/>
                    <w14:ligatures w14:val="none"/>
                  </w:rPr>
                  <m:t>n×d</m:t>
                </w:del>
              </m:r>
            </m:sup>
          </m:sSup>
        </m:oMath>
      </m:oMathPara>
    </w:p>
    <w:p w14:paraId="65BEF941" w14:textId="257F264B" w:rsidR="00B95363" w:rsidRPr="004B17D5" w:rsidDel="00595429" w:rsidRDefault="00000000">
      <w:pPr>
        <w:widowControl/>
        <w:spacing w:before="100" w:after="0" w:line="480" w:lineRule="exact"/>
        <w:ind w:firstLineChars="202" w:firstLine="566"/>
        <w:jc w:val="both"/>
        <w:rPr>
          <w:del w:id="1508" w:author="yun qiao" w:date="2026-04-21T11:00:00Z"/>
          <w:rFonts w:ascii="Times New Roman" w:eastAsia="宋体" w:hAnsi="Times New Roman" w:cs="Times New Roman"/>
          <w:color w:val="000000" w:themeColor="text1"/>
          <w:sz w:val="28"/>
          <w14:ligatures w14:val="none"/>
        </w:rPr>
      </w:pPr>
      <w:del w:id="1509"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r>
          <w:del w:id="1510" w:author="yun qiao" w:date="2026-04-21T11:00:00Z">
            <w:rPr>
              <w:rFonts w:ascii="Cambria Math" w:eastAsia="宋体" w:hAnsi="Cambria Math" w:cs="Times New Roman"/>
              <w:color w:val="000000" w:themeColor="text1"/>
              <w:sz w:val="28"/>
              <w14:ligatures w14:val="none"/>
            </w:rPr>
            <m:t>H</m:t>
          </w:del>
        </m:r>
      </m:oMath>
      <w:del w:id="1511" w:author="yun qiao" w:date="2026-04-21T11:00:00Z">
        <w:r w:rsidRPr="004B17D5" w:rsidDel="00595429">
          <w:rPr>
            <w:rFonts w:ascii="Times New Roman" w:eastAsia="宋体" w:hAnsi="Times New Roman" w:cs="Times New Roman" w:hint="eastAsia"/>
            <w:color w:val="000000" w:themeColor="text1"/>
            <w:sz w:val="28"/>
            <w14:ligatures w14:val="none"/>
          </w:rPr>
          <w:delText>表示输入序列在各位置的上下文语义表示。</w:delText>
        </w:r>
      </w:del>
    </w:p>
    <w:p w14:paraId="60D0FC04" w14:textId="2AB6ACDF" w:rsidR="008063F7" w:rsidRPr="004B17D5" w:rsidDel="00595429" w:rsidRDefault="008063F7" w:rsidP="008063F7">
      <w:pPr>
        <w:widowControl/>
        <w:spacing w:before="100" w:after="0" w:line="480" w:lineRule="exact"/>
        <w:ind w:firstLineChars="202" w:firstLine="566"/>
        <w:jc w:val="both"/>
        <w:rPr>
          <w:del w:id="1512" w:author="yun qiao" w:date="2026-04-21T11:00:00Z"/>
          <w:rFonts w:ascii="Times New Roman" w:eastAsia="宋体" w:hAnsi="Times New Roman" w:cs="Times New Roman"/>
          <w:color w:val="000000" w:themeColor="text1"/>
          <w:sz w:val="28"/>
          <w14:ligatures w14:val="none"/>
        </w:rPr>
      </w:pPr>
      <w:bookmarkStart w:id="1513" w:name="_Hlk227244885"/>
      <w:del w:id="1514" w:author="yun qiao" w:date="2026-04-21T11:00:00Z">
        <w:r w:rsidRPr="004B17D5" w:rsidDel="00595429">
          <w:rPr>
            <w:rFonts w:ascii="Times New Roman" w:eastAsia="宋体" w:hAnsi="Times New Roman" w:cs="Times New Roman" w:hint="eastAsia"/>
            <w:color w:val="000000" w:themeColor="text1"/>
            <w:sz w:val="28"/>
            <w14:ligatures w14:val="none"/>
          </w:rPr>
          <w:delText>为在保证语义表达能力的同时控制后续解码计算复杂度，对所述隐藏状态序列进行压缩建模处理，从所述隐藏状态序列中提取并构造固定规模的语义记忆表示：</w:delText>
        </w:r>
      </w:del>
    </w:p>
    <w:bookmarkEnd w:id="1513"/>
    <w:p w14:paraId="09D502D0" w14:textId="648F8501" w:rsidR="008063F7" w:rsidRPr="004B17D5" w:rsidDel="00595429" w:rsidRDefault="008063F7" w:rsidP="008063F7">
      <w:pPr>
        <w:widowControl/>
        <w:spacing w:before="100" w:after="0" w:line="480" w:lineRule="exact"/>
        <w:ind w:firstLineChars="202" w:firstLine="566"/>
        <w:jc w:val="both"/>
        <w:rPr>
          <w:del w:id="1515" w:author="yun qiao" w:date="2026-04-21T11:00:00Z"/>
          <w:rFonts w:ascii="Times New Roman" w:eastAsia="宋体" w:hAnsi="Times New Roman" w:cs="Times New Roman"/>
          <w:color w:val="000000" w:themeColor="text1"/>
          <w:sz w:val="28"/>
          <w14:ligatures w14:val="none"/>
        </w:rPr>
      </w:pPr>
      <m:oMathPara>
        <m:oMath>
          <m:r>
            <w:del w:id="1516" w:author="yun qiao" w:date="2026-04-21T11:00:00Z">
              <w:rPr>
                <w:rFonts w:ascii="Cambria Math" w:eastAsia="宋体" w:hAnsi="Cambria Math" w:cs="Times New Roman" w:hint="eastAsia"/>
                <w:color w:val="000000" w:themeColor="text1"/>
                <w:sz w:val="28"/>
                <w14:ligatures w14:val="none"/>
              </w:rPr>
              <m:t>M</m:t>
            </w:del>
          </m:r>
          <m:r>
            <w:del w:id="1517" w:author="yun qiao" w:date="2026-04-21T11:00:00Z">
              <m:rPr>
                <m:sty m:val="p"/>
              </m:rPr>
              <w:rPr>
                <w:rFonts w:ascii="Cambria Math" w:eastAsia="宋体" w:hAnsi="Cambria Math" w:cs="Times New Roman" w:hint="eastAsia"/>
                <w:color w:val="000000" w:themeColor="text1"/>
                <w:sz w:val="28"/>
                <w14:ligatures w14:val="none"/>
              </w:rPr>
              <m:t>∈</m:t>
            </w:del>
          </m:r>
          <m:sSup>
            <m:sSupPr>
              <m:ctrlPr>
                <w:del w:id="1518" w:author="yun qiao" w:date="2026-04-21T11:00:00Z">
                  <w:rPr>
                    <w:rFonts w:ascii="Cambria Math" w:eastAsia="宋体" w:hAnsi="Cambria Math" w:cs="Times New Roman"/>
                    <w:i/>
                    <w:color w:val="000000" w:themeColor="text1"/>
                    <w:sz w:val="28"/>
                    <w14:ligatures w14:val="none"/>
                  </w:rPr>
                </w:del>
              </m:ctrlPr>
            </m:sSupPr>
            <m:e>
              <m:r>
                <w:del w:id="1519" w:author="yun qiao" w:date="2026-04-21T11:00:00Z">
                  <w:rPr>
                    <w:rFonts w:ascii="Cambria Math" w:eastAsia="宋体" w:hAnsi="Cambria Math" w:cs="Times New Roman" w:hint="eastAsia"/>
                    <w:color w:val="000000" w:themeColor="text1"/>
                    <w:sz w:val="28"/>
                    <w14:ligatures w14:val="none"/>
                  </w:rPr>
                  <m:t>R</m:t>
                </w:del>
              </m:r>
              <m:ctrlPr>
                <w:del w:id="1520" w:author="yun qiao" w:date="2026-04-21T11:00:00Z">
                  <w:rPr>
                    <w:rFonts w:ascii="Cambria Math" w:eastAsia="宋体" w:hAnsi="Cambria Math" w:cs="Times New Roman"/>
                    <w:color w:val="000000" w:themeColor="text1"/>
                    <w:sz w:val="28"/>
                    <w14:ligatures w14:val="none"/>
                  </w:rPr>
                </w:del>
              </m:ctrlPr>
            </m:e>
            <m:sup>
              <m:r>
                <w:del w:id="1521" w:author="yun qiao" w:date="2026-04-21T11:00:00Z">
                  <w:rPr>
                    <w:rFonts w:ascii="Cambria Math" w:eastAsia="宋体" w:hAnsi="Cambria Math" w:cs="Times New Roman" w:hint="eastAsia"/>
                    <w:color w:val="000000" w:themeColor="text1"/>
                    <w:sz w:val="28"/>
                    <w14:ligatures w14:val="none"/>
                  </w:rPr>
                  <m:t>K</m:t>
                </w:del>
              </m:r>
              <m:r>
                <w:del w:id="1522" w:author="yun qiao" w:date="2026-04-21T11:00:00Z">
                  <m:rPr>
                    <m:sty m:val="p"/>
                  </m:rPr>
                  <w:rPr>
                    <w:rFonts w:ascii="Cambria Math" w:eastAsia="宋体" w:hAnsi="Cambria Math" w:cs="Times New Roman" w:hint="eastAsia"/>
                    <w:color w:val="000000" w:themeColor="text1"/>
                    <w:sz w:val="28"/>
                    <w14:ligatures w14:val="none"/>
                  </w:rPr>
                  <m:t>×</m:t>
                </w:del>
              </m:r>
              <m:r>
                <w:del w:id="1523" w:author="yun qiao" w:date="2026-04-21T11:00:00Z">
                  <w:rPr>
                    <w:rFonts w:ascii="Cambria Math" w:eastAsia="宋体" w:hAnsi="Cambria Math" w:cs="Times New Roman" w:hint="eastAsia"/>
                    <w:color w:val="000000" w:themeColor="text1"/>
                    <w:sz w:val="28"/>
                    <w14:ligatures w14:val="none"/>
                  </w:rPr>
                  <m:t>d</m:t>
                </w:del>
              </m:r>
            </m:sup>
          </m:sSup>
        </m:oMath>
      </m:oMathPara>
    </w:p>
    <w:p w14:paraId="36A7F58F" w14:textId="13CDE633" w:rsidR="00B95363" w:rsidRPr="004B17D5" w:rsidDel="00595429" w:rsidRDefault="008063F7" w:rsidP="00E3037E">
      <w:pPr>
        <w:widowControl/>
        <w:spacing w:before="100" w:after="0" w:line="480" w:lineRule="exact"/>
        <w:ind w:firstLineChars="202" w:firstLine="566"/>
        <w:jc w:val="both"/>
        <w:rPr>
          <w:del w:id="1524" w:author="yun qiao" w:date="2026-04-21T11:00:00Z"/>
          <w:rFonts w:ascii="Times New Roman" w:eastAsia="宋体" w:hAnsi="Times New Roman" w:cs="Times New Roman"/>
          <w:color w:val="000000" w:themeColor="text1"/>
          <w:sz w:val="28"/>
          <w14:ligatures w14:val="none"/>
        </w:rPr>
      </w:pPr>
      <w:bookmarkStart w:id="1525" w:name="_Hlk227244945"/>
      <w:del w:id="1526"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r w:rsidRPr="004B17D5" w:rsidDel="00595429">
          <w:rPr>
            <w:rFonts w:ascii="Times New Roman" w:eastAsia="宋体" w:hAnsi="Times New Roman" w:cs="Times New Roman" w:hint="eastAsia"/>
            <w:color w:val="000000" w:themeColor="text1"/>
            <w:sz w:val="28"/>
            <w14:ligatures w14:val="none"/>
          </w:rPr>
          <w:delText xml:space="preserve">M </w:delText>
        </w:r>
        <w:r w:rsidRPr="004B17D5" w:rsidDel="00595429">
          <w:rPr>
            <w:rFonts w:ascii="Times New Roman" w:eastAsia="宋体" w:hAnsi="Times New Roman" w:cs="Times New Roman" w:hint="eastAsia"/>
            <w:color w:val="000000" w:themeColor="text1"/>
            <w:sz w:val="28"/>
            <w14:ligatures w14:val="none"/>
          </w:rPr>
          <w:delText>表示由所述隐藏状态序列</w:delText>
        </w:r>
        <w:r w:rsidRPr="004B17D5" w:rsidDel="00595429">
          <w:rPr>
            <w:rFonts w:ascii="Times New Roman" w:eastAsia="宋体" w:hAnsi="Times New Roman" w:cs="Times New Roman" w:hint="eastAsia"/>
            <w:color w:val="000000" w:themeColor="text1"/>
            <w:sz w:val="28"/>
            <w14:ligatures w14:val="none"/>
          </w:rPr>
          <w:delText xml:space="preserve"> H </w:delText>
        </w:r>
        <w:r w:rsidRPr="004B17D5" w:rsidDel="00595429">
          <w:rPr>
            <w:rFonts w:ascii="Times New Roman" w:eastAsia="宋体" w:hAnsi="Times New Roman" w:cs="Times New Roman" w:hint="eastAsia"/>
            <w:color w:val="000000" w:themeColor="text1"/>
            <w:sz w:val="28"/>
            <w14:ligatures w14:val="none"/>
          </w:rPr>
          <w:delText>经过信息选择与聚合得到的记忆向量集合。</w:delText>
        </w:r>
        <w:bookmarkStart w:id="1527" w:name="_Hlk227244955"/>
        <w:bookmarkEnd w:id="1525"/>
        <w:r w:rsidRPr="004B17D5" w:rsidDel="00595429">
          <w:rPr>
            <w:rFonts w:ascii="Times New Roman" w:eastAsia="宋体" w:hAnsi="Times New Roman" w:cs="Times New Roman" w:hint="eastAsia"/>
            <w:color w:val="000000" w:themeColor="text1"/>
            <w:sz w:val="28"/>
            <w14:ligatures w14:val="none"/>
          </w:rPr>
          <w:delText>所述记忆向量</w:delText>
        </w:r>
      </w:del>
      <m:oMath>
        <m:r>
          <w:del w:id="1528" w:author="yun qiao" w:date="2026-04-21T11:00:00Z">
            <w:rPr>
              <w:rFonts w:ascii="Cambria Math" w:eastAsia="宋体" w:hAnsi="Cambria Math" w:cs="Times New Roman"/>
              <w:color w:val="000000" w:themeColor="text1"/>
              <w:sz w:val="28"/>
              <w14:ligatures w14:val="none"/>
            </w:rPr>
            <m:t>M</m:t>
          </w:del>
        </m:r>
      </m:oMath>
      <w:del w:id="1529" w:author="yun qiao" w:date="2026-04-21T11:00:00Z">
        <w:r w:rsidRPr="004B17D5" w:rsidDel="00595429">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bookmarkEnd w:id="1527"/>
    <w:p w14:paraId="6484324F" w14:textId="64B27585" w:rsidR="00B95363" w:rsidRPr="004B17D5" w:rsidDel="00595429" w:rsidRDefault="00000000">
      <w:pPr>
        <w:widowControl/>
        <w:spacing w:before="100" w:after="0" w:line="480" w:lineRule="exact"/>
        <w:ind w:firstLineChars="202" w:firstLine="566"/>
        <w:jc w:val="both"/>
        <w:rPr>
          <w:del w:id="1530" w:author="yun qiao" w:date="2026-04-21T11:00:00Z"/>
          <w:rFonts w:ascii="Times New Roman" w:eastAsia="宋体" w:hAnsi="Times New Roman" w:cs="Times New Roman"/>
          <w:color w:val="000000" w:themeColor="text1"/>
          <w:sz w:val="28"/>
          <w14:ligatures w14:val="none"/>
        </w:rPr>
      </w:pPr>
      <w:del w:id="1531" w:author="yun qiao" w:date="2026-04-21T11:00:00Z">
        <w:r w:rsidRPr="004B17D5" w:rsidDel="00595429">
          <w:rPr>
            <w:rFonts w:ascii="Times New Roman" w:eastAsia="宋体" w:hAnsi="Times New Roman" w:cs="Times New Roman" w:hint="eastAsia"/>
            <w:color w:val="000000" w:themeColor="text1"/>
            <w:sz w:val="28"/>
            <w14:ligatures w14:val="none"/>
          </w:rPr>
          <w:delText>此外，对隐藏状态序列进行全局聚合，获得任务语义的整体表示：</w:delText>
        </w:r>
      </w:del>
    </w:p>
    <w:p w14:paraId="3E8AE5DA" w14:textId="61317996" w:rsidR="00B95363" w:rsidRPr="004B17D5" w:rsidDel="00595429" w:rsidRDefault="00000000">
      <w:pPr>
        <w:widowControl/>
        <w:spacing w:before="100" w:after="0" w:line="480" w:lineRule="exact"/>
        <w:jc w:val="both"/>
        <w:rPr>
          <w:del w:id="1532" w:author="yun qiao" w:date="2026-04-21T11:00:00Z"/>
          <w:rFonts w:ascii="Times New Roman" w:eastAsia="宋体" w:hAnsi="Times New Roman" w:cs="Times New Roman"/>
          <w:i/>
          <w:color w:val="000000" w:themeColor="text1"/>
          <w:sz w:val="28"/>
          <w14:ligatures w14:val="none"/>
        </w:rPr>
      </w:pPr>
      <m:oMathPara>
        <m:oMath>
          <m:sSub>
            <m:sSubPr>
              <m:ctrlPr>
                <w:del w:id="1533" w:author="yun qiao" w:date="2026-04-21T11:00:00Z">
                  <w:rPr>
                    <w:rFonts w:ascii="Cambria Math" w:eastAsia="宋体" w:hAnsi="Cambria Math" w:cs="Times New Roman"/>
                    <w:i/>
                    <w:color w:val="000000" w:themeColor="text1"/>
                    <w:sz w:val="28"/>
                    <w:szCs w:val="20"/>
                    <w14:ligatures w14:val="none"/>
                  </w:rPr>
                </w:del>
              </m:ctrlPr>
            </m:sSubPr>
            <m:e>
              <m:r>
                <w:del w:id="1534" w:author="yun qiao" w:date="2026-04-21T11:00:00Z">
                  <w:rPr>
                    <w:rFonts w:ascii="Cambria Math" w:eastAsia="宋体" w:hAnsi="Cambria Math" w:cs="Times New Roman"/>
                    <w:color w:val="000000" w:themeColor="text1"/>
                    <w:sz w:val="28"/>
                    <w14:ligatures w14:val="none"/>
                  </w:rPr>
                  <m:t>v</m:t>
                </w:del>
              </m:r>
            </m:e>
            <m:sub>
              <m:r>
                <w:del w:id="1535" w:author="yun qiao" w:date="2026-04-21T11:00:00Z">
                  <m:rPr>
                    <m:nor/>
                  </m:rPr>
                  <w:rPr>
                    <w:rFonts w:ascii="Cambria Math" w:eastAsia="宋体" w:hAnsi="Cambria Math" w:cs="Times New Roman"/>
                    <w:i/>
                    <w:color w:val="000000" w:themeColor="text1"/>
                    <w:sz w:val="28"/>
                    <w14:ligatures w14:val="none"/>
                  </w:rPr>
                  <m:t>text</m:t>
                </w:del>
              </m:r>
            </m:sub>
          </m:sSub>
          <m:r>
            <w:del w:id="1536" w:author="yun qiao" w:date="2026-04-21T11:00:00Z">
              <w:rPr>
                <w:rFonts w:ascii="Cambria Math" w:eastAsia="宋体" w:hAnsi="Cambria Math" w:cs="Times New Roman"/>
                <w:color w:val="000000" w:themeColor="text1"/>
                <w:sz w:val="28"/>
                <w14:ligatures w14:val="none"/>
              </w:rPr>
              <m:t>=</m:t>
            </w:del>
          </m:r>
          <m:r>
            <w:del w:id="1537" w:author="yun qiao" w:date="2026-04-21T11:00:00Z">
              <m:rPr>
                <m:nor/>
              </m:rPr>
              <w:rPr>
                <w:rFonts w:ascii="Cambria Math" w:eastAsia="宋体" w:hAnsi="Cambria Math" w:cs="Times New Roman"/>
                <w:color w:val="000000" w:themeColor="text1"/>
                <w:sz w:val="28"/>
                <w14:ligatures w14:val="none"/>
              </w:rPr>
              <m:t>Pool</m:t>
            </w:del>
          </m:r>
          <m:d>
            <m:dPr>
              <m:ctrlPr>
                <w:del w:id="1538" w:author="yun qiao" w:date="2026-04-21T11:00:00Z">
                  <w:rPr>
                    <w:rFonts w:ascii="Cambria Math" w:eastAsia="宋体" w:hAnsi="Cambria Math" w:cs="Times New Roman"/>
                    <w:i/>
                    <w:color w:val="000000" w:themeColor="text1"/>
                    <w:sz w:val="28"/>
                    <w:szCs w:val="20"/>
                    <w14:ligatures w14:val="none"/>
                  </w:rPr>
                </w:del>
              </m:ctrlPr>
            </m:dPr>
            <m:e>
              <m:r>
                <w:del w:id="1539" w:author="yun qiao" w:date="2026-04-21T11:00:00Z">
                  <w:rPr>
                    <w:rFonts w:ascii="Cambria Math" w:eastAsia="宋体" w:hAnsi="Cambria Math" w:cs="Times New Roman"/>
                    <w:color w:val="000000" w:themeColor="text1"/>
                    <w:sz w:val="28"/>
                    <w14:ligatures w14:val="none"/>
                  </w:rPr>
                  <m:t>H</m:t>
                </w:del>
              </m:r>
            </m:e>
          </m:d>
        </m:oMath>
      </m:oMathPara>
    </w:p>
    <w:p w14:paraId="1280D326" w14:textId="558531AB" w:rsidR="003866D7" w:rsidRPr="004B17D5" w:rsidDel="00595429" w:rsidRDefault="00000000">
      <w:pPr>
        <w:widowControl/>
        <w:spacing w:before="100" w:after="0" w:line="480" w:lineRule="exact"/>
        <w:ind w:firstLineChars="202" w:firstLine="566"/>
        <w:jc w:val="both"/>
        <w:rPr>
          <w:del w:id="1540" w:author="yun qiao" w:date="2026-04-21T11:00:00Z"/>
          <w:rFonts w:ascii="Times New Roman" w:eastAsia="宋体" w:hAnsi="Times New Roman" w:cs="Times New Roman"/>
          <w:color w:val="000000" w:themeColor="text1"/>
          <w:sz w:val="28"/>
          <w14:ligatures w14:val="none"/>
        </w:rPr>
      </w:pPr>
      <w:del w:id="1541" w:author="yun qiao" w:date="2026-04-21T11:00:00Z">
        <w:r w:rsidRPr="004B17D5" w:rsidDel="00595429">
          <w:rPr>
            <w:rFonts w:ascii="Times New Roman" w:eastAsia="宋体" w:hAnsi="Times New Roman" w:cs="Times New Roman" w:hint="eastAsia"/>
            <w:color w:val="000000" w:themeColor="text1"/>
            <w:sz w:val="28"/>
            <w14:ligatures w14:val="none"/>
          </w:rPr>
          <w:delText>用于刻画任务描述的全局语义特征。</w:delText>
        </w:r>
      </w:del>
    </w:p>
    <w:p w14:paraId="71A0BE46" w14:textId="36FC2763" w:rsidR="00B95363" w:rsidRPr="004B17D5" w:rsidDel="00595429" w:rsidRDefault="00000000">
      <w:pPr>
        <w:widowControl/>
        <w:spacing w:before="100" w:after="0" w:line="480" w:lineRule="exact"/>
        <w:ind w:firstLineChars="202" w:firstLine="566"/>
        <w:jc w:val="both"/>
        <w:rPr>
          <w:del w:id="1542" w:author="yun qiao" w:date="2026-04-21T11:00:00Z"/>
          <w:rFonts w:ascii="Times New Roman" w:eastAsia="宋体" w:hAnsi="Times New Roman" w:cs="Times New Roman"/>
          <w:color w:val="000000" w:themeColor="text1"/>
          <w:sz w:val="28"/>
          <w14:ligatures w14:val="none"/>
        </w:rPr>
      </w:pPr>
      <w:del w:id="1543" w:author="yun qiao" w:date="2026-04-21T11:00:00Z">
        <w:r w:rsidRPr="004B17D5" w:rsidDel="00595429">
          <w:rPr>
            <w:rFonts w:ascii="Times New Roman" w:eastAsia="宋体" w:hAnsi="Times New Roman" w:cs="Times New Roman" w:hint="eastAsia"/>
            <w:color w:val="000000" w:themeColor="text1"/>
            <w:sz w:val="28"/>
            <w14:ligatures w14:val="none"/>
          </w:rPr>
          <w:delText>在此基础上，条件融合模块将文本语义表示与任务类型信息进行统一建模。首先，将任务类型标识映射为嵌入向量：</w:delText>
        </w:r>
      </w:del>
    </w:p>
    <w:p w14:paraId="3EB07AB7" w14:textId="795C3D6B" w:rsidR="00B95363" w:rsidRPr="004B17D5" w:rsidDel="00595429" w:rsidRDefault="00000000">
      <w:pPr>
        <w:widowControl/>
        <w:spacing w:before="100" w:after="0" w:line="480" w:lineRule="exact"/>
        <w:jc w:val="both"/>
        <w:rPr>
          <w:del w:id="1544" w:author="yun qiao" w:date="2026-04-21T11:00:00Z"/>
          <w:rFonts w:ascii="Times New Roman" w:eastAsia="宋体" w:hAnsi="Times New Roman" w:cs="Times New Roman"/>
          <w:i/>
          <w:color w:val="000000" w:themeColor="text1"/>
          <w:sz w:val="28"/>
          <w14:ligatures w14:val="none"/>
        </w:rPr>
      </w:pPr>
      <m:oMathPara>
        <m:oMath>
          <m:sSub>
            <m:sSubPr>
              <m:ctrlPr>
                <w:del w:id="1545" w:author="yun qiao" w:date="2026-04-21T11:00:00Z">
                  <w:rPr>
                    <w:rFonts w:ascii="Cambria Math" w:eastAsia="宋体" w:hAnsi="Cambria Math" w:cs="Times New Roman"/>
                    <w:i/>
                    <w:color w:val="000000" w:themeColor="text1"/>
                    <w:sz w:val="28"/>
                    <w:szCs w:val="20"/>
                    <w14:ligatures w14:val="none"/>
                  </w:rPr>
                </w:del>
              </m:ctrlPr>
            </m:sSubPr>
            <m:e>
              <m:r>
                <w:del w:id="1546" w:author="yun qiao" w:date="2026-04-21T11:00:00Z">
                  <w:rPr>
                    <w:rFonts w:ascii="Cambria Math" w:eastAsia="宋体" w:hAnsi="Cambria Math" w:cs="Times New Roman"/>
                    <w:color w:val="000000" w:themeColor="text1"/>
                    <w:sz w:val="28"/>
                    <w14:ligatures w14:val="none"/>
                  </w:rPr>
                  <m:t>e</m:t>
                </w:del>
              </m:r>
            </m:e>
            <m:sub>
              <m:r>
                <w:del w:id="1547" w:author="yun qiao" w:date="2026-04-21T11:00:00Z">
                  <m:rPr>
                    <m:nor/>
                  </m:rPr>
                  <w:rPr>
                    <w:rFonts w:ascii="Cambria Math" w:eastAsia="宋体" w:hAnsi="Cambria Math" w:cs="Times New Roman"/>
                    <w:i/>
                    <w:color w:val="000000" w:themeColor="text1"/>
                    <w:sz w:val="28"/>
                    <w14:ligatures w14:val="none"/>
                  </w:rPr>
                  <m:t>task</m:t>
                </w:del>
              </m:r>
            </m:sub>
          </m:sSub>
          <m:r>
            <w:del w:id="1548" w:author="yun qiao" w:date="2026-04-21T11:00:00Z">
              <w:rPr>
                <w:rFonts w:ascii="Cambria Math" w:eastAsia="宋体" w:hAnsi="Cambria Math" w:cs="Times New Roman"/>
                <w:color w:val="000000" w:themeColor="text1"/>
                <w:sz w:val="28"/>
                <w14:ligatures w14:val="none"/>
              </w:rPr>
              <m:t>=</m:t>
            </w:del>
          </m:r>
          <m:r>
            <w:del w:id="1549" w:author="yun qiao" w:date="2026-04-21T11:00:00Z">
              <m:rPr>
                <m:nor/>
              </m:rPr>
              <w:rPr>
                <w:rFonts w:ascii="Cambria Math" w:eastAsia="宋体" w:hAnsi="Cambria Math" w:cs="Times New Roman"/>
                <w:color w:val="000000" w:themeColor="text1"/>
                <w:sz w:val="28"/>
                <w14:ligatures w14:val="none"/>
              </w:rPr>
              <m:t>Embedding</m:t>
            </w:del>
          </m:r>
          <m:d>
            <m:dPr>
              <m:ctrlPr>
                <w:del w:id="1550" w:author="yun qiao" w:date="2026-04-21T11:00:00Z">
                  <w:rPr>
                    <w:rFonts w:ascii="Cambria Math" w:eastAsia="宋体" w:hAnsi="Cambria Math" w:cs="Times New Roman"/>
                    <w:i/>
                    <w:color w:val="000000" w:themeColor="text1"/>
                    <w:sz w:val="28"/>
                    <w:szCs w:val="20"/>
                    <w14:ligatures w14:val="none"/>
                  </w:rPr>
                </w:del>
              </m:ctrlPr>
            </m:dPr>
            <m:e>
              <m:r>
                <w:del w:id="1551" w:author="yun qiao" w:date="2026-04-21T11:00:00Z">
                  <m:rPr>
                    <m:nor/>
                  </m:rPr>
                  <w:rPr>
                    <w:rFonts w:ascii="Cambria Math" w:eastAsia="宋体" w:hAnsi="Cambria Math" w:cs="Times New Roman"/>
                    <w:i/>
                    <w:color w:val="000000" w:themeColor="text1"/>
                    <w:sz w:val="28"/>
                    <w14:ligatures w14:val="none"/>
                  </w:rPr>
                  <m:t>task_type</m:t>
                </w:del>
              </m:r>
            </m:e>
          </m:d>
        </m:oMath>
      </m:oMathPara>
    </w:p>
    <w:p w14:paraId="13609EEB" w14:textId="25C37E8D" w:rsidR="00B95363" w:rsidRPr="004B17D5" w:rsidDel="00595429" w:rsidRDefault="00000000">
      <w:pPr>
        <w:widowControl/>
        <w:spacing w:before="100" w:after="0" w:line="480" w:lineRule="exact"/>
        <w:ind w:firstLineChars="200" w:firstLine="560"/>
        <w:jc w:val="both"/>
        <w:rPr>
          <w:del w:id="1552" w:author="yun qiao" w:date="2026-04-21T11:00:00Z"/>
          <w:rFonts w:ascii="Times New Roman" w:eastAsia="宋体" w:hAnsi="Times New Roman" w:cs="Times New Roman"/>
          <w:color w:val="000000" w:themeColor="text1"/>
          <w:sz w:val="28"/>
          <w14:ligatures w14:val="none"/>
        </w:rPr>
      </w:pPr>
      <w:del w:id="1553" w:author="yun qiao" w:date="2026-04-21T11:00:00Z">
        <w:r w:rsidRPr="004B17D5" w:rsidDel="00595429">
          <w:rPr>
            <w:rFonts w:ascii="Times New Roman" w:eastAsia="宋体" w:hAnsi="Times New Roman" w:cs="Times New Roman" w:hint="eastAsia"/>
            <w:color w:val="000000" w:themeColor="text1"/>
            <w:sz w:val="28"/>
            <w14:ligatures w14:val="none"/>
          </w:rPr>
          <w:delText>随后，将文本语义表示与任务类型嵌入进行拼接，并通过非线性映射函数生成条件向量：</w:delText>
        </w:r>
      </w:del>
    </w:p>
    <w:p w14:paraId="7CBD4814" w14:textId="50AF2EAA" w:rsidR="00B95363" w:rsidRPr="004B17D5" w:rsidDel="00595429" w:rsidRDefault="00000000">
      <w:pPr>
        <w:widowControl/>
        <w:spacing w:before="100" w:after="0" w:line="480" w:lineRule="exact"/>
        <w:jc w:val="both"/>
        <w:rPr>
          <w:del w:id="1554" w:author="yun qiao" w:date="2026-04-21T11:00:00Z"/>
          <w:rFonts w:ascii="Times New Roman" w:eastAsia="宋体" w:hAnsi="Times New Roman" w:cs="Times New Roman"/>
          <w:i/>
          <w:color w:val="000000" w:themeColor="text1"/>
          <w:sz w:val="28"/>
          <w14:ligatures w14:val="none"/>
        </w:rPr>
      </w:pPr>
      <m:oMathPara>
        <m:oMath>
          <m:r>
            <w:del w:id="1555" w:author="yun qiao" w:date="2026-04-21T11:00:00Z">
              <w:rPr>
                <w:rFonts w:ascii="Cambria Math" w:eastAsia="宋体" w:hAnsi="Cambria Math" w:cs="Times New Roman"/>
                <w:color w:val="000000" w:themeColor="text1"/>
                <w:sz w:val="28"/>
                <w14:ligatures w14:val="none"/>
              </w:rPr>
              <m:t>c=</m:t>
            </w:del>
          </m:r>
          <m:sSub>
            <m:sSubPr>
              <m:ctrlPr>
                <w:del w:id="1556" w:author="yun qiao" w:date="2026-04-21T11:00:00Z">
                  <w:rPr>
                    <w:rFonts w:ascii="Cambria Math" w:eastAsia="宋体" w:hAnsi="Cambria Math" w:cs="Times New Roman"/>
                    <w:i/>
                    <w:color w:val="000000" w:themeColor="text1"/>
                    <w:sz w:val="28"/>
                    <w:szCs w:val="20"/>
                    <w14:ligatures w14:val="none"/>
                  </w:rPr>
                </w:del>
              </m:ctrlPr>
            </m:sSubPr>
            <m:e>
              <m:r>
                <w:del w:id="1557" w:author="yun qiao" w:date="2026-04-21T11:00:00Z">
                  <w:rPr>
                    <w:rFonts w:ascii="Cambria Math" w:eastAsia="宋体" w:hAnsi="Cambria Math" w:cs="Times New Roman"/>
                    <w:color w:val="000000" w:themeColor="text1"/>
                    <w:sz w:val="28"/>
                    <w14:ligatures w14:val="none"/>
                  </w:rPr>
                  <m:t>f</m:t>
                </w:del>
              </m:r>
            </m:e>
            <m:sub>
              <m:r>
                <w:del w:id="1558" w:author="yun qiao" w:date="2026-04-21T11:00:00Z">
                  <m:rPr>
                    <m:nor/>
                  </m:rPr>
                  <w:rPr>
                    <w:rFonts w:ascii="Cambria Math" w:eastAsia="宋体" w:hAnsi="Cambria Math" w:cs="Times New Roman"/>
                    <w:i/>
                    <w:color w:val="000000" w:themeColor="text1"/>
                    <w:sz w:val="28"/>
                    <w14:ligatures w14:val="none"/>
                  </w:rPr>
                  <m:t>MLP</m:t>
                </w:del>
              </m:r>
            </m:sub>
          </m:sSub>
          <m:d>
            <m:dPr>
              <m:ctrlPr>
                <w:del w:id="1559" w:author="yun qiao" w:date="2026-04-21T11:00:00Z">
                  <w:rPr>
                    <w:rFonts w:ascii="Cambria Math" w:eastAsia="宋体" w:hAnsi="Cambria Math" w:cs="Times New Roman"/>
                    <w:i/>
                    <w:color w:val="000000" w:themeColor="text1"/>
                    <w:sz w:val="28"/>
                    <w:szCs w:val="20"/>
                    <w14:ligatures w14:val="none"/>
                  </w:rPr>
                </w:del>
              </m:ctrlPr>
            </m:dPr>
            <m:e>
              <m:d>
                <m:dPr>
                  <m:begChr m:val="["/>
                  <m:endChr m:val="]"/>
                  <m:ctrlPr>
                    <w:del w:id="1560" w:author="yun qiao" w:date="2026-04-21T11:00:00Z">
                      <w:rPr>
                        <w:rFonts w:ascii="Cambria Math" w:eastAsia="宋体" w:hAnsi="Cambria Math" w:cs="Times New Roman"/>
                        <w:i/>
                        <w:color w:val="000000" w:themeColor="text1"/>
                        <w:sz w:val="28"/>
                        <w:szCs w:val="20"/>
                        <w14:ligatures w14:val="none"/>
                      </w:rPr>
                    </w:del>
                  </m:ctrlPr>
                </m:dPr>
                <m:e>
                  <m:sSub>
                    <m:sSubPr>
                      <m:ctrlPr>
                        <w:del w:id="1561" w:author="yun qiao" w:date="2026-04-21T11:00:00Z">
                          <w:rPr>
                            <w:rFonts w:ascii="Cambria Math" w:eastAsia="宋体" w:hAnsi="Cambria Math" w:cs="Times New Roman"/>
                            <w:i/>
                            <w:color w:val="000000" w:themeColor="text1"/>
                            <w:sz w:val="28"/>
                            <w:szCs w:val="20"/>
                            <w14:ligatures w14:val="none"/>
                          </w:rPr>
                        </w:del>
                      </m:ctrlPr>
                    </m:sSubPr>
                    <m:e>
                      <m:r>
                        <w:del w:id="1562" w:author="yun qiao" w:date="2026-04-21T11:00:00Z">
                          <w:rPr>
                            <w:rFonts w:ascii="Cambria Math" w:eastAsia="宋体" w:hAnsi="Cambria Math" w:cs="Times New Roman"/>
                            <w:color w:val="000000" w:themeColor="text1"/>
                            <w:sz w:val="28"/>
                            <w14:ligatures w14:val="none"/>
                          </w:rPr>
                          <m:t>v</m:t>
                        </w:del>
                      </m:r>
                    </m:e>
                    <m:sub>
                      <m:r>
                        <w:del w:id="1563" w:author="yun qiao" w:date="2026-04-21T11:00:00Z">
                          <m:rPr>
                            <m:nor/>
                          </m:rPr>
                          <w:rPr>
                            <w:rFonts w:ascii="Cambria Math" w:eastAsia="宋体" w:hAnsi="Cambria Math" w:cs="Times New Roman"/>
                            <w:i/>
                            <w:color w:val="000000" w:themeColor="text1"/>
                            <w:sz w:val="28"/>
                            <w14:ligatures w14:val="none"/>
                          </w:rPr>
                          <m:t>text</m:t>
                        </w:del>
                      </m:r>
                    </m:sub>
                  </m:sSub>
                  <m:r>
                    <w:del w:id="1564" w:author="yun qiao" w:date="2026-04-21T11:00:00Z">
                      <w:rPr>
                        <w:rFonts w:ascii="Cambria Math" w:eastAsia="宋体" w:hAnsi="Cambria Math" w:cs="Times New Roman"/>
                        <w:color w:val="000000" w:themeColor="text1"/>
                        <w:sz w:val="28"/>
                        <w14:ligatures w14:val="none"/>
                      </w:rPr>
                      <m:t xml:space="preserve"> ;</m:t>
                    </w:del>
                  </m:r>
                  <m:sSub>
                    <m:sSubPr>
                      <m:ctrlPr>
                        <w:del w:id="1565" w:author="yun qiao" w:date="2026-04-21T11:00:00Z">
                          <w:rPr>
                            <w:rFonts w:ascii="Cambria Math" w:eastAsia="宋体" w:hAnsi="Cambria Math" w:cs="Times New Roman"/>
                            <w:i/>
                            <w:color w:val="000000" w:themeColor="text1"/>
                            <w:sz w:val="28"/>
                            <w:szCs w:val="20"/>
                            <w14:ligatures w14:val="none"/>
                          </w:rPr>
                        </w:del>
                      </m:ctrlPr>
                    </m:sSubPr>
                    <m:e>
                      <m:r>
                        <w:del w:id="1566" w:author="yun qiao" w:date="2026-04-21T11:00:00Z">
                          <w:rPr>
                            <w:rFonts w:ascii="Cambria Math" w:eastAsia="宋体" w:hAnsi="Cambria Math" w:cs="Times New Roman"/>
                            <w:color w:val="000000" w:themeColor="text1"/>
                            <w:sz w:val="28"/>
                            <w14:ligatures w14:val="none"/>
                          </w:rPr>
                          <m:t>e</m:t>
                        </w:del>
                      </m:r>
                    </m:e>
                    <m:sub>
                      <m:r>
                        <w:del w:id="1567" w:author="yun qiao" w:date="2026-04-21T11:00:00Z">
                          <m:rPr>
                            <m:nor/>
                          </m:rPr>
                          <w:rPr>
                            <w:rFonts w:ascii="Cambria Math" w:eastAsia="宋体" w:hAnsi="Cambria Math" w:cs="Times New Roman"/>
                            <w:i/>
                            <w:color w:val="000000" w:themeColor="text1"/>
                            <w:sz w:val="28"/>
                            <w14:ligatures w14:val="none"/>
                          </w:rPr>
                          <m:t>task</m:t>
                        </w:del>
                      </m:r>
                    </m:sub>
                  </m:sSub>
                </m:e>
              </m:d>
            </m:e>
          </m:d>
        </m:oMath>
      </m:oMathPara>
    </w:p>
    <w:p w14:paraId="048315A4" w14:textId="2983FD03" w:rsidR="00B95363" w:rsidRPr="004B17D5" w:rsidDel="00595429" w:rsidRDefault="00000000">
      <w:pPr>
        <w:widowControl/>
        <w:spacing w:before="100" w:after="0" w:line="480" w:lineRule="exact"/>
        <w:ind w:firstLineChars="202" w:firstLine="566"/>
        <w:jc w:val="both"/>
        <w:rPr>
          <w:del w:id="1568" w:author="yun qiao" w:date="2026-04-21T11:00:00Z"/>
          <w:rFonts w:ascii="Times New Roman" w:eastAsia="宋体" w:hAnsi="Times New Roman" w:cs="Times New Roman"/>
          <w:color w:val="000000" w:themeColor="text1"/>
          <w:sz w:val="28"/>
          <w14:ligatures w14:val="none"/>
        </w:rPr>
      </w:pPr>
      <w:del w:id="1569" w:author="yun qiao" w:date="2026-04-21T11:00:00Z">
        <w:r w:rsidRPr="004B17D5" w:rsidDel="00595429">
          <w:rPr>
            <w:rFonts w:ascii="Times New Roman" w:eastAsia="宋体" w:hAnsi="Times New Roman" w:cs="Times New Roman" w:hint="eastAsia"/>
            <w:color w:val="000000" w:themeColor="text1"/>
            <w:sz w:val="28"/>
            <w14:ligatures w14:val="none"/>
          </w:rPr>
          <w:delText>所述条件向量同时编码任务语义信息与任务类别信息，用于在后续序列生成过程中提供统一的条件约束信号。</w:delText>
        </w:r>
      </w:del>
    </w:p>
    <w:p w14:paraId="33E1D71F" w14:textId="7856FF92" w:rsidR="00B95363" w:rsidRPr="004B17D5" w:rsidDel="00595429" w:rsidRDefault="00000000">
      <w:pPr>
        <w:widowControl/>
        <w:spacing w:before="100" w:after="0" w:line="480" w:lineRule="exact"/>
        <w:ind w:firstLineChars="202" w:firstLine="566"/>
        <w:jc w:val="both"/>
        <w:rPr>
          <w:del w:id="1570" w:author="yun qiao" w:date="2026-04-21T11:00:00Z"/>
          <w:rFonts w:ascii="Times New Roman" w:eastAsia="宋体" w:hAnsi="Times New Roman" w:cs="Times New Roman"/>
          <w:color w:val="000000" w:themeColor="text1"/>
          <w:sz w:val="28"/>
          <w:szCs w:val="28"/>
          <w14:ligatures w14:val="none"/>
        </w:rPr>
      </w:pPr>
      <w:del w:id="1571"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3C2EF6"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3</w:delText>
        </w:r>
        <w:r w:rsidRPr="004B17D5" w:rsidDel="00595429">
          <w:rPr>
            <w:rFonts w:ascii="Times New Roman" w:eastAsia="宋体" w:hAnsi="Times New Roman" w:cs="Times New Roman" w:hint="eastAsia"/>
            <w:color w:val="000000" w:themeColor="text1"/>
            <w:sz w:val="28"/>
            <w:szCs w:val="28"/>
            <w14:ligatures w14:val="none"/>
          </w:rPr>
          <w:delText>、条件化解码机制。</w:delText>
        </w:r>
      </w:del>
    </w:p>
    <w:p w14:paraId="1134F170" w14:textId="1151D61F" w:rsidR="001C54D7" w:rsidRPr="001C54D7" w:rsidDel="00595429" w:rsidRDefault="001C54D7" w:rsidP="001C54D7">
      <w:pPr>
        <w:widowControl/>
        <w:spacing w:before="100" w:after="0" w:line="480" w:lineRule="exact"/>
        <w:ind w:firstLineChars="202" w:firstLine="566"/>
        <w:jc w:val="both"/>
        <w:rPr>
          <w:del w:id="1572" w:author="yun qiao" w:date="2026-04-21T11:00:00Z"/>
          <w:rFonts w:ascii="Times New Roman" w:eastAsia="宋体" w:hAnsi="Times New Roman" w:cs="Times New Roman"/>
          <w:color w:val="000000" w:themeColor="text1"/>
          <w:sz w:val="28"/>
          <w14:ligatures w14:val="none"/>
        </w:rPr>
      </w:pPr>
      <w:del w:id="1573" w:author="yun qiao" w:date="2026-04-21T11:00:00Z">
        <w:r w:rsidRPr="001C54D7" w:rsidDel="00595429">
          <w:rPr>
            <w:rFonts w:ascii="Times New Roman" w:eastAsia="宋体" w:hAnsi="Times New Roman" w:cs="Times New Roman"/>
            <w:color w:val="000000" w:themeColor="text1"/>
            <w:sz w:val="28"/>
            <w14:ligatures w14:val="none"/>
          </w:rPr>
          <w:delText>条件化解码模块用于在序列生成过程中引入任务条件信息，实现对操作原语生成过程的动态调控。</w:delText>
        </w:r>
        <w:bookmarkStart w:id="1574" w:name="_Hlk227245009"/>
        <w:r w:rsidRPr="001C54D7" w:rsidDel="00595429">
          <w:rPr>
            <w:rFonts w:ascii="Times New Roman" w:eastAsia="宋体" w:hAnsi="Times New Roman" w:cs="Times New Roman"/>
            <w:color w:val="000000" w:themeColor="text1"/>
            <w:sz w:val="28"/>
            <w14:ligatures w14:val="none"/>
          </w:rPr>
          <w:delText>所述任务条件信息包括地理处理操作类型、空间数据对象以及输入输出约束等结构化语义特征，用于在操作语义层面对生成过程进行约束，从而引导生成符合地理处理逻辑的操作原语序列。</w:delText>
        </w:r>
        <w:bookmarkEnd w:id="1574"/>
      </w:del>
    </w:p>
    <w:p w14:paraId="371EFFF3" w14:textId="7AB71DD4" w:rsidR="001C54D7" w:rsidRPr="001C54D7" w:rsidDel="00595429" w:rsidRDefault="00DE025A" w:rsidP="001C54D7">
      <w:pPr>
        <w:widowControl/>
        <w:spacing w:before="100" w:after="0" w:line="480" w:lineRule="exact"/>
        <w:ind w:firstLineChars="202" w:firstLine="566"/>
        <w:jc w:val="both"/>
        <w:rPr>
          <w:del w:id="1575" w:author="yun qiao" w:date="2026-04-21T11:00:00Z"/>
          <w:rFonts w:ascii="Times New Roman" w:eastAsia="宋体" w:hAnsi="Times New Roman" w:cs="Times New Roman"/>
          <w:color w:val="000000" w:themeColor="text1"/>
          <w:sz w:val="28"/>
          <w14:ligatures w14:val="none"/>
        </w:rPr>
      </w:pPr>
      <w:del w:id="1576" w:author="yun qiao" w:date="2026-04-21T11:00:00Z">
        <w:r w:rsidRPr="004B17D5" w:rsidDel="00595429">
          <w:rPr>
            <w:rFonts w:ascii="Times New Roman" w:eastAsia="宋体" w:hAnsi="Times New Roman" w:cs="Times New Roman" w:hint="eastAsia"/>
            <w:color w:val="000000" w:themeColor="text1"/>
            <w:sz w:val="28"/>
            <w14:ligatures w14:val="none"/>
          </w:rPr>
          <w:delText>所述解码模块采用基于</w:delText>
        </w:r>
        <w:r w:rsidRPr="004B17D5" w:rsidDel="00595429">
          <w:rPr>
            <w:rFonts w:ascii="Times New Roman" w:eastAsia="宋体" w:hAnsi="Times New Roman" w:cs="Times New Roman" w:hint="eastAsia"/>
            <w:color w:val="000000" w:themeColor="text1"/>
            <w:sz w:val="28"/>
            <w14:ligatures w14:val="none"/>
          </w:rPr>
          <w:delText xml:space="preserve"> Transformer </w:delText>
        </w:r>
        <w:r w:rsidRPr="004B17D5" w:rsidDel="00595429">
          <w:rPr>
            <w:rFonts w:ascii="Times New Roman" w:eastAsia="宋体" w:hAnsi="Times New Roman" w:cs="Times New Roman" w:hint="eastAsia"/>
            <w:color w:val="000000" w:themeColor="text1"/>
            <w:sz w:val="28"/>
            <w14:ligatures w14:val="none"/>
          </w:rPr>
          <w:delText>的多层堆叠解码结构</w:delText>
        </w:r>
        <w:bookmarkStart w:id="1577" w:name="_Hlk227245054"/>
        <w:r w:rsidR="001C54D7" w:rsidRPr="001C54D7" w:rsidDel="00595429">
          <w:rPr>
            <w:rFonts w:ascii="Times New Roman" w:eastAsia="宋体" w:hAnsi="Times New Roman" w:cs="Times New Roman"/>
            <w:color w:val="000000" w:themeColor="text1"/>
            <w:sz w:val="28"/>
            <w14:ligatures w14:val="none"/>
          </w:rPr>
          <w:delText>，在各解码层中</w:delText>
        </w:r>
        <w:bookmarkEnd w:id="1577"/>
        <w:r w:rsidR="001C54D7" w:rsidRPr="001C54D7" w:rsidDel="00595429">
          <w:rPr>
            <w:rFonts w:ascii="Times New Roman" w:eastAsia="宋体" w:hAnsi="Times New Roman" w:cs="Times New Roman"/>
            <w:color w:val="000000" w:themeColor="text1"/>
            <w:sz w:val="28"/>
            <w14:ligatures w14:val="none"/>
          </w:rPr>
          <w:delText>引入特征级线性调制机制（</w:delText>
        </w:r>
        <w:r w:rsidR="001C54D7" w:rsidRPr="001C54D7" w:rsidDel="00595429">
          <w:rPr>
            <w:rFonts w:ascii="Times New Roman" w:eastAsia="宋体" w:hAnsi="Times New Roman" w:cs="Times New Roman"/>
            <w:color w:val="000000" w:themeColor="text1"/>
            <w:sz w:val="28"/>
            <w14:ligatures w14:val="none"/>
          </w:rPr>
          <w:delText>Feature-wise Linear Modulation, FiLM</w:delText>
        </w:r>
        <w:r w:rsidR="001C54D7" w:rsidRPr="001C54D7" w:rsidDel="00595429">
          <w:rPr>
            <w:rFonts w:ascii="Times New Roman" w:eastAsia="宋体" w:hAnsi="Times New Roman" w:cs="Times New Roman"/>
            <w:color w:val="000000" w:themeColor="text1"/>
            <w:sz w:val="28"/>
            <w14:ligatures w14:val="none"/>
          </w:rPr>
          <w:delText>），以实现任务条件向量对隐藏状态的逐层调控。</w:delText>
        </w:r>
      </w:del>
    </w:p>
    <w:p w14:paraId="3B4DD1D6" w14:textId="76A93632" w:rsidR="001C54D7" w:rsidRPr="001C54D7" w:rsidDel="00595429" w:rsidRDefault="001C54D7" w:rsidP="001C54D7">
      <w:pPr>
        <w:widowControl/>
        <w:spacing w:before="100" w:after="0" w:line="480" w:lineRule="exact"/>
        <w:ind w:firstLineChars="202" w:firstLine="566"/>
        <w:jc w:val="both"/>
        <w:rPr>
          <w:del w:id="1578" w:author="yun qiao" w:date="2026-04-21T11:00:00Z"/>
          <w:rFonts w:ascii="Times New Roman" w:eastAsia="宋体" w:hAnsi="Times New Roman" w:cs="Times New Roman"/>
          <w:color w:val="000000" w:themeColor="text1"/>
          <w:sz w:val="28"/>
          <w14:ligatures w14:val="none"/>
        </w:rPr>
      </w:pPr>
      <w:del w:id="1579" w:author="yun qiao" w:date="2026-04-21T11:00:00Z">
        <w:r w:rsidRPr="001C54D7" w:rsidDel="00595429">
          <w:rPr>
            <w:rFonts w:ascii="Times New Roman" w:eastAsia="宋体" w:hAnsi="Times New Roman" w:cs="Times New Roman"/>
            <w:color w:val="000000" w:themeColor="text1"/>
            <w:sz w:val="28"/>
            <w14:ligatures w14:val="none"/>
          </w:rPr>
          <w:delText>在</w:delText>
        </w:r>
        <w:r w:rsidRPr="004B17D5" w:rsidDel="00595429">
          <w:rPr>
            <w:rFonts w:ascii="Times New Roman" w:eastAsia="宋体" w:hAnsi="Times New Roman" w:cs="Times New Roman" w:hint="eastAsia"/>
            <w:color w:val="000000" w:themeColor="text1"/>
            <w:sz w:val="28"/>
            <w14:ligatures w14:val="none"/>
          </w:rPr>
          <w:delText>这</w:delText>
        </w:r>
        <w:r w:rsidRPr="001C54D7" w:rsidDel="00595429">
          <w:rPr>
            <w:rFonts w:ascii="Times New Roman" w:eastAsia="宋体" w:hAnsi="Times New Roman" w:cs="Times New Roman"/>
            <w:color w:val="000000" w:themeColor="text1"/>
            <w:sz w:val="28"/>
            <w14:ligatures w14:val="none"/>
          </w:rPr>
          <w:delText>一实施方式中，对于第</w:delText>
        </w:r>
      </w:del>
      <m:oMath>
        <m:r>
          <w:del w:id="1580" w:author="yun qiao" w:date="2026-04-21T11:00:00Z">
            <w:rPr>
              <w:rFonts w:ascii="Cambria Math" w:eastAsia="宋体" w:hAnsi="Cambria Math" w:cs="等线"/>
              <w:color w:val="000000" w:themeColor="text1"/>
              <w:sz w:val="28"/>
              <w14:ligatures w14:val="none"/>
            </w:rPr>
            <m:t>l</m:t>
          </w:del>
        </m:r>
      </m:oMath>
      <w:del w:id="1581" w:author="yun qiao" w:date="2026-04-21T11:00:00Z">
        <w:r w:rsidRPr="001C54D7" w:rsidDel="00595429">
          <w:rPr>
            <w:rFonts w:ascii="Times New Roman" w:eastAsia="宋体" w:hAnsi="Times New Roman" w:cs="Times New Roman"/>
            <w:color w:val="000000" w:themeColor="text1"/>
            <w:sz w:val="28"/>
            <w14:ligatures w14:val="none"/>
          </w:rPr>
          <w:delText>层解码器，其输入隐藏状态记为</w:delText>
        </w:r>
      </w:del>
      <m:oMath>
        <m:sSubSup>
          <m:sSubSupPr>
            <m:ctrlPr>
              <w:del w:id="1582" w:author="yun qiao" w:date="2026-04-21T11:00:00Z">
                <w:rPr>
                  <w:rFonts w:ascii="Cambria Math" w:eastAsia="宋体" w:hAnsi="Cambria Math" w:cs="Times New Roman"/>
                  <w:i/>
                  <w:color w:val="000000" w:themeColor="text1"/>
                  <w:sz w:val="28"/>
                  <w:szCs w:val="20"/>
                  <w14:ligatures w14:val="none"/>
                </w:rPr>
              </w:del>
            </m:ctrlPr>
          </m:sSubSupPr>
          <m:e>
            <m:r>
              <w:del w:id="1583" w:author="yun qiao" w:date="2026-04-21T11:00:00Z">
                <w:rPr>
                  <w:rFonts w:ascii="Cambria Math" w:eastAsia="宋体" w:hAnsi="Cambria Math" w:cs="等线"/>
                  <w:color w:val="000000" w:themeColor="text1"/>
                  <w:sz w:val="28"/>
                  <w14:ligatures w14:val="none"/>
                </w:rPr>
                <m:t>h</m:t>
              </w:del>
            </m:r>
          </m:e>
          <m:sub>
            <m:r>
              <w:del w:id="1584" w:author="yun qiao" w:date="2026-04-21T11:00:00Z">
                <w:rPr>
                  <w:rFonts w:ascii="Cambria Math" w:eastAsia="宋体" w:hAnsi="Cambria Math" w:cs="等线"/>
                  <w:color w:val="000000" w:themeColor="text1"/>
                  <w:sz w:val="28"/>
                  <w14:ligatures w14:val="none"/>
                </w:rPr>
                <m:t>l</m:t>
              </w:del>
            </m:r>
          </m:sub>
          <m:sup>
            <m:r>
              <w:del w:id="1585" w:author="yun qiao" w:date="2026-04-21T11:00:00Z">
                <w:rPr>
                  <w:rFonts w:ascii="Cambria Math" w:eastAsia="宋体" w:hAnsi="Cambria Math" w:cs="Times New Roman"/>
                  <w:color w:val="000000" w:themeColor="text1"/>
                  <w:sz w:val="28"/>
                  <w:szCs w:val="20"/>
                  <w14:ligatures w14:val="none"/>
                </w:rPr>
                <m:t xml:space="preserve"> </m:t>
              </w:del>
            </m:r>
          </m:sup>
        </m:sSubSup>
      </m:oMath>
      <w:del w:id="1586" w:author="yun qiao" w:date="2026-04-21T11:00:00Z">
        <w:r w:rsidRPr="001C54D7" w:rsidDel="00595429">
          <w:rPr>
            <w:rFonts w:ascii="Times New Roman" w:eastAsia="宋体" w:hAnsi="Times New Roman" w:cs="Times New Roman"/>
            <w:color w:val="000000" w:themeColor="text1"/>
            <w:sz w:val="28"/>
            <w14:ligatures w14:val="none"/>
          </w:rPr>
          <w:delText>，首先通过序列建模单元获得中间表示；在此基础上，引入基于任务条件向量</w:delText>
        </w:r>
      </w:del>
      <m:oMath>
        <m:r>
          <w:del w:id="1587" w:author="yun qiao" w:date="2026-04-21T11:00:00Z">
            <w:rPr>
              <w:rFonts w:ascii="Cambria Math" w:eastAsia="宋体" w:hAnsi="Cambria Math" w:cs="Times New Roman"/>
              <w:color w:val="000000" w:themeColor="text1"/>
              <w:sz w:val="28"/>
              <w14:ligatures w14:val="none"/>
            </w:rPr>
            <m:t>c</m:t>
          </w:del>
        </m:r>
      </m:oMath>
      <w:del w:id="1588" w:author="yun qiao" w:date="2026-04-21T11:00:00Z">
        <w:r w:rsidRPr="001C54D7" w:rsidDel="00595429">
          <w:rPr>
            <w:rFonts w:ascii="Times New Roman" w:eastAsia="宋体" w:hAnsi="Times New Roman" w:cs="Times New Roman"/>
            <w:color w:val="000000" w:themeColor="text1"/>
            <w:sz w:val="28"/>
            <w14:ligatures w14:val="none"/>
          </w:rPr>
          <w:delText>的特征级线性调制，对隐藏状态进行线性变换：</w:delText>
        </w:r>
      </w:del>
    </w:p>
    <w:p w14:paraId="502AE9D3" w14:textId="035D028D" w:rsidR="00B95363" w:rsidRPr="004B17D5" w:rsidDel="00595429" w:rsidRDefault="00000000">
      <w:pPr>
        <w:widowControl/>
        <w:spacing w:before="100" w:after="0" w:line="480" w:lineRule="exact"/>
        <w:jc w:val="both"/>
        <w:rPr>
          <w:del w:id="1589" w:author="yun qiao" w:date="2026-04-21T11:00:00Z"/>
          <w:rFonts w:ascii="Times New Roman" w:eastAsia="宋体" w:hAnsi="Times New Roman" w:cs="Times New Roman"/>
          <w:color w:val="000000" w:themeColor="text1"/>
          <w:sz w:val="28"/>
          <w14:ligatures w14:val="none"/>
        </w:rPr>
      </w:pPr>
      <m:oMathPara>
        <m:oMath>
          <m:sSubSup>
            <m:sSubSupPr>
              <m:ctrlPr>
                <w:del w:id="1590" w:author="yun qiao" w:date="2026-04-21T11:00:00Z">
                  <w:rPr>
                    <w:rFonts w:ascii="Cambria Math" w:eastAsia="宋体" w:hAnsi="Cambria Math" w:cs="Times New Roman"/>
                    <w:i/>
                    <w:color w:val="000000" w:themeColor="text1"/>
                    <w:sz w:val="28"/>
                    <w:szCs w:val="20"/>
                    <w14:ligatures w14:val="none"/>
                  </w:rPr>
                </w:del>
              </m:ctrlPr>
            </m:sSubSupPr>
            <m:e>
              <m:r>
                <w:del w:id="1591" w:author="yun qiao" w:date="2026-04-21T11:00:00Z">
                  <w:rPr>
                    <w:rFonts w:ascii="Cambria Math" w:eastAsia="宋体" w:hAnsi="Cambria Math" w:cs="等线"/>
                    <w:color w:val="000000" w:themeColor="text1"/>
                    <w:sz w:val="28"/>
                    <w14:ligatures w14:val="none"/>
                  </w:rPr>
                  <m:t>h</m:t>
                </w:del>
              </m:r>
            </m:e>
            <m:sub>
              <m:r>
                <w:del w:id="1592" w:author="yun qiao" w:date="2026-04-21T11:00:00Z">
                  <w:rPr>
                    <w:rFonts w:ascii="Cambria Math" w:eastAsia="宋体" w:hAnsi="Cambria Math" w:cs="等线"/>
                    <w:color w:val="000000" w:themeColor="text1"/>
                    <w:sz w:val="28"/>
                    <w14:ligatures w14:val="none"/>
                  </w:rPr>
                  <m:t>l</m:t>
                </w:del>
              </m:r>
            </m:sub>
            <m:sup>
              <m:r>
                <w:del w:id="1593" w:author="yun qiao" w:date="2026-04-21T11:00:00Z">
                  <w:rPr>
                    <w:rFonts w:ascii="Cambria Math" w:eastAsia="宋体" w:hAnsi="Cambria Math" w:cs="等线"/>
                    <w:color w:val="000000" w:themeColor="text1"/>
                    <w:sz w:val="28"/>
                    <w14:ligatures w14:val="none"/>
                  </w:rPr>
                  <m:t>'</m:t>
                </w:del>
              </m:r>
            </m:sup>
          </m:sSubSup>
          <m:r>
            <w:del w:id="1594" w:author="yun qiao" w:date="2026-04-21T11:00:00Z">
              <w:rPr>
                <w:rFonts w:ascii="Cambria Math" w:eastAsia="宋体" w:hAnsi="Cambria Math" w:cs="Times New Roman"/>
                <w:color w:val="000000" w:themeColor="text1"/>
                <w:sz w:val="28"/>
                <w14:ligatures w14:val="none"/>
              </w:rPr>
              <m:t>=</m:t>
            </w:del>
          </m:r>
          <m:sSub>
            <m:sSubPr>
              <m:ctrlPr>
                <w:del w:id="1595" w:author="yun qiao" w:date="2026-04-21T11:00:00Z">
                  <w:rPr>
                    <w:rFonts w:ascii="Cambria Math" w:eastAsia="宋体" w:hAnsi="Cambria Math" w:cs="Times New Roman"/>
                    <w:i/>
                    <w:color w:val="000000" w:themeColor="text1"/>
                    <w:sz w:val="28"/>
                    <w:szCs w:val="20"/>
                    <w14:ligatures w14:val="none"/>
                  </w:rPr>
                </w:del>
              </m:ctrlPr>
            </m:sSubPr>
            <m:e>
              <m:r>
                <w:del w:id="1596" w:author="yun qiao" w:date="2026-04-21T11:00:00Z">
                  <m:rPr>
                    <m:sty m:val="p"/>
                  </m:rPr>
                  <w:rPr>
                    <w:rFonts w:ascii="Cambria Math" w:eastAsia="宋体" w:hAnsi="Cambria Math" w:cs="Times New Roman"/>
                    <w:color w:val="000000" w:themeColor="text1"/>
                    <w:sz w:val="28"/>
                    <w14:ligatures w14:val="none"/>
                  </w:rPr>
                  <m:t>γ</m:t>
                </w:del>
              </m:r>
            </m:e>
            <m:sub>
              <m:r>
                <w:del w:id="1597" w:author="yun qiao" w:date="2026-04-21T11:00:00Z">
                  <w:rPr>
                    <w:rFonts w:ascii="Cambria Math" w:eastAsia="宋体" w:hAnsi="Cambria Math" w:cs="Times New Roman"/>
                    <w:color w:val="000000" w:themeColor="text1"/>
                    <w:sz w:val="28"/>
                    <w14:ligatures w14:val="none"/>
                  </w:rPr>
                  <m:t>l</m:t>
                </w:del>
              </m:r>
            </m:sub>
          </m:sSub>
          <m:d>
            <m:dPr>
              <m:ctrlPr>
                <w:del w:id="1598" w:author="yun qiao" w:date="2026-04-21T11:00:00Z">
                  <w:rPr>
                    <w:rFonts w:ascii="Cambria Math" w:eastAsia="宋体" w:hAnsi="Cambria Math" w:cs="Times New Roman"/>
                    <w:i/>
                    <w:color w:val="000000" w:themeColor="text1"/>
                    <w:sz w:val="28"/>
                    <w:szCs w:val="20"/>
                    <w14:ligatures w14:val="none"/>
                  </w:rPr>
                </w:del>
              </m:ctrlPr>
            </m:dPr>
            <m:e>
              <m:r>
                <w:del w:id="1599" w:author="yun qiao" w:date="2026-04-21T11:00:00Z">
                  <w:rPr>
                    <w:rFonts w:ascii="Cambria Math" w:eastAsia="宋体" w:hAnsi="Cambria Math" w:cs="Times New Roman"/>
                    <w:color w:val="000000" w:themeColor="text1"/>
                    <w:sz w:val="28"/>
                    <w14:ligatures w14:val="none"/>
                  </w:rPr>
                  <m:t>c</m:t>
                </w:del>
              </m:r>
            </m:e>
          </m:d>
          <m:r>
            <w:del w:id="1600" w:author="yun qiao" w:date="2026-04-21T11:00:00Z">
              <m:rPr>
                <m:sty m:val="p"/>
              </m:rPr>
              <w:rPr>
                <w:rFonts w:ascii="Cambria Math" w:eastAsia="宋体" w:hAnsi="Cambria Math" w:cs="Times New Roman" w:hint="eastAsia"/>
                <w:color w:val="000000" w:themeColor="text1"/>
                <w:sz w:val="28"/>
                <w14:ligatures w14:val="none"/>
              </w:rPr>
              <m:t>⊙</m:t>
            </w:del>
          </m:r>
          <m:sSub>
            <m:sSubPr>
              <m:ctrlPr>
                <w:del w:id="1601" w:author="yun qiao" w:date="2026-04-21T11:00:00Z">
                  <w:rPr>
                    <w:rFonts w:ascii="Cambria Math" w:eastAsia="宋体" w:hAnsi="Cambria Math" w:cs="Times New Roman"/>
                    <w:i/>
                    <w:color w:val="000000" w:themeColor="text1"/>
                    <w:sz w:val="28"/>
                    <w:szCs w:val="20"/>
                    <w14:ligatures w14:val="none"/>
                  </w:rPr>
                </w:del>
              </m:ctrlPr>
            </m:sSubPr>
            <m:e>
              <m:r>
                <w:del w:id="1602" w:author="yun qiao" w:date="2026-04-21T11:00:00Z">
                  <w:rPr>
                    <w:rFonts w:ascii="Cambria Math" w:eastAsia="宋体" w:hAnsi="Cambria Math" w:cs="Times New Roman"/>
                    <w:color w:val="000000" w:themeColor="text1"/>
                    <w:sz w:val="28"/>
                    <w14:ligatures w14:val="none"/>
                  </w:rPr>
                  <m:t>h</m:t>
                </w:del>
              </m:r>
              <m:ctrlPr>
                <w:del w:id="1603" w:author="yun qiao" w:date="2026-04-21T11:00:00Z">
                  <w:rPr>
                    <w:rFonts w:ascii="Cambria Math" w:eastAsia="宋体" w:hAnsi="Cambria Math" w:cs="Times New Roman"/>
                    <w:color w:val="000000" w:themeColor="text1"/>
                    <w:sz w:val="28"/>
                    <w:szCs w:val="20"/>
                    <w14:ligatures w14:val="none"/>
                  </w:rPr>
                </w:del>
              </m:ctrlPr>
            </m:e>
            <m:sub>
              <m:r>
                <w:del w:id="1604" w:author="yun qiao" w:date="2026-04-21T11:00:00Z">
                  <w:rPr>
                    <w:rFonts w:ascii="Cambria Math" w:eastAsia="宋体" w:hAnsi="Cambria Math" w:cs="Times New Roman"/>
                    <w:color w:val="000000" w:themeColor="text1"/>
                    <w:sz w:val="28"/>
                    <w14:ligatures w14:val="none"/>
                  </w:rPr>
                  <m:t>l</m:t>
                </w:del>
              </m:r>
            </m:sub>
          </m:sSub>
          <m:r>
            <w:del w:id="1605" w:author="yun qiao" w:date="2026-04-21T11:00:00Z">
              <w:rPr>
                <w:rFonts w:ascii="Cambria Math" w:eastAsia="宋体" w:hAnsi="Cambria Math" w:cs="Times New Roman"/>
                <w:color w:val="000000" w:themeColor="text1"/>
                <w:sz w:val="28"/>
                <w14:ligatures w14:val="none"/>
              </w:rPr>
              <m:t>+</m:t>
            </w:del>
          </m:r>
          <m:sSub>
            <m:sSubPr>
              <m:ctrlPr>
                <w:del w:id="1606" w:author="yun qiao" w:date="2026-04-21T11:00:00Z">
                  <w:rPr>
                    <w:rFonts w:ascii="Cambria Math" w:eastAsia="宋体" w:hAnsi="Cambria Math" w:cs="Times New Roman"/>
                    <w:i/>
                    <w:color w:val="000000" w:themeColor="text1"/>
                    <w:sz w:val="28"/>
                    <w:szCs w:val="20"/>
                    <w14:ligatures w14:val="none"/>
                  </w:rPr>
                </w:del>
              </m:ctrlPr>
            </m:sSubPr>
            <m:e>
              <m:r>
                <w:del w:id="1607" w:author="yun qiao" w:date="2026-04-21T11:00:00Z">
                  <m:rPr>
                    <m:sty m:val="p"/>
                  </m:rPr>
                  <w:rPr>
                    <w:rFonts w:ascii="Cambria Math" w:eastAsia="宋体" w:hAnsi="Cambria Math" w:cs="Times New Roman"/>
                    <w:color w:val="000000" w:themeColor="text1"/>
                    <w:sz w:val="28"/>
                    <w14:ligatures w14:val="none"/>
                  </w:rPr>
                  <m:t>β</m:t>
                </w:del>
              </m:r>
            </m:e>
            <m:sub>
              <m:r>
                <w:del w:id="1608" w:author="yun qiao" w:date="2026-04-21T11:00:00Z">
                  <w:rPr>
                    <w:rFonts w:ascii="Cambria Math" w:eastAsia="宋体" w:hAnsi="Cambria Math" w:cs="Times New Roman"/>
                    <w:color w:val="000000" w:themeColor="text1"/>
                    <w:sz w:val="28"/>
                    <w14:ligatures w14:val="none"/>
                  </w:rPr>
                  <m:t>l</m:t>
                </w:del>
              </m:r>
            </m:sub>
          </m:sSub>
          <m:d>
            <m:dPr>
              <m:ctrlPr>
                <w:del w:id="1609" w:author="yun qiao" w:date="2026-04-21T11:00:00Z">
                  <w:rPr>
                    <w:rFonts w:ascii="Cambria Math" w:eastAsia="宋体" w:hAnsi="Cambria Math" w:cs="Times New Roman"/>
                    <w:i/>
                    <w:color w:val="000000" w:themeColor="text1"/>
                    <w:sz w:val="28"/>
                    <w:szCs w:val="20"/>
                    <w14:ligatures w14:val="none"/>
                  </w:rPr>
                </w:del>
              </m:ctrlPr>
            </m:dPr>
            <m:e>
              <m:r>
                <w:del w:id="1610" w:author="yun qiao" w:date="2026-04-21T11:00:00Z">
                  <w:rPr>
                    <w:rFonts w:ascii="Cambria Math" w:eastAsia="宋体" w:hAnsi="Cambria Math" w:cs="Times New Roman"/>
                    <w:color w:val="000000" w:themeColor="text1"/>
                    <w:sz w:val="28"/>
                    <w14:ligatures w14:val="none"/>
                  </w:rPr>
                  <m:t>c</m:t>
                </w:del>
              </m:r>
            </m:e>
          </m:d>
        </m:oMath>
      </m:oMathPara>
    </w:p>
    <w:p w14:paraId="1959303A" w14:textId="731E013C" w:rsidR="00B95363" w:rsidRPr="004B17D5" w:rsidDel="00595429" w:rsidRDefault="00000000">
      <w:pPr>
        <w:widowControl/>
        <w:spacing w:before="100" w:after="0" w:line="480" w:lineRule="exact"/>
        <w:ind w:firstLineChars="202" w:firstLine="566"/>
        <w:jc w:val="both"/>
        <w:rPr>
          <w:del w:id="1611" w:author="yun qiao" w:date="2026-04-21T11:00:00Z"/>
          <w:rFonts w:ascii="Times New Roman" w:eastAsia="宋体" w:hAnsi="Times New Roman" w:cs="Times New Roman"/>
          <w:color w:val="000000" w:themeColor="text1"/>
          <w:sz w:val="28"/>
          <w14:ligatures w14:val="none"/>
        </w:rPr>
      </w:pPr>
      <w:del w:id="1612"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r>
          <w:del w:id="1613" w:author="yun qiao" w:date="2026-04-21T11:00:00Z">
            <m:rPr>
              <m:sty m:val="p"/>
            </m:rPr>
            <w:rPr>
              <w:rFonts w:ascii="Cambria Math" w:eastAsia="宋体" w:hAnsi="Cambria Math" w:cs="Times New Roman" w:hint="eastAsia"/>
              <w:color w:val="000000" w:themeColor="text1"/>
              <w:sz w:val="28"/>
              <w14:ligatures w14:val="none"/>
            </w:rPr>
            <m:t>⊙</m:t>
          </w:del>
        </m:r>
      </m:oMath>
      <w:del w:id="1614" w:author="yun qiao" w:date="2026-04-21T11:00:00Z">
        <w:r w:rsidRPr="004B17D5" w:rsidDel="00595429">
          <w:rPr>
            <w:rFonts w:ascii="Times New Roman" w:eastAsia="宋体" w:hAnsi="Times New Roman" w:cs="Times New Roman" w:hint="eastAsia"/>
            <w:color w:val="000000" w:themeColor="text1"/>
            <w:sz w:val="28"/>
            <w14:ligatures w14:val="none"/>
          </w:rPr>
          <w:delText>表示逐元素乘法，</w:delText>
        </w:r>
      </w:del>
      <m:oMath>
        <m:sSub>
          <m:sSubPr>
            <m:ctrlPr>
              <w:del w:id="1615" w:author="yun qiao" w:date="2026-04-21T11:00:00Z">
                <w:rPr>
                  <w:rFonts w:ascii="Cambria Math" w:eastAsia="宋体" w:hAnsi="Cambria Math" w:cs="Times New Roman"/>
                  <w:i/>
                  <w:color w:val="000000" w:themeColor="text1"/>
                  <w:sz w:val="28"/>
                  <w:szCs w:val="20"/>
                  <w14:ligatures w14:val="none"/>
                </w:rPr>
              </w:del>
            </m:ctrlPr>
          </m:sSubPr>
          <m:e>
            <m:r>
              <w:del w:id="1616" w:author="yun qiao" w:date="2026-04-21T11:00:00Z">
                <m:rPr>
                  <m:sty m:val="p"/>
                </m:rPr>
                <w:rPr>
                  <w:rFonts w:ascii="Cambria Math" w:eastAsia="宋体" w:hAnsi="Cambria Math" w:cs="Times New Roman"/>
                  <w:color w:val="000000" w:themeColor="text1"/>
                  <w:sz w:val="28"/>
                  <w14:ligatures w14:val="none"/>
                </w:rPr>
                <m:t>γ</m:t>
              </w:del>
            </m:r>
            <m:ctrlPr>
              <w:del w:id="1617" w:author="yun qiao" w:date="2026-04-21T11:00:00Z">
                <w:rPr>
                  <w:rFonts w:ascii="Cambria Math" w:eastAsia="宋体" w:hAnsi="Cambria Math" w:cs="Times New Roman"/>
                  <w:color w:val="000000" w:themeColor="text1"/>
                  <w:sz w:val="28"/>
                  <w:szCs w:val="20"/>
                  <w14:ligatures w14:val="none"/>
                </w:rPr>
              </w:del>
            </m:ctrlPr>
          </m:e>
          <m:sub>
            <m:r>
              <w:del w:id="1618" w:author="yun qiao" w:date="2026-04-21T11:00:00Z">
                <w:rPr>
                  <w:rFonts w:ascii="Cambria Math" w:eastAsia="宋体" w:hAnsi="Cambria Math" w:cs="Times New Roman"/>
                  <w:color w:val="000000" w:themeColor="text1"/>
                  <w:sz w:val="28"/>
                  <w14:ligatures w14:val="none"/>
                </w:rPr>
                <m:t>l</m:t>
              </w:del>
            </m:r>
          </m:sub>
        </m:sSub>
        <m:d>
          <m:dPr>
            <m:ctrlPr>
              <w:del w:id="1619" w:author="yun qiao" w:date="2026-04-21T11:00:00Z">
                <w:rPr>
                  <w:rFonts w:ascii="Cambria Math" w:eastAsia="宋体" w:hAnsi="Cambria Math" w:cs="Times New Roman"/>
                  <w:i/>
                  <w:color w:val="000000" w:themeColor="text1"/>
                  <w:sz w:val="28"/>
                  <w:szCs w:val="20"/>
                  <w14:ligatures w14:val="none"/>
                </w:rPr>
              </w:del>
            </m:ctrlPr>
          </m:dPr>
          <m:e>
            <m:r>
              <w:del w:id="1620" w:author="yun qiao" w:date="2026-04-21T11:00:00Z">
                <w:rPr>
                  <w:rFonts w:ascii="Cambria Math" w:eastAsia="宋体" w:hAnsi="Cambria Math" w:cs="Times New Roman"/>
                  <w:color w:val="000000" w:themeColor="text1"/>
                  <w:sz w:val="28"/>
                  <w14:ligatures w14:val="none"/>
                </w:rPr>
                <m:t>c</m:t>
              </w:del>
            </m:r>
          </m:e>
        </m:d>
      </m:oMath>
      <w:del w:id="1621" w:author="yun qiao" w:date="2026-04-21T11:00:00Z">
        <w:r w:rsidRPr="004B17D5" w:rsidDel="00595429">
          <w:rPr>
            <w:rFonts w:ascii="Times New Roman" w:eastAsia="宋体" w:hAnsi="Times New Roman" w:cs="Times New Roman" w:hint="eastAsia"/>
            <w:color w:val="000000" w:themeColor="text1"/>
            <w:sz w:val="28"/>
            <w14:ligatures w14:val="none"/>
          </w:rPr>
          <w:delText>与</w:delText>
        </w:r>
      </w:del>
      <m:oMath>
        <m:sSub>
          <m:sSubPr>
            <m:ctrlPr>
              <w:del w:id="1622" w:author="yun qiao" w:date="2026-04-21T11:00:00Z">
                <w:rPr>
                  <w:rFonts w:ascii="Cambria Math" w:eastAsia="宋体" w:hAnsi="Cambria Math" w:cs="Times New Roman"/>
                  <w:i/>
                  <w:color w:val="000000" w:themeColor="text1"/>
                  <w:sz w:val="28"/>
                  <w:szCs w:val="20"/>
                  <w14:ligatures w14:val="none"/>
                </w:rPr>
              </w:del>
            </m:ctrlPr>
          </m:sSubPr>
          <m:e>
            <m:r>
              <w:del w:id="1623" w:author="yun qiao" w:date="2026-04-21T11:00:00Z">
                <m:rPr>
                  <m:sty m:val="p"/>
                </m:rPr>
                <w:rPr>
                  <w:rFonts w:ascii="Cambria Math" w:eastAsia="宋体" w:hAnsi="Cambria Math" w:cs="Times New Roman"/>
                  <w:color w:val="000000" w:themeColor="text1"/>
                  <w:sz w:val="28"/>
                  <w14:ligatures w14:val="none"/>
                </w:rPr>
                <m:t>β</m:t>
              </w:del>
            </m:r>
            <m:ctrlPr>
              <w:del w:id="1624" w:author="yun qiao" w:date="2026-04-21T11:00:00Z">
                <w:rPr>
                  <w:rFonts w:ascii="Cambria Math" w:eastAsia="宋体" w:hAnsi="Cambria Math" w:cs="Times New Roman"/>
                  <w:color w:val="000000" w:themeColor="text1"/>
                  <w:sz w:val="28"/>
                  <w:szCs w:val="20"/>
                  <w14:ligatures w14:val="none"/>
                </w:rPr>
              </w:del>
            </m:ctrlPr>
          </m:e>
          <m:sub>
            <m:r>
              <w:del w:id="1625" w:author="yun qiao" w:date="2026-04-21T11:00:00Z">
                <w:rPr>
                  <w:rFonts w:ascii="Cambria Math" w:eastAsia="宋体" w:hAnsi="Cambria Math" w:cs="Times New Roman"/>
                  <w:color w:val="000000" w:themeColor="text1"/>
                  <w:sz w:val="28"/>
                  <w14:ligatures w14:val="none"/>
                </w:rPr>
                <m:t>l</m:t>
              </w:del>
            </m:r>
          </m:sub>
        </m:sSub>
        <m:d>
          <m:dPr>
            <m:ctrlPr>
              <w:del w:id="1626" w:author="yun qiao" w:date="2026-04-21T11:00:00Z">
                <w:rPr>
                  <w:rFonts w:ascii="Cambria Math" w:eastAsia="宋体" w:hAnsi="Cambria Math" w:cs="Times New Roman"/>
                  <w:i/>
                  <w:color w:val="000000" w:themeColor="text1"/>
                  <w:sz w:val="28"/>
                  <w:szCs w:val="20"/>
                  <w14:ligatures w14:val="none"/>
                </w:rPr>
              </w:del>
            </m:ctrlPr>
          </m:dPr>
          <m:e>
            <m:r>
              <w:del w:id="1627" w:author="yun qiao" w:date="2026-04-21T11:00:00Z">
                <w:rPr>
                  <w:rFonts w:ascii="Cambria Math" w:eastAsia="宋体" w:hAnsi="Cambria Math" w:cs="Times New Roman"/>
                  <w:color w:val="000000" w:themeColor="text1"/>
                  <w:sz w:val="28"/>
                  <w14:ligatures w14:val="none"/>
                </w:rPr>
                <m:t>c</m:t>
              </w:del>
            </m:r>
          </m:e>
        </m:d>
      </m:oMath>
      <w:del w:id="1628" w:author="yun qiao" w:date="2026-04-21T11:00:00Z">
        <w:r w:rsidRPr="004B17D5" w:rsidDel="00595429">
          <w:rPr>
            <w:rFonts w:ascii="Times New Roman" w:eastAsia="宋体" w:hAnsi="Times New Roman" w:cs="Times New Roman" w:hint="eastAsia"/>
            <w:color w:val="000000" w:themeColor="text1"/>
            <w:sz w:val="28"/>
            <w14:ligatures w14:val="none"/>
          </w:rPr>
          <w:delText>分别为缩放因子与偏移因子，其计算方式为：</w:delText>
        </w:r>
      </w:del>
    </w:p>
    <w:p w14:paraId="0D9BDC1E" w14:textId="2F6D8DD2" w:rsidR="00B95363" w:rsidRPr="004B17D5" w:rsidDel="00595429" w:rsidRDefault="00000000">
      <w:pPr>
        <w:widowControl/>
        <w:spacing w:before="100" w:after="0" w:line="480" w:lineRule="exact"/>
        <w:jc w:val="both"/>
        <w:rPr>
          <w:del w:id="1629" w:author="yun qiao" w:date="2026-04-21T11:00:00Z"/>
          <w:rFonts w:ascii="Times New Roman" w:eastAsia="宋体" w:hAnsi="Times New Roman" w:cs="Times New Roman"/>
          <w:color w:val="000000" w:themeColor="text1"/>
          <w:sz w:val="28"/>
          <w14:ligatures w14:val="none"/>
        </w:rPr>
      </w:pPr>
      <m:oMathPara>
        <m:oMath>
          <m:sSub>
            <m:sSubPr>
              <m:ctrlPr>
                <w:del w:id="1630" w:author="yun qiao" w:date="2026-04-21T11:00:00Z">
                  <w:rPr>
                    <w:rFonts w:ascii="Cambria Math" w:eastAsia="宋体" w:hAnsi="Cambria Math" w:cs="Times New Roman"/>
                    <w:i/>
                    <w:color w:val="000000" w:themeColor="text1"/>
                    <w:sz w:val="28"/>
                    <w:szCs w:val="20"/>
                    <w14:ligatures w14:val="none"/>
                  </w:rPr>
                </w:del>
              </m:ctrlPr>
            </m:sSubPr>
            <m:e>
              <m:r>
                <w:del w:id="1631" w:author="yun qiao" w:date="2026-04-21T11:00:00Z">
                  <m:rPr>
                    <m:sty m:val="p"/>
                  </m:rPr>
                  <w:rPr>
                    <w:rFonts w:ascii="Cambria Math" w:eastAsia="宋体" w:hAnsi="Cambria Math" w:cs="Times New Roman"/>
                    <w:color w:val="000000" w:themeColor="text1"/>
                    <w:sz w:val="28"/>
                    <w14:ligatures w14:val="none"/>
                  </w:rPr>
                  <m:t>γ</m:t>
                </w:del>
              </m:r>
              <m:ctrlPr>
                <w:del w:id="1632" w:author="yun qiao" w:date="2026-04-21T11:00:00Z">
                  <w:rPr>
                    <w:rFonts w:ascii="Cambria Math" w:eastAsia="宋体" w:hAnsi="Cambria Math" w:cs="Times New Roman"/>
                    <w:color w:val="000000" w:themeColor="text1"/>
                    <w:sz w:val="28"/>
                    <w:szCs w:val="20"/>
                    <w14:ligatures w14:val="none"/>
                  </w:rPr>
                </w:del>
              </m:ctrlPr>
            </m:e>
            <m:sub>
              <m:r>
                <w:del w:id="1633" w:author="yun qiao" w:date="2026-04-21T11:00:00Z">
                  <w:rPr>
                    <w:rFonts w:ascii="Cambria Math" w:eastAsia="宋体" w:hAnsi="Cambria Math" w:cs="Times New Roman"/>
                    <w:color w:val="000000" w:themeColor="text1"/>
                    <w:sz w:val="28"/>
                    <w14:ligatures w14:val="none"/>
                  </w:rPr>
                  <m:t>l</m:t>
                </w:del>
              </m:r>
            </m:sub>
          </m:sSub>
          <m:d>
            <m:dPr>
              <m:ctrlPr>
                <w:del w:id="1634" w:author="yun qiao" w:date="2026-04-21T11:00:00Z">
                  <w:rPr>
                    <w:rFonts w:ascii="Cambria Math" w:eastAsia="宋体" w:hAnsi="Cambria Math" w:cs="Times New Roman"/>
                    <w:i/>
                    <w:color w:val="000000" w:themeColor="text1"/>
                    <w:sz w:val="28"/>
                    <w:szCs w:val="20"/>
                    <w14:ligatures w14:val="none"/>
                  </w:rPr>
                </w:del>
              </m:ctrlPr>
            </m:dPr>
            <m:e>
              <m:r>
                <w:del w:id="1635" w:author="yun qiao" w:date="2026-04-21T11:00:00Z">
                  <w:rPr>
                    <w:rFonts w:ascii="Cambria Math" w:eastAsia="宋体" w:hAnsi="Cambria Math" w:cs="Times New Roman"/>
                    <w:color w:val="000000" w:themeColor="text1"/>
                    <w:sz w:val="28"/>
                    <w14:ligatures w14:val="none"/>
                  </w:rPr>
                  <m:t>c</m:t>
                </w:del>
              </m:r>
            </m:e>
          </m:d>
          <m:r>
            <w:del w:id="1636" w:author="yun qiao" w:date="2026-04-21T11:00:00Z">
              <w:rPr>
                <w:rFonts w:ascii="Cambria Math" w:eastAsia="宋体" w:hAnsi="Cambria Math" w:cs="Times New Roman"/>
                <w:color w:val="000000" w:themeColor="text1"/>
                <w:sz w:val="28"/>
                <w14:ligatures w14:val="none"/>
              </w:rPr>
              <m:t>=</m:t>
            </w:del>
          </m:r>
          <m:sSub>
            <m:sSubPr>
              <m:ctrlPr>
                <w:del w:id="1637" w:author="yun qiao" w:date="2026-04-21T11:00:00Z">
                  <w:rPr>
                    <w:rFonts w:ascii="Cambria Math" w:eastAsia="宋体" w:hAnsi="Cambria Math" w:cs="Times New Roman"/>
                    <w:i/>
                    <w:color w:val="000000" w:themeColor="text1"/>
                    <w:sz w:val="28"/>
                    <w:szCs w:val="20"/>
                    <w14:ligatures w14:val="none"/>
                  </w:rPr>
                </w:del>
              </m:ctrlPr>
            </m:sSubPr>
            <m:e>
              <m:r>
                <w:del w:id="1638" w:author="yun qiao" w:date="2026-04-21T11:00:00Z">
                  <w:rPr>
                    <w:rFonts w:ascii="Cambria Math" w:eastAsia="宋体" w:hAnsi="Cambria Math" w:cs="Times New Roman"/>
                    <w:color w:val="000000" w:themeColor="text1"/>
                    <w:sz w:val="28"/>
                    <w14:ligatures w14:val="none"/>
                  </w:rPr>
                  <m:t>W</m:t>
                </w:del>
              </m:r>
            </m:e>
            <m:sub>
              <m:r>
                <w:del w:id="1639" w:author="yun qiao" w:date="2026-04-21T11:00:00Z">
                  <m:rPr>
                    <m:sty m:val="p"/>
                  </m:rPr>
                  <w:rPr>
                    <w:rFonts w:ascii="Cambria Math" w:eastAsia="宋体" w:hAnsi="Cambria Math" w:cs="Times New Roman"/>
                    <w:color w:val="000000" w:themeColor="text1"/>
                    <w:sz w:val="28"/>
                    <w14:ligatures w14:val="none"/>
                  </w:rPr>
                  <m:t>γ</m:t>
                </w:del>
              </m:r>
              <m:r>
                <w:del w:id="1640" w:author="yun qiao" w:date="2026-04-21T11:00:00Z">
                  <w:rPr>
                    <w:rFonts w:ascii="Cambria Math" w:eastAsia="宋体" w:hAnsi="Cambria Math" w:cs="Times New Roman"/>
                    <w:color w:val="000000" w:themeColor="text1"/>
                    <w:sz w:val="28"/>
                    <w14:ligatures w14:val="none"/>
                  </w:rPr>
                  <m:t>,l</m:t>
                </w:del>
              </m:r>
            </m:sub>
          </m:sSub>
          <m:r>
            <w:del w:id="1641" w:author="yun qiao" w:date="2026-04-21T11:00:00Z">
              <m:rPr>
                <m:sty m:val="p"/>
              </m:rPr>
              <w:rPr>
                <w:rFonts w:ascii="Cambria Math" w:eastAsia="宋体" w:hAnsi="Cambria Math" w:cs="Times New Roman"/>
                <w:color w:val="000000" w:themeColor="text1"/>
                <w:sz w:val="28"/>
                <w14:ligatures w14:val="none"/>
              </w:rPr>
              <m:t>⋅</m:t>
            </w:del>
          </m:r>
          <m:r>
            <w:del w:id="1642" w:author="yun qiao" w:date="2026-04-21T11:00:00Z">
              <w:rPr>
                <w:rFonts w:ascii="Cambria Math" w:eastAsia="宋体" w:hAnsi="Cambria Math" w:cs="Times New Roman"/>
                <w:color w:val="000000" w:themeColor="text1"/>
                <w:sz w:val="28"/>
                <w14:ligatures w14:val="none"/>
              </w:rPr>
              <m:t>c+</m:t>
            </w:del>
          </m:r>
          <m:sSub>
            <m:sSubPr>
              <m:ctrlPr>
                <w:del w:id="1643" w:author="yun qiao" w:date="2026-04-21T11:00:00Z">
                  <w:rPr>
                    <w:rFonts w:ascii="Cambria Math" w:eastAsia="宋体" w:hAnsi="Cambria Math" w:cs="Times New Roman"/>
                    <w:i/>
                    <w:color w:val="000000" w:themeColor="text1"/>
                    <w:sz w:val="28"/>
                    <w:szCs w:val="20"/>
                    <w14:ligatures w14:val="none"/>
                  </w:rPr>
                </w:del>
              </m:ctrlPr>
            </m:sSubPr>
            <m:e>
              <m:r>
                <w:del w:id="1644" w:author="yun qiao" w:date="2026-04-21T11:00:00Z">
                  <w:rPr>
                    <w:rFonts w:ascii="Cambria Math" w:eastAsia="宋体" w:hAnsi="Cambria Math" w:cs="Times New Roman"/>
                    <w:color w:val="000000" w:themeColor="text1"/>
                    <w:sz w:val="28"/>
                    <w14:ligatures w14:val="none"/>
                  </w:rPr>
                  <m:t>b</m:t>
                </w:del>
              </m:r>
            </m:e>
            <m:sub>
              <m:r>
                <w:del w:id="1645" w:author="yun qiao" w:date="2026-04-21T11:00:00Z">
                  <m:rPr>
                    <m:sty m:val="p"/>
                  </m:rPr>
                  <w:rPr>
                    <w:rFonts w:ascii="Cambria Math" w:eastAsia="宋体" w:hAnsi="Cambria Math" w:cs="Times New Roman"/>
                    <w:color w:val="000000" w:themeColor="text1"/>
                    <w:sz w:val="28"/>
                    <w14:ligatures w14:val="none"/>
                  </w:rPr>
                  <m:t>γ</m:t>
                </w:del>
              </m:r>
              <m:r>
                <w:del w:id="1646" w:author="yun qiao" w:date="2026-04-21T11:00:00Z">
                  <w:rPr>
                    <w:rFonts w:ascii="Cambria Math" w:eastAsia="宋体" w:hAnsi="Cambria Math" w:cs="Times New Roman"/>
                    <w:color w:val="000000" w:themeColor="text1"/>
                    <w:sz w:val="28"/>
                    <w14:ligatures w14:val="none"/>
                  </w:rPr>
                  <m:t>,l</m:t>
                </w:del>
              </m:r>
            </m:sub>
          </m:sSub>
        </m:oMath>
      </m:oMathPara>
    </w:p>
    <w:p w14:paraId="2F582378" w14:textId="3A1F8054" w:rsidR="00B95363" w:rsidRPr="004B17D5" w:rsidDel="00595429" w:rsidRDefault="00000000">
      <w:pPr>
        <w:widowControl/>
        <w:spacing w:before="100" w:after="0" w:line="480" w:lineRule="exact"/>
        <w:jc w:val="both"/>
        <w:rPr>
          <w:del w:id="1647" w:author="yun qiao" w:date="2026-04-21T11:00:00Z"/>
          <w:rFonts w:ascii="Times New Roman" w:eastAsia="宋体" w:hAnsi="Times New Roman" w:cs="Times New Roman"/>
          <w:color w:val="000000" w:themeColor="text1"/>
          <w:sz w:val="28"/>
          <w14:ligatures w14:val="none"/>
        </w:rPr>
      </w:pPr>
      <m:oMathPara>
        <m:oMath>
          <m:sSub>
            <m:sSubPr>
              <m:ctrlPr>
                <w:del w:id="1648" w:author="yun qiao" w:date="2026-04-21T11:00:00Z">
                  <w:rPr>
                    <w:rFonts w:ascii="Cambria Math" w:eastAsia="宋体" w:hAnsi="Cambria Math" w:cs="Times New Roman"/>
                    <w:i/>
                    <w:color w:val="000000" w:themeColor="text1"/>
                    <w:sz w:val="28"/>
                    <w:szCs w:val="20"/>
                    <w14:ligatures w14:val="none"/>
                  </w:rPr>
                </w:del>
              </m:ctrlPr>
            </m:sSubPr>
            <m:e>
              <m:r>
                <w:del w:id="1649" w:author="yun qiao" w:date="2026-04-21T11:00:00Z">
                  <m:rPr>
                    <m:sty m:val="p"/>
                  </m:rPr>
                  <w:rPr>
                    <w:rFonts w:ascii="Cambria Math" w:eastAsia="宋体" w:hAnsi="Cambria Math" w:cs="Times New Roman"/>
                    <w:color w:val="000000" w:themeColor="text1"/>
                    <w:sz w:val="28"/>
                    <w14:ligatures w14:val="none"/>
                  </w:rPr>
                  <m:t>β</m:t>
                </w:del>
              </m:r>
              <m:ctrlPr>
                <w:del w:id="1650" w:author="yun qiao" w:date="2026-04-21T11:00:00Z">
                  <w:rPr>
                    <w:rFonts w:ascii="Cambria Math" w:eastAsia="宋体" w:hAnsi="Cambria Math" w:cs="Times New Roman"/>
                    <w:color w:val="000000" w:themeColor="text1"/>
                    <w:sz w:val="28"/>
                    <w:szCs w:val="20"/>
                    <w14:ligatures w14:val="none"/>
                  </w:rPr>
                </w:del>
              </m:ctrlPr>
            </m:e>
            <m:sub>
              <m:r>
                <w:del w:id="1651" w:author="yun qiao" w:date="2026-04-21T11:00:00Z">
                  <w:rPr>
                    <w:rFonts w:ascii="Cambria Math" w:eastAsia="宋体" w:hAnsi="Cambria Math" w:cs="Times New Roman"/>
                    <w:color w:val="000000" w:themeColor="text1"/>
                    <w:sz w:val="28"/>
                    <w14:ligatures w14:val="none"/>
                  </w:rPr>
                  <m:t>l</m:t>
                </w:del>
              </m:r>
            </m:sub>
          </m:sSub>
          <m:d>
            <m:dPr>
              <m:ctrlPr>
                <w:del w:id="1652" w:author="yun qiao" w:date="2026-04-21T11:00:00Z">
                  <w:rPr>
                    <w:rFonts w:ascii="Cambria Math" w:eastAsia="宋体" w:hAnsi="Cambria Math" w:cs="Times New Roman"/>
                    <w:i/>
                    <w:color w:val="000000" w:themeColor="text1"/>
                    <w:sz w:val="28"/>
                    <w:szCs w:val="20"/>
                    <w14:ligatures w14:val="none"/>
                  </w:rPr>
                </w:del>
              </m:ctrlPr>
            </m:dPr>
            <m:e>
              <m:r>
                <w:del w:id="1653" w:author="yun qiao" w:date="2026-04-21T11:00:00Z">
                  <w:rPr>
                    <w:rFonts w:ascii="Cambria Math" w:eastAsia="宋体" w:hAnsi="Cambria Math" w:cs="Times New Roman"/>
                    <w:color w:val="000000" w:themeColor="text1"/>
                    <w:sz w:val="28"/>
                    <w14:ligatures w14:val="none"/>
                  </w:rPr>
                  <m:t>c</m:t>
                </w:del>
              </m:r>
            </m:e>
          </m:d>
          <m:r>
            <w:del w:id="1654" w:author="yun qiao" w:date="2026-04-21T11:00:00Z">
              <w:rPr>
                <w:rFonts w:ascii="Cambria Math" w:eastAsia="宋体" w:hAnsi="Cambria Math" w:cs="Times New Roman"/>
                <w:color w:val="000000" w:themeColor="text1"/>
                <w:sz w:val="28"/>
                <w14:ligatures w14:val="none"/>
              </w:rPr>
              <m:t>=</m:t>
            </w:del>
          </m:r>
          <m:sSub>
            <m:sSubPr>
              <m:ctrlPr>
                <w:del w:id="1655" w:author="yun qiao" w:date="2026-04-21T11:00:00Z">
                  <w:rPr>
                    <w:rFonts w:ascii="Cambria Math" w:eastAsia="宋体" w:hAnsi="Cambria Math" w:cs="Times New Roman"/>
                    <w:i/>
                    <w:color w:val="000000" w:themeColor="text1"/>
                    <w:sz w:val="28"/>
                    <w:szCs w:val="20"/>
                    <w14:ligatures w14:val="none"/>
                  </w:rPr>
                </w:del>
              </m:ctrlPr>
            </m:sSubPr>
            <m:e>
              <m:r>
                <w:del w:id="1656" w:author="yun qiao" w:date="2026-04-21T11:00:00Z">
                  <w:rPr>
                    <w:rFonts w:ascii="Cambria Math" w:eastAsia="宋体" w:hAnsi="Cambria Math" w:cs="Times New Roman"/>
                    <w:color w:val="000000" w:themeColor="text1"/>
                    <w:sz w:val="28"/>
                    <w14:ligatures w14:val="none"/>
                  </w:rPr>
                  <m:t>W</m:t>
                </w:del>
              </m:r>
            </m:e>
            <m:sub>
              <m:r>
                <w:del w:id="1657" w:author="yun qiao" w:date="2026-04-21T11:00:00Z">
                  <m:rPr>
                    <m:sty m:val="p"/>
                  </m:rPr>
                  <w:rPr>
                    <w:rFonts w:ascii="Cambria Math" w:eastAsia="宋体" w:hAnsi="Cambria Math" w:cs="Times New Roman"/>
                    <w:color w:val="000000" w:themeColor="text1"/>
                    <w:sz w:val="28"/>
                    <w14:ligatures w14:val="none"/>
                  </w:rPr>
                  <m:t>β</m:t>
                </w:del>
              </m:r>
              <m:r>
                <w:del w:id="1658" w:author="yun qiao" w:date="2026-04-21T11:00:00Z">
                  <w:rPr>
                    <w:rFonts w:ascii="Cambria Math" w:eastAsia="宋体" w:hAnsi="Cambria Math" w:cs="Times New Roman"/>
                    <w:color w:val="000000" w:themeColor="text1"/>
                    <w:sz w:val="28"/>
                    <w14:ligatures w14:val="none"/>
                  </w:rPr>
                  <m:t>,l</m:t>
                </w:del>
              </m:r>
            </m:sub>
          </m:sSub>
          <m:r>
            <w:del w:id="1659" w:author="yun qiao" w:date="2026-04-21T11:00:00Z">
              <m:rPr>
                <m:sty m:val="p"/>
              </m:rPr>
              <w:rPr>
                <w:rFonts w:ascii="Cambria Math" w:eastAsia="宋体" w:hAnsi="Cambria Math" w:cs="Times New Roman"/>
                <w:color w:val="000000" w:themeColor="text1"/>
                <w:sz w:val="28"/>
                <w14:ligatures w14:val="none"/>
              </w:rPr>
              <m:t>⋅</m:t>
            </w:del>
          </m:r>
          <m:r>
            <w:del w:id="1660" w:author="yun qiao" w:date="2026-04-21T11:00:00Z">
              <w:rPr>
                <w:rFonts w:ascii="Cambria Math" w:eastAsia="宋体" w:hAnsi="Cambria Math" w:cs="Times New Roman"/>
                <w:color w:val="000000" w:themeColor="text1"/>
                <w:sz w:val="28"/>
                <w14:ligatures w14:val="none"/>
              </w:rPr>
              <m:t>c+</m:t>
            </w:del>
          </m:r>
          <m:sSub>
            <m:sSubPr>
              <m:ctrlPr>
                <w:del w:id="1661" w:author="yun qiao" w:date="2026-04-21T11:00:00Z">
                  <w:rPr>
                    <w:rFonts w:ascii="Cambria Math" w:eastAsia="宋体" w:hAnsi="Cambria Math" w:cs="Times New Roman"/>
                    <w:i/>
                    <w:color w:val="000000" w:themeColor="text1"/>
                    <w:sz w:val="28"/>
                    <w:szCs w:val="20"/>
                    <w14:ligatures w14:val="none"/>
                  </w:rPr>
                </w:del>
              </m:ctrlPr>
            </m:sSubPr>
            <m:e>
              <m:r>
                <w:del w:id="1662" w:author="yun qiao" w:date="2026-04-21T11:00:00Z">
                  <w:rPr>
                    <w:rFonts w:ascii="Cambria Math" w:eastAsia="宋体" w:hAnsi="Cambria Math" w:cs="Times New Roman"/>
                    <w:color w:val="000000" w:themeColor="text1"/>
                    <w:sz w:val="28"/>
                    <w14:ligatures w14:val="none"/>
                  </w:rPr>
                  <m:t>b</m:t>
                </w:del>
              </m:r>
            </m:e>
            <m:sub>
              <m:r>
                <w:del w:id="1663" w:author="yun qiao" w:date="2026-04-21T11:00:00Z">
                  <m:rPr>
                    <m:sty m:val="p"/>
                  </m:rPr>
                  <w:rPr>
                    <w:rFonts w:ascii="Cambria Math" w:eastAsia="宋体" w:hAnsi="Cambria Math" w:cs="Times New Roman"/>
                    <w:color w:val="000000" w:themeColor="text1"/>
                    <w:sz w:val="28"/>
                    <w14:ligatures w14:val="none"/>
                  </w:rPr>
                  <m:t>β</m:t>
                </w:del>
              </m:r>
              <m:r>
                <w:del w:id="1664" w:author="yun qiao" w:date="2026-04-21T11:00:00Z">
                  <w:rPr>
                    <w:rFonts w:ascii="Cambria Math" w:eastAsia="宋体" w:hAnsi="Cambria Math" w:cs="Times New Roman"/>
                    <w:color w:val="000000" w:themeColor="text1"/>
                    <w:sz w:val="28"/>
                    <w14:ligatures w14:val="none"/>
                  </w:rPr>
                  <m:t>,l</m:t>
                </w:del>
              </m:r>
            </m:sub>
          </m:sSub>
        </m:oMath>
      </m:oMathPara>
    </w:p>
    <w:p w14:paraId="635591C0" w14:textId="4DF94105" w:rsidR="00B95363" w:rsidRPr="004B17D5" w:rsidDel="00595429" w:rsidRDefault="00000000">
      <w:pPr>
        <w:widowControl/>
        <w:spacing w:before="100" w:after="0" w:line="480" w:lineRule="exact"/>
        <w:ind w:firstLineChars="202" w:firstLine="566"/>
        <w:jc w:val="both"/>
        <w:rPr>
          <w:del w:id="1665" w:author="yun qiao" w:date="2026-04-21T11:00:00Z"/>
          <w:rFonts w:ascii="Times New Roman" w:eastAsia="宋体" w:hAnsi="Times New Roman" w:cs="Times New Roman"/>
          <w:color w:val="000000" w:themeColor="text1"/>
          <w:sz w:val="28"/>
          <w14:ligatures w14:val="none"/>
        </w:rPr>
      </w:pPr>
      <w:del w:id="1666" w:author="yun qiao" w:date="2026-04-21T11:00:00Z">
        <w:r w:rsidRPr="004B17D5" w:rsidDel="00595429">
          <w:rPr>
            <w:rFonts w:ascii="Times New Roman" w:eastAsia="宋体" w:hAnsi="Times New Roman" w:cs="Times New Roman" w:hint="eastAsia"/>
            <w:color w:val="000000" w:themeColor="text1"/>
            <w:sz w:val="28"/>
            <w14:ligatures w14:val="none"/>
          </w:rPr>
          <w:delText>经调制后的隐藏状态</w:delText>
        </w:r>
        <w:bookmarkStart w:id="1667" w:name="_Hlk227245175"/>
      </w:del>
      <m:oMath>
        <m:sSubSup>
          <m:sSubSupPr>
            <m:ctrlPr>
              <w:del w:id="1668" w:author="yun qiao" w:date="2026-04-21T11:00:00Z">
                <w:rPr>
                  <w:rFonts w:ascii="Cambria Math" w:eastAsia="宋体" w:hAnsi="Cambria Math" w:cs="Times New Roman"/>
                  <w:i/>
                  <w:color w:val="000000" w:themeColor="text1"/>
                  <w:sz w:val="28"/>
                  <w:szCs w:val="20"/>
                  <w14:ligatures w14:val="none"/>
                </w:rPr>
              </w:del>
            </m:ctrlPr>
          </m:sSubSupPr>
          <m:e>
            <m:r>
              <w:del w:id="1669" w:author="yun qiao" w:date="2026-04-21T11:00:00Z">
                <w:rPr>
                  <w:rFonts w:ascii="Cambria Math" w:eastAsia="宋体" w:hAnsi="Cambria Math" w:cs="等线"/>
                  <w:color w:val="000000" w:themeColor="text1"/>
                  <w:sz w:val="28"/>
                  <w14:ligatures w14:val="none"/>
                </w:rPr>
                <m:t>h</m:t>
              </w:del>
            </m:r>
          </m:e>
          <m:sub>
            <m:r>
              <w:del w:id="1670" w:author="yun qiao" w:date="2026-04-21T11:00:00Z">
                <w:rPr>
                  <w:rFonts w:ascii="Cambria Math" w:eastAsia="宋体" w:hAnsi="Cambria Math" w:cs="等线"/>
                  <w:color w:val="000000" w:themeColor="text1"/>
                  <w:sz w:val="28"/>
                  <w14:ligatures w14:val="none"/>
                </w:rPr>
                <m:t>l</m:t>
              </w:del>
            </m:r>
          </m:sub>
          <m:sup>
            <m:r>
              <w:del w:id="1671" w:author="yun qiao" w:date="2026-04-21T11:00:00Z">
                <w:rPr>
                  <w:rFonts w:ascii="Cambria Math" w:eastAsia="宋体" w:hAnsi="Cambria Math" w:cs="等线"/>
                  <w:color w:val="000000" w:themeColor="text1"/>
                  <w:sz w:val="28"/>
                  <w14:ligatures w14:val="none"/>
                </w:rPr>
                <m:t>'</m:t>
              </w:del>
            </m:r>
          </m:sup>
        </m:sSubSup>
      </m:oMath>
      <w:bookmarkEnd w:id="1667"/>
      <w:del w:id="1672" w:author="yun qiao" w:date="2026-04-21T11:00:00Z">
        <w:r w:rsidRPr="004B17D5" w:rsidDel="00595429">
          <w:rPr>
            <w:rFonts w:ascii="Times New Roman" w:eastAsia="宋体" w:hAnsi="Times New Roman" w:cs="Times New Roman" w:hint="eastAsia"/>
            <w:color w:val="000000" w:themeColor="text1"/>
            <w:sz w:val="28"/>
            <w14:ligatures w14:val="none"/>
          </w:rPr>
          <w:delText>作为下一层解码器的输入，从而实现条件信息在多层网络中的持续传播</w:delText>
        </w:r>
        <w:bookmarkStart w:id="1673" w:name="_Hlk227245208"/>
        <w:r w:rsidR="001C54D7" w:rsidRPr="004B17D5" w:rsidDel="00595429">
          <w:rPr>
            <w:rFonts w:ascii="Times New Roman" w:eastAsia="宋体" w:hAnsi="Times New Roman" w:cs="Times New Roman"/>
            <w:color w:val="000000" w:themeColor="text1"/>
            <w:sz w:val="28"/>
            <w14:ligatures w14:val="none"/>
          </w:rPr>
          <w:delText>，使各层隐藏表示在操作语义层面持续受到地理处理任务约束，从而引导生成满足空间处理流程要求的操作原语序列</w:delText>
        </w:r>
        <w:r w:rsidRPr="004B17D5" w:rsidDel="00595429">
          <w:rPr>
            <w:rFonts w:ascii="Times New Roman" w:eastAsia="宋体" w:hAnsi="Times New Roman" w:cs="Times New Roman" w:hint="eastAsia"/>
            <w:color w:val="000000" w:themeColor="text1"/>
            <w:sz w:val="28"/>
            <w14:ligatures w14:val="none"/>
          </w:rPr>
          <w:delText>。</w:delText>
        </w:r>
        <w:bookmarkEnd w:id="1673"/>
        <w:r w:rsidRPr="004B17D5" w:rsidDel="00595429">
          <w:rPr>
            <w:rFonts w:ascii="Times New Roman" w:eastAsia="宋体" w:hAnsi="Times New Roman" w:cs="Times New Roman" w:hint="eastAsia"/>
            <w:color w:val="000000" w:themeColor="text1"/>
            <w:sz w:val="28"/>
            <w14:ligatures w14:val="none"/>
          </w:rPr>
          <w:delText>为保证模型训练初期的稳定性，所述缩放参数与偏移参数采用如下初始化方式：</w:delText>
        </w:r>
      </w:del>
    </w:p>
    <w:p w14:paraId="64C566D0" w14:textId="0F364F1F" w:rsidR="00B95363" w:rsidRPr="004B17D5" w:rsidDel="00595429" w:rsidRDefault="00000000">
      <w:pPr>
        <w:widowControl/>
        <w:spacing w:before="100" w:after="0" w:line="480" w:lineRule="exact"/>
        <w:jc w:val="both"/>
        <w:rPr>
          <w:del w:id="1674" w:author="yun qiao" w:date="2026-04-21T11:00:00Z"/>
          <w:rFonts w:ascii="Cambria Math" w:eastAsia="宋体" w:hAnsi="Cambria Math" w:cs="Times New Roman"/>
          <w:color w:val="000000" w:themeColor="text1"/>
          <w:sz w:val="28"/>
          <w14:ligatures w14:val="none"/>
        </w:rPr>
      </w:pPr>
      <m:oMathPara>
        <m:oMath>
          <m:sSub>
            <m:sSubPr>
              <m:ctrlPr>
                <w:del w:id="1675" w:author="yun qiao" w:date="2026-04-21T11:00:00Z">
                  <w:rPr>
                    <w:rFonts w:ascii="Cambria Math" w:eastAsia="宋体" w:hAnsi="Cambria Math" w:cs="Times New Roman"/>
                    <w:i/>
                    <w:color w:val="000000" w:themeColor="text1"/>
                    <w:sz w:val="28"/>
                    <w:szCs w:val="20"/>
                    <w14:ligatures w14:val="none"/>
                  </w:rPr>
                </w:del>
              </m:ctrlPr>
            </m:sSubPr>
            <m:e>
              <m:r>
                <w:del w:id="1676" w:author="yun qiao" w:date="2026-04-21T11:00:00Z">
                  <m:rPr>
                    <m:sty m:val="p"/>
                  </m:rPr>
                  <w:rPr>
                    <w:rFonts w:ascii="Cambria Math" w:eastAsia="宋体" w:hAnsi="Cambria Math" w:cs="Times New Roman"/>
                    <w:color w:val="000000" w:themeColor="text1"/>
                    <w:sz w:val="28"/>
                    <w14:ligatures w14:val="none"/>
                  </w:rPr>
                  <m:t>γ</m:t>
                </w:del>
              </m:r>
              <m:ctrlPr>
                <w:del w:id="1677" w:author="yun qiao" w:date="2026-04-21T11:00:00Z">
                  <w:rPr>
                    <w:rFonts w:ascii="Cambria Math" w:eastAsia="宋体" w:hAnsi="Cambria Math" w:cs="Times New Roman"/>
                    <w:color w:val="000000" w:themeColor="text1"/>
                    <w:sz w:val="28"/>
                    <w:szCs w:val="20"/>
                    <w14:ligatures w14:val="none"/>
                  </w:rPr>
                </w:del>
              </m:ctrlPr>
            </m:e>
            <m:sub>
              <m:r>
                <w:del w:id="1678" w:author="yun qiao" w:date="2026-04-21T11:00:00Z">
                  <w:rPr>
                    <w:rFonts w:ascii="Cambria Math" w:eastAsia="宋体" w:hAnsi="Cambria Math" w:cs="Times New Roman"/>
                    <w:color w:val="000000" w:themeColor="text1"/>
                    <w:sz w:val="28"/>
                    <w14:ligatures w14:val="none"/>
                  </w:rPr>
                  <m:t>l</m:t>
                </w:del>
              </m:r>
            </m:sub>
          </m:sSub>
          <m:d>
            <m:dPr>
              <m:ctrlPr>
                <w:del w:id="1679" w:author="yun qiao" w:date="2026-04-21T11:00:00Z">
                  <w:rPr>
                    <w:rFonts w:ascii="Cambria Math" w:eastAsia="宋体" w:hAnsi="Cambria Math" w:cs="Times New Roman"/>
                    <w:i/>
                    <w:color w:val="000000" w:themeColor="text1"/>
                    <w:sz w:val="28"/>
                    <w:szCs w:val="20"/>
                    <w14:ligatures w14:val="none"/>
                  </w:rPr>
                </w:del>
              </m:ctrlPr>
            </m:dPr>
            <m:e>
              <m:r>
                <w:del w:id="1680" w:author="yun qiao" w:date="2026-04-21T11:00:00Z">
                  <w:rPr>
                    <w:rFonts w:ascii="Cambria Math" w:eastAsia="宋体" w:hAnsi="Cambria Math" w:cs="Times New Roman"/>
                    <w:color w:val="000000" w:themeColor="text1"/>
                    <w:sz w:val="28"/>
                    <w14:ligatures w14:val="none"/>
                  </w:rPr>
                  <m:t>c</m:t>
                </w:del>
              </m:r>
            </m:e>
          </m:d>
          <m:r>
            <w:del w:id="1681" w:author="yun qiao" w:date="2026-04-21T11:00:00Z">
              <m:rPr>
                <m:sty m:val="p"/>
              </m:rPr>
              <w:rPr>
                <w:rFonts w:ascii="Cambria Math" w:eastAsia="宋体" w:hAnsi="Cambria Math" w:cs="Times New Roman"/>
                <w:color w:val="000000" w:themeColor="text1"/>
                <w:sz w:val="28"/>
                <w14:ligatures w14:val="none"/>
              </w:rPr>
              <m:t>≈</m:t>
            </w:del>
          </m:r>
          <m:r>
            <w:del w:id="1682" w:author="yun qiao" w:date="2026-04-21T11:00:00Z">
              <w:rPr>
                <w:rFonts w:ascii="Cambria Math" w:eastAsia="宋体" w:hAnsi="Cambria Math" w:cs="Times New Roman"/>
                <w:color w:val="000000" w:themeColor="text1"/>
                <w:sz w:val="28"/>
                <w14:ligatures w14:val="none"/>
              </w:rPr>
              <m:t>1,</m:t>
            </w:del>
          </m:r>
          <m:r>
            <w:del w:id="1683" w:author="yun qiao" w:date="2026-04-21T11:00:00Z">
              <m:rPr>
                <m:sty m:val="p"/>
              </m:rPr>
              <w:rPr>
                <w:rFonts w:ascii="Cambria Math" w:eastAsia="宋体" w:hAnsi="Cambria Math" w:cs="Times New Roman"/>
                <w:color w:val="000000" w:themeColor="text1"/>
                <w:sz w:val="28"/>
                <w14:ligatures w14:val="none"/>
              </w:rPr>
              <m:t> </m:t>
            </w:del>
          </m:r>
          <m:sSub>
            <m:sSubPr>
              <m:ctrlPr>
                <w:del w:id="1684" w:author="yun qiao" w:date="2026-04-21T11:00:00Z">
                  <w:rPr>
                    <w:rFonts w:ascii="Cambria Math" w:eastAsia="宋体" w:hAnsi="Cambria Math" w:cs="Times New Roman"/>
                    <w:i/>
                    <w:color w:val="000000" w:themeColor="text1"/>
                    <w:sz w:val="28"/>
                    <w:szCs w:val="20"/>
                    <w14:ligatures w14:val="none"/>
                  </w:rPr>
                </w:del>
              </m:ctrlPr>
            </m:sSubPr>
            <m:e>
              <m:r>
                <w:del w:id="1685" w:author="yun qiao" w:date="2026-04-21T11:00:00Z">
                  <m:rPr>
                    <m:sty m:val="p"/>
                  </m:rPr>
                  <w:rPr>
                    <w:rFonts w:ascii="Cambria Math" w:eastAsia="宋体" w:hAnsi="Cambria Math" w:cs="Times New Roman"/>
                    <w:color w:val="000000" w:themeColor="text1"/>
                    <w:sz w:val="28"/>
                    <w14:ligatures w14:val="none"/>
                  </w:rPr>
                  <m:t>β</m:t>
                </w:del>
              </m:r>
              <m:ctrlPr>
                <w:del w:id="1686" w:author="yun qiao" w:date="2026-04-21T11:00:00Z">
                  <w:rPr>
                    <w:rFonts w:ascii="Cambria Math" w:eastAsia="宋体" w:hAnsi="Cambria Math" w:cs="Times New Roman"/>
                    <w:color w:val="000000" w:themeColor="text1"/>
                    <w:sz w:val="28"/>
                    <w:szCs w:val="20"/>
                    <w14:ligatures w14:val="none"/>
                  </w:rPr>
                </w:del>
              </m:ctrlPr>
            </m:e>
            <m:sub>
              <m:r>
                <w:del w:id="1687" w:author="yun qiao" w:date="2026-04-21T11:00:00Z">
                  <w:rPr>
                    <w:rFonts w:ascii="Cambria Math" w:eastAsia="宋体" w:hAnsi="Cambria Math" w:cs="Times New Roman"/>
                    <w:color w:val="000000" w:themeColor="text1"/>
                    <w:sz w:val="28"/>
                    <w14:ligatures w14:val="none"/>
                  </w:rPr>
                  <m:t>l</m:t>
                </w:del>
              </m:r>
            </m:sub>
          </m:sSub>
          <m:d>
            <m:dPr>
              <m:ctrlPr>
                <w:del w:id="1688" w:author="yun qiao" w:date="2026-04-21T11:00:00Z">
                  <w:rPr>
                    <w:rFonts w:ascii="Cambria Math" w:eastAsia="宋体" w:hAnsi="Cambria Math" w:cs="Times New Roman"/>
                    <w:i/>
                    <w:color w:val="000000" w:themeColor="text1"/>
                    <w:sz w:val="28"/>
                    <w:szCs w:val="20"/>
                    <w14:ligatures w14:val="none"/>
                  </w:rPr>
                </w:del>
              </m:ctrlPr>
            </m:dPr>
            <m:e>
              <m:r>
                <w:del w:id="1689" w:author="yun qiao" w:date="2026-04-21T11:00:00Z">
                  <w:rPr>
                    <w:rFonts w:ascii="Cambria Math" w:eastAsia="宋体" w:hAnsi="Cambria Math" w:cs="Times New Roman"/>
                    <w:color w:val="000000" w:themeColor="text1"/>
                    <w:sz w:val="28"/>
                    <w14:ligatures w14:val="none"/>
                  </w:rPr>
                  <m:t>c</m:t>
                </w:del>
              </m:r>
            </m:e>
          </m:d>
          <m:r>
            <w:del w:id="1690" w:author="yun qiao" w:date="2026-04-21T11:00:00Z">
              <m:rPr>
                <m:sty m:val="p"/>
              </m:rPr>
              <w:rPr>
                <w:rFonts w:ascii="Cambria Math" w:eastAsia="宋体" w:hAnsi="Cambria Math" w:cs="Times New Roman"/>
                <w:color w:val="000000" w:themeColor="text1"/>
                <w:sz w:val="28"/>
                <w14:ligatures w14:val="none"/>
              </w:rPr>
              <m:t>≈</m:t>
            </w:del>
          </m:r>
          <m:r>
            <w:del w:id="1691" w:author="yun qiao" w:date="2026-04-21T11:00:00Z">
              <w:rPr>
                <w:rFonts w:ascii="Cambria Math" w:eastAsia="宋体" w:hAnsi="Cambria Math" w:cs="Times New Roman"/>
                <w:color w:val="000000" w:themeColor="text1"/>
                <w:sz w:val="28"/>
                <w14:ligatures w14:val="none"/>
              </w:rPr>
              <m:t>0</m:t>
            </w:del>
          </m:r>
        </m:oMath>
      </m:oMathPara>
    </w:p>
    <w:p w14:paraId="04062144" w14:textId="7F4C1A04" w:rsidR="00B95363" w:rsidRPr="004B17D5" w:rsidDel="00595429" w:rsidRDefault="00000000">
      <w:pPr>
        <w:widowControl/>
        <w:spacing w:before="100" w:after="0" w:line="480" w:lineRule="exact"/>
        <w:ind w:firstLineChars="202" w:firstLine="566"/>
        <w:jc w:val="both"/>
        <w:rPr>
          <w:del w:id="1692" w:author="yun qiao" w:date="2026-04-21T11:00:00Z"/>
          <w:rFonts w:ascii="Times New Roman" w:eastAsia="宋体" w:hAnsi="Times New Roman" w:cs="Times New Roman"/>
          <w:color w:val="000000" w:themeColor="text1"/>
          <w:sz w:val="28"/>
          <w14:ligatures w14:val="none"/>
        </w:rPr>
      </w:pPr>
      <w:del w:id="1693" w:author="yun qiao" w:date="2026-04-21T11:00:00Z">
        <w:r w:rsidRPr="004B17D5" w:rsidDel="00595429">
          <w:rPr>
            <w:rFonts w:ascii="Times New Roman" w:eastAsia="宋体" w:hAnsi="Times New Roman" w:cs="Times New Roman" w:hint="eastAsia"/>
            <w:color w:val="000000" w:themeColor="text1"/>
            <w:sz w:val="28"/>
            <w14:ligatures w14:val="none"/>
          </w:rPr>
          <w:delText>使得初始阶段满足：</w:delText>
        </w:r>
      </w:del>
    </w:p>
    <w:p w14:paraId="7A36F029" w14:textId="46C515EA" w:rsidR="00B95363" w:rsidRPr="004B17D5" w:rsidDel="00595429" w:rsidRDefault="00000000">
      <w:pPr>
        <w:widowControl/>
        <w:spacing w:before="100" w:after="0" w:line="480" w:lineRule="exact"/>
        <w:jc w:val="both"/>
        <w:rPr>
          <w:del w:id="1694" w:author="yun qiao" w:date="2026-04-21T11:00:00Z"/>
          <w:rFonts w:ascii="Cambria Math" w:eastAsia="宋体" w:hAnsi="Cambria Math" w:cs="Times New Roman"/>
          <w:color w:val="000000" w:themeColor="text1"/>
          <w:sz w:val="28"/>
          <w14:ligatures w14:val="none"/>
        </w:rPr>
      </w:pPr>
      <m:oMathPara>
        <m:oMath>
          <m:sSubSup>
            <m:sSubSupPr>
              <m:ctrlPr>
                <w:del w:id="1695" w:author="yun qiao" w:date="2026-04-21T11:00:00Z">
                  <w:rPr>
                    <w:rFonts w:ascii="Cambria Math" w:eastAsia="宋体" w:hAnsi="Cambria Math" w:cs="Times New Roman"/>
                    <w:i/>
                    <w:color w:val="000000" w:themeColor="text1"/>
                    <w:sz w:val="28"/>
                    <w:szCs w:val="20"/>
                    <w14:ligatures w14:val="none"/>
                  </w:rPr>
                </w:del>
              </m:ctrlPr>
            </m:sSubSupPr>
            <m:e>
              <m:r>
                <w:del w:id="1696" w:author="yun qiao" w:date="2026-04-21T11:00:00Z">
                  <w:rPr>
                    <w:rFonts w:ascii="Cambria Math" w:eastAsia="宋体" w:hAnsi="Cambria Math" w:cs="Times New Roman"/>
                    <w:color w:val="000000" w:themeColor="text1"/>
                    <w:sz w:val="28"/>
                    <w14:ligatures w14:val="none"/>
                  </w:rPr>
                  <m:t>h</m:t>
                </w:del>
              </m:r>
            </m:e>
            <m:sub>
              <m:r>
                <w:del w:id="1697" w:author="yun qiao" w:date="2026-04-21T11:00:00Z">
                  <w:rPr>
                    <w:rFonts w:ascii="Cambria Math" w:eastAsia="宋体" w:hAnsi="Cambria Math" w:cs="Times New Roman"/>
                    <w:color w:val="000000" w:themeColor="text1"/>
                    <w:sz w:val="28"/>
                    <w14:ligatures w14:val="none"/>
                  </w:rPr>
                  <m:t>l</m:t>
                </w:del>
              </m:r>
            </m:sub>
            <m:sup>
              <m:r>
                <w:del w:id="1698" w:author="yun qiao" w:date="2026-04-21T11:00:00Z">
                  <w:rPr>
                    <w:rFonts w:ascii="Cambria Math" w:eastAsia="宋体" w:hAnsi="Cambria Math" w:cs="Times New Roman"/>
                    <w:color w:val="000000" w:themeColor="text1"/>
                    <w:sz w:val="28"/>
                    <w14:ligatures w14:val="none"/>
                  </w:rPr>
                  <m:t>'</m:t>
                </w:del>
              </m:r>
            </m:sup>
          </m:sSubSup>
          <m:r>
            <w:del w:id="1699" w:author="yun qiao" w:date="2026-04-21T11:00:00Z">
              <m:rPr>
                <m:sty m:val="p"/>
              </m:rPr>
              <w:rPr>
                <w:rFonts w:ascii="Cambria Math" w:eastAsia="宋体" w:hAnsi="Cambria Math" w:cs="Times New Roman"/>
                <w:color w:val="000000" w:themeColor="text1"/>
                <w:sz w:val="28"/>
                <w14:ligatures w14:val="none"/>
              </w:rPr>
              <m:t>≈</m:t>
            </w:del>
          </m:r>
          <m:sSub>
            <m:sSubPr>
              <m:ctrlPr>
                <w:del w:id="1700" w:author="yun qiao" w:date="2026-04-21T11:00:00Z">
                  <w:rPr>
                    <w:rFonts w:ascii="Cambria Math" w:eastAsia="宋体" w:hAnsi="Cambria Math" w:cs="Times New Roman"/>
                    <w:i/>
                    <w:color w:val="000000" w:themeColor="text1"/>
                    <w:sz w:val="28"/>
                    <w:szCs w:val="20"/>
                    <w14:ligatures w14:val="none"/>
                  </w:rPr>
                </w:del>
              </m:ctrlPr>
            </m:sSubPr>
            <m:e>
              <m:r>
                <w:del w:id="1701" w:author="yun qiao" w:date="2026-04-21T11:00:00Z">
                  <w:rPr>
                    <w:rFonts w:ascii="Cambria Math" w:eastAsia="宋体" w:hAnsi="Cambria Math" w:cs="Times New Roman"/>
                    <w:color w:val="000000" w:themeColor="text1"/>
                    <w:sz w:val="28"/>
                    <w14:ligatures w14:val="none"/>
                  </w:rPr>
                  <m:t>h</m:t>
                </w:del>
              </m:r>
              <m:ctrlPr>
                <w:del w:id="1702" w:author="yun qiao" w:date="2026-04-21T11:00:00Z">
                  <w:rPr>
                    <w:rFonts w:ascii="Cambria Math" w:eastAsia="宋体" w:hAnsi="Cambria Math" w:cs="Times New Roman"/>
                    <w:color w:val="000000" w:themeColor="text1"/>
                    <w:sz w:val="28"/>
                    <w:szCs w:val="20"/>
                    <w14:ligatures w14:val="none"/>
                  </w:rPr>
                </w:del>
              </m:ctrlPr>
            </m:e>
            <m:sub>
              <m:r>
                <w:del w:id="1703" w:author="yun qiao" w:date="2026-04-21T11:00:00Z">
                  <w:rPr>
                    <w:rFonts w:ascii="Cambria Math" w:eastAsia="宋体" w:hAnsi="Cambria Math" w:cs="Times New Roman"/>
                    <w:color w:val="000000" w:themeColor="text1"/>
                    <w:sz w:val="28"/>
                    <w14:ligatures w14:val="none"/>
                  </w:rPr>
                  <m:t>l</m:t>
                </w:del>
              </m:r>
            </m:sub>
          </m:sSub>
        </m:oMath>
      </m:oMathPara>
    </w:p>
    <w:p w14:paraId="28A85985" w14:textId="5658E0F1" w:rsidR="00B95363" w:rsidRPr="004B17D5" w:rsidDel="00595429" w:rsidRDefault="00000000">
      <w:pPr>
        <w:widowControl/>
        <w:spacing w:before="100" w:after="0" w:line="480" w:lineRule="exact"/>
        <w:ind w:firstLineChars="200" w:firstLine="560"/>
        <w:jc w:val="both"/>
        <w:rPr>
          <w:del w:id="1704" w:author="yun qiao" w:date="2026-04-21T11:00:00Z"/>
          <w:rFonts w:ascii="Times New Roman" w:eastAsia="宋体" w:hAnsi="Times New Roman" w:cs="Times New Roman"/>
          <w:color w:val="000000" w:themeColor="text1"/>
          <w:sz w:val="28"/>
          <w14:ligatures w14:val="none"/>
        </w:rPr>
      </w:pPr>
      <w:del w:id="1705" w:author="yun qiao" w:date="2026-04-21T11:00:00Z">
        <w:r w:rsidRPr="004B17D5" w:rsidDel="00595429">
          <w:rPr>
            <w:rFonts w:ascii="Times New Roman" w:eastAsia="宋体" w:hAnsi="Times New Roman" w:cs="Times New Roman" w:hint="eastAsia"/>
            <w:color w:val="000000" w:themeColor="text1"/>
            <w:sz w:val="28"/>
            <w14:ligatures w14:val="none"/>
          </w:rPr>
          <w:delText>从而避免条件注入对模型原有表达能力的扰动。进一步地，在解码器输入端对操作原语嵌入向量同样施加一次条件调制，其过程表示为：</w:delText>
        </w:r>
      </w:del>
    </w:p>
    <w:p w14:paraId="5D7F0A46" w14:textId="05C6600D" w:rsidR="00B95363" w:rsidRPr="004B17D5" w:rsidDel="00595429" w:rsidRDefault="00000000">
      <w:pPr>
        <w:widowControl/>
        <w:spacing w:before="100" w:after="0" w:line="480" w:lineRule="exact"/>
        <w:jc w:val="both"/>
        <w:rPr>
          <w:del w:id="1706" w:author="yun qiao" w:date="2026-04-21T11:00:00Z"/>
          <w:rFonts w:ascii="Cambria Math" w:eastAsia="宋体" w:hAnsi="Cambria Math" w:cs="Times New Roman"/>
          <w:color w:val="000000" w:themeColor="text1"/>
          <w:sz w:val="28"/>
          <w:szCs w:val="20"/>
          <w14:ligatures w14:val="none"/>
        </w:rPr>
      </w:pPr>
      <m:oMathPara>
        <m:oMath>
          <m:sSubSup>
            <m:sSubSupPr>
              <m:ctrlPr>
                <w:del w:id="1707" w:author="yun qiao" w:date="2026-04-21T11:00:00Z">
                  <w:rPr>
                    <w:rFonts w:ascii="Cambria Math" w:eastAsia="宋体" w:hAnsi="Cambria Math" w:cs="Times New Roman"/>
                    <w:color w:val="000000" w:themeColor="text1"/>
                    <w:sz w:val="28"/>
                    <w:szCs w:val="20"/>
                    <w14:ligatures w14:val="none"/>
                  </w:rPr>
                </w:del>
              </m:ctrlPr>
            </m:sSubSupPr>
            <m:e>
              <m:r>
                <w:del w:id="1708" w:author="yun qiao" w:date="2026-04-21T11:00:00Z">
                  <w:rPr>
                    <w:rFonts w:ascii="Cambria Math" w:eastAsia="宋体" w:hAnsi="Cambria Math" w:cs="Times New Roman"/>
                    <w:color w:val="000000" w:themeColor="text1"/>
                    <w:sz w:val="28"/>
                    <w:szCs w:val="20"/>
                    <w14:ligatures w14:val="none"/>
                  </w:rPr>
                  <m:t>x</m:t>
                </w:del>
              </m:r>
            </m:e>
            <m:sub>
              <m:r>
                <w:del w:id="1709" w:author="yun qiao" w:date="2026-04-21T11:00:00Z">
                  <m:rPr>
                    <m:sty m:val="p"/>
                  </m:rPr>
                  <w:rPr>
                    <w:rFonts w:ascii="Cambria Math" w:eastAsia="宋体" w:hAnsi="Cambria Math" w:cs="Times New Roman"/>
                    <w:color w:val="000000" w:themeColor="text1"/>
                    <w:sz w:val="28"/>
                    <w:szCs w:val="20"/>
                    <w14:ligatures w14:val="none"/>
                  </w:rPr>
                  <m:t>0</m:t>
                </w:del>
              </m:r>
            </m:sub>
            <m:sup>
              <m:r>
                <w:del w:id="1710" w:author="yun qiao" w:date="2026-04-21T11:00:00Z">
                  <m:rPr>
                    <m:sty m:val="p"/>
                  </m:rPr>
                  <w:rPr>
                    <w:rFonts w:ascii="Cambria Math" w:eastAsia="宋体" w:hAnsi="Cambria Math" w:cs="Times New Roman"/>
                    <w:color w:val="000000" w:themeColor="text1"/>
                    <w:sz w:val="28"/>
                    <w:szCs w:val="20"/>
                    <w14:ligatures w14:val="none"/>
                  </w:rPr>
                  <m:t>'</m:t>
                </w:del>
              </m:r>
            </m:sup>
          </m:sSubSup>
          <m:r>
            <w:del w:id="1711" w:author="yun qiao" w:date="2026-04-21T11:00:00Z">
              <m:rPr>
                <m:sty m:val="p"/>
              </m:rPr>
              <w:rPr>
                <w:rFonts w:ascii="Cambria Math" w:eastAsia="宋体" w:hAnsi="Cambria Math" w:cs="Times New Roman"/>
                <w:color w:val="000000" w:themeColor="text1"/>
                <w:sz w:val="28"/>
                <w:szCs w:val="20"/>
                <w14:ligatures w14:val="none"/>
              </w:rPr>
              <m:t>=</m:t>
            </w:del>
          </m:r>
          <m:sSub>
            <m:sSubPr>
              <m:ctrlPr>
                <w:del w:id="1712" w:author="yun qiao" w:date="2026-04-21T11:00:00Z">
                  <w:rPr>
                    <w:rFonts w:ascii="Cambria Math" w:eastAsia="宋体" w:hAnsi="Cambria Math" w:cs="Times New Roman"/>
                    <w:color w:val="000000" w:themeColor="text1"/>
                    <w:sz w:val="28"/>
                    <w:szCs w:val="20"/>
                    <w14:ligatures w14:val="none"/>
                  </w:rPr>
                </w:del>
              </m:ctrlPr>
            </m:sSubPr>
            <m:e>
              <m:r>
                <w:del w:id="1713" w:author="yun qiao" w:date="2026-04-21T11:00:00Z">
                  <m:rPr>
                    <m:sty m:val="p"/>
                  </m:rPr>
                  <w:rPr>
                    <w:rFonts w:ascii="Cambria Math" w:eastAsia="宋体" w:hAnsi="Cambria Math" w:cs="Times New Roman"/>
                    <w:color w:val="000000" w:themeColor="text1"/>
                    <w:sz w:val="28"/>
                    <w:szCs w:val="20"/>
                    <w14:ligatures w14:val="none"/>
                  </w:rPr>
                  <m:t>γ</m:t>
                </w:del>
              </m:r>
            </m:e>
            <m:sub>
              <m:r>
                <w:del w:id="1714" w:author="yun qiao" w:date="2026-04-21T11:00:00Z">
                  <m:rPr>
                    <m:sty m:val="p"/>
                  </m:rPr>
                  <w:rPr>
                    <w:rFonts w:ascii="Cambria Math" w:eastAsia="宋体" w:hAnsi="Cambria Math" w:cs="Times New Roman"/>
                    <w:color w:val="000000" w:themeColor="text1"/>
                    <w:sz w:val="28"/>
                    <w:szCs w:val="20"/>
                    <w14:ligatures w14:val="none"/>
                  </w:rPr>
                  <m:t>0</m:t>
                </w:del>
              </m:r>
            </m:sub>
          </m:sSub>
          <m:d>
            <m:dPr>
              <m:ctrlPr>
                <w:del w:id="1715" w:author="yun qiao" w:date="2026-04-21T11:00:00Z">
                  <w:rPr>
                    <w:rFonts w:ascii="Cambria Math" w:eastAsia="宋体" w:hAnsi="Cambria Math" w:cs="Times New Roman"/>
                    <w:color w:val="000000" w:themeColor="text1"/>
                    <w:sz w:val="28"/>
                    <w:szCs w:val="20"/>
                    <w14:ligatures w14:val="none"/>
                  </w:rPr>
                </w:del>
              </m:ctrlPr>
            </m:dPr>
            <m:e>
              <m:r>
                <w:del w:id="1716" w:author="yun qiao" w:date="2026-04-21T11:00:00Z">
                  <w:rPr>
                    <w:rFonts w:ascii="Cambria Math" w:eastAsia="宋体" w:hAnsi="Cambria Math" w:cs="Times New Roman"/>
                    <w:color w:val="000000" w:themeColor="text1"/>
                    <w:sz w:val="28"/>
                    <w:szCs w:val="20"/>
                    <w14:ligatures w14:val="none"/>
                  </w:rPr>
                  <m:t>c</m:t>
                </w:del>
              </m:r>
            </m:e>
          </m:d>
          <m:r>
            <w:del w:id="1717" w:author="yun qiao" w:date="2026-04-21T11:00:00Z">
              <m:rPr>
                <m:sty m:val="p"/>
              </m:rPr>
              <w:rPr>
                <w:rFonts w:ascii="Cambria Math" w:eastAsia="宋体" w:hAnsi="Cambria Math" w:cs="Times New Roman"/>
                <w:color w:val="000000" w:themeColor="text1"/>
                <w:sz w:val="28"/>
                <w:szCs w:val="20"/>
                <w14:ligatures w14:val="none"/>
              </w:rPr>
              <m:t>⊙</m:t>
            </w:del>
          </m:r>
          <m:sSub>
            <m:sSubPr>
              <m:ctrlPr>
                <w:del w:id="1718" w:author="yun qiao" w:date="2026-04-21T11:00:00Z">
                  <w:rPr>
                    <w:rFonts w:ascii="Cambria Math" w:eastAsia="宋体" w:hAnsi="Cambria Math" w:cs="Times New Roman"/>
                    <w:color w:val="000000" w:themeColor="text1"/>
                    <w:sz w:val="28"/>
                    <w:szCs w:val="20"/>
                    <w14:ligatures w14:val="none"/>
                  </w:rPr>
                </w:del>
              </m:ctrlPr>
            </m:sSubPr>
            <m:e>
              <m:r>
                <w:del w:id="1719" w:author="yun qiao" w:date="2026-04-21T11:00:00Z">
                  <w:rPr>
                    <w:rFonts w:ascii="Cambria Math" w:eastAsia="宋体" w:hAnsi="Cambria Math" w:cs="Times New Roman"/>
                    <w:color w:val="000000" w:themeColor="text1"/>
                    <w:sz w:val="28"/>
                    <w:szCs w:val="20"/>
                    <w14:ligatures w14:val="none"/>
                  </w:rPr>
                  <m:t>x</m:t>
                </w:del>
              </m:r>
            </m:e>
            <m:sub>
              <m:r>
                <w:del w:id="1720" w:author="yun qiao" w:date="2026-04-21T11:00:00Z">
                  <m:rPr>
                    <m:sty m:val="p"/>
                  </m:rPr>
                  <w:rPr>
                    <w:rFonts w:ascii="Cambria Math" w:eastAsia="宋体" w:hAnsi="Cambria Math" w:cs="Times New Roman"/>
                    <w:color w:val="000000" w:themeColor="text1"/>
                    <w:sz w:val="28"/>
                    <w:szCs w:val="20"/>
                    <w14:ligatures w14:val="none"/>
                  </w:rPr>
                  <m:t>0</m:t>
                </w:del>
              </m:r>
            </m:sub>
          </m:sSub>
          <m:r>
            <w:del w:id="1721" w:author="yun qiao" w:date="2026-04-21T11:00:00Z">
              <m:rPr>
                <m:sty m:val="p"/>
              </m:rPr>
              <w:rPr>
                <w:rFonts w:ascii="Cambria Math" w:eastAsia="宋体" w:hAnsi="Cambria Math" w:cs="Times New Roman"/>
                <w:color w:val="000000" w:themeColor="text1"/>
                <w:sz w:val="28"/>
                <w:szCs w:val="20"/>
                <w14:ligatures w14:val="none"/>
              </w:rPr>
              <m:t>+</m:t>
            </w:del>
          </m:r>
          <m:sSub>
            <m:sSubPr>
              <m:ctrlPr>
                <w:del w:id="1722" w:author="yun qiao" w:date="2026-04-21T11:00:00Z">
                  <w:rPr>
                    <w:rFonts w:ascii="Cambria Math" w:eastAsia="宋体" w:hAnsi="Cambria Math" w:cs="Times New Roman"/>
                    <w:color w:val="000000" w:themeColor="text1"/>
                    <w:sz w:val="28"/>
                    <w:szCs w:val="20"/>
                    <w14:ligatures w14:val="none"/>
                  </w:rPr>
                </w:del>
              </m:ctrlPr>
            </m:sSubPr>
            <m:e>
              <m:r>
                <w:del w:id="1723" w:author="yun qiao" w:date="2026-04-21T11:00:00Z">
                  <m:rPr>
                    <m:sty m:val="p"/>
                  </m:rPr>
                  <w:rPr>
                    <w:rFonts w:ascii="Cambria Math" w:eastAsia="宋体" w:hAnsi="Cambria Math" w:cs="Times New Roman"/>
                    <w:color w:val="000000" w:themeColor="text1"/>
                    <w:sz w:val="28"/>
                    <w:szCs w:val="20"/>
                    <w14:ligatures w14:val="none"/>
                  </w:rPr>
                  <m:t>β</m:t>
                </w:del>
              </m:r>
            </m:e>
            <m:sub>
              <m:r>
                <w:del w:id="1724" w:author="yun qiao" w:date="2026-04-21T11:00:00Z">
                  <m:rPr>
                    <m:sty m:val="p"/>
                  </m:rPr>
                  <w:rPr>
                    <w:rFonts w:ascii="Cambria Math" w:eastAsia="宋体" w:hAnsi="Cambria Math" w:cs="Times New Roman"/>
                    <w:color w:val="000000" w:themeColor="text1"/>
                    <w:sz w:val="28"/>
                    <w:szCs w:val="20"/>
                    <w14:ligatures w14:val="none"/>
                  </w:rPr>
                  <m:t>0</m:t>
                </w:del>
              </m:r>
            </m:sub>
          </m:sSub>
          <m:d>
            <m:dPr>
              <m:ctrlPr>
                <w:del w:id="1725" w:author="yun qiao" w:date="2026-04-21T11:00:00Z">
                  <w:rPr>
                    <w:rFonts w:ascii="Cambria Math" w:eastAsia="宋体" w:hAnsi="Cambria Math" w:cs="Times New Roman"/>
                    <w:color w:val="000000" w:themeColor="text1"/>
                    <w:sz w:val="28"/>
                    <w:szCs w:val="20"/>
                    <w14:ligatures w14:val="none"/>
                  </w:rPr>
                </w:del>
              </m:ctrlPr>
            </m:dPr>
            <m:e>
              <m:r>
                <w:del w:id="1726" w:author="yun qiao" w:date="2026-04-21T11:00:00Z">
                  <w:rPr>
                    <w:rFonts w:ascii="Cambria Math" w:eastAsia="宋体" w:hAnsi="Cambria Math" w:cs="Times New Roman"/>
                    <w:color w:val="000000" w:themeColor="text1"/>
                    <w:sz w:val="28"/>
                    <w:szCs w:val="20"/>
                    <w14:ligatures w14:val="none"/>
                  </w:rPr>
                  <m:t>c</m:t>
                </w:del>
              </m:r>
            </m:e>
          </m:d>
        </m:oMath>
      </m:oMathPara>
    </w:p>
    <w:p w14:paraId="6DB9F9CA" w14:textId="72639EAE" w:rsidR="00B95363" w:rsidRPr="004B17D5" w:rsidDel="00595429" w:rsidRDefault="00000000">
      <w:pPr>
        <w:widowControl/>
        <w:spacing w:before="100" w:after="0" w:line="480" w:lineRule="exact"/>
        <w:ind w:firstLineChars="200" w:firstLine="560"/>
        <w:jc w:val="both"/>
        <w:rPr>
          <w:del w:id="1727" w:author="yun qiao" w:date="2026-04-21T11:00:00Z"/>
          <w:rFonts w:ascii="Times New Roman" w:eastAsia="宋体" w:hAnsi="Times New Roman" w:cs="Times New Roman"/>
          <w:color w:val="000000" w:themeColor="text1"/>
          <w:sz w:val="28"/>
          <w14:ligatures w14:val="none"/>
        </w:rPr>
      </w:pPr>
      <w:del w:id="1728"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sSub>
          <m:sSubPr>
            <m:ctrlPr>
              <w:del w:id="1729" w:author="yun qiao" w:date="2026-04-21T11:00:00Z">
                <w:rPr>
                  <w:rFonts w:ascii="Cambria Math" w:eastAsia="宋体" w:hAnsi="Cambria Math" w:cs="Times New Roman"/>
                  <w:i/>
                  <w:color w:val="000000" w:themeColor="text1"/>
                  <w:sz w:val="28"/>
                  <w:szCs w:val="20"/>
                  <w14:ligatures w14:val="none"/>
                </w:rPr>
              </w:del>
            </m:ctrlPr>
          </m:sSubPr>
          <m:e>
            <m:r>
              <w:del w:id="1730" w:author="yun qiao" w:date="2026-04-21T11:00:00Z">
                <w:rPr>
                  <w:rFonts w:ascii="Cambria Math" w:eastAsia="宋体" w:hAnsi="Cambria Math" w:cs="Times New Roman"/>
                  <w:color w:val="000000" w:themeColor="text1"/>
                  <w:sz w:val="28"/>
                  <w14:ligatures w14:val="none"/>
                </w:rPr>
                <m:t>x</m:t>
              </w:del>
            </m:r>
            <m:ctrlPr>
              <w:del w:id="1731" w:author="yun qiao" w:date="2026-04-21T11:00:00Z">
                <w:rPr>
                  <w:rFonts w:ascii="Cambria Math" w:eastAsia="宋体" w:hAnsi="Cambria Math" w:cs="Times New Roman"/>
                  <w:color w:val="000000" w:themeColor="text1"/>
                  <w:sz w:val="28"/>
                  <w:szCs w:val="20"/>
                  <w14:ligatures w14:val="none"/>
                </w:rPr>
              </w:del>
            </m:ctrlPr>
          </m:e>
          <m:sub>
            <m:r>
              <w:del w:id="1732" w:author="yun qiao" w:date="2026-04-21T11:00:00Z">
                <w:rPr>
                  <w:rFonts w:ascii="Cambria Math" w:eastAsia="宋体" w:hAnsi="Cambria Math" w:cs="Times New Roman"/>
                  <w:color w:val="000000" w:themeColor="text1"/>
                  <w:sz w:val="28"/>
                  <w14:ligatures w14:val="none"/>
                </w:rPr>
                <m:t>0</m:t>
              </w:del>
            </m:r>
          </m:sub>
        </m:sSub>
      </m:oMath>
      <w:del w:id="1733" w:author="yun qiao" w:date="2026-04-21T11:00:00Z">
        <w:r w:rsidRPr="004B17D5" w:rsidDel="00595429">
          <w:rPr>
            <w:rFonts w:ascii="Times New Roman" w:eastAsia="宋体" w:hAnsi="Times New Roman" w:cs="Times New Roman" w:hint="eastAsia"/>
            <w:color w:val="000000" w:themeColor="text1"/>
            <w:sz w:val="28"/>
            <w14:ligatures w14:val="none"/>
          </w:rPr>
          <w:delText>为操作原语嵌入表示，</w:delText>
        </w:r>
      </w:del>
      <m:oMath>
        <m:sSubSup>
          <m:sSubSupPr>
            <m:ctrlPr>
              <w:del w:id="1734" w:author="yun qiao" w:date="2026-04-21T11:00:00Z">
                <w:rPr>
                  <w:rFonts w:ascii="Cambria Math" w:eastAsia="宋体" w:hAnsi="Cambria Math" w:cs="Times New Roman"/>
                  <w:i/>
                  <w:color w:val="000000" w:themeColor="text1"/>
                  <w:sz w:val="28"/>
                  <w:szCs w:val="20"/>
                  <w14:ligatures w14:val="none"/>
                </w:rPr>
              </w:del>
            </m:ctrlPr>
          </m:sSubSupPr>
          <m:e>
            <m:r>
              <w:del w:id="1735" w:author="yun qiao" w:date="2026-04-21T11:00:00Z">
                <w:rPr>
                  <w:rFonts w:ascii="Cambria Math" w:eastAsia="宋体" w:hAnsi="Cambria Math" w:cs="Times New Roman"/>
                  <w:color w:val="000000" w:themeColor="text1"/>
                  <w:sz w:val="28"/>
                  <w14:ligatures w14:val="none"/>
                </w:rPr>
                <m:t>x</m:t>
              </w:del>
            </m:r>
          </m:e>
          <m:sub>
            <m:r>
              <w:del w:id="1736" w:author="yun qiao" w:date="2026-04-21T11:00:00Z">
                <w:rPr>
                  <w:rFonts w:ascii="Cambria Math" w:eastAsia="宋体" w:hAnsi="Cambria Math" w:cs="Times New Roman"/>
                  <w:color w:val="000000" w:themeColor="text1"/>
                  <w:sz w:val="28"/>
                  <w14:ligatures w14:val="none"/>
                </w:rPr>
                <m:t>0</m:t>
              </w:del>
            </m:r>
          </m:sub>
          <m:sup>
            <m:r>
              <w:del w:id="1737" w:author="yun qiao" w:date="2026-04-21T11:00:00Z">
                <w:rPr>
                  <w:rFonts w:ascii="Cambria Math" w:eastAsia="宋体" w:hAnsi="Cambria Math" w:cs="Times New Roman" w:hint="eastAsia"/>
                  <w:color w:val="000000" w:themeColor="text1"/>
                  <w:sz w:val="28"/>
                  <w14:ligatures w14:val="none"/>
                </w:rPr>
                <m:t>'</m:t>
              </w:del>
            </m:r>
          </m:sup>
        </m:sSubSup>
      </m:oMath>
      <w:del w:id="1738" w:author="yun qiao" w:date="2026-04-21T11:00:00Z">
        <w:r w:rsidRPr="004B17D5" w:rsidDel="00595429">
          <w:rPr>
            <w:rFonts w:ascii="Times New Roman" w:eastAsia="宋体" w:hAnsi="Times New Roman" w:cs="Times New Roman" w:hint="eastAsia"/>
            <w:color w:val="000000" w:themeColor="text1"/>
            <w:sz w:val="28"/>
            <w14:ligatures w14:val="none"/>
          </w:rPr>
          <w:delText>为调制后的输入表示。结合后续位置编码：</w:delText>
        </w:r>
      </w:del>
    </w:p>
    <w:p w14:paraId="12B0BCD6" w14:textId="00C0EC8D" w:rsidR="00B95363" w:rsidRPr="004B17D5" w:rsidDel="00595429" w:rsidRDefault="00000000">
      <w:pPr>
        <w:widowControl/>
        <w:spacing w:before="100" w:after="0" w:line="480" w:lineRule="exact"/>
        <w:jc w:val="both"/>
        <w:rPr>
          <w:del w:id="1739" w:author="yun qiao" w:date="2026-04-21T11:00:00Z"/>
          <w:rFonts w:ascii="Cambria Math" w:eastAsia="宋体" w:hAnsi="Cambria Math" w:cs="Times New Roman"/>
          <w:color w:val="000000" w:themeColor="text1"/>
          <w:sz w:val="28"/>
          <w14:ligatures w14:val="none"/>
        </w:rPr>
      </w:pPr>
      <m:oMathPara>
        <m:oMath>
          <m:acc>
            <m:accPr>
              <m:chr m:val="̃"/>
              <m:ctrlPr>
                <w:del w:id="1740" w:author="yun qiao" w:date="2026-04-21T11:00:00Z">
                  <w:rPr>
                    <w:rFonts w:ascii="Cambria Math" w:eastAsia="宋体" w:hAnsi="Cambria Math" w:cs="Times New Roman"/>
                    <w:color w:val="000000" w:themeColor="text1"/>
                    <w:sz w:val="28"/>
                    <w:szCs w:val="20"/>
                    <w14:ligatures w14:val="none"/>
                  </w:rPr>
                </w:del>
              </m:ctrlPr>
            </m:accPr>
            <m:e>
              <m:sSub>
                <m:sSubPr>
                  <m:ctrlPr>
                    <w:del w:id="1741" w:author="yun qiao" w:date="2026-04-21T11:00:00Z">
                      <w:rPr>
                        <w:rFonts w:ascii="Cambria Math" w:eastAsia="宋体" w:hAnsi="Cambria Math" w:cs="Times New Roman"/>
                        <w:i/>
                        <w:color w:val="000000" w:themeColor="text1"/>
                        <w:sz w:val="28"/>
                        <w:szCs w:val="20"/>
                        <w14:ligatures w14:val="none"/>
                      </w:rPr>
                    </w:del>
                  </m:ctrlPr>
                </m:sSubPr>
                <m:e>
                  <m:r>
                    <w:del w:id="1742" w:author="yun qiao" w:date="2026-04-21T11:00:00Z">
                      <w:rPr>
                        <w:rFonts w:ascii="Cambria Math" w:eastAsia="宋体" w:hAnsi="Cambria Math" w:cs="Times New Roman"/>
                        <w:color w:val="000000" w:themeColor="text1"/>
                        <w:sz w:val="28"/>
                        <w14:ligatures w14:val="none"/>
                      </w:rPr>
                      <m:t>x</m:t>
                    </w:del>
                  </m:r>
                  <m:ctrlPr>
                    <w:del w:id="1743" w:author="yun qiao" w:date="2026-04-21T11:00:00Z">
                      <w:rPr>
                        <w:rFonts w:ascii="Cambria Math" w:eastAsia="宋体" w:hAnsi="Cambria Math" w:cs="Times New Roman"/>
                        <w:color w:val="000000" w:themeColor="text1"/>
                        <w:sz w:val="28"/>
                        <w:szCs w:val="20"/>
                        <w14:ligatures w14:val="none"/>
                      </w:rPr>
                    </w:del>
                  </m:ctrlPr>
                </m:e>
                <m:sub>
                  <m:r>
                    <w:del w:id="1744" w:author="yun qiao" w:date="2026-04-21T11:00:00Z">
                      <w:rPr>
                        <w:rFonts w:ascii="Cambria Math" w:eastAsia="宋体" w:hAnsi="Cambria Math" w:cs="Times New Roman"/>
                        <w:color w:val="000000" w:themeColor="text1"/>
                        <w:sz w:val="28"/>
                        <w14:ligatures w14:val="none"/>
                      </w:rPr>
                      <m:t>0</m:t>
                    </w:del>
                  </m:r>
                </m:sub>
              </m:sSub>
            </m:e>
          </m:acc>
          <m:r>
            <w:del w:id="1745" w:author="yun qiao" w:date="2026-04-21T11:00:00Z">
              <w:rPr>
                <w:rFonts w:ascii="Cambria Math" w:eastAsia="宋体" w:hAnsi="Cambria Math" w:cs="Times New Roman"/>
                <w:color w:val="000000" w:themeColor="text1"/>
                <w:sz w:val="28"/>
                <w14:ligatures w14:val="none"/>
              </w:rPr>
              <m:t>=</m:t>
            </w:del>
          </m:r>
          <m:sSubSup>
            <m:sSubSupPr>
              <m:ctrlPr>
                <w:del w:id="1746" w:author="yun qiao" w:date="2026-04-21T11:00:00Z">
                  <w:rPr>
                    <w:rFonts w:ascii="Cambria Math" w:eastAsia="宋体" w:hAnsi="Cambria Math" w:cs="Times New Roman"/>
                    <w:i/>
                    <w:color w:val="000000" w:themeColor="text1"/>
                    <w:sz w:val="28"/>
                    <w:szCs w:val="20"/>
                    <w14:ligatures w14:val="none"/>
                  </w:rPr>
                </w:del>
              </m:ctrlPr>
            </m:sSubSupPr>
            <m:e>
              <m:r>
                <w:del w:id="1747" w:author="yun qiao" w:date="2026-04-21T11:00:00Z">
                  <w:rPr>
                    <w:rFonts w:ascii="Cambria Math" w:eastAsia="宋体" w:hAnsi="Cambria Math" w:cs="Times New Roman"/>
                    <w:color w:val="000000" w:themeColor="text1"/>
                    <w:sz w:val="28"/>
                    <w14:ligatures w14:val="none"/>
                  </w:rPr>
                  <m:t>x</m:t>
                </w:del>
              </m:r>
            </m:e>
            <m:sub>
              <m:r>
                <w:del w:id="1748" w:author="yun qiao" w:date="2026-04-21T11:00:00Z">
                  <w:rPr>
                    <w:rFonts w:ascii="Cambria Math" w:eastAsia="宋体" w:hAnsi="Cambria Math" w:cs="Times New Roman"/>
                    <w:color w:val="000000" w:themeColor="text1"/>
                    <w:sz w:val="28"/>
                    <w14:ligatures w14:val="none"/>
                  </w:rPr>
                  <m:t>0</m:t>
                </w:del>
              </m:r>
            </m:sub>
            <m:sup>
              <m:r>
                <w:del w:id="1749" w:author="yun qiao" w:date="2026-04-21T11:00:00Z">
                  <w:rPr>
                    <w:rFonts w:ascii="Cambria Math" w:eastAsia="宋体" w:hAnsi="Cambria Math" w:cs="Times New Roman"/>
                    <w:color w:val="000000" w:themeColor="text1"/>
                    <w:sz w:val="28"/>
                    <w14:ligatures w14:val="none"/>
                  </w:rPr>
                  <m:t>'</m:t>
                </w:del>
              </m:r>
            </m:sup>
          </m:sSubSup>
          <m:r>
            <w:del w:id="1750" w:author="yun qiao" w:date="2026-04-21T11:00:00Z">
              <w:rPr>
                <w:rFonts w:ascii="Cambria Math" w:eastAsia="宋体" w:hAnsi="Cambria Math" w:cs="Times New Roman"/>
                <w:color w:val="000000" w:themeColor="text1"/>
                <w:sz w:val="28"/>
                <w14:ligatures w14:val="none"/>
              </w:rPr>
              <m:t>+</m:t>
            </w:del>
          </m:r>
          <m:r>
            <w:del w:id="1751" w:author="yun qiao" w:date="2026-04-21T11:00:00Z">
              <m:rPr>
                <m:nor/>
              </m:rPr>
              <w:rPr>
                <w:rFonts w:ascii="Cambria Math" w:eastAsia="宋体" w:hAnsi="Cambria Math" w:cs="Times New Roman"/>
                <w:color w:val="000000" w:themeColor="text1"/>
                <w:sz w:val="28"/>
                <w14:ligatures w14:val="none"/>
              </w:rPr>
              <m:t>PE</m:t>
            </w:del>
          </m:r>
          <m:d>
            <m:dPr>
              <m:ctrlPr>
                <w:del w:id="1752" w:author="yun qiao" w:date="2026-04-21T11:00:00Z">
                  <w:rPr>
                    <w:rFonts w:ascii="Cambria Math" w:eastAsia="宋体" w:hAnsi="Cambria Math" w:cs="Times New Roman"/>
                    <w:i/>
                    <w:color w:val="000000" w:themeColor="text1"/>
                    <w:sz w:val="28"/>
                    <w:szCs w:val="20"/>
                    <w14:ligatures w14:val="none"/>
                  </w:rPr>
                </w:del>
              </m:ctrlPr>
            </m:dPr>
            <m:e>
              <m:sSubSup>
                <m:sSubSupPr>
                  <m:ctrlPr>
                    <w:del w:id="1753" w:author="yun qiao" w:date="2026-04-21T11:00:00Z">
                      <w:rPr>
                        <w:rFonts w:ascii="Cambria Math" w:eastAsia="宋体" w:hAnsi="Cambria Math" w:cs="Times New Roman"/>
                        <w:i/>
                        <w:color w:val="000000" w:themeColor="text1"/>
                        <w:sz w:val="28"/>
                        <w:szCs w:val="20"/>
                        <w14:ligatures w14:val="none"/>
                      </w:rPr>
                    </w:del>
                  </m:ctrlPr>
                </m:sSubSupPr>
                <m:e>
                  <m:r>
                    <w:del w:id="1754" w:author="yun qiao" w:date="2026-04-21T11:00:00Z">
                      <w:rPr>
                        <w:rFonts w:ascii="Cambria Math" w:eastAsia="宋体" w:hAnsi="Cambria Math" w:cs="Times New Roman"/>
                        <w:color w:val="000000" w:themeColor="text1"/>
                        <w:sz w:val="28"/>
                        <w14:ligatures w14:val="none"/>
                      </w:rPr>
                      <m:t>x</m:t>
                    </w:del>
                  </m:r>
                </m:e>
                <m:sub>
                  <m:r>
                    <w:del w:id="1755" w:author="yun qiao" w:date="2026-04-21T11:00:00Z">
                      <w:rPr>
                        <w:rFonts w:ascii="Cambria Math" w:eastAsia="宋体" w:hAnsi="Cambria Math" w:cs="Times New Roman"/>
                        <w:color w:val="000000" w:themeColor="text1"/>
                        <w:sz w:val="28"/>
                        <w14:ligatures w14:val="none"/>
                      </w:rPr>
                      <m:t>0</m:t>
                    </w:del>
                  </m:r>
                </m:sub>
                <m:sup>
                  <m:r>
                    <w:del w:id="1756" w:author="yun qiao" w:date="2026-04-21T11:00:00Z">
                      <w:rPr>
                        <w:rFonts w:ascii="Cambria Math" w:eastAsia="宋体" w:hAnsi="Cambria Math" w:cs="Times New Roman"/>
                        <w:color w:val="000000" w:themeColor="text1"/>
                        <w:sz w:val="28"/>
                        <w14:ligatures w14:val="none"/>
                      </w:rPr>
                      <m:t>'</m:t>
                    </w:del>
                  </m:r>
                </m:sup>
              </m:sSubSup>
            </m:e>
          </m:d>
        </m:oMath>
      </m:oMathPara>
    </w:p>
    <w:p w14:paraId="5B964481" w14:textId="3DEE2522" w:rsidR="001C54D7" w:rsidRPr="004B17D5" w:rsidDel="00595429" w:rsidRDefault="001C54D7">
      <w:pPr>
        <w:widowControl/>
        <w:spacing w:before="100" w:after="0" w:line="480" w:lineRule="exact"/>
        <w:ind w:firstLineChars="202" w:firstLine="566"/>
        <w:jc w:val="both"/>
        <w:rPr>
          <w:del w:id="1757" w:author="yun qiao" w:date="2026-04-21T11:00:00Z"/>
          <w:rFonts w:ascii="Times New Roman" w:eastAsia="宋体" w:hAnsi="Times New Roman" w:cs="Times New Roman"/>
          <w:color w:val="000000" w:themeColor="text1"/>
          <w:sz w:val="28"/>
          <w14:ligatures w14:val="none"/>
        </w:rPr>
      </w:pPr>
      <w:bookmarkStart w:id="1758" w:name="_Hlk227245249"/>
      <w:del w:id="1759" w:author="yun qiao" w:date="2026-04-21T11:00:00Z">
        <w:r w:rsidRPr="004B17D5" w:rsidDel="00595429">
          <w:rPr>
            <w:rFonts w:ascii="Times New Roman" w:eastAsia="宋体" w:hAnsi="Times New Roman" w:cs="Times New Roman"/>
            <w:color w:val="000000" w:themeColor="text1"/>
            <w:sz w:val="28"/>
            <w14:ligatures w14:val="none"/>
          </w:rPr>
          <w:delTex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delText>
        </w:r>
        <w:bookmarkEnd w:id="1758"/>
      </w:del>
    </w:p>
    <w:p w14:paraId="0C85133E" w14:textId="666C0C71" w:rsidR="00B95363" w:rsidRPr="004B17D5" w:rsidDel="00595429" w:rsidRDefault="00000000">
      <w:pPr>
        <w:widowControl/>
        <w:spacing w:before="100" w:after="0" w:line="480" w:lineRule="exact"/>
        <w:ind w:firstLineChars="202" w:firstLine="566"/>
        <w:jc w:val="both"/>
        <w:rPr>
          <w:del w:id="1760" w:author="yun qiao" w:date="2026-04-21T11:00:00Z"/>
          <w:rFonts w:ascii="Times New Roman" w:eastAsia="宋体" w:hAnsi="Times New Roman" w:cs="Times New Roman"/>
          <w:color w:val="000000" w:themeColor="text1"/>
          <w:sz w:val="28"/>
          <w14:ligatures w14:val="none"/>
        </w:rPr>
      </w:pPr>
      <w:del w:id="1761" w:author="yun qiao" w:date="2026-04-21T11:00:00Z">
        <w:r w:rsidRPr="004B17D5" w:rsidDel="00595429">
          <w:rPr>
            <w:rFonts w:ascii="Times New Roman" w:eastAsia="宋体" w:hAnsi="Times New Roman" w:cs="Times New Roman" w:hint="eastAsia"/>
            <w:color w:val="000000" w:themeColor="text1"/>
            <w:sz w:val="28"/>
            <w14:ligatures w14:val="none"/>
          </w:rPr>
          <w:delText>在结构实现上，解码模块采用</w:delText>
        </w:r>
        <w:r w:rsidRPr="004B17D5" w:rsidDel="00595429">
          <w:rPr>
            <w:rFonts w:ascii="Times New Roman" w:eastAsia="宋体" w:hAnsi="Times New Roman" w:cs="Times New Roman"/>
            <w:color w:val="000000" w:themeColor="text1"/>
            <w:sz w:val="28"/>
            <w14:ligatures w14:val="none"/>
          </w:rPr>
          <w:delText xml:space="preserve"> Pre-Norm </w:delText>
        </w:r>
        <w:r w:rsidRPr="004B17D5" w:rsidDel="00595429">
          <w:rPr>
            <w:rFonts w:ascii="Times New Roman" w:eastAsia="宋体" w:hAnsi="Times New Roman" w:cs="Times New Roman" w:hint="eastAsia"/>
            <w:color w:val="000000" w:themeColor="text1"/>
            <w:sz w:val="28"/>
            <w14:ligatures w14:val="none"/>
          </w:rPr>
          <w:delText>架构，各子层计算形式为：</w:delText>
        </w:r>
      </w:del>
    </w:p>
    <w:p w14:paraId="683FE080" w14:textId="4A1B274C" w:rsidR="00B95363" w:rsidRPr="004B17D5" w:rsidDel="00595429" w:rsidRDefault="00000000">
      <w:pPr>
        <w:widowControl/>
        <w:spacing w:before="100" w:after="0" w:line="480" w:lineRule="exact"/>
        <w:jc w:val="both"/>
        <w:rPr>
          <w:del w:id="1762" w:author="yun qiao" w:date="2026-04-21T11:00:00Z"/>
          <w:rFonts w:ascii="Times New Roman" w:eastAsia="宋体" w:hAnsi="Times New Roman" w:cs="Times New Roman"/>
          <w:color w:val="000000" w:themeColor="text1"/>
          <w:sz w:val="28"/>
          <w14:ligatures w14:val="none"/>
        </w:rPr>
      </w:pPr>
      <m:oMathPara>
        <m:oMath>
          <m:r>
            <w:del w:id="1763" w:author="yun qiao" w:date="2026-04-21T11:00:00Z">
              <m:rPr>
                <m:nor/>
              </m:rPr>
              <w:rPr>
                <w:rFonts w:ascii="Cambria Math" w:eastAsia="宋体" w:hAnsi="Cambria Math" w:cs="Times New Roman"/>
                <w:color w:val="000000" w:themeColor="text1"/>
                <w:sz w:val="28"/>
                <w14:ligatures w14:val="none"/>
              </w:rPr>
              <m:t>Layer</m:t>
            </w:del>
          </m:r>
          <m:d>
            <m:dPr>
              <m:ctrlPr>
                <w:del w:id="1764" w:author="yun qiao" w:date="2026-04-21T11:00:00Z">
                  <w:rPr>
                    <w:rFonts w:ascii="Cambria Math" w:eastAsia="宋体" w:hAnsi="Cambria Math" w:cs="Times New Roman"/>
                    <w:i/>
                    <w:color w:val="000000" w:themeColor="text1"/>
                    <w:sz w:val="28"/>
                    <w:szCs w:val="20"/>
                    <w14:ligatures w14:val="none"/>
                  </w:rPr>
                </w:del>
              </m:ctrlPr>
            </m:dPr>
            <m:e>
              <m:r>
                <w:del w:id="1765" w:author="yun qiao" w:date="2026-04-21T11:00:00Z">
                  <w:rPr>
                    <w:rFonts w:ascii="Cambria Math" w:eastAsia="宋体" w:hAnsi="Cambria Math" w:cs="Times New Roman"/>
                    <w:color w:val="000000" w:themeColor="text1"/>
                    <w:sz w:val="28"/>
                    <w14:ligatures w14:val="none"/>
                  </w:rPr>
                  <m:t>x</m:t>
                </w:del>
              </m:r>
            </m:e>
          </m:d>
          <m:r>
            <w:del w:id="1766" w:author="yun qiao" w:date="2026-04-21T11:00:00Z">
              <w:rPr>
                <w:rFonts w:ascii="Cambria Math" w:eastAsia="宋体" w:hAnsi="Cambria Math" w:cs="Times New Roman"/>
                <w:color w:val="000000" w:themeColor="text1"/>
                <w:sz w:val="28"/>
                <w14:ligatures w14:val="none"/>
              </w:rPr>
              <m:t>=x+</m:t>
            </w:del>
          </m:r>
          <m:r>
            <w:del w:id="1767" w:author="yun qiao" w:date="2026-04-21T11:00:00Z">
              <m:rPr>
                <m:nor/>
              </m:rPr>
              <w:rPr>
                <w:rFonts w:ascii="Cambria Math" w:eastAsia="宋体" w:hAnsi="Cambria Math" w:cs="Times New Roman"/>
                <w:color w:val="000000" w:themeColor="text1"/>
                <w:sz w:val="28"/>
                <w14:ligatures w14:val="none"/>
              </w:rPr>
              <m:t>Sublayer</m:t>
            </w:del>
          </m:r>
          <m:d>
            <m:dPr>
              <m:ctrlPr>
                <w:del w:id="1768" w:author="yun qiao" w:date="2026-04-21T11:00:00Z">
                  <w:rPr>
                    <w:rFonts w:ascii="Cambria Math" w:eastAsia="宋体" w:hAnsi="Cambria Math" w:cs="Times New Roman"/>
                    <w:i/>
                    <w:color w:val="000000" w:themeColor="text1"/>
                    <w:sz w:val="28"/>
                    <w:szCs w:val="20"/>
                    <w14:ligatures w14:val="none"/>
                  </w:rPr>
                </w:del>
              </m:ctrlPr>
            </m:dPr>
            <m:e>
              <m:r>
                <w:del w:id="1769" w:author="yun qiao" w:date="2026-04-21T11:00:00Z">
                  <m:rPr>
                    <m:nor/>
                  </m:rPr>
                  <w:rPr>
                    <w:rFonts w:ascii="Cambria Math" w:eastAsia="宋体" w:hAnsi="Cambria Math" w:cs="Times New Roman"/>
                    <w:color w:val="000000" w:themeColor="text1"/>
                    <w:sz w:val="28"/>
                    <w14:ligatures w14:val="none"/>
                  </w:rPr>
                  <m:t>LayerNorm</m:t>
                </w:del>
              </m:r>
              <m:d>
                <m:dPr>
                  <m:ctrlPr>
                    <w:del w:id="1770" w:author="yun qiao" w:date="2026-04-21T11:00:00Z">
                      <w:rPr>
                        <w:rFonts w:ascii="Cambria Math" w:eastAsia="宋体" w:hAnsi="Cambria Math" w:cs="Times New Roman"/>
                        <w:i/>
                        <w:color w:val="000000" w:themeColor="text1"/>
                        <w:sz w:val="28"/>
                        <w:szCs w:val="20"/>
                        <w14:ligatures w14:val="none"/>
                      </w:rPr>
                    </w:del>
                  </m:ctrlPr>
                </m:dPr>
                <m:e>
                  <m:r>
                    <w:del w:id="1771" w:author="yun qiao" w:date="2026-04-21T11:00:00Z">
                      <w:rPr>
                        <w:rFonts w:ascii="Cambria Math" w:eastAsia="宋体" w:hAnsi="Cambria Math" w:cs="Times New Roman"/>
                        <w:color w:val="000000" w:themeColor="text1"/>
                        <w:sz w:val="28"/>
                        <w14:ligatures w14:val="none"/>
                      </w:rPr>
                      <m:t>x</m:t>
                    </w:del>
                  </m:r>
                </m:e>
              </m:d>
            </m:e>
          </m:d>
        </m:oMath>
      </m:oMathPara>
    </w:p>
    <w:p w14:paraId="75948A6E" w14:textId="5F369F89" w:rsidR="00B95363" w:rsidRPr="004B17D5" w:rsidDel="00595429" w:rsidRDefault="00000000">
      <w:pPr>
        <w:widowControl/>
        <w:spacing w:before="100" w:after="0" w:line="480" w:lineRule="exact"/>
        <w:ind w:firstLineChars="202" w:firstLine="566"/>
        <w:jc w:val="both"/>
        <w:rPr>
          <w:del w:id="1772" w:author="yun qiao" w:date="2026-04-21T11:00:00Z"/>
          <w:rFonts w:ascii="Times New Roman" w:eastAsia="宋体" w:hAnsi="Times New Roman" w:cs="Times New Roman"/>
          <w:color w:val="000000" w:themeColor="text1"/>
          <w:sz w:val="28"/>
          <w14:ligatures w14:val="none"/>
        </w:rPr>
      </w:pPr>
      <w:del w:id="1773" w:author="yun qiao" w:date="2026-04-21T11:00:00Z">
        <w:r w:rsidRPr="004B17D5" w:rsidDel="00595429">
          <w:rPr>
            <w:rFonts w:ascii="Times New Roman" w:eastAsia="宋体" w:hAnsi="Times New Roman" w:cs="Times New Roman" w:hint="eastAsia"/>
            <w:color w:val="000000" w:themeColor="text1"/>
            <w:sz w:val="28"/>
            <w14:ligatures w14:val="none"/>
          </w:rPr>
          <w:delText>其中注意力机制采用多头注意力结构：</w:delText>
        </w:r>
      </w:del>
    </w:p>
    <w:p w14:paraId="5E8F886F" w14:textId="2D9C47C7" w:rsidR="00B95363" w:rsidRPr="004B17D5" w:rsidDel="00595429" w:rsidRDefault="00000000">
      <w:pPr>
        <w:widowControl/>
        <w:spacing w:before="100" w:after="0" w:line="480" w:lineRule="exact"/>
        <w:jc w:val="both"/>
        <w:rPr>
          <w:del w:id="1774" w:author="yun qiao" w:date="2026-04-21T11:00:00Z"/>
          <w:rFonts w:ascii="Times New Roman" w:eastAsia="宋体" w:hAnsi="Times New Roman" w:cs="Times New Roman"/>
          <w:color w:val="000000" w:themeColor="text1"/>
          <w:sz w:val="28"/>
          <w14:ligatures w14:val="none"/>
        </w:rPr>
      </w:pPr>
      <m:oMathPara>
        <m:oMath>
          <m:r>
            <w:del w:id="1775" w:author="yun qiao" w:date="2026-04-21T11:00:00Z">
              <m:rPr>
                <m:nor/>
              </m:rPr>
              <w:rPr>
                <w:rFonts w:ascii="Cambria Math" w:eastAsia="宋体" w:hAnsi="Cambria Math" w:cs="Times New Roman"/>
                <w:color w:val="000000" w:themeColor="text1"/>
                <w:sz w:val="28"/>
                <w14:ligatures w14:val="none"/>
              </w:rPr>
              <m:t>MultiHead</m:t>
            </w:del>
          </m:r>
          <m:d>
            <m:dPr>
              <m:ctrlPr>
                <w:del w:id="1776" w:author="yun qiao" w:date="2026-04-21T11:00:00Z">
                  <w:rPr>
                    <w:rFonts w:ascii="Cambria Math" w:eastAsia="宋体" w:hAnsi="Cambria Math" w:cs="Times New Roman"/>
                    <w:i/>
                    <w:color w:val="000000" w:themeColor="text1"/>
                    <w:sz w:val="28"/>
                    <w:szCs w:val="20"/>
                    <w14:ligatures w14:val="none"/>
                  </w:rPr>
                </w:del>
              </m:ctrlPr>
            </m:dPr>
            <m:e>
              <m:r>
                <w:del w:id="1777" w:author="yun qiao" w:date="2026-04-21T11:00:00Z">
                  <w:rPr>
                    <w:rFonts w:ascii="Cambria Math" w:eastAsia="宋体" w:hAnsi="Cambria Math" w:cs="Times New Roman"/>
                    <w:color w:val="000000" w:themeColor="text1"/>
                    <w:sz w:val="28"/>
                    <w14:ligatures w14:val="none"/>
                  </w:rPr>
                  <m:t>Q,K,V</m:t>
                </w:del>
              </m:r>
            </m:e>
          </m:d>
          <m:r>
            <w:del w:id="1778" w:author="yun qiao" w:date="2026-04-21T11:00:00Z">
              <w:rPr>
                <w:rFonts w:ascii="Cambria Math" w:eastAsia="宋体" w:hAnsi="Cambria Math" w:cs="Times New Roman"/>
                <w:color w:val="000000" w:themeColor="text1"/>
                <w:sz w:val="28"/>
                <w14:ligatures w14:val="none"/>
              </w:rPr>
              <m:t>=</m:t>
            </w:del>
          </m:r>
          <m:r>
            <w:del w:id="1779" w:author="yun qiao" w:date="2026-04-21T11:00:00Z">
              <m:rPr>
                <m:nor/>
              </m:rPr>
              <w:rPr>
                <w:rFonts w:ascii="Cambria Math" w:eastAsia="宋体" w:hAnsi="Cambria Math" w:cs="Times New Roman"/>
                <w:color w:val="000000" w:themeColor="text1"/>
                <w:sz w:val="28"/>
                <w14:ligatures w14:val="none"/>
              </w:rPr>
              <m:t>Concat</m:t>
            </w:del>
          </m:r>
          <m:d>
            <m:dPr>
              <m:ctrlPr>
                <w:del w:id="1780" w:author="yun qiao" w:date="2026-04-21T11:00:00Z">
                  <w:rPr>
                    <w:rFonts w:ascii="Cambria Math" w:eastAsia="宋体" w:hAnsi="Cambria Math" w:cs="Times New Roman"/>
                    <w:i/>
                    <w:color w:val="000000" w:themeColor="text1"/>
                    <w:sz w:val="28"/>
                    <w:szCs w:val="20"/>
                    <w14:ligatures w14:val="none"/>
                  </w:rPr>
                </w:del>
              </m:ctrlPr>
            </m:dPr>
            <m:e>
              <m:r>
                <w:del w:id="1781" w:author="yun qiao" w:date="2026-04-21T11:00:00Z">
                  <w:rPr>
                    <w:rFonts w:ascii="Cambria Math" w:eastAsia="宋体" w:hAnsi="Cambria Math" w:cs="Times New Roman"/>
                    <w:color w:val="000000" w:themeColor="text1"/>
                    <w:sz w:val="28"/>
                    <w14:ligatures w14:val="none"/>
                  </w:rPr>
                  <m:t>hea</m:t>
                </w:del>
              </m:r>
              <m:sSub>
                <m:sSubPr>
                  <m:ctrlPr>
                    <w:del w:id="1782" w:author="yun qiao" w:date="2026-04-21T11:00:00Z">
                      <w:rPr>
                        <w:rFonts w:ascii="Cambria Math" w:eastAsia="宋体" w:hAnsi="Cambria Math" w:cs="Times New Roman"/>
                        <w:i/>
                        <w:color w:val="000000" w:themeColor="text1"/>
                        <w:sz w:val="28"/>
                        <w:szCs w:val="20"/>
                        <w14:ligatures w14:val="none"/>
                      </w:rPr>
                    </w:del>
                  </m:ctrlPr>
                </m:sSubPr>
                <m:e>
                  <m:r>
                    <w:del w:id="1783" w:author="yun qiao" w:date="2026-04-21T11:00:00Z">
                      <w:rPr>
                        <w:rFonts w:ascii="Cambria Math" w:eastAsia="宋体" w:hAnsi="Cambria Math" w:cs="Times New Roman"/>
                        <w:color w:val="000000" w:themeColor="text1"/>
                        <w:sz w:val="28"/>
                        <w14:ligatures w14:val="none"/>
                      </w:rPr>
                      <m:t>d</m:t>
                    </w:del>
                  </m:r>
                </m:e>
                <m:sub>
                  <m:r>
                    <w:del w:id="1784" w:author="yun qiao" w:date="2026-04-21T11:00:00Z">
                      <w:rPr>
                        <w:rFonts w:ascii="Cambria Math" w:eastAsia="宋体" w:hAnsi="Cambria Math" w:cs="Times New Roman"/>
                        <w:color w:val="000000" w:themeColor="text1"/>
                        <w:sz w:val="28"/>
                        <w14:ligatures w14:val="none"/>
                      </w:rPr>
                      <m:t>1</m:t>
                    </w:del>
                  </m:r>
                </m:sub>
              </m:sSub>
              <m:r>
                <w:del w:id="1785" w:author="yun qiao" w:date="2026-04-21T11:00:00Z">
                  <w:rPr>
                    <w:rFonts w:ascii="Cambria Math" w:eastAsia="宋体" w:hAnsi="Cambria Math" w:cs="Times New Roman"/>
                    <w:color w:val="000000" w:themeColor="text1"/>
                    <w:sz w:val="28"/>
                    <w14:ligatures w14:val="none"/>
                  </w:rPr>
                  <m:t>,</m:t>
                </w:del>
              </m:r>
              <m:r>
                <w:del w:id="1786" w:author="yun qiao" w:date="2026-04-21T11:00:00Z">
                  <m:rPr>
                    <m:sty m:val="p"/>
                  </m:rPr>
                  <w:rPr>
                    <w:rFonts w:ascii="Cambria Math" w:eastAsia="宋体" w:hAnsi="Cambria Math" w:cs="Times New Roman" w:hint="eastAsia"/>
                    <w:color w:val="000000" w:themeColor="text1"/>
                    <w:sz w:val="28"/>
                    <w14:ligatures w14:val="none"/>
                  </w:rPr>
                  <m:t>…</m:t>
                </w:del>
              </m:r>
              <m:r>
                <w:del w:id="1787" w:author="yun qiao" w:date="2026-04-21T11:00:00Z">
                  <w:rPr>
                    <w:rFonts w:ascii="Cambria Math" w:eastAsia="宋体" w:hAnsi="Cambria Math" w:cs="Times New Roman"/>
                    <w:color w:val="000000" w:themeColor="text1"/>
                    <w:sz w:val="28"/>
                    <w14:ligatures w14:val="none"/>
                  </w:rPr>
                  <m:t>,hea</m:t>
                </w:del>
              </m:r>
              <m:sSub>
                <m:sSubPr>
                  <m:ctrlPr>
                    <w:del w:id="1788" w:author="yun qiao" w:date="2026-04-21T11:00:00Z">
                      <w:rPr>
                        <w:rFonts w:ascii="Cambria Math" w:eastAsia="宋体" w:hAnsi="Cambria Math" w:cs="Times New Roman"/>
                        <w:i/>
                        <w:color w:val="000000" w:themeColor="text1"/>
                        <w:sz w:val="28"/>
                        <w:szCs w:val="20"/>
                        <w14:ligatures w14:val="none"/>
                      </w:rPr>
                    </w:del>
                  </m:ctrlPr>
                </m:sSubPr>
                <m:e>
                  <m:r>
                    <w:del w:id="1789" w:author="yun qiao" w:date="2026-04-21T11:00:00Z">
                      <w:rPr>
                        <w:rFonts w:ascii="Cambria Math" w:eastAsia="宋体" w:hAnsi="Cambria Math" w:cs="Times New Roman"/>
                        <w:color w:val="000000" w:themeColor="text1"/>
                        <w:sz w:val="28"/>
                        <w14:ligatures w14:val="none"/>
                      </w:rPr>
                      <m:t>d</m:t>
                    </w:del>
                  </m:r>
                </m:e>
                <m:sub>
                  <m:r>
                    <w:del w:id="1790" w:author="yun qiao" w:date="2026-04-21T11:00:00Z">
                      <w:rPr>
                        <w:rFonts w:ascii="Cambria Math" w:eastAsia="宋体" w:hAnsi="Cambria Math" w:cs="Times New Roman"/>
                        <w:color w:val="000000" w:themeColor="text1"/>
                        <w:sz w:val="28"/>
                        <w14:ligatures w14:val="none"/>
                      </w:rPr>
                      <m:t>h</m:t>
                    </w:del>
                  </m:r>
                </m:sub>
              </m:sSub>
            </m:e>
          </m:d>
          <m:sSup>
            <m:sSupPr>
              <m:ctrlPr>
                <w:del w:id="1791" w:author="yun qiao" w:date="2026-04-21T11:00:00Z">
                  <w:rPr>
                    <w:rFonts w:ascii="Cambria Math" w:eastAsia="宋体" w:hAnsi="Cambria Math" w:cs="Times New Roman"/>
                    <w:i/>
                    <w:color w:val="000000" w:themeColor="text1"/>
                    <w:sz w:val="28"/>
                    <w:szCs w:val="20"/>
                    <w14:ligatures w14:val="none"/>
                  </w:rPr>
                </w:del>
              </m:ctrlPr>
            </m:sSupPr>
            <m:e>
              <m:r>
                <w:del w:id="1792" w:author="yun qiao" w:date="2026-04-21T11:00:00Z">
                  <w:rPr>
                    <w:rFonts w:ascii="Cambria Math" w:eastAsia="宋体" w:hAnsi="Cambria Math" w:cs="Times New Roman"/>
                    <w:color w:val="000000" w:themeColor="text1"/>
                    <w:sz w:val="28"/>
                    <w14:ligatures w14:val="none"/>
                  </w:rPr>
                  <m:t>W</m:t>
                </w:del>
              </m:r>
            </m:e>
            <m:sup>
              <m:r>
                <w:del w:id="1793" w:author="yun qiao" w:date="2026-04-21T11:00:00Z">
                  <w:rPr>
                    <w:rFonts w:ascii="Cambria Math" w:eastAsia="宋体" w:hAnsi="Cambria Math" w:cs="Times New Roman"/>
                    <w:color w:val="000000" w:themeColor="text1"/>
                    <w:sz w:val="28"/>
                    <w14:ligatures w14:val="none"/>
                  </w:rPr>
                  <m:t>O</m:t>
                </w:del>
              </m:r>
            </m:sup>
          </m:sSup>
        </m:oMath>
      </m:oMathPara>
    </w:p>
    <w:p w14:paraId="4371E882" w14:textId="2F1B2F7F" w:rsidR="00B95363" w:rsidRPr="004B17D5" w:rsidDel="00595429" w:rsidRDefault="00000000">
      <w:pPr>
        <w:widowControl/>
        <w:spacing w:before="100" w:after="0" w:line="480" w:lineRule="exact"/>
        <w:jc w:val="both"/>
        <w:rPr>
          <w:del w:id="1794" w:author="yun qiao" w:date="2026-04-21T11:00:00Z"/>
          <w:rFonts w:ascii="Times New Roman" w:eastAsia="宋体" w:hAnsi="Times New Roman" w:cs="Times New Roman"/>
          <w:color w:val="000000" w:themeColor="text1"/>
          <w:sz w:val="28"/>
          <w14:ligatures w14:val="none"/>
        </w:rPr>
      </w:pPr>
      <m:oMathPara>
        <m:oMath>
          <m:r>
            <w:del w:id="1795" w:author="yun qiao" w:date="2026-04-21T11:00:00Z">
              <w:rPr>
                <w:rFonts w:ascii="Cambria Math" w:eastAsia="宋体" w:hAnsi="Cambria Math" w:cs="Times New Roman"/>
                <w:color w:val="000000" w:themeColor="text1"/>
                <w:sz w:val="28"/>
                <w14:ligatures w14:val="none"/>
              </w:rPr>
              <m:t>hea</m:t>
            </w:del>
          </m:r>
          <m:sSub>
            <m:sSubPr>
              <m:ctrlPr>
                <w:del w:id="1796" w:author="yun qiao" w:date="2026-04-21T11:00:00Z">
                  <w:rPr>
                    <w:rFonts w:ascii="Cambria Math" w:eastAsia="宋体" w:hAnsi="Cambria Math" w:cs="Times New Roman"/>
                    <w:i/>
                    <w:color w:val="000000" w:themeColor="text1"/>
                    <w:sz w:val="28"/>
                    <w:szCs w:val="20"/>
                    <w14:ligatures w14:val="none"/>
                  </w:rPr>
                </w:del>
              </m:ctrlPr>
            </m:sSubPr>
            <m:e>
              <m:r>
                <w:del w:id="1797" w:author="yun qiao" w:date="2026-04-21T11:00:00Z">
                  <w:rPr>
                    <w:rFonts w:ascii="Cambria Math" w:eastAsia="宋体" w:hAnsi="Cambria Math" w:cs="Times New Roman"/>
                    <w:color w:val="000000" w:themeColor="text1"/>
                    <w:sz w:val="28"/>
                    <w14:ligatures w14:val="none"/>
                  </w:rPr>
                  <m:t>d</m:t>
                </w:del>
              </m:r>
            </m:e>
            <m:sub>
              <m:r>
                <w:del w:id="1798" w:author="yun qiao" w:date="2026-04-21T11:00:00Z">
                  <w:rPr>
                    <w:rFonts w:ascii="Cambria Math" w:eastAsia="宋体" w:hAnsi="Cambria Math" w:cs="Times New Roman"/>
                    <w:color w:val="000000" w:themeColor="text1"/>
                    <w:sz w:val="28"/>
                    <w14:ligatures w14:val="none"/>
                  </w:rPr>
                  <m:t>i</m:t>
                </w:del>
              </m:r>
            </m:sub>
          </m:sSub>
          <m:r>
            <w:del w:id="1799" w:author="yun qiao" w:date="2026-04-21T11:00:00Z">
              <w:rPr>
                <w:rFonts w:ascii="Cambria Math" w:eastAsia="宋体" w:hAnsi="Cambria Math" w:cs="Times New Roman"/>
                <w:color w:val="000000" w:themeColor="text1"/>
                <w:sz w:val="28"/>
                <w14:ligatures w14:val="none"/>
              </w:rPr>
              <m:t>=</m:t>
            </w:del>
          </m:r>
          <m:r>
            <w:del w:id="1800" w:author="yun qiao" w:date="2026-04-21T11:00:00Z">
              <m:rPr>
                <m:nor/>
              </m:rPr>
              <w:rPr>
                <w:rFonts w:ascii="Cambria Math" w:eastAsia="宋体" w:hAnsi="Cambria Math" w:cs="Times New Roman"/>
                <w:color w:val="000000" w:themeColor="text1"/>
                <w:sz w:val="28"/>
                <w14:ligatures w14:val="none"/>
              </w:rPr>
              <m:t>Attn</m:t>
            </w:del>
          </m:r>
          <m:d>
            <m:dPr>
              <m:ctrlPr>
                <w:del w:id="1801" w:author="yun qiao" w:date="2026-04-21T11:00:00Z">
                  <w:rPr>
                    <w:rFonts w:ascii="Cambria Math" w:eastAsia="宋体" w:hAnsi="Cambria Math" w:cs="Times New Roman"/>
                    <w:i/>
                    <w:color w:val="000000" w:themeColor="text1"/>
                    <w:sz w:val="28"/>
                    <w:szCs w:val="20"/>
                    <w14:ligatures w14:val="none"/>
                  </w:rPr>
                </w:del>
              </m:ctrlPr>
            </m:dPr>
            <m:e>
              <m:r>
                <w:del w:id="1802" w:author="yun qiao" w:date="2026-04-21T11:00:00Z">
                  <w:rPr>
                    <w:rFonts w:ascii="Cambria Math" w:eastAsia="宋体" w:hAnsi="Cambria Math" w:cs="Times New Roman"/>
                    <w:color w:val="000000" w:themeColor="text1"/>
                    <w:sz w:val="28"/>
                    <w14:ligatures w14:val="none"/>
                  </w:rPr>
                  <m:t>Q</m:t>
                </w:del>
              </m:r>
              <m:sSubSup>
                <m:sSubSupPr>
                  <m:ctrlPr>
                    <w:del w:id="1803" w:author="yun qiao" w:date="2026-04-21T11:00:00Z">
                      <w:rPr>
                        <w:rFonts w:ascii="Cambria Math" w:eastAsia="宋体" w:hAnsi="Cambria Math" w:cs="Times New Roman"/>
                        <w:i/>
                        <w:color w:val="000000" w:themeColor="text1"/>
                        <w:sz w:val="28"/>
                        <w:szCs w:val="20"/>
                        <w14:ligatures w14:val="none"/>
                      </w:rPr>
                    </w:del>
                  </m:ctrlPr>
                </m:sSubSupPr>
                <m:e>
                  <m:r>
                    <w:del w:id="1804" w:author="yun qiao" w:date="2026-04-21T11:00:00Z">
                      <w:rPr>
                        <w:rFonts w:ascii="Cambria Math" w:eastAsia="宋体" w:hAnsi="Cambria Math" w:cs="Times New Roman"/>
                        <w:color w:val="000000" w:themeColor="text1"/>
                        <w:sz w:val="28"/>
                        <w14:ligatures w14:val="none"/>
                      </w:rPr>
                      <m:t>W</m:t>
                    </w:del>
                  </m:r>
                </m:e>
                <m:sub>
                  <m:r>
                    <w:del w:id="1805" w:author="yun qiao" w:date="2026-04-21T11:00:00Z">
                      <w:rPr>
                        <w:rFonts w:ascii="Cambria Math" w:eastAsia="宋体" w:hAnsi="Cambria Math" w:cs="Times New Roman"/>
                        <w:color w:val="000000" w:themeColor="text1"/>
                        <w:sz w:val="28"/>
                        <w14:ligatures w14:val="none"/>
                      </w:rPr>
                      <m:t>i</m:t>
                    </w:del>
                  </m:r>
                </m:sub>
                <m:sup>
                  <m:r>
                    <w:del w:id="1806" w:author="yun qiao" w:date="2026-04-21T11:00:00Z">
                      <w:rPr>
                        <w:rFonts w:ascii="Cambria Math" w:eastAsia="宋体" w:hAnsi="Cambria Math" w:cs="Times New Roman"/>
                        <w:color w:val="000000" w:themeColor="text1"/>
                        <w:sz w:val="28"/>
                        <w14:ligatures w14:val="none"/>
                      </w:rPr>
                      <m:t>Q</m:t>
                    </w:del>
                  </m:r>
                </m:sup>
              </m:sSubSup>
              <m:r>
                <w:del w:id="1807" w:author="yun qiao" w:date="2026-04-21T11:00:00Z">
                  <w:rPr>
                    <w:rFonts w:ascii="Cambria Math" w:eastAsia="宋体" w:hAnsi="Cambria Math" w:cs="Times New Roman"/>
                    <w:color w:val="000000" w:themeColor="text1"/>
                    <w:sz w:val="28"/>
                    <w14:ligatures w14:val="none"/>
                  </w:rPr>
                  <m:t>,K</m:t>
                </w:del>
              </m:r>
              <m:sSubSup>
                <m:sSubSupPr>
                  <m:ctrlPr>
                    <w:del w:id="1808" w:author="yun qiao" w:date="2026-04-21T11:00:00Z">
                      <w:rPr>
                        <w:rFonts w:ascii="Cambria Math" w:eastAsia="宋体" w:hAnsi="Cambria Math" w:cs="Times New Roman"/>
                        <w:i/>
                        <w:color w:val="000000" w:themeColor="text1"/>
                        <w:sz w:val="28"/>
                        <w:szCs w:val="20"/>
                        <w14:ligatures w14:val="none"/>
                      </w:rPr>
                    </w:del>
                  </m:ctrlPr>
                </m:sSubSupPr>
                <m:e>
                  <m:r>
                    <w:del w:id="1809" w:author="yun qiao" w:date="2026-04-21T11:00:00Z">
                      <w:rPr>
                        <w:rFonts w:ascii="Cambria Math" w:eastAsia="宋体" w:hAnsi="Cambria Math" w:cs="Times New Roman"/>
                        <w:color w:val="000000" w:themeColor="text1"/>
                        <w:sz w:val="28"/>
                        <w14:ligatures w14:val="none"/>
                      </w:rPr>
                      <m:t>W</m:t>
                    </w:del>
                  </m:r>
                </m:e>
                <m:sub>
                  <m:r>
                    <w:del w:id="1810" w:author="yun qiao" w:date="2026-04-21T11:00:00Z">
                      <w:rPr>
                        <w:rFonts w:ascii="Cambria Math" w:eastAsia="宋体" w:hAnsi="Cambria Math" w:cs="Times New Roman"/>
                        <w:color w:val="000000" w:themeColor="text1"/>
                        <w:sz w:val="28"/>
                        <w14:ligatures w14:val="none"/>
                      </w:rPr>
                      <m:t>i</m:t>
                    </w:del>
                  </m:r>
                </m:sub>
                <m:sup>
                  <m:r>
                    <w:del w:id="1811" w:author="yun qiao" w:date="2026-04-21T11:00:00Z">
                      <w:rPr>
                        <w:rFonts w:ascii="Cambria Math" w:eastAsia="宋体" w:hAnsi="Cambria Math" w:cs="Times New Roman"/>
                        <w:color w:val="000000" w:themeColor="text1"/>
                        <w:sz w:val="28"/>
                        <w14:ligatures w14:val="none"/>
                      </w:rPr>
                      <m:t>K</m:t>
                    </w:del>
                  </m:r>
                </m:sup>
              </m:sSubSup>
              <m:r>
                <w:del w:id="1812" w:author="yun qiao" w:date="2026-04-21T11:00:00Z">
                  <w:rPr>
                    <w:rFonts w:ascii="Cambria Math" w:eastAsia="宋体" w:hAnsi="Cambria Math" w:cs="Times New Roman"/>
                    <w:color w:val="000000" w:themeColor="text1"/>
                    <w:sz w:val="28"/>
                    <w14:ligatures w14:val="none"/>
                  </w:rPr>
                  <m:t>,V</m:t>
                </w:del>
              </m:r>
              <m:sSubSup>
                <m:sSubSupPr>
                  <m:ctrlPr>
                    <w:del w:id="1813" w:author="yun qiao" w:date="2026-04-21T11:00:00Z">
                      <w:rPr>
                        <w:rFonts w:ascii="Cambria Math" w:eastAsia="宋体" w:hAnsi="Cambria Math" w:cs="Times New Roman"/>
                        <w:i/>
                        <w:color w:val="000000" w:themeColor="text1"/>
                        <w:sz w:val="28"/>
                        <w:szCs w:val="20"/>
                        <w14:ligatures w14:val="none"/>
                      </w:rPr>
                    </w:del>
                  </m:ctrlPr>
                </m:sSubSupPr>
                <m:e>
                  <m:r>
                    <w:del w:id="1814" w:author="yun qiao" w:date="2026-04-21T11:00:00Z">
                      <w:rPr>
                        <w:rFonts w:ascii="Cambria Math" w:eastAsia="宋体" w:hAnsi="Cambria Math" w:cs="Times New Roman"/>
                        <w:color w:val="000000" w:themeColor="text1"/>
                        <w:sz w:val="28"/>
                        <w14:ligatures w14:val="none"/>
                      </w:rPr>
                      <m:t>W</m:t>
                    </w:del>
                  </m:r>
                </m:e>
                <m:sub>
                  <m:r>
                    <w:del w:id="1815" w:author="yun qiao" w:date="2026-04-21T11:00:00Z">
                      <w:rPr>
                        <w:rFonts w:ascii="Cambria Math" w:eastAsia="宋体" w:hAnsi="Cambria Math" w:cs="Times New Roman"/>
                        <w:color w:val="000000" w:themeColor="text1"/>
                        <w:sz w:val="28"/>
                        <w14:ligatures w14:val="none"/>
                      </w:rPr>
                      <m:t>i</m:t>
                    </w:del>
                  </m:r>
                </m:sub>
                <m:sup>
                  <m:r>
                    <w:del w:id="1816" w:author="yun qiao" w:date="2026-04-21T11:00:00Z">
                      <w:rPr>
                        <w:rFonts w:ascii="Cambria Math" w:eastAsia="宋体" w:hAnsi="Cambria Math" w:cs="Times New Roman"/>
                        <w:color w:val="000000" w:themeColor="text1"/>
                        <w:sz w:val="28"/>
                        <w14:ligatures w14:val="none"/>
                      </w:rPr>
                      <m:t>V</m:t>
                    </w:del>
                  </m:r>
                </m:sup>
              </m:sSubSup>
            </m:e>
          </m:d>
        </m:oMath>
      </m:oMathPara>
    </w:p>
    <w:p w14:paraId="68FDB182" w14:textId="1B473FDD" w:rsidR="00B95363" w:rsidRPr="004B17D5" w:rsidDel="00595429" w:rsidRDefault="00000000">
      <w:pPr>
        <w:widowControl/>
        <w:spacing w:before="100" w:after="0" w:line="480" w:lineRule="exact"/>
        <w:ind w:firstLineChars="202" w:firstLine="566"/>
        <w:jc w:val="both"/>
        <w:rPr>
          <w:del w:id="1817" w:author="yun qiao" w:date="2026-04-21T11:00:00Z"/>
          <w:rFonts w:ascii="Times New Roman" w:eastAsia="宋体" w:hAnsi="Times New Roman" w:cs="Times New Roman"/>
          <w:color w:val="000000" w:themeColor="text1"/>
          <w:sz w:val="28"/>
          <w:szCs w:val="28"/>
          <w14:ligatures w14:val="none"/>
        </w:rPr>
      </w:pPr>
      <w:del w:id="1818"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3C2EF6"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4</w:delText>
        </w:r>
        <w:r w:rsidRPr="004B17D5" w:rsidDel="00595429">
          <w:rPr>
            <w:rFonts w:ascii="Times New Roman" w:eastAsia="宋体" w:hAnsi="Times New Roman" w:cs="Times New Roman" w:hint="eastAsia"/>
            <w:color w:val="000000" w:themeColor="text1"/>
            <w:sz w:val="28"/>
            <w:szCs w:val="28"/>
            <w14:ligatures w14:val="none"/>
          </w:rPr>
          <w:delText>、</w:delText>
        </w:r>
        <w:bookmarkStart w:id="1819" w:name="_Hlk227245277"/>
        <w:r w:rsidR="00C5302D" w:rsidRPr="004B17D5" w:rsidDel="00595429">
          <w:rPr>
            <w:rFonts w:ascii="Times New Roman" w:eastAsia="宋体" w:hAnsi="Times New Roman" w:cs="Times New Roman"/>
            <w:color w:val="000000" w:themeColor="text1"/>
            <w:sz w:val="28"/>
            <w:szCs w:val="28"/>
            <w14:ligatures w14:val="none"/>
          </w:rPr>
          <w:delText>输出投影与融合知识图谱语义先验的约束概率建模机制</w:delText>
        </w:r>
        <w:bookmarkEnd w:id="1819"/>
        <w:r w:rsidRPr="004B17D5" w:rsidDel="00595429">
          <w:rPr>
            <w:rFonts w:ascii="Times New Roman" w:eastAsia="宋体" w:hAnsi="Times New Roman" w:cs="Times New Roman" w:hint="eastAsia"/>
            <w:color w:val="000000" w:themeColor="text1"/>
            <w:sz w:val="28"/>
            <w:szCs w:val="28"/>
            <w14:ligatures w14:val="none"/>
          </w:rPr>
          <w:delText>。</w:delText>
        </w:r>
      </w:del>
    </w:p>
    <w:p w14:paraId="18C80612" w14:textId="1BBA1185" w:rsidR="001B460A" w:rsidRPr="004B17D5" w:rsidDel="00595429" w:rsidRDefault="00000000">
      <w:pPr>
        <w:widowControl/>
        <w:spacing w:before="100" w:after="0" w:line="480" w:lineRule="exact"/>
        <w:ind w:firstLineChars="202" w:firstLine="566"/>
        <w:jc w:val="both"/>
        <w:rPr>
          <w:del w:id="1820" w:author="yun qiao" w:date="2026-04-21T11:00:00Z"/>
          <w:rFonts w:ascii="Times New Roman" w:eastAsia="宋体" w:hAnsi="Times New Roman" w:cs="Times New Roman"/>
          <w:color w:val="000000" w:themeColor="text1"/>
          <w:sz w:val="28"/>
          <w14:ligatures w14:val="none"/>
        </w:rPr>
      </w:pPr>
      <w:del w:id="1821" w:author="yun qiao" w:date="2026-04-21T11:00:00Z">
        <w:r w:rsidRPr="004B17D5" w:rsidDel="00595429">
          <w:rPr>
            <w:rFonts w:ascii="Times New Roman" w:eastAsia="宋体" w:hAnsi="Times New Roman" w:cs="Times New Roman" w:hint="eastAsia"/>
            <w:color w:val="000000" w:themeColor="text1"/>
            <w:sz w:val="28"/>
            <w14:ligatures w14:val="none"/>
          </w:rPr>
          <w:delText>输出投影模块用于将条件化解码模块输出的隐藏状态映射至操作原语词表空间，从而计算当前时间步各候选操作原语的生成概率，实现从连续表示空间到离散操作序列的映射。</w:delText>
        </w:r>
        <w:r w:rsidRPr="004B17D5" w:rsidDel="00595429">
          <w:rPr>
            <w:rFonts w:ascii="Times New Roman" w:eastAsia="宋体" w:hAnsi="Times New Roman" w:cs="Times New Roman"/>
            <w:color w:val="000000" w:themeColor="text1"/>
            <w:sz w:val="28"/>
            <w14:ligatures w14:val="none"/>
          </w:rPr>
          <w:delText>所述输出词表由操作原语集合构成，以降低输出空间规模并减少跨平台异构算子带来的预测歧义。</w:delText>
        </w:r>
      </w:del>
    </w:p>
    <w:p w14:paraId="678FAC2E" w14:textId="1018EB70" w:rsidR="00B95363" w:rsidRPr="004B17D5" w:rsidDel="00595429" w:rsidRDefault="00000000">
      <w:pPr>
        <w:widowControl/>
        <w:spacing w:before="100" w:after="0" w:line="480" w:lineRule="exact"/>
        <w:ind w:firstLineChars="202" w:firstLine="566"/>
        <w:jc w:val="both"/>
        <w:rPr>
          <w:del w:id="1822" w:author="yun qiao" w:date="2026-04-21T11:00:00Z"/>
          <w:rFonts w:ascii="Times New Roman" w:eastAsia="宋体" w:hAnsi="Times New Roman" w:cs="Times New Roman"/>
          <w:color w:val="000000" w:themeColor="text1"/>
          <w:sz w:val="28"/>
          <w14:ligatures w14:val="none"/>
        </w:rPr>
      </w:pPr>
      <w:del w:id="1823" w:author="yun qiao" w:date="2026-04-21T11:00:00Z">
        <w:r w:rsidRPr="004B17D5" w:rsidDel="00595429">
          <w:rPr>
            <w:rFonts w:ascii="Times New Roman" w:eastAsia="宋体" w:hAnsi="Times New Roman" w:cs="Times New Roman" w:hint="eastAsia"/>
            <w:color w:val="000000" w:themeColor="text1"/>
            <w:sz w:val="28"/>
            <w14:ligatures w14:val="none"/>
          </w:rPr>
          <w:delText>具体地，在第</w:delText>
        </w:r>
      </w:del>
      <m:oMath>
        <m:r>
          <w:del w:id="1824" w:author="yun qiao" w:date="2026-04-21T11:00:00Z">
            <w:rPr>
              <w:rFonts w:ascii="Cambria Math" w:eastAsia="宋体" w:hAnsi="Cambria Math" w:cs="Times New Roman"/>
              <w:color w:val="000000" w:themeColor="text1"/>
              <w:sz w:val="28"/>
              <w14:ligatures w14:val="none"/>
            </w:rPr>
            <m:t xml:space="preserve"> t </m:t>
          </w:del>
        </m:r>
      </m:oMath>
      <w:del w:id="1825" w:author="yun qiao" w:date="2026-04-21T11:00:00Z">
        <w:r w:rsidRPr="004B17D5" w:rsidDel="00595429">
          <w:rPr>
            <w:rFonts w:ascii="Times New Roman" w:eastAsia="宋体" w:hAnsi="Times New Roman" w:cs="Times New Roman" w:hint="eastAsia"/>
            <w:color w:val="000000" w:themeColor="text1"/>
            <w:sz w:val="28"/>
            <w14:ligatures w14:val="none"/>
          </w:rPr>
          <w:delText>个时间步，解码器输出的隐藏状态记为</w:delText>
        </w:r>
        <w:r w:rsidRPr="004B17D5" w:rsidDel="00595429">
          <w:rPr>
            <w:rFonts w:ascii="Times New Roman" w:eastAsia="宋体" w:hAnsi="Times New Roman" w:cs="Times New Roman"/>
            <w:color w:val="000000" w:themeColor="text1"/>
            <w:sz w:val="28"/>
            <w14:ligatures w14:val="none"/>
          </w:rPr>
          <w:delText xml:space="preserve"> </w:delText>
        </w:r>
      </w:del>
      <m:oMath>
        <m:sSubSup>
          <m:sSubSupPr>
            <m:ctrlPr>
              <w:del w:id="1826" w:author="yun qiao" w:date="2026-04-21T11:00:00Z">
                <w:rPr>
                  <w:rFonts w:ascii="Cambria Math" w:eastAsia="宋体" w:hAnsi="Cambria Math" w:cs="Times New Roman"/>
                  <w:i/>
                  <w:color w:val="000000" w:themeColor="text1"/>
                  <w:sz w:val="28"/>
                  <w:szCs w:val="20"/>
                  <w14:ligatures w14:val="none"/>
                </w:rPr>
              </w:del>
            </m:ctrlPr>
          </m:sSubSupPr>
          <m:e>
            <m:r>
              <w:del w:id="1827" w:author="yun qiao" w:date="2026-04-21T11:00:00Z">
                <w:rPr>
                  <w:rFonts w:ascii="Cambria Math" w:eastAsia="宋体" w:hAnsi="Cambria Math" w:cs="Times New Roman"/>
                  <w:color w:val="000000" w:themeColor="text1"/>
                  <w:sz w:val="28"/>
                  <w14:ligatures w14:val="none"/>
                </w:rPr>
                <m:t>h</m:t>
              </w:del>
            </m:r>
          </m:e>
          <m:sub>
            <m:r>
              <w:del w:id="1828" w:author="yun qiao" w:date="2026-04-21T11:00:00Z">
                <w:rPr>
                  <w:rFonts w:ascii="Cambria Math" w:eastAsia="宋体" w:hAnsi="Cambria Math" w:cs="Times New Roman"/>
                  <w:color w:val="000000" w:themeColor="text1"/>
                  <w:sz w:val="28"/>
                  <w14:ligatures w14:val="none"/>
                </w:rPr>
                <m:t>t</m:t>
              </w:del>
            </m:r>
          </m:sub>
          <m:sup>
            <m:r>
              <w:del w:id="1829" w:author="yun qiao" w:date="2026-04-21T11:00:00Z">
                <w:rPr>
                  <w:rFonts w:ascii="Cambria Math" w:eastAsia="宋体" w:hAnsi="Cambria Math" w:cs="Times New Roman"/>
                  <w:color w:val="000000" w:themeColor="text1"/>
                  <w:sz w:val="28"/>
                  <w14:ligatures w14:val="none"/>
                </w:rPr>
                <m:t>'</m:t>
              </w:del>
            </m:r>
          </m:sup>
        </m:sSubSup>
      </m:oMath>
      <w:del w:id="1830" w:author="yun qiao" w:date="2026-04-21T11:00:00Z">
        <w:r w:rsidRPr="004B17D5" w:rsidDel="00595429">
          <w:rPr>
            <w:rFonts w:ascii="Times New Roman" w:eastAsia="宋体" w:hAnsi="Times New Roman" w:cs="Times New Roman" w:hint="eastAsia"/>
            <w:color w:val="000000" w:themeColor="text1"/>
            <w:sz w:val="28"/>
            <w14:ligatures w14:val="none"/>
          </w:rPr>
          <w:delText>，通过线性映射与归一化操作得到概率分布，其计算方式如下：</w:delText>
        </w:r>
      </w:del>
    </w:p>
    <w:p w14:paraId="0DCD4664" w14:textId="51E18FB5" w:rsidR="00B95363" w:rsidRPr="004B17D5" w:rsidDel="00595429" w:rsidRDefault="00000000">
      <w:pPr>
        <w:widowControl/>
        <w:spacing w:before="100" w:after="0" w:line="480" w:lineRule="exact"/>
        <w:jc w:val="both"/>
        <w:rPr>
          <w:del w:id="1831" w:author="yun qiao" w:date="2026-04-21T11:00:00Z"/>
          <w:rFonts w:ascii="Cambria Math" w:eastAsia="宋体" w:hAnsi="Cambria Math" w:cs="Times New Roman"/>
          <w:color w:val="000000" w:themeColor="text1"/>
          <w:sz w:val="28"/>
          <w14:ligatures w14:val="none"/>
        </w:rPr>
      </w:pPr>
      <m:oMathPara>
        <m:oMath>
          <m:r>
            <w:del w:id="1832" w:author="yun qiao" w:date="2026-04-21T11:00:00Z">
              <w:rPr>
                <w:rFonts w:ascii="Cambria Math" w:eastAsia="宋体" w:hAnsi="Cambria Math" w:cs="Times New Roman"/>
                <w:color w:val="000000" w:themeColor="text1"/>
                <w:sz w:val="28"/>
                <w14:ligatures w14:val="none"/>
              </w:rPr>
              <m:t>P</m:t>
            </w:del>
          </m:r>
          <m:d>
            <m:dPr>
              <m:sepChr m:val="∣"/>
              <m:ctrlPr>
                <w:del w:id="1833" w:author="yun qiao" w:date="2026-04-21T11:00:00Z">
                  <w:rPr>
                    <w:rFonts w:ascii="Cambria Math" w:eastAsia="宋体" w:hAnsi="Cambria Math" w:cs="Times New Roman"/>
                    <w:i/>
                    <w:color w:val="000000" w:themeColor="text1"/>
                    <w:sz w:val="28"/>
                    <w:szCs w:val="20"/>
                    <w14:ligatures w14:val="none"/>
                  </w:rPr>
                </w:del>
              </m:ctrlPr>
            </m:dPr>
            <m:e>
              <m:sSub>
                <m:sSubPr>
                  <m:ctrlPr>
                    <w:del w:id="1834" w:author="yun qiao" w:date="2026-04-21T11:00:00Z">
                      <w:rPr>
                        <w:rFonts w:ascii="Cambria Math" w:eastAsia="宋体" w:hAnsi="Cambria Math" w:cs="Times New Roman"/>
                        <w:i/>
                        <w:color w:val="000000" w:themeColor="text1"/>
                        <w:sz w:val="28"/>
                        <w:szCs w:val="20"/>
                        <w14:ligatures w14:val="none"/>
                      </w:rPr>
                    </w:del>
                  </m:ctrlPr>
                </m:sSubPr>
                <m:e>
                  <m:r>
                    <w:del w:id="1835" w:author="yun qiao" w:date="2026-04-21T11:00:00Z">
                      <w:rPr>
                        <w:rFonts w:ascii="Cambria Math" w:eastAsia="宋体" w:hAnsi="Cambria Math" w:cs="Times New Roman"/>
                        <w:color w:val="000000" w:themeColor="text1"/>
                        <w:sz w:val="28"/>
                        <w14:ligatures w14:val="none"/>
                      </w:rPr>
                      <m:t>y</m:t>
                    </w:del>
                  </m:r>
                </m:e>
                <m:sub>
                  <m:r>
                    <w:del w:id="1836" w:author="yun qiao" w:date="2026-04-21T11:00:00Z">
                      <w:rPr>
                        <w:rFonts w:ascii="Cambria Math" w:eastAsia="宋体" w:hAnsi="Cambria Math" w:cs="Times New Roman"/>
                        <w:color w:val="000000" w:themeColor="text1"/>
                        <w:sz w:val="28"/>
                        <w14:ligatures w14:val="none"/>
                      </w:rPr>
                      <m:t>t</m:t>
                    </w:del>
                  </m:r>
                </m:sub>
              </m:sSub>
              <m:ctrlPr>
                <w:del w:id="1837" w:author="yun qiao" w:date="2026-04-21T11:00:00Z">
                  <w:rPr>
                    <w:rFonts w:ascii="Cambria Math" w:eastAsia="宋体" w:hAnsi="Cambria Math" w:cs="Times New Roman"/>
                    <w:color w:val="000000" w:themeColor="text1"/>
                    <w:sz w:val="28"/>
                    <w:szCs w:val="20"/>
                    <w14:ligatures w14:val="none"/>
                  </w:rPr>
                </w:del>
              </m:ctrlPr>
            </m:e>
            <m:e>
              <m:sSub>
                <m:sSubPr>
                  <m:ctrlPr>
                    <w:del w:id="1838" w:author="yun qiao" w:date="2026-04-21T11:00:00Z">
                      <w:rPr>
                        <w:rFonts w:ascii="Cambria Math" w:eastAsia="宋体" w:hAnsi="Cambria Math" w:cs="Times New Roman"/>
                        <w:i/>
                        <w:color w:val="000000" w:themeColor="text1"/>
                        <w:sz w:val="28"/>
                        <w:szCs w:val="20"/>
                        <w14:ligatures w14:val="none"/>
                      </w:rPr>
                    </w:del>
                  </m:ctrlPr>
                </m:sSubPr>
                <m:e>
                  <m:r>
                    <w:del w:id="1839" w:author="yun qiao" w:date="2026-04-21T11:00:00Z">
                      <w:rPr>
                        <w:rFonts w:ascii="Cambria Math" w:eastAsia="宋体" w:hAnsi="Cambria Math" w:cs="Times New Roman"/>
                        <w:color w:val="000000" w:themeColor="text1"/>
                        <w:sz w:val="28"/>
                        <w14:ligatures w14:val="none"/>
                      </w:rPr>
                      <m:t>y</m:t>
                    </w:del>
                  </m:r>
                  <m:ctrlPr>
                    <w:del w:id="1840" w:author="yun qiao" w:date="2026-04-21T11:00:00Z">
                      <w:rPr>
                        <w:rFonts w:ascii="Cambria Math" w:eastAsia="宋体" w:hAnsi="Cambria Math" w:cs="Times New Roman"/>
                        <w:color w:val="000000" w:themeColor="text1"/>
                        <w:sz w:val="28"/>
                        <w:szCs w:val="20"/>
                        <w14:ligatures w14:val="none"/>
                      </w:rPr>
                    </w:del>
                  </m:ctrlPr>
                </m:e>
                <m:sub>
                  <m:r>
                    <w:del w:id="1841" w:author="yun qiao" w:date="2026-04-21T11:00:00Z">
                      <w:rPr>
                        <w:rFonts w:ascii="Cambria Math" w:eastAsia="宋体" w:hAnsi="Cambria Math" w:cs="Times New Roman"/>
                        <w:color w:val="000000" w:themeColor="text1"/>
                        <w:sz w:val="28"/>
                        <w14:ligatures w14:val="none"/>
                      </w:rPr>
                      <m:t>&lt;t</m:t>
                    </w:del>
                  </m:r>
                </m:sub>
              </m:sSub>
              <m:r>
                <w:del w:id="1842" w:author="yun qiao" w:date="2026-04-21T11:00:00Z">
                  <w:rPr>
                    <w:rFonts w:ascii="Cambria Math" w:eastAsia="宋体" w:hAnsi="Cambria Math" w:cs="Times New Roman"/>
                    <w:color w:val="000000" w:themeColor="text1"/>
                    <w:sz w:val="28"/>
                    <w14:ligatures w14:val="none"/>
                  </w:rPr>
                  <m:t>,c</m:t>
                </w:del>
              </m:r>
            </m:e>
          </m:d>
          <m:r>
            <w:del w:id="1843" w:author="yun qiao" w:date="2026-04-21T11:00:00Z">
              <w:rPr>
                <w:rFonts w:ascii="Cambria Math" w:eastAsia="宋体" w:hAnsi="Cambria Math" w:cs="Times New Roman"/>
                <w:color w:val="000000" w:themeColor="text1"/>
                <w:sz w:val="28"/>
                <w14:ligatures w14:val="none"/>
              </w:rPr>
              <m:t>=</m:t>
            </w:del>
          </m:r>
          <m:r>
            <w:del w:id="1844" w:author="yun qiao" w:date="2026-04-21T11:00:00Z">
              <m:rPr>
                <m:nor/>
              </m:rPr>
              <w:rPr>
                <w:rFonts w:ascii="Cambria Math" w:eastAsia="宋体" w:hAnsi="Cambria Math" w:cs="Times New Roman"/>
                <w:color w:val="000000" w:themeColor="text1"/>
                <w:sz w:val="28"/>
                <w14:ligatures w14:val="none"/>
              </w:rPr>
              <m:t>softmax</m:t>
            </w:del>
          </m:r>
          <m:d>
            <m:dPr>
              <m:ctrlPr>
                <w:del w:id="1845" w:author="yun qiao" w:date="2026-04-21T11:00:00Z">
                  <w:rPr>
                    <w:rFonts w:ascii="Cambria Math" w:eastAsia="宋体" w:hAnsi="Cambria Math" w:cs="Times New Roman"/>
                    <w:i/>
                    <w:color w:val="000000" w:themeColor="text1"/>
                    <w:sz w:val="28"/>
                    <w:szCs w:val="20"/>
                    <w14:ligatures w14:val="none"/>
                  </w:rPr>
                </w:del>
              </m:ctrlPr>
            </m:dPr>
            <m:e>
              <m:sSup>
                <m:sSupPr>
                  <m:ctrlPr>
                    <w:del w:id="1846" w:author="yun qiao" w:date="2026-04-21T11:00:00Z">
                      <w:rPr>
                        <w:rFonts w:ascii="Cambria Math" w:eastAsia="宋体" w:hAnsi="Cambria Math" w:cs="Times New Roman"/>
                        <w:i/>
                        <w:color w:val="000000" w:themeColor="text1"/>
                        <w:sz w:val="28"/>
                        <w:szCs w:val="20"/>
                        <w14:ligatures w14:val="none"/>
                      </w:rPr>
                    </w:del>
                  </m:ctrlPr>
                </m:sSupPr>
                <m:e>
                  <m:r>
                    <w:del w:id="1847" w:author="yun qiao" w:date="2026-04-21T11:00:00Z">
                      <w:rPr>
                        <w:rFonts w:ascii="Cambria Math" w:eastAsia="宋体" w:hAnsi="Cambria Math" w:cs="Times New Roman"/>
                        <w:color w:val="000000" w:themeColor="text1"/>
                        <w:sz w:val="28"/>
                        <w14:ligatures w14:val="none"/>
                      </w:rPr>
                      <m:t>E</m:t>
                    </w:del>
                  </m:r>
                </m:e>
                <m:sup>
                  <m:r>
                    <w:del w:id="1848" w:author="yun qiao" w:date="2026-04-21T11:00:00Z">
                      <m:rPr>
                        <m:sty m:val="p"/>
                      </m:rPr>
                      <w:rPr>
                        <w:rFonts w:ascii="Cambria Math" w:eastAsia="宋体" w:hAnsi="Cambria Math" w:cs="Times New Roman"/>
                        <w:color w:val="000000" w:themeColor="text1"/>
                        <w:sz w:val="28"/>
                        <w14:ligatures w14:val="none"/>
                      </w:rPr>
                      <m:t>⊤</m:t>
                    </w:del>
                  </m:r>
                </m:sup>
              </m:sSup>
              <m:sSubSup>
                <m:sSubSupPr>
                  <m:ctrlPr>
                    <w:del w:id="1849" w:author="yun qiao" w:date="2026-04-21T11:00:00Z">
                      <w:rPr>
                        <w:rFonts w:ascii="Cambria Math" w:eastAsia="宋体" w:hAnsi="Cambria Math" w:cs="Times New Roman"/>
                        <w:i/>
                        <w:color w:val="000000" w:themeColor="text1"/>
                        <w:sz w:val="28"/>
                        <w:szCs w:val="20"/>
                        <w14:ligatures w14:val="none"/>
                      </w:rPr>
                    </w:del>
                  </m:ctrlPr>
                </m:sSubSupPr>
                <m:e>
                  <m:r>
                    <w:del w:id="1850" w:author="yun qiao" w:date="2026-04-21T11:00:00Z">
                      <w:rPr>
                        <w:rFonts w:ascii="Cambria Math" w:eastAsia="宋体" w:hAnsi="Cambria Math" w:cs="Times New Roman"/>
                        <w:color w:val="000000" w:themeColor="text1"/>
                        <w:sz w:val="28"/>
                        <w14:ligatures w14:val="none"/>
                      </w:rPr>
                      <m:t>h</m:t>
                    </w:del>
                  </m:r>
                </m:e>
                <m:sub>
                  <m:r>
                    <w:del w:id="1851" w:author="yun qiao" w:date="2026-04-21T11:00:00Z">
                      <w:rPr>
                        <w:rFonts w:ascii="Cambria Math" w:eastAsia="宋体" w:hAnsi="Cambria Math" w:cs="Times New Roman"/>
                        <w:color w:val="000000" w:themeColor="text1"/>
                        <w:sz w:val="28"/>
                        <w14:ligatures w14:val="none"/>
                      </w:rPr>
                      <m:t>t</m:t>
                    </w:del>
                  </m:r>
                </m:sub>
                <m:sup>
                  <m:r>
                    <w:del w:id="1852" w:author="yun qiao" w:date="2026-04-21T11:00:00Z">
                      <w:rPr>
                        <w:rFonts w:ascii="Cambria Math" w:eastAsia="宋体" w:hAnsi="Cambria Math" w:cs="Times New Roman"/>
                        <w:color w:val="000000" w:themeColor="text1"/>
                        <w:sz w:val="28"/>
                        <w14:ligatures w14:val="none"/>
                      </w:rPr>
                      <m:t>'</m:t>
                    </w:del>
                  </m:r>
                </m:sup>
              </m:sSubSup>
            </m:e>
          </m:d>
        </m:oMath>
      </m:oMathPara>
    </w:p>
    <w:p w14:paraId="17123077" w14:textId="27C0C5B6" w:rsidR="00B95363" w:rsidRPr="004B17D5" w:rsidDel="00595429" w:rsidRDefault="00000000">
      <w:pPr>
        <w:widowControl/>
        <w:spacing w:before="100" w:after="0" w:line="480" w:lineRule="exact"/>
        <w:ind w:firstLineChars="200" w:firstLine="560"/>
        <w:jc w:val="both"/>
        <w:rPr>
          <w:del w:id="1853" w:author="yun qiao" w:date="2026-04-21T11:00:00Z"/>
          <w:rFonts w:ascii="Times New Roman" w:eastAsia="宋体" w:hAnsi="Times New Roman" w:cs="Times New Roman"/>
          <w:color w:val="000000" w:themeColor="text1"/>
          <w:sz w:val="28"/>
          <w14:ligatures w14:val="none"/>
        </w:rPr>
      </w:pPr>
      <w:del w:id="1854" w:author="yun qiao" w:date="2026-04-21T11:00:00Z">
        <w:r w:rsidRPr="004B17D5" w:rsidDel="00595429">
          <w:rPr>
            <w:rFonts w:ascii="Times New Roman" w:eastAsia="宋体" w:hAnsi="Times New Roman" w:cs="等线" w:hint="eastAsia"/>
            <w:color w:val="000000" w:themeColor="text1"/>
            <w:sz w:val="28"/>
            <w14:ligatures w14:val="none"/>
          </w:rPr>
          <w:delText>其中，</w:delText>
        </w:r>
      </w:del>
      <m:oMath>
        <m:sSub>
          <m:sSubPr>
            <m:ctrlPr>
              <w:del w:id="1855" w:author="yun qiao" w:date="2026-04-21T11:00:00Z">
                <w:rPr>
                  <w:rFonts w:ascii="Cambria Math" w:eastAsia="宋体" w:hAnsi="Cambria Math" w:cs="Times New Roman"/>
                  <w:i/>
                  <w:color w:val="000000" w:themeColor="text1"/>
                  <w:sz w:val="28"/>
                  <w:szCs w:val="20"/>
                  <w14:ligatures w14:val="none"/>
                </w:rPr>
              </w:del>
            </m:ctrlPr>
          </m:sSubPr>
          <m:e>
            <m:r>
              <w:del w:id="1856" w:author="yun qiao" w:date="2026-04-21T11:00:00Z">
                <w:rPr>
                  <w:rFonts w:ascii="Cambria Math" w:eastAsia="宋体" w:hAnsi="Cambria Math" w:cs="等线"/>
                  <w:color w:val="000000" w:themeColor="text1"/>
                  <w:sz w:val="28"/>
                  <w14:ligatures w14:val="none"/>
                </w:rPr>
                <m:t>y</m:t>
              </w:del>
            </m:r>
          </m:e>
          <m:sub>
            <m:r>
              <w:del w:id="1857" w:author="yun qiao" w:date="2026-04-21T11:00:00Z">
                <w:rPr>
                  <w:rFonts w:ascii="Cambria Math" w:eastAsia="宋体" w:hAnsi="Cambria Math" w:cs="等线"/>
                  <w:color w:val="000000" w:themeColor="text1"/>
                  <w:sz w:val="28"/>
                  <w14:ligatures w14:val="none"/>
                </w:rPr>
                <m:t>t</m:t>
              </w:del>
            </m:r>
          </m:sub>
        </m:sSub>
      </m:oMath>
      <w:del w:id="1858" w:author="yun qiao" w:date="2026-04-21T11:00:00Z">
        <w:r w:rsidRPr="004B17D5" w:rsidDel="00595429">
          <w:rPr>
            <w:rFonts w:ascii="Times New Roman" w:eastAsia="宋体" w:hAnsi="Times New Roman" w:cs="等线" w:hint="eastAsia"/>
            <w:color w:val="000000" w:themeColor="text1"/>
            <w:sz w:val="28"/>
            <w14:ligatures w14:val="none"/>
          </w:rPr>
          <w:delText>表示第</w:delText>
        </w:r>
        <w:r w:rsidRPr="004B17D5" w:rsidDel="00595429">
          <w:rPr>
            <w:rFonts w:ascii="Times New Roman" w:eastAsia="宋体" w:hAnsi="Times New Roman" w:cs="等线"/>
            <w:color w:val="000000" w:themeColor="text1"/>
            <w:sz w:val="28"/>
            <w14:ligatures w14:val="none"/>
          </w:rPr>
          <w:delText>t</w:delText>
        </w:r>
        <w:r w:rsidRPr="004B17D5" w:rsidDel="00595429">
          <w:rPr>
            <w:rFonts w:ascii="Times New Roman" w:eastAsia="宋体" w:hAnsi="Times New Roman" w:cs="等线" w:hint="eastAsia"/>
            <w:color w:val="000000" w:themeColor="text1"/>
            <w:sz w:val="28"/>
            <w14:ligatures w14:val="none"/>
          </w:rPr>
          <w:delText>步生成的操作原语，</w:delText>
        </w:r>
      </w:del>
      <m:oMath>
        <m:sSub>
          <m:sSubPr>
            <m:ctrlPr>
              <w:del w:id="1859" w:author="yun qiao" w:date="2026-04-21T11:00:00Z">
                <w:rPr>
                  <w:rFonts w:ascii="Cambria Math" w:eastAsia="宋体" w:hAnsi="Cambria Math" w:cs="Times New Roman"/>
                  <w:i/>
                  <w:color w:val="000000" w:themeColor="text1"/>
                  <w:sz w:val="28"/>
                  <w:szCs w:val="20"/>
                  <w14:ligatures w14:val="none"/>
                </w:rPr>
              </w:del>
            </m:ctrlPr>
          </m:sSubPr>
          <m:e>
            <m:r>
              <w:del w:id="1860" w:author="yun qiao" w:date="2026-04-21T11:00:00Z">
                <w:rPr>
                  <w:rFonts w:ascii="Cambria Math" w:eastAsia="宋体" w:hAnsi="Cambria Math" w:cs="等线"/>
                  <w:color w:val="000000" w:themeColor="text1"/>
                  <w:sz w:val="28"/>
                  <w14:ligatures w14:val="none"/>
                </w:rPr>
                <m:t>y</m:t>
              </w:del>
            </m:r>
          </m:e>
          <m:sub>
            <m:r>
              <w:del w:id="1861" w:author="yun qiao" w:date="2026-04-21T11:00:00Z">
                <w:rPr>
                  <w:rFonts w:ascii="Cambria Math" w:eastAsia="宋体" w:hAnsi="Cambria Math" w:cs="等线"/>
                  <w:color w:val="000000" w:themeColor="text1"/>
                  <w:sz w:val="28"/>
                  <w14:ligatures w14:val="none"/>
                </w:rPr>
                <m:t>&lt;t</m:t>
              </w:del>
            </m:r>
          </m:sub>
        </m:sSub>
      </m:oMath>
      <w:del w:id="1862" w:author="yun qiao" w:date="2026-04-21T11:00:00Z">
        <w:r w:rsidRPr="004B17D5" w:rsidDel="00595429">
          <w:rPr>
            <w:rFonts w:ascii="Times New Roman" w:eastAsia="宋体" w:hAnsi="Times New Roman" w:cs="等线"/>
            <w:color w:val="000000" w:themeColor="text1"/>
            <w:sz w:val="28"/>
            <w14:ligatures w14:val="none"/>
          </w:rPr>
          <w:delText xml:space="preserve"> </w:delText>
        </w:r>
        <w:r w:rsidRPr="004B17D5" w:rsidDel="00595429">
          <w:rPr>
            <w:rFonts w:ascii="Times New Roman" w:eastAsia="宋体" w:hAnsi="Times New Roman" w:cs="等线" w:hint="eastAsia"/>
            <w:color w:val="000000" w:themeColor="text1"/>
            <w:sz w:val="28"/>
            <w14:ligatures w14:val="none"/>
          </w:rPr>
          <w:delText>表示已生成的序列，</w:delText>
        </w:r>
      </w:del>
      <m:oMath>
        <m:r>
          <w:del w:id="1863" w:author="yun qiao" w:date="2026-04-21T11:00:00Z">
            <w:rPr>
              <w:rFonts w:ascii="Cambria Math" w:eastAsia="宋体" w:hAnsi="Cambria Math" w:cs="等线"/>
              <w:color w:val="000000" w:themeColor="text1"/>
              <w:sz w:val="28"/>
              <w14:ligatures w14:val="none"/>
            </w:rPr>
            <m:t>E</m:t>
          </w:del>
        </m:r>
      </m:oMath>
      <w:del w:id="1864" w:author="yun qiao" w:date="2026-04-21T11:00:00Z">
        <w:r w:rsidRPr="004B17D5" w:rsidDel="00595429">
          <w:rPr>
            <w:rFonts w:ascii="Times New Roman" w:eastAsia="宋体" w:hAnsi="Times New Roman" w:cs="等线" w:hint="eastAsia"/>
            <w:color w:val="000000" w:themeColor="text1"/>
            <w:sz w:val="28"/>
            <w14:ligatures w14:val="none"/>
          </w:rPr>
          <w:delText>为所述共享的词嵌入矩阵，</w:delText>
        </w:r>
      </w:del>
      <m:oMath>
        <m:sSubSup>
          <m:sSubSupPr>
            <m:ctrlPr>
              <w:del w:id="1865" w:author="yun qiao" w:date="2026-04-21T11:00:00Z">
                <w:rPr>
                  <w:rFonts w:ascii="Cambria Math" w:eastAsia="宋体" w:hAnsi="Cambria Math" w:cs="Times New Roman"/>
                  <w:i/>
                  <w:color w:val="000000" w:themeColor="text1"/>
                  <w:sz w:val="28"/>
                  <w:szCs w:val="20"/>
                  <w14:ligatures w14:val="none"/>
                </w:rPr>
              </w:del>
            </m:ctrlPr>
          </m:sSubSupPr>
          <m:e>
            <m:r>
              <w:del w:id="1866" w:author="yun qiao" w:date="2026-04-21T11:00:00Z">
                <w:rPr>
                  <w:rFonts w:ascii="Cambria Math" w:eastAsia="宋体" w:hAnsi="Cambria Math" w:cs="Times New Roman"/>
                  <w:color w:val="000000" w:themeColor="text1"/>
                  <w:sz w:val="28"/>
                  <w14:ligatures w14:val="none"/>
                </w:rPr>
                <m:t>h</m:t>
              </w:del>
            </m:r>
          </m:e>
          <m:sub>
            <m:r>
              <w:del w:id="1867" w:author="yun qiao" w:date="2026-04-21T11:00:00Z">
                <w:rPr>
                  <w:rFonts w:ascii="Cambria Math" w:eastAsia="宋体" w:hAnsi="Cambria Math" w:cs="Times New Roman"/>
                  <w:color w:val="000000" w:themeColor="text1"/>
                  <w:sz w:val="28"/>
                  <w14:ligatures w14:val="none"/>
                </w:rPr>
                <m:t>t</m:t>
              </w:del>
            </m:r>
          </m:sub>
          <m:sup>
            <m:r>
              <w:del w:id="1868" w:author="yun qiao" w:date="2026-04-21T11:00:00Z">
                <w:rPr>
                  <w:rFonts w:ascii="Cambria Math" w:eastAsia="宋体" w:hAnsi="Cambria Math" w:cs="Times New Roman"/>
                  <w:color w:val="000000" w:themeColor="text1"/>
                  <w:sz w:val="28"/>
                  <w14:ligatures w14:val="none"/>
                </w:rPr>
                <m:t>'</m:t>
              </w:del>
            </m:r>
          </m:sup>
        </m:sSubSup>
      </m:oMath>
      <w:del w:id="1869" w:author="yun qiao" w:date="2026-04-21T11:00:00Z">
        <w:r w:rsidRPr="004B17D5" w:rsidDel="00595429">
          <w:rPr>
            <w:rFonts w:ascii="Times New Roman" w:eastAsia="宋体" w:hAnsi="Times New Roman" w:cs="等线" w:hint="eastAsia"/>
            <w:color w:val="000000" w:themeColor="text1"/>
            <w:sz w:val="28"/>
            <w14:ligatures w14:val="none"/>
          </w:rPr>
          <w:delText>表示经条件调制后的第</w:delText>
        </w:r>
        <w:r w:rsidRPr="004B17D5" w:rsidDel="00595429">
          <w:rPr>
            <w:rFonts w:ascii="Times New Roman" w:eastAsia="宋体" w:hAnsi="Times New Roman" w:cs="等线"/>
            <w:color w:val="000000" w:themeColor="text1"/>
            <w:sz w:val="28"/>
            <w14:ligatures w14:val="none"/>
          </w:rPr>
          <w:delText xml:space="preserve"> t </w:delText>
        </w:r>
        <w:r w:rsidRPr="004B17D5" w:rsidDel="00595429">
          <w:rPr>
            <w:rFonts w:ascii="Times New Roman" w:eastAsia="宋体" w:hAnsi="Times New Roman" w:cs="等线" w:hint="eastAsia"/>
            <w:color w:val="000000" w:themeColor="text1"/>
            <w:sz w:val="28"/>
            <w14:ligatures w14:val="none"/>
          </w:rPr>
          <w:delText>步隐藏状态</w:delText>
        </w:r>
        <w:r w:rsidRPr="004B17D5" w:rsidDel="00595429">
          <w:rPr>
            <w:rFonts w:ascii="Times New Roman" w:eastAsia="宋体" w:hAnsi="Times New Roman" w:cs="Times New Roman" w:hint="eastAsia"/>
            <w:color w:val="000000" w:themeColor="text1"/>
            <w:sz w:val="28"/>
            <w14:ligatures w14:val="none"/>
          </w:rPr>
          <w:delText>。</w:delText>
        </w:r>
      </w:del>
    </w:p>
    <w:p w14:paraId="70AD2A5C" w14:textId="606473E7" w:rsidR="00CC14D6" w:rsidRPr="004B17D5" w:rsidDel="00595429" w:rsidRDefault="000D2A25" w:rsidP="00616565">
      <w:pPr>
        <w:widowControl/>
        <w:spacing w:before="100" w:after="0" w:line="480" w:lineRule="exact"/>
        <w:ind w:firstLineChars="202" w:firstLine="566"/>
        <w:jc w:val="both"/>
        <w:rPr>
          <w:del w:id="1870" w:author="yun qiao" w:date="2026-04-21T11:00:00Z"/>
          <w:rFonts w:ascii="Times New Roman" w:eastAsia="宋体" w:hAnsi="Times New Roman" w:cs="Times New Roman"/>
          <w:color w:val="000000" w:themeColor="text1"/>
          <w:sz w:val="28"/>
          <w14:ligatures w14:val="none"/>
        </w:rPr>
      </w:pPr>
      <w:bookmarkStart w:id="1871" w:name="_Hlk227245303"/>
      <w:del w:id="1872" w:author="yun qiao" w:date="2026-04-21T11:00:00Z">
        <w:r w:rsidRPr="004B17D5" w:rsidDel="00595429">
          <w:rPr>
            <w:rFonts w:ascii="Times New Roman" w:eastAsia="宋体" w:hAnsi="Times New Roman" w:cs="Times New Roman"/>
            <w:color w:val="000000" w:themeColor="text1"/>
            <w:sz w:val="28"/>
            <w14:ligatures w14:val="none"/>
          </w:rPr>
          <w:delText>在</w:delText>
        </w:r>
        <w:r w:rsidRPr="004B17D5" w:rsidDel="00595429">
          <w:rPr>
            <w:rFonts w:ascii="Times New Roman" w:eastAsia="宋体" w:hAnsi="Times New Roman" w:cs="Times New Roman" w:hint="eastAsia"/>
            <w:color w:val="000000" w:themeColor="text1"/>
            <w:sz w:val="28"/>
            <w14:ligatures w14:val="none"/>
          </w:rPr>
          <w:delText>这</w:delText>
        </w:r>
        <w:r w:rsidRPr="004B17D5" w:rsidDel="00595429">
          <w:rPr>
            <w:rFonts w:ascii="Times New Roman" w:eastAsia="宋体" w:hAnsi="Times New Roman" w:cs="Times New Roman"/>
            <w:color w:val="000000" w:themeColor="text1"/>
            <w:sz w:val="28"/>
            <w14:ligatures w14:val="none"/>
          </w:rPr>
          <w:delText>一实施方式中，所述操作原语词嵌入基于知识图谱进行预训练获得，以引入操作原语之间的层次关系、语义关联关系及共现模式作为语义先验，使模型在概率建模阶段即具备对操作语义结构的感知能力。</w:delText>
        </w:r>
      </w:del>
    </w:p>
    <w:p w14:paraId="17213EE6" w14:textId="43516829" w:rsidR="00A81AB9" w:rsidRPr="004B17D5" w:rsidDel="00595429" w:rsidRDefault="000D2A25" w:rsidP="00CC14D6">
      <w:pPr>
        <w:widowControl/>
        <w:spacing w:before="100" w:after="0" w:line="480" w:lineRule="exact"/>
        <w:ind w:firstLineChars="202" w:firstLine="566"/>
        <w:jc w:val="both"/>
        <w:rPr>
          <w:del w:id="1873" w:author="yun qiao" w:date="2026-04-21T11:00:00Z"/>
          <w:rFonts w:ascii="Times New Roman" w:eastAsia="宋体" w:hAnsi="Times New Roman" w:cs="Times New Roman"/>
          <w:color w:val="000000" w:themeColor="text1"/>
          <w:sz w:val="28"/>
          <w14:ligatures w14:val="none"/>
        </w:rPr>
      </w:pPr>
      <w:del w:id="1874" w:author="yun qiao" w:date="2026-04-21T11:00:00Z">
        <w:r w:rsidRPr="004B17D5" w:rsidDel="00595429">
          <w:rPr>
            <w:rFonts w:ascii="Times New Roman" w:eastAsia="宋体" w:hAnsi="Times New Roman" w:cs="Times New Roman"/>
            <w:color w:val="000000" w:themeColor="text1"/>
            <w:sz w:val="28"/>
            <w14:ligatures w14:val="none"/>
          </w:rPr>
          <w:delText>进一步地，输出投影矩阵与所述词嵌入矩阵共享参数，从而在输入表示与输出预测之间建立统一的语义表示空间，使知识图谱语义先验在表示学习与概率建模过程中保持一致性，提升操作原语表示的稳定性及泛化能力</w:delText>
        </w:r>
        <w:bookmarkEnd w:id="1871"/>
        <w:r w:rsidR="00A81AB9" w:rsidRPr="004B17D5" w:rsidDel="00595429">
          <w:rPr>
            <w:rFonts w:ascii="Times New Roman" w:eastAsia="宋体" w:hAnsi="Times New Roman" w:cs="Times New Roman" w:hint="eastAsia"/>
            <w:color w:val="000000" w:themeColor="text1"/>
            <w:sz w:val="28"/>
            <w14:ligatures w14:val="none"/>
          </w:rPr>
          <w:delText>。</w:delText>
        </w:r>
      </w:del>
    </w:p>
    <w:p w14:paraId="583E0864" w14:textId="28F69796" w:rsidR="00B95363" w:rsidRPr="004B17D5" w:rsidDel="00595429" w:rsidRDefault="00000000" w:rsidP="00A81AB9">
      <w:pPr>
        <w:widowControl/>
        <w:spacing w:before="100" w:after="0" w:line="480" w:lineRule="exact"/>
        <w:ind w:firstLineChars="202" w:firstLine="566"/>
        <w:jc w:val="both"/>
        <w:rPr>
          <w:del w:id="1875" w:author="yun qiao" w:date="2026-04-21T11:00:00Z"/>
          <w:rFonts w:ascii="Times New Roman" w:eastAsia="宋体" w:hAnsi="Times New Roman" w:cs="Times New Roman"/>
          <w:color w:val="000000" w:themeColor="text1"/>
          <w:sz w:val="28"/>
          <w14:ligatures w14:val="none"/>
        </w:rPr>
      </w:pPr>
      <w:bookmarkStart w:id="1876" w:name="_Hlk211500314"/>
      <w:bookmarkEnd w:id="1876"/>
      <w:del w:id="1877" w:author="yun qiao" w:date="2026-04-21T11:00:00Z">
        <w:r w:rsidRPr="004B17D5" w:rsidDel="00595429">
          <w:rPr>
            <w:rFonts w:ascii="Times New Roman" w:eastAsia="宋体" w:hAnsi="Times New Roman" w:cs="Times New Roman"/>
            <w:color w:val="000000" w:themeColor="text1"/>
            <w:sz w:val="28"/>
            <w:szCs w:val="28"/>
            <w14:ligatures w14:val="none"/>
          </w:rPr>
          <w:delText>S</w:delText>
        </w:r>
        <w:r w:rsidR="009211DC" w:rsidRPr="004B17D5" w:rsidDel="00595429">
          <w:rPr>
            <w:rFonts w:ascii="Times New Roman" w:eastAsia="宋体" w:hAnsi="Times New Roman" w:cs="Times New Roman" w:hint="eastAsia"/>
            <w:color w:val="000000" w:themeColor="text1"/>
            <w:sz w:val="28"/>
            <w:szCs w:val="28"/>
            <w14:ligatures w14:val="none"/>
          </w:rPr>
          <w:delText>3</w:delText>
        </w:r>
        <w:r w:rsidRPr="004B17D5" w:rsidDel="00595429">
          <w:rPr>
            <w:rFonts w:ascii="Times New Roman" w:eastAsia="宋体" w:hAnsi="Times New Roman" w:cs="Times New Roman"/>
            <w:color w:val="000000" w:themeColor="text1"/>
            <w:sz w:val="28"/>
            <w:szCs w:val="28"/>
            <w14:ligatures w14:val="none"/>
          </w:rPr>
          <w:delText>5</w:delText>
        </w:r>
        <w:r w:rsidRPr="004B17D5" w:rsidDel="00595429">
          <w:rPr>
            <w:rFonts w:ascii="Times New Roman" w:eastAsia="宋体" w:hAnsi="Times New Roman" w:cs="Times New Roman" w:hint="eastAsia"/>
            <w:color w:val="000000" w:themeColor="text1"/>
            <w:sz w:val="28"/>
            <w:szCs w:val="28"/>
            <w14:ligatures w14:val="none"/>
          </w:rPr>
          <w:delText>、</w:delText>
        </w:r>
        <w:r w:rsidR="006A1B49" w:rsidRPr="004B17D5" w:rsidDel="00595429">
          <w:rPr>
            <w:rFonts w:ascii="Times New Roman" w:eastAsia="宋体" w:hAnsi="Times New Roman" w:cs="Times New Roman" w:hint="eastAsia"/>
            <w:color w:val="000000" w:themeColor="text1"/>
            <w:sz w:val="28"/>
            <w:szCs w:val="28"/>
            <w14:ligatures w14:val="none"/>
          </w:rPr>
          <w:delText>模型训练目标</w:delText>
        </w:r>
        <w:r w:rsidRPr="004B17D5" w:rsidDel="00595429">
          <w:rPr>
            <w:rFonts w:ascii="Times New Roman" w:eastAsia="宋体" w:hAnsi="Times New Roman" w:cs="Times New Roman" w:hint="eastAsia"/>
            <w:color w:val="000000" w:themeColor="text1"/>
            <w:sz w:val="28"/>
            <w:szCs w:val="28"/>
            <w14:ligatures w14:val="none"/>
          </w:rPr>
          <w:delText>。</w:delText>
        </w:r>
      </w:del>
    </w:p>
    <w:p w14:paraId="5ED4C31C" w14:textId="41DBEDB8" w:rsidR="00B95363" w:rsidRPr="004B17D5" w:rsidDel="00595429" w:rsidRDefault="006A1B49">
      <w:pPr>
        <w:widowControl/>
        <w:spacing w:before="100" w:after="0" w:line="480" w:lineRule="exact"/>
        <w:ind w:firstLineChars="202" w:firstLine="566"/>
        <w:jc w:val="both"/>
        <w:rPr>
          <w:del w:id="1878" w:author="yun qiao" w:date="2026-04-21T11:00:00Z"/>
          <w:rFonts w:ascii="Times New Roman" w:eastAsia="宋体" w:hAnsi="Times New Roman" w:cs="Times New Roman"/>
          <w:color w:val="000000" w:themeColor="text1"/>
          <w:sz w:val="28"/>
          <w:szCs w:val="28"/>
          <w14:ligatures w14:val="none"/>
        </w:rPr>
      </w:pPr>
      <w:bookmarkStart w:id="1879" w:name="_Hlk227245349"/>
      <w:del w:id="1880" w:author="yun qiao" w:date="2026-04-21T11:00:00Z">
        <w:r w:rsidRPr="004B17D5" w:rsidDel="00595429">
          <w:rPr>
            <w:rFonts w:ascii="Times New Roman" w:eastAsia="宋体" w:hAnsi="Times New Roman" w:cs="Times New Roman"/>
            <w:color w:val="000000" w:themeColor="text1"/>
            <w:sz w:val="28"/>
            <w14:ligatures w14:val="none"/>
          </w:rPr>
          <w:delText>为训练所述</w:delText>
        </w:r>
      </w:del>
      <w:del w:id="1881" w:author="yun qiao" w:date="2026-04-20T09:57:00Z">
        <w:r w:rsidRPr="004B17D5" w:rsidDel="00EA2881">
          <w:rPr>
            <w:rFonts w:ascii="Times New Roman" w:eastAsia="宋体" w:hAnsi="Times New Roman" w:cs="Times New Roman"/>
            <w:color w:val="000000" w:themeColor="text1"/>
            <w:sz w:val="28"/>
            <w14:ligatures w14:val="none"/>
          </w:rPr>
          <w:delText>专用序列生成模型</w:delText>
        </w:r>
      </w:del>
      <w:del w:id="1882" w:author="yun qiao" w:date="2026-04-21T11:00:00Z">
        <w:r w:rsidRPr="004B17D5" w:rsidDel="00595429">
          <w:rPr>
            <w:rFonts w:ascii="Times New Roman" w:eastAsia="宋体" w:hAnsi="Times New Roman" w:cs="Times New Roman"/>
            <w:color w:val="000000" w:themeColor="text1"/>
            <w:sz w:val="28"/>
            <w14:ligatures w14:val="none"/>
          </w:rPr>
          <w:delText>，采用以操作原语序列生成为主任务的监督学习方式。</w:delText>
        </w:r>
        <w:bookmarkStart w:id="1883" w:name="_Hlk227245384"/>
        <w:bookmarkEnd w:id="1879"/>
        <w:r w:rsidRPr="004B17D5" w:rsidDel="00595429">
          <w:rPr>
            <w:rFonts w:ascii="Times New Roman" w:eastAsia="宋体" w:hAnsi="Times New Roman" w:cs="Times New Roman"/>
            <w:color w:val="000000" w:themeColor="text1"/>
            <w:sz w:val="28"/>
            <w14:ligatures w14:val="none"/>
          </w:rPr>
          <w:delText>设真实操作原语序列为</w:delText>
        </w:r>
      </w:del>
      <m:oMath>
        <m:sSubSup>
          <m:sSubSupPr>
            <m:ctrlPr>
              <w:del w:id="1884" w:author="yun qiao" w:date="2026-04-21T11:00:00Z">
                <w:rPr>
                  <w:rFonts w:ascii="Cambria Math" w:eastAsia="宋体" w:hAnsi="Cambria Math" w:cs="Times New Roman"/>
                  <w:i/>
                  <w:color w:val="000000" w:themeColor="text1"/>
                  <w:sz w:val="28"/>
                  <w:szCs w:val="20"/>
                  <w14:ligatures w14:val="none"/>
                </w:rPr>
              </w:del>
            </m:ctrlPr>
          </m:sSubSupPr>
          <m:e>
            <m:r>
              <w:del w:id="1885" w:author="yun qiao" w:date="2026-04-21T11:00:00Z">
                <w:rPr>
                  <w:rFonts w:ascii="Cambria Math" w:eastAsia="宋体" w:hAnsi="Cambria Math" w:cs="Times New Roman"/>
                  <w:color w:val="000000" w:themeColor="text1"/>
                  <w:sz w:val="28"/>
                  <w14:ligatures w14:val="none"/>
                </w:rPr>
                <m:t>y</m:t>
              </w:del>
            </m:r>
          </m:e>
          <m:sub>
            <m:r>
              <w:del w:id="1886" w:author="yun qiao" w:date="2026-04-21T11:00:00Z">
                <w:rPr>
                  <w:rFonts w:ascii="Cambria Math" w:eastAsia="宋体" w:hAnsi="Cambria Math" w:cs="Times New Roman"/>
                  <w:color w:val="000000" w:themeColor="text1"/>
                  <w:sz w:val="28"/>
                  <w14:ligatures w14:val="none"/>
                </w:rPr>
                <m:t>1</m:t>
              </w:del>
            </m:r>
          </m:sub>
          <m:sup>
            <m:r>
              <w:del w:id="1887" w:author="yun qiao" w:date="2026-04-21T11:00:00Z">
                <w:rPr>
                  <w:rFonts w:ascii="Cambria Math" w:eastAsia="宋体" w:hAnsi="Cambria Math" w:cs="Times New Roman"/>
                  <w:color w:val="000000" w:themeColor="text1"/>
                  <w:sz w:val="28"/>
                  <w14:ligatures w14:val="none"/>
                </w:rPr>
                <m:t>*</m:t>
              </w:del>
            </m:r>
          </m:sup>
        </m:sSubSup>
        <m:r>
          <w:del w:id="1888" w:author="yun qiao" w:date="2026-04-21T11:00:00Z">
            <w:rPr>
              <w:rFonts w:ascii="Cambria Math" w:eastAsia="宋体" w:hAnsi="Cambria Math" w:cs="Times New Roman"/>
              <w:color w:val="000000" w:themeColor="text1"/>
              <w:sz w:val="28"/>
              <w:szCs w:val="20"/>
              <w14:ligatures w14:val="none"/>
            </w:rPr>
            <m:t>,</m:t>
          </w:del>
        </m:r>
        <m:sSubSup>
          <m:sSubSupPr>
            <m:ctrlPr>
              <w:del w:id="1889" w:author="yun qiao" w:date="2026-04-21T11:00:00Z">
                <w:rPr>
                  <w:rFonts w:ascii="Cambria Math" w:eastAsia="宋体" w:hAnsi="Cambria Math" w:cs="Times New Roman"/>
                  <w:i/>
                  <w:color w:val="000000" w:themeColor="text1"/>
                  <w:sz w:val="28"/>
                  <w:szCs w:val="20"/>
                  <w14:ligatures w14:val="none"/>
                </w:rPr>
              </w:del>
            </m:ctrlPr>
          </m:sSubSupPr>
          <m:e>
            <m:r>
              <w:del w:id="1890" w:author="yun qiao" w:date="2026-04-21T11:00:00Z">
                <w:rPr>
                  <w:rFonts w:ascii="Cambria Math" w:eastAsia="宋体" w:hAnsi="Cambria Math" w:cs="Times New Roman"/>
                  <w:color w:val="000000" w:themeColor="text1"/>
                  <w:sz w:val="28"/>
                  <w14:ligatures w14:val="none"/>
                </w:rPr>
                <m:t>y</m:t>
              </w:del>
            </m:r>
          </m:e>
          <m:sub>
            <m:r>
              <w:del w:id="1891" w:author="yun qiao" w:date="2026-04-21T11:00:00Z">
                <w:rPr>
                  <w:rFonts w:ascii="Cambria Math" w:eastAsia="宋体" w:hAnsi="Cambria Math" w:cs="Times New Roman"/>
                  <w:color w:val="000000" w:themeColor="text1"/>
                  <w:sz w:val="28"/>
                  <w14:ligatures w14:val="none"/>
                </w:rPr>
                <m:t>2</m:t>
              </w:del>
            </m:r>
          </m:sub>
          <m:sup>
            <m:r>
              <w:del w:id="1892" w:author="yun qiao" w:date="2026-04-21T11:00:00Z">
                <w:rPr>
                  <w:rFonts w:ascii="Cambria Math" w:eastAsia="宋体" w:hAnsi="Cambria Math" w:cs="Times New Roman"/>
                  <w:color w:val="000000" w:themeColor="text1"/>
                  <w:sz w:val="28"/>
                  <w14:ligatures w14:val="none"/>
                </w:rPr>
                <m:t>*</m:t>
              </w:del>
            </m:r>
          </m:sup>
        </m:sSubSup>
        <m:r>
          <w:del w:id="1893" w:author="yun qiao" w:date="2026-04-21T11:00:00Z">
            <w:rPr>
              <w:rFonts w:ascii="Cambria Math" w:eastAsia="宋体" w:hAnsi="Cambria Math" w:cs="Times New Roman"/>
              <w:color w:val="000000" w:themeColor="text1"/>
              <w:sz w:val="28"/>
              <w:szCs w:val="20"/>
              <w14:ligatures w14:val="none"/>
            </w:rPr>
            <m:t>,</m:t>
          </w:del>
        </m:r>
        <m:r>
          <w:del w:id="1894" w:author="yun qiao" w:date="2026-04-21T11:00:00Z">
            <w:rPr>
              <w:rFonts w:ascii="Cambria Math" w:eastAsia="宋体" w:hAnsi="Cambria Math" w:cs="Times New Roman" w:hint="eastAsia"/>
              <w:color w:val="000000" w:themeColor="text1"/>
              <w:sz w:val="28"/>
              <w:szCs w:val="20"/>
              <w14:ligatures w14:val="none"/>
            </w:rPr>
            <m:t>···</m:t>
          </w:del>
        </m:r>
        <m:r>
          <w:del w:id="1895" w:author="yun qiao" w:date="2026-04-21T11:00:00Z">
            <w:rPr>
              <w:rFonts w:ascii="Cambria Math" w:eastAsia="宋体" w:hAnsi="Cambria Math" w:cs="Times New Roman"/>
              <w:color w:val="000000" w:themeColor="text1"/>
              <w:sz w:val="28"/>
              <w:szCs w:val="20"/>
              <w14:ligatures w14:val="none"/>
            </w:rPr>
            <m:t>,</m:t>
          </w:del>
        </m:r>
        <m:sSubSup>
          <m:sSubSupPr>
            <m:ctrlPr>
              <w:del w:id="1896" w:author="yun qiao" w:date="2026-04-21T11:00:00Z">
                <w:rPr>
                  <w:rFonts w:ascii="Cambria Math" w:eastAsia="宋体" w:hAnsi="Cambria Math" w:cs="Times New Roman"/>
                  <w:i/>
                  <w:color w:val="000000" w:themeColor="text1"/>
                  <w:sz w:val="28"/>
                  <w:szCs w:val="20"/>
                  <w14:ligatures w14:val="none"/>
                </w:rPr>
              </w:del>
            </m:ctrlPr>
          </m:sSubSupPr>
          <m:e>
            <m:r>
              <w:del w:id="1897" w:author="yun qiao" w:date="2026-04-21T11:00:00Z">
                <w:rPr>
                  <w:rFonts w:ascii="Cambria Math" w:eastAsia="宋体" w:hAnsi="Cambria Math" w:cs="Times New Roman"/>
                  <w:color w:val="000000" w:themeColor="text1"/>
                  <w:sz w:val="28"/>
                  <w14:ligatures w14:val="none"/>
                </w:rPr>
                <m:t>y</m:t>
              </w:del>
            </m:r>
          </m:e>
          <m:sub>
            <m:r>
              <w:del w:id="1898" w:author="yun qiao" w:date="2026-04-21T11:00:00Z">
                <w:rPr>
                  <w:rFonts w:ascii="Cambria Math" w:eastAsia="宋体" w:hAnsi="Cambria Math" w:cs="Times New Roman" w:hint="eastAsia"/>
                  <w:color w:val="000000" w:themeColor="text1"/>
                  <w:sz w:val="28"/>
                  <w14:ligatures w14:val="none"/>
                </w:rPr>
                <m:t>T</m:t>
              </w:del>
            </m:r>
          </m:sub>
          <m:sup>
            <m:r>
              <w:del w:id="1899" w:author="yun qiao" w:date="2026-04-21T11:00:00Z">
                <w:rPr>
                  <w:rFonts w:ascii="Cambria Math" w:eastAsia="宋体" w:hAnsi="Cambria Math" w:cs="Times New Roman"/>
                  <w:color w:val="000000" w:themeColor="text1"/>
                  <w:sz w:val="28"/>
                  <w14:ligatures w14:val="none"/>
                </w:rPr>
                <m:t>*</m:t>
              </w:del>
            </m:r>
          </m:sup>
        </m:sSubSup>
      </m:oMath>
      <w:del w:id="1900" w:author="yun qiao" w:date="2026-04-21T11:00:00Z">
        <w:r w:rsidRPr="004B17D5" w:rsidDel="00595429">
          <w:rPr>
            <w:rFonts w:ascii="Times New Roman" w:eastAsia="宋体" w:hAnsi="Times New Roman" w:cs="Times New Roman" w:hint="eastAsia"/>
            <w:color w:val="000000" w:themeColor="text1"/>
            <w:sz w:val="28"/>
            <w14:ligatures w14:val="none"/>
          </w:rPr>
          <w:delText>，</w:delText>
        </w:r>
        <w:r w:rsidRPr="004B17D5" w:rsidDel="00595429">
          <w:rPr>
            <w:rFonts w:ascii="Times New Roman" w:eastAsia="宋体" w:hAnsi="Times New Roman" w:cs="Times New Roman"/>
            <w:color w:val="000000" w:themeColor="text1"/>
            <w:sz w:val="28"/>
            <w14:ligatures w14:val="none"/>
          </w:rPr>
          <w:delText>则主训练目标为最大化真实序列的条件生成概率，其对应损失函数为：</w:delText>
        </w:r>
        <w:bookmarkEnd w:id="1883"/>
      </w:del>
    </w:p>
    <w:p w14:paraId="234E00C2" w14:textId="35BA533C" w:rsidR="00B95363" w:rsidRPr="004B17D5" w:rsidDel="00595429" w:rsidRDefault="00000000">
      <w:pPr>
        <w:widowControl/>
        <w:spacing w:before="100" w:after="0" w:line="360" w:lineRule="auto"/>
        <w:jc w:val="both"/>
        <w:rPr>
          <w:del w:id="1901" w:author="yun qiao" w:date="2026-04-21T11:00:00Z"/>
          <w:rFonts w:ascii="Times New Roman" w:eastAsia="宋体" w:hAnsi="Times New Roman" w:cs="Times New Roman"/>
          <w:i/>
          <w:color w:val="000000" w:themeColor="text1"/>
          <w:sz w:val="28"/>
          <w14:ligatures w14:val="none"/>
        </w:rPr>
      </w:pPr>
      <m:oMathPara>
        <m:oMath>
          <m:sSub>
            <m:sSubPr>
              <m:ctrlPr>
                <w:del w:id="1902" w:author="yun qiao" w:date="2026-04-21T11:00:00Z">
                  <w:rPr>
                    <w:rFonts w:ascii="Cambria Math" w:eastAsia="宋体" w:hAnsi="Cambria Math" w:cs="Times New Roman"/>
                    <w:i/>
                    <w:color w:val="000000" w:themeColor="text1"/>
                    <w:sz w:val="28"/>
                    <w:szCs w:val="20"/>
                    <w14:ligatures w14:val="none"/>
                  </w:rPr>
                </w:del>
              </m:ctrlPr>
            </m:sSubPr>
            <m:e>
              <m:r>
                <w:del w:id="1903" w:author="yun qiao" w:date="2026-04-21T11:00:00Z">
                  <m:rPr>
                    <m:scr m:val="script"/>
                  </m:rPr>
                  <w:rPr>
                    <w:rFonts w:ascii="Cambria Math" w:eastAsia="宋体" w:hAnsi="Cambria Math" w:cs="Times New Roman"/>
                    <w:color w:val="000000" w:themeColor="text1"/>
                    <w:sz w:val="28"/>
                    <w14:ligatures w14:val="none"/>
                  </w:rPr>
                  <m:t>L</m:t>
                </w:del>
              </m:r>
            </m:e>
            <m:sub>
              <m:r>
                <w:del w:id="1904" w:author="yun qiao" w:date="2026-04-21T11:00:00Z">
                  <w:rPr>
                    <w:rFonts w:ascii="Cambria Math" w:eastAsia="宋体" w:hAnsi="Cambria Math" w:cs="Times New Roman"/>
                    <w:color w:val="000000" w:themeColor="text1"/>
                    <w:sz w:val="28"/>
                    <w14:ligatures w14:val="none"/>
                  </w:rPr>
                  <m:t>CE</m:t>
                </w:del>
              </m:r>
            </m:sub>
          </m:sSub>
          <m:r>
            <w:del w:id="1905" w:author="yun qiao" w:date="2026-04-21T11:00:00Z">
              <w:rPr>
                <w:rFonts w:ascii="Cambria Math" w:eastAsia="宋体" w:hAnsi="Cambria Math" w:cs="Times New Roman"/>
                <w:color w:val="000000" w:themeColor="text1"/>
                <w:sz w:val="28"/>
                <w14:ligatures w14:val="none"/>
              </w:rPr>
              <m:t>=-</m:t>
            </w:del>
          </m:r>
          <m:nary>
            <m:naryPr>
              <m:chr m:val="∑"/>
              <m:ctrlPr>
                <w:del w:id="1906" w:author="yun qiao" w:date="2026-04-21T11:00:00Z">
                  <w:rPr>
                    <w:rFonts w:ascii="Cambria Math" w:eastAsia="宋体" w:hAnsi="Cambria Math" w:cs="Times New Roman"/>
                    <w:i/>
                    <w:color w:val="000000" w:themeColor="text1"/>
                    <w:sz w:val="28"/>
                    <w:szCs w:val="20"/>
                    <w14:ligatures w14:val="none"/>
                  </w:rPr>
                </w:del>
              </m:ctrlPr>
            </m:naryPr>
            <m:sub>
              <m:r>
                <w:del w:id="1907" w:author="yun qiao" w:date="2026-04-21T11:00:00Z">
                  <w:rPr>
                    <w:rFonts w:ascii="Cambria Math" w:eastAsia="宋体" w:hAnsi="Cambria Math" w:cs="Times New Roman"/>
                    <w:color w:val="000000" w:themeColor="text1"/>
                    <w:sz w:val="28"/>
                    <w14:ligatures w14:val="none"/>
                  </w:rPr>
                  <m:t>t=1</m:t>
                </w:del>
              </m:r>
            </m:sub>
            <m:sup>
              <m:r>
                <w:del w:id="1908" w:author="yun qiao" w:date="2026-04-21T11:00:00Z">
                  <w:rPr>
                    <w:rFonts w:ascii="Cambria Math" w:eastAsia="宋体" w:hAnsi="Cambria Math" w:cs="Times New Roman"/>
                    <w:color w:val="000000" w:themeColor="text1"/>
                    <w:sz w:val="28"/>
                    <w14:ligatures w14:val="none"/>
                  </w:rPr>
                  <m:t>T</m:t>
                </w:del>
              </m:r>
            </m:sup>
            <m:e>
              <m:r>
                <w:del w:id="1909" w:author="yun qiao" w:date="2026-04-21T11:00:00Z">
                  <w:rPr>
                    <w:rFonts w:ascii="Cambria Math" w:eastAsia="宋体" w:hAnsi="Cambria Math" w:cs="Times New Roman"/>
                    <w:color w:val="000000" w:themeColor="text1"/>
                    <w:sz w:val="28"/>
                    <w14:ligatures w14:val="none"/>
                  </w:rPr>
                  <m:t>log</m:t>
                </w:del>
              </m:r>
            </m:e>
          </m:nary>
          <m:r>
            <w:del w:id="1910" w:author="yun qiao" w:date="2026-04-21T11:00:00Z">
              <w:rPr>
                <w:rFonts w:ascii="Cambria Math" w:eastAsia="宋体" w:hAnsi="Cambria Math" w:cs="Times New Roman"/>
                <w:color w:val="000000" w:themeColor="text1"/>
                <w:sz w:val="28"/>
                <w14:ligatures w14:val="none"/>
              </w:rPr>
              <m:t>P</m:t>
            </w:del>
          </m:r>
          <m:d>
            <m:dPr>
              <m:sepChr m:val="∣"/>
              <m:ctrlPr>
                <w:del w:id="1911" w:author="yun qiao" w:date="2026-04-21T11:00:00Z">
                  <w:rPr>
                    <w:rFonts w:ascii="Cambria Math" w:eastAsia="宋体" w:hAnsi="Cambria Math" w:cs="Times New Roman"/>
                    <w:i/>
                    <w:color w:val="000000" w:themeColor="text1"/>
                    <w:sz w:val="28"/>
                    <w:szCs w:val="20"/>
                    <w14:ligatures w14:val="none"/>
                  </w:rPr>
                </w:del>
              </m:ctrlPr>
            </m:dPr>
            <m:e>
              <m:sSubSup>
                <m:sSubSupPr>
                  <m:ctrlPr>
                    <w:del w:id="1912" w:author="yun qiao" w:date="2026-04-21T11:00:00Z">
                      <w:rPr>
                        <w:rFonts w:ascii="Cambria Math" w:eastAsia="宋体" w:hAnsi="Cambria Math" w:cs="Times New Roman"/>
                        <w:i/>
                        <w:color w:val="000000" w:themeColor="text1"/>
                        <w:sz w:val="28"/>
                        <w:szCs w:val="20"/>
                        <w14:ligatures w14:val="none"/>
                      </w:rPr>
                    </w:del>
                  </m:ctrlPr>
                </m:sSubSupPr>
                <m:e>
                  <m:r>
                    <w:del w:id="1913" w:author="yun qiao" w:date="2026-04-21T11:00:00Z">
                      <w:rPr>
                        <w:rFonts w:ascii="Cambria Math" w:eastAsia="宋体" w:hAnsi="Cambria Math" w:cs="Times New Roman"/>
                        <w:color w:val="000000" w:themeColor="text1"/>
                        <w:sz w:val="28"/>
                        <w14:ligatures w14:val="none"/>
                      </w:rPr>
                      <m:t>y</m:t>
                    </w:del>
                  </m:r>
                </m:e>
                <m:sub>
                  <m:r>
                    <w:del w:id="1914" w:author="yun qiao" w:date="2026-04-21T11:00:00Z">
                      <w:rPr>
                        <w:rFonts w:ascii="Cambria Math" w:eastAsia="宋体" w:hAnsi="Cambria Math" w:cs="Times New Roman"/>
                        <w:color w:val="000000" w:themeColor="text1"/>
                        <w:sz w:val="28"/>
                        <w14:ligatures w14:val="none"/>
                      </w:rPr>
                      <m:t>t</m:t>
                    </w:del>
                  </m:r>
                </m:sub>
                <m:sup>
                  <m:r>
                    <w:del w:id="1915" w:author="yun qiao" w:date="2026-04-21T11:00:00Z">
                      <w:rPr>
                        <w:rFonts w:ascii="Cambria Math" w:eastAsia="宋体" w:hAnsi="Cambria Math" w:cs="Times New Roman"/>
                        <w:color w:val="000000" w:themeColor="text1"/>
                        <w:sz w:val="28"/>
                        <w14:ligatures w14:val="none"/>
                      </w:rPr>
                      <m:t>*</m:t>
                    </w:del>
                  </m:r>
                </m:sup>
              </m:sSubSup>
            </m:e>
            <m:e>
              <m:sSub>
                <m:sSubPr>
                  <m:ctrlPr>
                    <w:del w:id="1916" w:author="yun qiao" w:date="2026-04-21T11:00:00Z">
                      <w:rPr>
                        <w:rFonts w:ascii="Cambria Math" w:eastAsia="宋体" w:hAnsi="Cambria Math" w:cs="Times New Roman"/>
                        <w:i/>
                        <w:color w:val="000000" w:themeColor="text1"/>
                        <w:sz w:val="28"/>
                        <w:szCs w:val="20"/>
                        <w14:ligatures w14:val="none"/>
                      </w:rPr>
                    </w:del>
                  </m:ctrlPr>
                </m:sSubPr>
                <m:e>
                  <m:r>
                    <w:del w:id="1917" w:author="yun qiao" w:date="2026-04-21T11:00:00Z">
                      <w:rPr>
                        <w:rFonts w:ascii="Cambria Math" w:eastAsia="宋体" w:hAnsi="Cambria Math" w:cs="Times New Roman"/>
                        <w:color w:val="000000" w:themeColor="text1"/>
                        <w:sz w:val="28"/>
                        <w14:ligatures w14:val="none"/>
                      </w:rPr>
                      <m:t>y</m:t>
                    </w:del>
                  </m:r>
                </m:e>
                <m:sub>
                  <m:r>
                    <w:del w:id="1918" w:author="yun qiao" w:date="2026-04-21T11:00:00Z">
                      <w:rPr>
                        <w:rFonts w:ascii="Cambria Math" w:eastAsia="宋体" w:hAnsi="Cambria Math" w:cs="Times New Roman"/>
                        <w:color w:val="000000" w:themeColor="text1"/>
                        <w:sz w:val="28"/>
                        <w14:ligatures w14:val="none"/>
                      </w:rPr>
                      <m:t>&lt;t</m:t>
                    </w:del>
                  </m:r>
                </m:sub>
              </m:sSub>
              <m:r>
                <w:del w:id="1919" w:author="yun qiao" w:date="2026-04-21T11:00:00Z">
                  <w:rPr>
                    <w:rFonts w:ascii="Cambria Math" w:eastAsia="宋体" w:hAnsi="Cambria Math" w:cs="Times New Roman"/>
                    <w:color w:val="000000" w:themeColor="text1"/>
                    <w:sz w:val="28"/>
                    <w14:ligatures w14:val="none"/>
                  </w:rPr>
                  <m:t>,c</m:t>
                </w:del>
              </m:r>
            </m:e>
          </m:d>
        </m:oMath>
      </m:oMathPara>
    </w:p>
    <w:p w14:paraId="1D8EF79D" w14:textId="1A1A5CF2" w:rsidR="005D6093" w:rsidRPr="004B17D5" w:rsidDel="00595429" w:rsidRDefault="00000000" w:rsidP="005D6093">
      <w:pPr>
        <w:widowControl/>
        <w:spacing w:before="100" w:after="0" w:line="480" w:lineRule="exact"/>
        <w:ind w:firstLineChars="200" w:firstLine="560"/>
        <w:jc w:val="both"/>
        <w:rPr>
          <w:del w:id="1920" w:author="yun qiao" w:date="2026-04-21T11:00:00Z"/>
          <w:rFonts w:ascii="Times New Roman" w:eastAsia="宋体" w:hAnsi="Times New Roman" w:cs="Times New Roman"/>
          <w:color w:val="000000" w:themeColor="text1"/>
          <w:sz w:val="28"/>
          <w14:ligatures w14:val="none"/>
        </w:rPr>
      </w:pPr>
      <w:del w:id="1921" w:author="yun qiao" w:date="2026-04-21T11:00:00Z">
        <w:r w:rsidRPr="004B17D5" w:rsidDel="00595429">
          <w:rPr>
            <w:rFonts w:ascii="Times New Roman" w:eastAsia="宋体" w:hAnsi="Times New Roman" w:cs="Times New Roman" w:hint="eastAsia"/>
            <w:color w:val="000000" w:themeColor="text1"/>
            <w:sz w:val="28"/>
            <w14:ligatures w14:val="none"/>
          </w:rPr>
          <w:delText>其中，</w:delText>
        </w:r>
      </w:del>
      <m:oMath>
        <m:sSubSup>
          <m:sSubSupPr>
            <m:ctrlPr>
              <w:del w:id="1922" w:author="yun qiao" w:date="2026-04-21T11:00:00Z">
                <w:rPr>
                  <w:rFonts w:ascii="Cambria Math" w:eastAsia="宋体" w:hAnsi="Cambria Math" w:cs="Times New Roman"/>
                  <w:i/>
                  <w:color w:val="000000" w:themeColor="text1"/>
                  <w:sz w:val="28"/>
                  <w:szCs w:val="20"/>
                  <w14:ligatures w14:val="none"/>
                </w:rPr>
              </w:del>
            </m:ctrlPr>
          </m:sSubSupPr>
          <m:e>
            <m:r>
              <w:del w:id="1923" w:author="yun qiao" w:date="2026-04-21T11:00:00Z">
                <w:rPr>
                  <w:rFonts w:ascii="Cambria Math" w:eastAsia="宋体" w:hAnsi="Cambria Math" w:cs="Times New Roman"/>
                  <w:color w:val="000000" w:themeColor="text1"/>
                  <w:sz w:val="28"/>
                  <w14:ligatures w14:val="none"/>
                </w:rPr>
                <m:t>y</m:t>
              </w:del>
            </m:r>
          </m:e>
          <m:sub>
            <m:r>
              <w:del w:id="1924" w:author="yun qiao" w:date="2026-04-21T11:00:00Z">
                <w:rPr>
                  <w:rFonts w:ascii="Cambria Math" w:eastAsia="宋体" w:hAnsi="Cambria Math" w:cs="Times New Roman"/>
                  <w:color w:val="000000" w:themeColor="text1"/>
                  <w:sz w:val="28"/>
                  <w14:ligatures w14:val="none"/>
                </w:rPr>
                <m:t>t</m:t>
              </w:del>
            </m:r>
          </m:sub>
          <m:sup>
            <m:r>
              <w:del w:id="1925" w:author="yun qiao" w:date="2026-04-21T11:00:00Z">
                <w:rPr>
                  <w:rFonts w:ascii="Cambria Math" w:eastAsia="宋体" w:hAnsi="Cambria Math" w:cs="Times New Roman"/>
                  <w:color w:val="000000" w:themeColor="text1"/>
                  <w:sz w:val="28"/>
                  <w14:ligatures w14:val="none"/>
                </w:rPr>
                <m:t>*</m:t>
              </w:del>
            </m:r>
          </m:sup>
        </m:sSubSup>
      </m:oMath>
      <w:del w:id="1926" w:author="yun qiao" w:date="2026-04-21T11:00:00Z">
        <w:r w:rsidRPr="004B17D5" w:rsidDel="00595429">
          <w:rPr>
            <w:rFonts w:ascii="Times New Roman" w:eastAsia="宋体" w:hAnsi="Times New Roman" w:cs="Times New Roman" w:hint="eastAsia"/>
            <w:color w:val="000000" w:themeColor="text1"/>
            <w:sz w:val="28"/>
            <w14:ligatures w14:val="none"/>
          </w:rPr>
          <w:delText>表示</w:delText>
        </w:r>
        <w:bookmarkStart w:id="1927" w:name="_Hlk227245398"/>
        <w:r w:rsidR="006A1B49" w:rsidRPr="004B17D5" w:rsidDel="00595429">
          <w:rPr>
            <w:rFonts w:ascii="Times New Roman" w:eastAsia="宋体" w:hAnsi="Times New Roman" w:cs="Times New Roman"/>
            <w:color w:val="000000" w:themeColor="text1"/>
            <w:sz w:val="28"/>
            <w14:ligatures w14:val="none"/>
          </w:rPr>
          <w:delText>第</w:delText>
        </w:r>
        <w:r w:rsidR="006A1B49" w:rsidRPr="004B17D5" w:rsidDel="00595429">
          <w:rPr>
            <w:rFonts w:ascii="Times New Roman" w:eastAsia="宋体" w:hAnsi="Times New Roman" w:cs="Times New Roman" w:hint="eastAsia"/>
            <w:color w:val="000000" w:themeColor="text1"/>
            <w:sz w:val="28"/>
            <w14:ligatures w14:val="none"/>
          </w:rPr>
          <w:delText>t</w:delText>
        </w:r>
        <w:r w:rsidR="006A1B49" w:rsidRPr="004B17D5" w:rsidDel="00595429">
          <w:rPr>
            <w:rFonts w:ascii="Times New Roman" w:eastAsia="宋体" w:hAnsi="Times New Roman" w:cs="Times New Roman"/>
            <w:color w:val="000000" w:themeColor="text1"/>
            <w:sz w:val="28"/>
            <w14:ligatures w14:val="none"/>
          </w:rPr>
          <w:delText>步的</w:delText>
        </w:r>
        <w:bookmarkEnd w:id="1927"/>
        <w:r w:rsidRPr="004B17D5" w:rsidDel="00595429">
          <w:rPr>
            <w:rFonts w:ascii="Times New Roman" w:eastAsia="宋体" w:hAnsi="Times New Roman" w:cs="Times New Roman" w:hint="eastAsia"/>
            <w:color w:val="000000" w:themeColor="text1"/>
            <w:sz w:val="28"/>
            <w14:ligatures w14:val="none"/>
          </w:rPr>
          <w:delText>真实操作原语，</w:delText>
        </w:r>
      </w:del>
      <m:oMath>
        <m:sSub>
          <m:sSubPr>
            <m:ctrlPr>
              <w:del w:id="1928" w:author="yun qiao" w:date="2026-04-21T11:00:00Z">
                <w:rPr>
                  <w:rFonts w:ascii="Cambria Math" w:eastAsia="宋体" w:hAnsi="Cambria Math" w:cs="Times New Roman"/>
                  <w:i/>
                  <w:color w:val="000000" w:themeColor="text1"/>
                  <w:sz w:val="28"/>
                  <w:szCs w:val="20"/>
                  <w14:ligatures w14:val="none"/>
                </w:rPr>
              </w:del>
            </m:ctrlPr>
          </m:sSubPr>
          <m:e>
            <m:r>
              <w:del w:id="1929" w:author="yun qiao" w:date="2026-04-21T11:00:00Z">
                <w:rPr>
                  <w:rFonts w:ascii="Cambria Math" w:eastAsia="宋体" w:hAnsi="Cambria Math" w:cs="Times New Roman"/>
                  <w:color w:val="000000" w:themeColor="text1"/>
                  <w:sz w:val="28"/>
                  <w14:ligatures w14:val="none"/>
                </w:rPr>
                <m:t>y</m:t>
              </w:del>
            </m:r>
          </m:e>
          <m:sub>
            <m:r>
              <w:del w:id="1930" w:author="yun qiao" w:date="2026-04-21T11:00:00Z">
                <w:rPr>
                  <w:rFonts w:ascii="Cambria Math" w:eastAsia="宋体" w:hAnsi="Cambria Math" w:cs="Times New Roman"/>
                  <w:color w:val="000000" w:themeColor="text1"/>
                  <w:sz w:val="28"/>
                  <w14:ligatures w14:val="none"/>
                </w:rPr>
                <m:t>&lt;t</m:t>
              </w:del>
            </m:r>
          </m:sub>
        </m:sSub>
      </m:oMath>
      <w:del w:id="1931" w:author="yun qiao" w:date="2026-04-21T11:00:00Z">
        <w:r w:rsidRPr="004B17D5" w:rsidDel="00595429">
          <w:rPr>
            <w:rFonts w:ascii="Times New Roman" w:eastAsia="宋体" w:hAnsi="Times New Roman" w:cs="Times New Roman" w:hint="eastAsia"/>
            <w:color w:val="000000" w:themeColor="text1"/>
            <w:sz w:val="28"/>
            <w14:ligatures w14:val="none"/>
          </w:rPr>
          <w:delText>表示其之前的真实序列，</w:delText>
        </w:r>
      </w:del>
      <m:oMath>
        <m:r>
          <w:del w:id="1932" w:author="yun qiao" w:date="2026-04-21T11:00:00Z">
            <w:rPr>
              <w:rFonts w:ascii="Cambria Math" w:eastAsia="宋体" w:hAnsi="Cambria Math" w:cs="Times New Roman"/>
              <w:color w:val="000000" w:themeColor="text1"/>
              <w:sz w:val="28"/>
              <w14:ligatures w14:val="none"/>
            </w:rPr>
            <m:t>c</m:t>
          </w:del>
        </m:r>
      </m:oMath>
      <w:del w:id="1933" w:author="yun qiao" w:date="2026-04-21T11:00:00Z">
        <w:r w:rsidRPr="004B17D5" w:rsidDel="00595429">
          <w:rPr>
            <w:rFonts w:ascii="Times New Roman" w:eastAsia="宋体" w:hAnsi="Times New Roman" w:cs="Times New Roman" w:hint="eastAsia"/>
            <w:color w:val="000000" w:themeColor="text1"/>
            <w:sz w:val="28"/>
            <w14:ligatures w14:val="none"/>
          </w:rPr>
          <w:delText>表示任务条件向量。</w:delText>
        </w:r>
      </w:del>
    </w:p>
    <w:p w14:paraId="62282018" w14:textId="4A4B430F" w:rsidR="00B95363" w:rsidRPr="004B17D5" w:rsidDel="00595429" w:rsidRDefault="005D6093" w:rsidP="005D6093">
      <w:pPr>
        <w:widowControl/>
        <w:spacing w:before="100" w:after="0" w:line="480" w:lineRule="exact"/>
        <w:ind w:firstLineChars="200" w:firstLine="560"/>
        <w:jc w:val="both"/>
        <w:rPr>
          <w:del w:id="1934" w:author="yun qiao" w:date="2026-04-21T11:00:00Z"/>
          <w:rFonts w:ascii="Times New Roman" w:eastAsia="宋体" w:hAnsi="Times New Roman" w:cs="Times New Roman"/>
          <w:color w:val="000000" w:themeColor="text1"/>
          <w:sz w:val="28"/>
          <w14:ligatures w14:val="none"/>
        </w:rPr>
      </w:pPr>
      <w:bookmarkStart w:id="1935" w:name="_Hlk227245441"/>
      <w:del w:id="1936" w:author="yun qiao" w:date="2026-04-21T11:00:00Z">
        <w:r w:rsidRPr="004B17D5" w:rsidDel="00595429">
          <w:rPr>
            <w:rFonts w:ascii="Times New Roman" w:eastAsia="宋体" w:hAnsi="Times New Roman" w:cs="Times New Roman"/>
            <w:color w:val="000000" w:themeColor="text1"/>
            <w:sz w:val="28"/>
            <w14:ligatures w14:val="none"/>
          </w:rPr>
          <w:delTex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delText>
        </w:r>
        <w:bookmarkEnd w:id="1935"/>
        <w:r w:rsidRPr="004B17D5" w:rsidDel="00595429">
          <w:rPr>
            <w:rFonts w:ascii="Times New Roman" w:eastAsia="宋体" w:hAnsi="Times New Roman" w:cs="Times New Roman" w:hint="eastAsia"/>
            <w:color w:val="000000" w:themeColor="text1"/>
            <w:sz w:val="28"/>
            <w14:ligatures w14:val="none"/>
          </w:rPr>
          <w:delText>：</w:delText>
        </w:r>
      </w:del>
    </w:p>
    <w:p w14:paraId="38641A93" w14:textId="476A6FB1" w:rsidR="00B95363" w:rsidRPr="00BB24F9" w:rsidDel="00595429" w:rsidRDefault="00000000">
      <w:pPr>
        <w:widowControl/>
        <w:spacing w:before="100" w:after="0" w:line="360" w:lineRule="auto"/>
        <w:jc w:val="both"/>
        <w:rPr>
          <w:del w:id="1937" w:author="yun qiao" w:date="2026-04-21T11:00:00Z"/>
          <w:rFonts w:ascii="Times New Roman" w:eastAsia="宋体" w:hAnsi="Times New Roman" w:cs="Times New Roman"/>
          <w:color w:val="000000" w:themeColor="text1"/>
          <w:sz w:val="28"/>
          <w:highlight w:val="yellow"/>
          <w14:ligatures w14:val="none"/>
          <w:rPrChange w:id="1938" w:author="yun qiao" w:date="2026-04-21T14:54:00Z">
            <w:rPr>
              <w:del w:id="1939" w:author="yun qiao" w:date="2026-04-21T11:00:00Z"/>
              <w:rFonts w:ascii="Times New Roman" w:eastAsia="宋体" w:hAnsi="Times New Roman" w:cs="Times New Roman"/>
              <w:color w:val="000000" w:themeColor="text1"/>
              <w:sz w:val="28"/>
              <w14:ligatures w14:val="none"/>
            </w:rPr>
          </w:rPrChange>
        </w:rPr>
      </w:pPr>
      <m:oMathPara>
        <m:oMath>
          <m:sSub>
            <m:sSubPr>
              <m:ctrlPr>
                <w:del w:id="1940" w:author="yun qiao" w:date="2026-04-21T11:00:00Z">
                  <w:rPr>
                    <w:rFonts w:ascii="Cambria Math" w:eastAsia="宋体" w:hAnsi="Cambria Math" w:cs="Times New Roman"/>
                    <w:i/>
                    <w:color w:val="000000" w:themeColor="text1"/>
                    <w:sz w:val="28"/>
                    <w:szCs w:val="20"/>
                    <w14:ligatures w14:val="none"/>
                  </w:rPr>
                </w:del>
              </m:ctrlPr>
            </m:sSubPr>
            <m:e>
              <m:r>
                <w:del w:id="1941" w:author="yun qiao" w:date="2026-04-21T11:00:00Z">
                  <m:rPr>
                    <m:scr m:val="script"/>
                  </m:rPr>
                  <w:rPr>
                    <w:rFonts w:ascii="Cambria Math" w:eastAsia="宋体" w:hAnsi="Cambria Math" w:cs="Times New Roman"/>
                    <w:color w:val="000000" w:themeColor="text1"/>
                    <w:sz w:val="28"/>
                    <w14:ligatures w14:val="none"/>
                  </w:rPr>
                  <m:t>L</m:t>
                </w:del>
              </m:r>
            </m:e>
            <m:sub>
              <m:r>
                <w:del w:id="1942" w:author="yun qiao" w:date="2026-04-21T11:00:00Z">
                  <w:rPr>
                    <w:rFonts w:ascii="Cambria Math" w:eastAsia="宋体" w:hAnsi="Cambria Math" w:cs="Times New Roman"/>
                    <w:color w:val="000000" w:themeColor="text1"/>
                    <w:sz w:val="28"/>
                    <w14:ligatures w14:val="none"/>
                  </w:rPr>
                  <m:t>trans</m:t>
                </w:del>
              </m:r>
            </m:sub>
          </m:sSub>
          <m:r>
            <w:del w:id="1943" w:author="yun qiao" w:date="2026-04-21T11:00:00Z">
              <w:rPr>
                <w:rFonts w:ascii="Cambria Math" w:eastAsia="宋体" w:hAnsi="Cambria Math" w:cs="Times New Roman"/>
                <w:color w:val="000000" w:themeColor="text1"/>
                <w:sz w:val="28"/>
                <w14:ligatures w14:val="none"/>
              </w:rPr>
              <m:t>=</m:t>
            </w:del>
          </m:r>
          <m:nary>
            <m:naryPr>
              <m:chr m:val="∑"/>
              <m:ctrlPr>
                <w:del w:id="1944" w:author="yun qiao" w:date="2026-04-21T11:00:00Z">
                  <w:rPr>
                    <w:rFonts w:ascii="Cambria Math" w:eastAsia="宋体" w:hAnsi="Cambria Math" w:cs="Times New Roman"/>
                    <w:i/>
                    <w:color w:val="000000" w:themeColor="text1"/>
                    <w:sz w:val="28"/>
                    <w:szCs w:val="20"/>
                    <w:highlight w:val="yellow"/>
                    <w14:ligatures w14:val="none"/>
                    <w:rPrChange w:id="1945" w:author="yun qiao" w:date="2026-04-21T14:54:00Z">
                      <w:rPr>
                        <w:rFonts w:ascii="Cambria Math" w:eastAsia="宋体" w:hAnsi="Cambria Math" w:cs="Times New Roman"/>
                        <w:i/>
                        <w:color w:val="000000" w:themeColor="text1"/>
                        <w:sz w:val="28"/>
                        <w:szCs w:val="20"/>
                        <w14:ligatures w14:val="none"/>
                      </w:rPr>
                    </w:rPrChange>
                  </w:rPr>
                </w:del>
              </m:ctrlPr>
            </m:naryPr>
            <m:sub>
              <m:r>
                <w:del w:id="1946" w:author="yun qiao" w:date="2026-04-21T11:00:00Z">
                  <w:rPr>
                    <w:rFonts w:ascii="Cambria Math" w:eastAsia="宋体" w:hAnsi="Cambria Math" w:cs="Times New Roman"/>
                    <w:color w:val="000000" w:themeColor="text1"/>
                    <w:sz w:val="28"/>
                    <w:highlight w:val="yellow"/>
                    <w14:ligatures w14:val="none"/>
                    <w:rPrChange w:id="1947" w:author="yun qiao" w:date="2026-04-21T14:54:00Z">
                      <w:rPr>
                        <w:rFonts w:ascii="Cambria Math" w:eastAsia="宋体" w:hAnsi="Cambria Math" w:cs="Times New Roman"/>
                        <w:color w:val="000000" w:themeColor="text1"/>
                        <w:sz w:val="28"/>
                        <w14:ligatures w14:val="none"/>
                      </w:rPr>
                    </w:rPrChange>
                  </w:rPr>
                  <m:t>t=2</m:t>
                </w:del>
              </m:r>
            </m:sub>
            <m:sup>
              <m:r>
                <w:del w:id="1948" w:author="yun qiao" w:date="2026-04-21T11:00:00Z">
                  <w:rPr>
                    <w:rFonts w:ascii="Cambria Math" w:eastAsia="宋体" w:hAnsi="Cambria Math" w:cs="Times New Roman"/>
                    <w:color w:val="000000" w:themeColor="text1"/>
                    <w:sz w:val="28"/>
                    <w:highlight w:val="yellow"/>
                    <w14:ligatures w14:val="none"/>
                    <w:rPrChange w:id="1949" w:author="yun qiao" w:date="2026-04-21T14:54:00Z">
                      <w:rPr>
                        <w:rFonts w:ascii="Cambria Math" w:eastAsia="宋体" w:hAnsi="Cambria Math" w:cs="Times New Roman"/>
                        <w:color w:val="000000" w:themeColor="text1"/>
                        <w:sz w:val="28"/>
                        <w14:ligatures w14:val="none"/>
                      </w:rPr>
                    </w:rPrChange>
                  </w:rPr>
                  <m:t>T</m:t>
                </w:del>
              </m:r>
            </m:sup>
            <m:e>
              <m:nary>
                <m:naryPr>
                  <m:chr m:val="∑"/>
                  <m:supHide m:val="1"/>
                  <m:ctrlPr>
                    <w:del w:id="1950" w:author="yun qiao" w:date="2026-04-21T11:00:00Z">
                      <w:rPr>
                        <w:rFonts w:ascii="Cambria Math" w:eastAsia="宋体" w:hAnsi="Cambria Math" w:cs="Times New Roman"/>
                        <w:i/>
                        <w:color w:val="000000" w:themeColor="text1"/>
                        <w:sz w:val="28"/>
                        <w:szCs w:val="20"/>
                        <w:highlight w:val="yellow"/>
                        <w14:ligatures w14:val="none"/>
                        <w:rPrChange w:id="1951" w:author="yun qiao" w:date="2026-04-21T14:54:00Z">
                          <w:rPr>
                            <w:rFonts w:ascii="Cambria Math" w:eastAsia="宋体" w:hAnsi="Cambria Math" w:cs="Times New Roman"/>
                            <w:i/>
                            <w:color w:val="000000" w:themeColor="text1"/>
                            <w:sz w:val="28"/>
                            <w:szCs w:val="20"/>
                            <w14:ligatures w14:val="none"/>
                          </w:rPr>
                        </w:rPrChange>
                      </w:rPr>
                    </w:del>
                  </m:ctrlPr>
                </m:naryPr>
                <m:sub>
                  <m:r>
                    <w:del w:id="1952" w:author="yun qiao" w:date="2026-04-21T11:00:00Z">
                      <w:rPr>
                        <w:rFonts w:ascii="Cambria Math" w:eastAsia="宋体" w:hAnsi="Cambria Math" w:cs="Times New Roman"/>
                        <w:color w:val="000000" w:themeColor="text1"/>
                        <w:sz w:val="28"/>
                        <w:highlight w:val="yellow"/>
                        <w14:ligatures w14:val="none"/>
                        <w:rPrChange w:id="1953" w:author="yun qiao" w:date="2026-04-21T14:54:00Z">
                          <w:rPr>
                            <w:rFonts w:ascii="Cambria Math" w:eastAsia="宋体" w:hAnsi="Cambria Math" w:cs="Times New Roman"/>
                            <w:color w:val="000000" w:themeColor="text1"/>
                            <w:sz w:val="28"/>
                            <w14:ligatures w14:val="none"/>
                          </w:rPr>
                        </w:rPrChange>
                      </w:rPr>
                      <m:t>j</m:t>
                    </w:del>
                  </m:r>
                  <m:r>
                    <w:del w:id="1954" w:author="yun qiao" w:date="2026-04-21T11:00:00Z">
                      <m:rPr>
                        <m:scr m:val="script"/>
                      </m:rPr>
                      <w:rPr>
                        <w:rFonts w:ascii="Cambria Math" w:eastAsia="宋体" w:hAnsi="Cambria Math" w:cs="Times New Roman"/>
                        <w:color w:val="000000" w:themeColor="text1"/>
                        <w:sz w:val="28"/>
                        <w:highlight w:val="yellow"/>
                        <w14:ligatures w14:val="none"/>
                        <w:rPrChange w:id="1955" w:author="yun qiao" w:date="2026-04-21T14:54:00Z">
                          <w:rPr>
                            <w:rFonts w:ascii="Cambria Math" w:eastAsia="宋体" w:hAnsi="Cambria Math" w:cs="Times New Roman"/>
                            <w:color w:val="000000" w:themeColor="text1"/>
                            <w:sz w:val="28"/>
                            <w14:ligatures w14:val="none"/>
                          </w:rPr>
                        </w:rPrChange>
                      </w:rPr>
                      <m:t>∈I</m:t>
                    </w:del>
                  </m:r>
                  <m:d>
                    <m:dPr>
                      <m:ctrlPr>
                        <w:del w:id="1956" w:author="yun qiao" w:date="2026-04-21T11:00:00Z">
                          <w:rPr>
                            <w:rFonts w:ascii="Cambria Math" w:eastAsia="宋体" w:hAnsi="Cambria Math" w:cs="Times New Roman"/>
                            <w:i/>
                            <w:color w:val="000000" w:themeColor="text1"/>
                            <w:sz w:val="28"/>
                            <w:szCs w:val="20"/>
                            <w:highlight w:val="yellow"/>
                            <w14:ligatures w14:val="none"/>
                            <w:rPrChange w:id="1957" w:author="yun qiao" w:date="2026-04-21T14:54:00Z">
                              <w:rPr>
                                <w:rFonts w:ascii="Cambria Math" w:eastAsia="宋体" w:hAnsi="Cambria Math" w:cs="Times New Roman"/>
                                <w:i/>
                                <w:color w:val="000000" w:themeColor="text1"/>
                                <w:sz w:val="28"/>
                                <w:szCs w:val="20"/>
                                <w14:ligatures w14:val="none"/>
                              </w:rPr>
                            </w:rPrChange>
                          </w:rPr>
                        </w:del>
                      </m:ctrlPr>
                    </m:dPr>
                    <m:e>
                      <m:sSub>
                        <m:sSubPr>
                          <m:ctrlPr>
                            <w:del w:id="1958" w:author="yun qiao" w:date="2026-04-21T11:00:00Z">
                              <w:rPr>
                                <w:rFonts w:ascii="Cambria Math" w:eastAsia="宋体" w:hAnsi="Cambria Math" w:cs="Times New Roman"/>
                                <w:i/>
                                <w:color w:val="000000" w:themeColor="text1"/>
                                <w:sz w:val="28"/>
                                <w:szCs w:val="20"/>
                                <w:highlight w:val="yellow"/>
                                <w14:ligatures w14:val="none"/>
                                <w:rPrChange w:id="1959" w:author="yun qiao" w:date="2026-04-21T14:54:00Z">
                                  <w:rPr>
                                    <w:rFonts w:ascii="Cambria Math" w:eastAsia="宋体" w:hAnsi="Cambria Math" w:cs="Times New Roman"/>
                                    <w:i/>
                                    <w:color w:val="000000" w:themeColor="text1"/>
                                    <w:sz w:val="28"/>
                                    <w:szCs w:val="20"/>
                                    <w14:ligatures w14:val="none"/>
                                  </w:rPr>
                                </w:rPrChange>
                              </w:rPr>
                            </w:del>
                          </m:ctrlPr>
                        </m:sSubPr>
                        <m:e>
                          <m:r>
                            <w:del w:id="1960" w:author="yun qiao" w:date="2026-04-21T11:00:00Z">
                              <w:rPr>
                                <w:rFonts w:ascii="Cambria Math" w:eastAsia="宋体" w:hAnsi="Cambria Math" w:cs="Times New Roman"/>
                                <w:color w:val="000000" w:themeColor="text1"/>
                                <w:sz w:val="28"/>
                                <w:highlight w:val="yellow"/>
                                <w14:ligatures w14:val="none"/>
                                <w:rPrChange w:id="1961" w:author="yun qiao" w:date="2026-04-21T14:54:00Z">
                                  <w:rPr>
                                    <w:rFonts w:ascii="Cambria Math" w:eastAsia="宋体" w:hAnsi="Cambria Math" w:cs="Times New Roman"/>
                                    <w:color w:val="000000" w:themeColor="text1"/>
                                    <w:sz w:val="28"/>
                                    <w14:ligatures w14:val="none"/>
                                  </w:rPr>
                                </w:rPrChange>
                              </w:rPr>
                              <m:t>y</m:t>
                            </w:del>
                          </m:r>
                        </m:e>
                        <m:sub>
                          <m:r>
                            <w:del w:id="1962" w:author="yun qiao" w:date="2026-04-21T11:00:00Z">
                              <w:rPr>
                                <w:rFonts w:ascii="Cambria Math" w:eastAsia="宋体" w:hAnsi="Cambria Math" w:cs="Times New Roman"/>
                                <w:color w:val="000000" w:themeColor="text1"/>
                                <w:sz w:val="28"/>
                                <w:highlight w:val="yellow"/>
                                <w14:ligatures w14:val="none"/>
                                <w:rPrChange w:id="1963" w:author="yun qiao" w:date="2026-04-21T14:54:00Z">
                                  <w:rPr>
                                    <w:rFonts w:ascii="Cambria Math" w:eastAsia="宋体" w:hAnsi="Cambria Math" w:cs="Times New Roman"/>
                                    <w:color w:val="000000" w:themeColor="text1"/>
                                    <w:sz w:val="28"/>
                                    <w14:ligatures w14:val="none"/>
                                  </w:rPr>
                                </w:rPrChange>
                              </w:rPr>
                              <m:t>t-1</m:t>
                            </w:del>
                          </m:r>
                        </m:sub>
                      </m:sSub>
                    </m:e>
                  </m:d>
                </m:sub>
                <m:sup/>
                <m:e>
                  <m:r>
                    <w:del w:id="1964" w:author="yun qiao" w:date="2026-04-21T11:00:00Z">
                      <w:rPr>
                        <w:rFonts w:ascii="Cambria Math" w:eastAsia="宋体" w:hAnsi="Cambria Math" w:cs="Times New Roman"/>
                        <w:color w:val="000000" w:themeColor="text1"/>
                        <w:sz w:val="28"/>
                        <w:highlight w:val="yellow"/>
                        <w14:ligatures w14:val="none"/>
                        <w:rPrChange w:id="1965" w:author="yun qiao" w:date="2026-04-21T14:54:00Z">
                          <w:rPr>
                            <w:rFonts w:ascii="Cambria Math" w:eastAsia="宋体" w:hAnsi="Cambria Math" w:cs="Times New Roman"/>
                            <w:color w:val="000000" w:themeColor="text1"/>
                            <w:sz w:val="28"/>
                            <w14:ligatures w14:val="none"/>
                          </w:rPr>
                        </w:rPrChange>
                      </w:rPr>
                      <m:t>P</m:t>
                    </w:del>
                  </m:r>
                  <m:d>
                    <m:dPr>
                      <m:sepChr m:val="∣"/>
                      <m:ctrlPr>
                        <w:del w:id="1966" w:author="yun qiao" w:date="2026-04-21T11:00:00Z">
                          <w:rPr>
                            <w:rFonts w:ascii="Cambria Math" w:eastAsia="宋体" w:hAnsi="Cambria Math" w:cs="Times New Roman"/>
                            <w:i/>
                            <w:color w:val="000000" w:themeColor="text1"/>
                            <w:sz w:val="28"/>
                            <w:szCs w:val="20"/>
                            <w:highlight w:val="yellow"/>
                            <w14:ligatures w14:val="none"/>
                            <w:rPrChange w:id="1967" w:author="yun qiao" w:date="2026-04-21T14:54:00Z">
                              <w:rPr>
                                <w:rFonts w:ascii="Cambria Math" w:eastAsia="宋体" w:hAnsi="Cambria Math" w:cs="Times New Roman"/>
                                <w:i/>
                                <w:color w:val="000000" w:themeColor="text1"/>
                                <w:sz w:val="28"/>
                                <w:szCs w:val="20"/>
                                <w14:ligatures w14:val="none"/>
                              </w:rPr>
                            </w:rPrChange>
                          </w:rPr>
                        </w:del>
                      </m:ctrlPr>
                    </m:dPr>
                    <m:e>
                      <m:r>
                        <w:del w:id="1968" w:author="yun qiao" w:date="2026-04-21T11:00:00Z">
                          <w:rPr>
                            <w:rFonts w:ascii="Cambria Math" w:eastAsia="宋体" w:hAnsi="Cambria Math" w:cs="Times New Roman"/>
                            <w:color w:val="000000" w:themeColor="text1"/>
                            <w:sz w:val="28"/>
                            <w:highlight w:val="yellow"/>
                            <w14:ligatures w14:val="none"/>
                            <w:rPrChange w:id="1969" w:author="yun qiao" w:date="2026-04-21T14:54:00Z">
                              <w:rPr>
                                <w:rFonts w:ascii="Cambria Math" w:eastAsia="宋体" w:hAnsi="Cambria Math" w:cs="Times New Roman"/>
                                <w:color w:val="000000" w:themeColor="text1"/>
                                <w:sz w:val="28"/>
                                <w14:ligatures w14:val="none"/>
                              </w:rPr>
                            </w:rPrChange>
                          </w:rPr>
                          <m:t>j</m:t>
                        </w:del>
                      </m:r>
                    </m:e>
                    <m:e>
                      <m:sSub>
                        <m:sSubPr>
                          <m:ctrlPr>
                            <w:del w:id="1970" w:author="yun qiao" w:date="2026-04-21T11:00:00Z">
                              <w:rPr>
                                <w:rFonts w:ascii="Cambria Math" w:eastAsia="宋体" w:hAnsi="Cambria Math" w:cs="Times New Roman"/>
                                <w:i/>
                                <w:color w:val="000000" w:themeColor="text1"/>
                                <w:sz w:val="28"/>
                                <w:szCs w:val="20"/>
                                <w:highlight w:val="yellow"/>
                                <w14:ligatures w14:val="none"/>
                                <w:rPrChange w:id="1971" w:author="yun qiao" w:date="2026-04-21T14:54:00Z">
                                  <w:rPr>
                                    <w:rFonts w:ascii="Cambria Math" w:eastAsia="宋体" w:hAnsi="Cambria Math" w:cs="Times New Roman"/>
                                    <w:i/>
                                    <w:color w:val="000000" w:themeColor="text1"/>
                                    <w:sz w:val="28"/>
                                    <w:szCs w:val="20"/>
                                    <w14:ligatures w14:val="none"/>
                                  </w:rPr>
                                </w:rPrChange>
                              </w:rPr>
                            </w:del>
                          </m:ctrlPr>
                        </m:sSubPr>
                        <m:e>
                          <m:r>
                            <w:del w:id="1972" w:author="yun qiao" w:date="2026-04-21T11:00:00Z">
                              <w:rPr>
                                <w:rFonts w:ascii="Cambria Math" w:eastAsia="宋体" w:hAnsi="Cambria Math" w:cs="Times New Roman"/>
                                <w:color w:val="000000" w:themeColor="text1"/>
                                <w:sz w:val="28"/>
                                <w:highlight w:val="yellow"/>
                                <w14:ligatures w14:val="none"/>
                                <w:rPrChange w:id="1973" w:author="yun qiao" w:date="2026-04-21T14:54:00Z">
                                  <w:rPr>
                                    <w:rFonts w:ascii="Cambria Math" w:eastAsia="宋体" w:hAnsi="Cambria Math" w:cs="Times New Roman"/>
                                    <w:color w:val="000000" w:themeColor="text1"/>
                                    <w:sz w:val="28"/>
                                    <w14:ligatures w14:val="none"/>
                                  </w:rPr>
                                </w:rPrChange>
                              </w:rPr>
                              <m:t>y</m:t>
                            </w:del>
                          </m:r>
                        </m:e>
                        <m:sub>
                          <m:r>
                            <w:del w:id="1974" w:author="yun qiao" w:date="2026-04-21T11:00:00Z">
                              <w:rPr>
                                <w:rFonts w:ascii="Cambria Math" w:eastAsia="宋体" w:hAnsi="Cambria Math" w:cs="Times New Roman"/>
                                <w:color w:val="000000" w:themeColor="text1"/>
                                <w:sz w:val="28"/>
                                <w:highlight w:val="yellow"/>
                                <w14:ligatures w14:val="none"/>
                                <w:rPrChange w:id="1975" w:author="yun qiao" w:date="2026-04-21T14:54:00Z">
                                  <w:rPr>
                                    <w:rFonts w:ascii="Cambria Math" w:eastAsia="宋体" w:hAnsi="Cambria Math" w:cs="Times New Roman"/>
                                    <w:color w:val="000000" w:themeColor="text1"/>
                                    <w:sz w:val="28"/>
                                    <w14:ligatures w14:val="none"/>
                                  </w:rPr>
                                </w:rPrChange>
                              </w:rPr>
                              <m:t>&lt;t</m:t>
                            </w:del>
                          </m:r>
                        </m:sub>
                      </m:sSub>
                      <m:r>
                        <w:del w:id="1976" w:author="yun qiao" w:date="2026-04-21T11:00:00Z">
                          <w:rPr>
                            <w:rFonts w:ascii="Cambria Math" w:eastAsia="宋体" w:hAnsi="Cambria Math" w:cs="Times New Roman"/>
                            <w:color w:val="000000" w:themeColor="text1"/>
                            <w:sz w:val="28"/>
                            <w:highlight w:val="yellow"/>
                            <w14:ligatures w14:val="none"/>
                            <w:rPrChange w:id="1977" w:author="yun qiao" w:date="2026-04-21T14:54:00Z">
                              <w:rPr>
                                <w:rFonts w:ascii="Cambria Math" w:eastAsia="宋体" w:hAnsi="Cambria Math" w:cs="Times New Roman"/>
                                <w:color w:val="000000" w:themeColor="text1"/>
                                <w:sz w:val="28"/>
                                <w14:ligatures w14:val="none"/>
                              </w:rPr>
                            </w:rPrChange>
                          </w:rPr>
                          <m:t>,c</m:t>
                        </w:del>
                      </m:r>
                    </m:e>
                  </m:d>
                </m:e>
              </m:nary>
            </m:e>
          </m:nary>
        </m:oMath>
      </m:oMathPara>
    </w:p>
    <w:p w14:paraId="735C5BC8" w14:textId="436430FA" w:rsidR="00B95363" w:rsidRPr="00BB24F9" w:rsidDel="00595429" w:rsidRDefault="00000000">
      <w:pPr>
        <w:widowControl/>
        <w:spacing w:before="100" w:after="0" w:line="360" w:lineRule="auto"/>
        <w:ind w:firstLineChars="200" w:firstLine="560"/>
        <w:jc w:val="both"/>
        <w:rPr>
          <w:del w:id="1978" w:author="yun qiao" w:date="2026-04-21T11:00:00Z"/>
          <w:rFonts w:ascii="Times New Roman" w:eastAsia="宋体" w:hAnsi="Times New Roman" w:cs="Times New Roman"/>
          <w:color w:val="000000" w:themeColor="text1"/>
          <w:sz w:val="28"/>
          <w:highlight w:val="yellow"/>
          <w14:ligatures w14:val="none"/>
          <w:rPrChange w:id="1979" w:author="yun qiao" w:date="2026-04-21T14:54:00Z">
            <w:rPr>
              <w:del w:id="1980" w:author="yun qiao" w:date="2026-04-21T11:00:00Z"/>
              <w:rFonts w:ascii="Times New Roman" w:eastAsia="宋体" w:hAnsi="Times New Roman" w:cs="Times New Roman"/>
              <w:color w:val="000000" w:themeColor="text1"/>
              <w:sz w:val="28"/>
              <w14:ligatures w14:val="none"/>
            </w:rPr>
          </w:rPrChange>
        </w:rPr>
      </w:pPr>
      <w:del w:id="1981" w:author="yun qiao" w:date="2026-04-21T11:00:00Z">
        <w:r w:rsidRPr="00BB24F9" w:rsidDel="00595429">
          <w:rPr>
            <w:rFonts w:ascii="Times New Roman" w:eastAsia="宋体" w:hAnsi="Times New Roman" w:cs="Times New Roman" w:hint="eastAsia"/>
            <w:color w:val="000000" w:themeColor="text1"/>
            <w:sz w:val="28"/>
            <w:highlight w:val="yellow"/>
            <w14:ligatures w14:val="none"/>
            <w:rPrChange w:id="1982" w:author="yun qiao" w:date="2026-04-21T14:54:00Z">
              <w:rPr>
                <w:rFonts w:ascii="Times New Roman" w:eastAsia="宋体" w:hAnsi="Times New Roman" w:cs="Times New Roman" w:hint="eastAsia"/>
                <w:color w:val="000000" w:themeColor="text1"/>
                <w:sz w:val="28"/>
                <w14:ligatures w14:val="none"/>
              </w:rPr>
            </w:rPrChange>
          </w:rPr>
          <w:delText>其中，</w:delText>
        </w:r>
      </w:del>
      <m:oMath>
        <m:r>
          <w:del w:id="1983" w:author="yun qiao" w:date="2026-04-21T11:00:00Z">
            <m:rPr>
              <m:scr m:val="script"/>
            </m:rPr>
            <w:rPr>
              <w:rFonts w:ascii="Cambria Math" w:eastAsia="宋体" w:hAnsi="Cambria Math" w:cs="Times New Roman"/>
              <w:color w:val="000000" w:themeColor="text1"/>
              <w:sz w:val="28"/>
              <w:highlight w:val="yellow"/>
              <w14:ligatures w14:val="none"/>
              <w:rPrChange w:id="1984" w:author="yun qiao" w:date="2026-04-21T14:54:00Z">
                <w:rPr>
                  <w:rFonts w:ascii="Cambria Math" w:eastAsia="宋体" w:hAnsi="Cambria Math" w:cs="Times New Roman"/>
                  <w:color w:val="000000" w:themeColor="text1"/>
                  <w:sz w:val="28"/>
                  <w14:ligatures w14:val="none"/>
                </w:rPr>
              </w:rPrChange>
            </w:rPr>
            <m:t>I</m:t>
          </w:del>
        </m:r>
        <m:d>
          <m:dPr>
            <m:ctrlPr>
              <w:del w:id="1985" w:author="yun qiao" w:date="2026-04-21T11:00:00Z">
                <w:rPr>
                  <w:rFonts w:ascii="Cambria Math" w:eastAsia="宋体" w:hAnsi="Cambria Math" w:cs="Times New Roman"/>
                  <w:i/>
                  <w:color w:val="000000" w:themeColor="text1"/>
                  <w:sz w:val="28"/>
                  <w:szCs w:val="20"/>
                  <w:highlight w:val="yellow"/>
                  <w14:ligatures w14:val="none"/>
                  <w:rPrChange w:id="1986" w:author="yun qiao" w:date="2026-04-21T14:54:00Z">
                    <w:rPr>
                      <w:rFonts w:ascii="Cambria Math" w:eastAsia="宋体" w:hAnsi="Cambria Math" w:cs="Times New Roman"/>
                      <w:i/>
                      <w:color w:val="000000" w:themeColor="text1"/>
                      <w:sz w:val="28"/>
                      <w:szCs w:val="20"/>
                      <w14:ligatures w14:val="none"/>
                    </w:rPr>
                  </w:rPrChange>
                </w:rPr>
              </w:del>
            </m:ctrlPr>
          </m:dPr>
          <m:e>
            <m:sSub>
              <m:sSubPr>
                <m:ctrlPr>
                  <w:del w:id="1987" w:author="yun qiao" w:date="2026-04-21T11:00:00Z">
                    <w:rPr>
                      <w:rFonts w:ascii="Cambria Math" w:eastAsia="宋体" w:hAnsi="Cambria Math" w:cs="Times New Roman"/>
                      <w:i/>
                      <w:color w:val="000000" w:themeColor="text1"/>
                      <w:sz w:val="28"/>
                      <w:szCs w:val="20"/>
                      <w:highlight w:val="yellow"/>
                      <w14:ligatures w14:val="none"/>
                      <w:rPrChange w:id="1988" w:author="yun qiao" w:date="2026-04-21T14:54:00Z">
                        <w:rPr>
                          <w:rFonts w:ascii="Cambria Math" w:eastAsia="宋体" w:hAnsi="Cambria Math" w:cs="Times New Roman"/>
                          <w:i/>
                          <w:color w:val="000000" w:themeColor="text1"/>
                          <w:sz w:val="28"/>
                          <w:szCs w:val="20"/>
                          <w14:ligatures w14:val="none"/>
                        </w:rPr>
                      </w:rPrChange>
                    </w:rPr>
                  </w:del>
                </m:ctrlPr>
              </m:sSubPr>
              <m:e>
                <m:r>
                  <w:del w:id="1989" w:author="yun qiao" w:date="2026-04-21T11:00:00Z">
                    <w:rPr>
                      <w:rFonts w:ascii="Cambria Math" w:eastAsia="宋体" w:hAnsi="Cambria Math" w:cs="Times New Roman"/>
                      <w:color w:val="000000" w:themeColor="text1"/>
                      <w:sz w:val="28"/>
                      <w:highlight w:val="yellow"/>
                      <w14:ligatures w14:val="none"/>
                      <w:rPrChange w:id="1990" w:author="yun qiao" w:date="2026-04-21T14:54:00Z">
                        <w:rPr>
                          <w:rFonts w:ascii="Cambria Math" w:eastAsia="宋体" w:hAnsi="Cambria Math" w:cs="Times New Roman"/>
                          <w:color w:val="000000" w:themeColor="text1"/>
                          <w:sz w:val="28"/>
                          <w14:ligatures w14:val="none"/>
                        </w:rPr>
                      </w:rPrChange>
                    </w:rPr>
                    <m:t>y</m:t>
                  </w:del>
                </m:r>
              </m:e>
              <m:sub>
                <m:r>
                  <w:del w:id="1991" w:author="yun qiao" w:date="2026-04-21T11:00:00Z">
                    <w:rPr>
                      <w:rFonts w:ascii="Cambria Math" w:eastAsia="宋体" w:hAnsi="Cambria Math" w:cs="Times New Roman"/>
                      <w:color w:val="000000" w:themeColor="text1"/>
                      <w:sz w:val="28"/>
                      <w:highlight w:val="yellow"/>
                      <w14:ligatures w14:val="none"/>
                      <w:rPrChange w:id="1992" w:author="yun qiao" w:date="2026-04-21T14:54:00Z">
                        <w:rPr>
                          <w:rFonts w:ascii="Cambria Math" w:eastAsia="宋体" w:hAnsi="Cambria Math" w:cs="Times New Roman"/>
                          <w:color w:val="000000" w:themeColor="text1"/>
                          <w:sz w:val="28"/>
                          <w14:ligatures w14:val="none"/>
                        </w:rPr>
                      </w:rPrChange>
                    </w:rPr>
                    <m:t>t-1</m:t>
                  </w:del>
                </m:r>
              </m:sub>
            </m:sSub>
          </m:e>
        </m:d>
      </m:oMath>
      <w:del w:id="1993" w:author="yun qiao" w:date="2026-04-21T11:00:00Z">
        <w:r w:rsidRPr="00BB24F9" w:rsidDel="00595429">
          <w:rPr>
            <w:rFonts w:ascii="Times New Roman" w:eastAsia="宋体" w:hAnsi="Times New Roman" w:cs="Times New Roman" w:hint="eastAsia"/>
            <w:color w:val="000000" w:themeColor="text1"/>
            <w:sz w:val="28"/>
            <w:highlight w:val="yellow"/>
            <w14:ligatures w14:val="none"/>
            <w:rPrChange w:id="1994" w:author="yun qiao" w:date="2026-04-21T14:54:00Z">
              <w:rPr>
                <w:rFonts w:ascii="Times New Roman" w:eastAsia="宋体" w:hAnsi="Times New Roman" w:cs="Times New Roman" w:hint="eastAsia"/>
                <w:color w:val="000000" w:themeColor="text1"/>
                <w:sz w:val="28"/>
                <w14:ligatures w14:val="none"/>
              </w:rPr>
            </w:rPrChange>
          </w:rPr>
          <w:delText>表示在前一操作原语</w:delText>
        </w:r>
      </w:del>
      <m:oMath>
        <m:sSub>
          <m:sSubPr>
            <m:ctrlPr>
              <w:del w:id="1995" w:author="yun qiao" w:date="2026-04-21T11:00:00Z">
                <w:rPr>
                  <w:rFonts w:ascii="Cambria Math" w:eastAsia="宋体" w:hAnsi="Cambria Math" w:cs="Times New Roman"/>
                  <w:i/>
                  <w:color w:val="000000" w:themeColor="text1"/>
                  <w:sz w:val="28"/>
                  <w:szCs w:val="20"/>
                  <w:highlight w:val="yellow"/>
                  <w14:ligatures w14:val="none"/>
                  <w:rPrChange w:id="1996" w:author="yun qiao" w:date="2026-04-21T14:54:00Z">
                    <w:rPr>
                      <w:rFonts w:ascii="Cambria Math" w:eastAsia="宋体" w:hAnsi="Cambria Math" w:cs="Times New Roman"/>
                      <w:i/>
                      <w:color w:val="000000" w:themeColor="text1"/>
                      <w:sz w:val="28"/>
                      <w:szCs w:val="20"/>
                      <w14:ligatures w14:val="none"/>
                    </w:rPr>
                  </w:rPrChange>
                </w:rPr>
              </w:del>
            </m:ctrlPr>
          </m:sSubPr>
          <m:e>
            <m:r>
              <w:del w:id="1997" w:author="yun qiao" w:date="2026-04-21T11:00:00Z">
                <w:rPr>
                  <w:rFonts w:ascii="Cambria Math" w:eastAsia="宋体" w:hAnsi="Cambria Math" w:cs="Times New Roman"/>
                  <w:color w:val="000000" w:themeColor="text1"/>
                  <w:sz w:val="28"/>
                  <w:highlight w:val="yellow"/>
                  <w14:ligatures w14:val="none"/>
                  <w:rPrChange w:id="1998" w:author="yun qiao" w:date="2026-04-21T14:54:00Z">
                    <w:rPr>
                      <w:rFonts w:ascii="Cambria Math" w:eastAsia="宋体" w:hAnsi="Cambria Math" w:cs="Times New Roman"/>
                      <w:color w:val="000000" w:themeColor="text1"/>
                      <w:sz w:val="28"/>
                      <w14:ligatures w14:val="none"/>
                    </w:rPr>
                  </w:rPrChange>
                </w:rPr>
                <m:t>y</m:t>
              </w:del>
            </m:r>
          </m:e>
          <m:sub>
            <m:r>
              <w:del w:id="1999" w:author="yun qiao" w:date="2026-04-21T11:00:00Z">
                <w:rPr>
                  <w:rFonts w:ascii="Cambria Math" w:eastAsia="宋体" w:hAnsi="Cambria Math" w:cs="Times New Roman"/>
                  <w:color w:val="000000" w:themeColor="text1"/>
                  <w:sz w:val="28"/>
                  <w:highlight w:val="yellow"/>
                  <w14:ligatures w14:val="none"/>
                  <w:rPrChange w:id="2000" w:author="yun qiao" w:date="2026-04-21T14:54:00Z">
                    <w:rPr>
                      <w:rFonts w:ascii="Cambria Math" w:eastAsia="宋体" w:hAnsi="Cambria Math" w:cs="Times New Roman"/>
                      <w:color w:val="000000" w:themeColor="text1"/>
                      <w:sz w:val="28"/>
                      <w14:ligatures w14:val="none"/>
                    </w:rPr>
                  </w:rPrChange>
                </w:rPr>
                <m:t>t-1</m:t>
              </w:del>
            </m:r>
          </m:sub>
        </m:sSub>
      </m:oMath>
      <w:del w:id="2001" w:author="yun qiao" w:date="2026-04-21T11:00:00Z">
        <w:r w:rsidRPr="00BB24F9" w:rsidDel="00595429">
          <w:rPr>
            <w:rFonts w:ascii="Times New Roman" w:eastAsia="宋体" w:hAnsi="Times New Roman" w:cs="Times New Roman" w:hint="eastAsia"/>
            <w:color w:val="000000" w:themeColor="text1"/>
            <w:sz w:val="28"/>
            <w:highlight w:val="yellow"/>
            <w14:ligatures w14:val="none"/>
            <w:rPrChange w:id="2002" w:author="yun qiao" w:date="2026-04-21T14:54:00Z">
              <w:rPr>
                <w:rFonts w:ascii="Times New Roman" w:eastAsia="宋体" w:hAnsi="Times New Roman" w:cs="Times New Roman" w:hint="eastAsia"/>
                <w:color w:val="000000" w:themeColor="text1"/>
                <w:sz w:val="28"/>
                <w14:ligatures w14:val="none"/>
              </w:rPr>
            </w:rPrChange>
          </w:rPr>
          <w:delText>条件下的非法转移集合。</w:delText>
        </w:r>
      </w:del>
    </w:p>
    <w:p w14:paraId="3939F474" w14:textId="258F2342" w:rsidR="00B95363" w:rsidRPr="00BB24F9" w:rsidDel="00595429" w:rsidRDefault="00000000">
      <w:pPr>
        <w:widowControl/>
        <w:spacing w:before="100" w:after="0" w:line="480" w:lineRule="exact"/>
        <w:ind w:firstLineChars="200" w:firstLine="560"/>
        <w:jc w:val="both"/>
        <w:rPr>
          <w:del w:id="2003" w:author="yun qiao" w:date="2026-04-21T11:00:00Z"/>
          <w:rFonts w:ascii="Times New Roman" w:eastAsia="宋体" w:hAnsi="Times New Roman" w:cs="Times New Roman"/>
          <w:color w:val="000000" w:themeColor="text1"/>
          <w:sz w:val="28"/>
          <w:highlight w:val="yellow"/>
          <w14:ligatures w14:val="none"/>
          <w:rPrChange w:id="2004" w:author="yun qiao" w:date="2026-04-21T14:54:00Z">
            <w:rPr>
              <w:del w:id="2005" w:author="yun qiao" w:date="2026-04-21T11:00:00Z"/>
              <w:rFonts w:ascii="Times New Roman" w:eastAsia="宋体" w:hAnsi="Times New Roman" w:cs="Times New Roman"/>
              <w:color w:val="000000" w:themeColor="text1"/>
              <w:sz w:val="28"/>
              <w14:ligatures w14:val="none"/>
            </w:rPr>
          </w:rPrChange>
        </w:rPr>
      </w:pPr>
      <w:del w:id="2006" w:author="yun qiao" w:date="2026-04-21T11:00:00Z">
        <w:r w:rsidRPr="00BB24F9" w:rsidDel="00595429">
          <w:rPr>
            <w:rFonts w:ascii="Times New Roman" w:eastAsia="宋体" w:hAnsi="Times New Roman" w:cs="Times New Roman" w:hint="eastAsia"/>
            <w:color w:val="000000" w:themeColor="text1"/>
            <w:sz w:val="28"/>
            <w:highlight w:val="yellow"/>
            <w14:ligatures w14:val="none"/>
            <w:rPrChange w:id="2007" w:author="yun qiao" w:date="2026-04-21T14:54:00Z">
              <w:rPr>
                <w:rFonts w:ascii="Times New Roman" w:eastAsia="宋体" w:hAnsi="Times New Roman" w:cs="Times New Roman" w:hint="eastAsia"/>
                <w:color w:val="000000" w:themeColor="text1"/>
                <w:sz w:val="28"/>
                <w14:ligatures w14:val="none"/>
              </w:rPr>
            </w:rPrChange>
          </w:rPr>
          <w:delText>最终，整体训练目标为多任务加权组合：</w:delText>
        </w:r>
      </w:del>
    </w:p>
    <w:p w14:paraId="5D02297A" w14:textId="7C789080" w:rsidR="00056C34" w:rsidRPr="00BB24F9" w:rsidDel="00595429" w:rsidRDefault="00056C34">
      <w:pPr>
        <w:widowControl/>
        <w:spacing w:before="100" w:after="0" w:line="480" w:lineRule="exact"/>
        <w:jc w:val="both"/>
        <w:rPr>
          <w:del w:id="2008" w:author="yun qiao" w:date="2026-04-21T11:00:00Z"/>
          <w:rFonts w:ascii="Times New Roman" w:eastAsia="宋体" w:hAnsi="Times New Roman" w:cs="Times New Roman"/>
          <w:i/>
          <w:color w:val="000000" w:themeColor="text1"/>
          <w:sz w:val="28"/>
          <w:highlight w:val="yellow"/>
          <w14:ligatures w14:val="none"/>
          <w:rPrChange w:id="2009" w:author="yun qiao" w:date="2026-04-21T14:54:00Z">
            <w:rPr>
              <w:del w:id="2010" w:author="yun qiao" w:date="2026-04-21T11:00:00Z"/>
              <w:rFonts w:ascii="Times New Roman" w:eastAsia="宋体" w:hAnsi="Times New Roman" w:cs="Times New Roman"/>
              <w:i/>
              <w:color w:val="000000" w:themeColor="text1"/>
              <w:sz w:val="28"/>
              <w14:ligatures w14:val="none"/>
            </w:rPr>
          </w:rPrChange>
        </w:rPr>
      </w:pPr>
      <m:oMathPara>
        <m:oMath>
          <m:r>
            <w:del w:id="2011" w:author="yun qiao" w:date="2026-04-21T11:00:00Z">
              <m:rPr>
                <m:scr m:val="script"/>
              </m:rPr>
              <w:rPr>
                <w:rFonts w:ascii="Cambria Math" w:eastAsia="宋体" w:hAnsi="Cambria Math" w:cs="Times New Roman"/>
                <w:color w:val="000000" w:themeColor="text1"/>
                <w:sz w:val="28"/>
                <w:highlight w:val="yellow"/>
                <w14:ligatures w14:val="none"/>
                <w:rPrChange w:id="2012" w:author="yun qiao" w:date="2026-04-21T14:54:00Z">
                  <w:rPr>
                    <w:rFonts w:ascii="Cambria Math" w:eastAsia="宋体" w:hAnsi="Cambria Math" w:cs="Times New Roman"/>
                    <w:color w:val="000000" w:themeColor="text1"/>
                    <w:sz w:val="28"/>
                    <w14:ligatures w14:val="none"/>
                  </w:rPr>
                </w:rPrChange>
              </w:rPr>
              <m:t>L=</m:t>
            </w:del>
          </m:r>
          <m:sSub>
            <m:sSubPr>
              <m:ctrlPr>
                <w:del w:id="2013" w:author="yun qiao" w:date="2026-04-21T11:00:00Z">
                  <w:rPr>
                    <w:rFonts w:ascii="Cambria Math" w:eastAsia="宋体" w:hAnsi="Cambria Math" w:cs="Times New Roman"/>
                    <w:i/>
                    <w:color w:val="000000" w:themeColor="text1"/>
                    <w:sz w:val="28"/>
                    <w:szCs w:val="20"/>
                    <w:highlight w:val="yellow"/>
                    <w14:ligatures w14:val="none"/>
                    <w:rPrChange w:id="2014" w:author="yun qiao" w:date="2026-04-21T14:54:00Z">
                      <w:rPr>
                        <w:rFonts w:ascii="Cambria Math" w:eastAsia="宋体" w:hAnsi="Cambria Math" w:cs="Times New Roman"/>
                        <w:i/>
                        <w:color w:val="000000" w:themeColor="text1"/>
                        <w:sz w:val="28"/>
                        <w:szCs w:val="20"/>
                        <w14:ligatures w14:val="none"/>
                      </w:rPr>
                    </w:rPrChange>
                  </w:rPr>
                </w:del>
              </m:ctrlPr>
            </m:sSubPr>
            <m:e>
              <m:r>
                <w:del w:id="2015" w:author="yun qiao" w:date="2026-04-21T11:00:00Z">
                  <m:rPr>
                    <m:scr m:val="script"/>
                  </m:rPr>
                  <w:rPr>
                    <w:rFonts w:ascii="Cambria Math" w:eastAsia="宋体" w:hAnsi="Cambria Math" w:cs="Times New Roman"/>
                    <w:color w:val="000000" w:themeColor="text1"/>
                    <w:sz w:val="28"/>
                    <w:highlight w:val="yellow"/>
                    <w14:ligatures w14:val="none"/>
                    <w:rPrChange w:id="2016" w:author="yun qiao" w:date="2026-04-21T14:54:00Z">
                      <w:rPr>
                        <w:rFonts w:ascii="Cambria Math" w:eastAsia="宋体" w:hAnsi="Cambria Math" w:cs="Times New Roman"/>
                        <w:color w:val="000000" w:themeColor="text1"/>
                        <w:sz w:val="28"/>
                        <w14:ligatures w14:val="none"/>
                      </w:rPr>
                    </w:rPrChange>
                  </w:rPr>
                  <m:t>L</m:t>
                </w:del>
              </m:r>
            </m:e>
            <m:sub>
              <m:r>
                <w:del w:id="2017" w:author="yun qiao" w:date="2026-04-21T11:00:00Z">
                  <w:rPr>
                    <w:rFonts w:ascii="Cambria Math" w:eastAsia="宋体" w:hAnsi="Cambria Math" w:cs="Times New Roman"/>
                    <w:color w:val="000000" w:themeColor="text1"/>
                    <w:sz w:val="28"/>
                    <w:highlight w:val="yellow"/>
                    <w14:ligatures w14:val="none"/>
                    <w:rPrChange w:id="2018" w:author="yun qiao" w:date="2026-04-21T14:54:00Z">
                      <w:rPr>
                        <w:rFonts w:ascii="Cambria Math" w:eastAsia="宋体" w:hAnsi="Cambria Math" w:cs="Times New Roman"/>
                        <w:color w:val="000000" w:themeColor="text1"/>
                        <w:sz w:val="28"/>
                        <w14:ligatures w14:val="none"/>
                      </w:rPr>
                    </w:rPrChange>
                  </w:rPr>
                  <m:t>CE</m:t>
                </w:del>
              </m:r>
            </m:sub>
          </m:sSub>
          <m:r>
            <w:del w:id="2019" w:author="yun qiao" w:date="2026-04-21T11:00:00Z">
              <w:rPr>
                <w:rFonts w:ascii="Cambria Math" w:eastAsia="宋体" w:hAnsi="Cambria Math" w:cs="Times New Roman"/>
                <w:color w:val="000000" w:themeColor="text1"/>
                <w:sz w:val="28"/>
                <w:highlight w:val="yellow"/>
                <w14:ligatures w14:val="none"/>
                <w:rPrChange w:id="2020" w:author="yun qiao" w:date="2026-04-21T14:54:00Z">
                  <w:rPr>
                    <w:rFonts w:ascii="Cambria Math" w:eastAsia="宋体" w:hAnsi="Cambria Math" w:cs="Times New Roman"/>
                    <w:color w:val="000000" w:themeColor="text1"/>
                    <w:sz w:val="28"/>
                    <w14:ligatures w14:val="none"/>
                  </w:rPr>
                </w:rPrChange>
              </w:rPr>
              <m:t>+</m:t>
            </w:del>
          </m:r>
          <m:sSub>
            <m:sSubPr>
              <m:ctrlPr>
                <w:del w:id="2021" w:author="yun qiao" w:date="2026-04-21T11:00:00Z">
                  <w:rPr>
                    <w:rFonts w:ascii="Cambria Math" w:eastAsia="宋体" w:hAnsi="Cambria Math" w:cs="Times New Roman"/>
                    <w:i/>
                    <w:color w:val="000000" w:themeColor="text1"/>
                    <w:sz w:val="28"/>
                    <w:szCs w:val="20"/>
                    <w:highlight w:val="yellow"/>
                    <w14:ligatures w14:val="none"/>
                    <w:rPrChange w:id="2022" w:author="yun qiao" w:date="2026-04-21T14:54:00Z">
                      <w:rPr>
                        <w:rFonts w:ascii="Cambria Math" w:eastAsia="宋体" w:hAnsi="Cambria Math" w:cs="Times New Roman"/>
                        <w:i/>
                        <w:color w:val="000000" w:themeColor="text1"/>
                        <w:sz w:val="28"/>
                        <w:szCs w:val="20"/>
                        <w14:ligatures w14:val="none"/>
                      </w:rPr>
                    </w:rPrChange>
                  </w:rPr>
                </w:del>
              </m:ctrlPr>
            </m:sSubPr>
            <m:e>
              <m:r>
                <w:del w:id="2023" w:author="yun qiao" w:date="2026-04-21T11:00:00Z">
                  <w:rPr>
                    <w:rFonts w:ascii="Cambria Math" w:eastAsia="宋体" w:hAnsi="Cambria Math" w:cs="Times New Roman"/>
                    <w:color w:val="000000" w:themeColor="text1"/>
                    <w:sz w:val="28"/>
                    <w:highlight w:val="yellow"/>
                    <w14:ligatures w14:val="none"/>
                    <w:rPrChange w:id="2024" w:author="yun qiao" w:date="2026-04-21T14:54:00Z">
                      <w:rPr>
                        <w:rFonts w:ascii="Cambria Math" w:eastAsia="宋体" w:hAnsi="Cambria Math" w:cs="Times New Roman"/>
                        <w:color w:val="000000" w:themeColor="text1"/>
                        <w:sz w:val="28"/>
                        <w14:ligatures w14:val="none"/>
                      </w:rPr>
                    </w:rPrChange>
                  </w:rPr>
                  <m:t>λ</m:t>
                </w:del>
              </m:r>
            </m:e>
            <m:sub>
              <m:r>
                <w:del w:id="2025" w:author="yun qiao" w:date="2026-04-21T11:00:00Z">
                  <w:rPr>
                    <w:rFonts w:ascii="Cambria Math" w:eastAsia="宋体" w:hAnsi="Cambria Math" w:cs="Times New Roman"/>
                    <w:color w:val="000000" w:themeColor="text1"/>
                    <w:sz w:val="28"/>
                    <w:highlight w:val="yellow"/>
                    <w14:ligatures w14:val="none"/>
                    <w:rPrChange w:id="2026" w:author="yun qiao" w:date="2026-04-21T14:54:00Z">
                      <w:rPr>
                        <w:rFonts w:ascii="Cambria Math" w:eastAsia="宋体" w:hAnsi="Cambria Math" w:cs="Times New Roman"/>
                        <w:color w:val="000000" w:themeColor="text1"/>
                        <w:sz w:val="28"/>
                        <w14:ligatures w14:val="none"/>
                      </w:rPr>
                    </w:rPrChange>
                  </w:rPr>
                  <m:t xml:space="preserve"> </m:t>
                </w:del>
              </m:r>
            </m:sub>
          </m:sSub>
          <m:sSub>
            <m:sSubPr>
              <m:ctrlPr>
                <w:del w:id="2027" w:author="yun qiao" w:date="2026-04-21T11:00:00Z">
                  <w:rPr>
                    <w:rFonts w:ascii="Cambria Math" w:eastAsia="宋体" w:hAnsi="Cambria Math" w:cs="Times New Roman"/>
                    <w:i/>
                    <w:color w:val="000000" w:themeColor="text1"/>
                    <w:sz w:val="28"/>
                    <w:szCs w:val="20"/>
                    <w:highlight w:val="yellow"/>
                    <w14:ligatures w14:val="none"/>
                    <w:rPrChange w:id="2028" w:author="yun qiao" w:date="2026-04-21T14:54:00Z">
                      <w:rPr>
                        <w:rFonts w:ascii="Cambria Math" w:eastAsia="宋体" w:hAnsi="Cambria Math" w:cs="Times New Roman"/>
                        <w:i/>
                        <w:color w:val="000000" w:themeColor="text1"/>
                        <w:sz w:val="28"/>
                        <w:szCs w:val="20"/>
                        <w14:ligatures w14:val="none"/>
                      </w:rPr>
                    </w:rPrChange>
                  </w:rPr>
                </w:del>
              </m:ctrlPr>
            </m:sSubPr>
            <m:e>
              <m:r>
                <w:del w:id="2029" w:author="yun qiao" w:date="2026-04-21T11:00:00Z">
                  <m:rPr>
                    <m:scr m:val="script"/>
                  </m:rPr>
                  <w:rPr>
                    <w:rFonts w:ascii="Cambria Math" w:eastAsia="宋体" w:hAnsi="Cambria Math" w:cs="Times New Roman"/>
                    <w:color w:val="000000" w:themeColor="text1"/>
                    <w:sz w:val="28"/>
                    <w:highlight w:val="yellow"/>
                    <w14:ligatures w14:val="none"/>
                    <w:rPrChange w:id="2030" w:author="yun qiao" w:date="2026-04-21T14:54:00Z">
                      <w:rPr>
                        <w:rFonts w:ascii="Cambria Math" w:eastAsia="宋体" w:hAnsi="Cambria Math" w:cs="Times New Roman"/>
                        <w:color w:val="000000" w:themeColor="text1"/>
                        <w:sz w:val="28"/>
                        <w14:ligatures w14:val="none"/>
                      </w:rPr>
                    </w:rPrChange>
                  </w:rPr>
                  <m:t>L</m:t>
                </w:del>
              </m:r>
            </m:e>
            <m:sub>
              <m:r>
                <w:del w:id="2031" w:author="yun qiao" w:date="2026-04-21T11:00:00Z">
                  <w:rPr>
                    <w:rFonts w:ascii="Cambria Math" w:eastAsia="宋体" w:hAnsi="Cambria Math" w:cs="Times New Roman"/>
                    <w:color w:val="000000" w:themeColor="text1"/>
                    <w:sz w:val="28"/>
                    <w:highlight w:val="yellow"/>
                    <w14:ligatures w14:val="none"/>
                    <w:rPrChange w:id="2032" w:author="yun qiao" w:date="2026-04-21T14:54:00Z">
                      <w:rPr>
                        <w:rFonts w:ascii="Cambria Math" w:eastAsia="宋体" w:hAnsi="Cambria Math" w:cs="Times New Roman"/>
                        <w:color w:val="000000" w:themeColor="text1"/>
                        <w:sz w:val="28"/>
                        <w14:ligatures w14:val="none"/>
                      </w:rPr>
                    </w:rPrChange>
                  </w:rPr>
                  <m:t>trans</m:t>
                </w:del>
              </m:r>
            </m:sub>
          </m:sSub>
        </m:oMath>
      </m:oMathPara>
    </w:p>
    <w:p w14:paraId="23C0B2EE" w14:textId="08D29406" w:rsidR="00056C34" w:rsidRPr="00BB24F9" w:rsidDel="00595429" w:rsidRDefault="00056C34" w:rsidP="00616565">
      <w:pPr>
        <w:widowControl/>
        <w:spacing w:before="100" w:after="0" w:line="480" w:lineRule="exact"/>
        <w:ind w:firstLineChars="200" w:firstLine="560"/>
        <w:jc w:val="both"/>
        <w:rPr>
          <w:del w:id="2033" w:author="yun qiao" w:date="2026-04-21T11:00:00Z"/>
          <w:rFonts w:ascii="Times New Roman" w:eastAsia="宋体" w:hAnsi="Times New Roman" w:cs="Times New Roman"/>
          <w:color w:val="000000" w:themeColor="text1"/>
          <w:sz w:val="28"/>
          <w:highlight w:val="yellow"/>
          <w14:ligatures w14:val="none"/>
          <w:rPrChange w:id="2034" w:author="yun qiao" w:date="2026-04-21T14:54:00Z">
            <w:rPr>
              <w:del w:id="2035" w:author="yun qiao" w:date="2026-04-21T11:00:00Z"/>
              <w:rFonts w:ascii="Times New Roman" w:eastAsia="宋体" w:hAnsi="Times New Roman" w:cs="Times New Roman"/>
              <w:color w:val="000000" w:themeColor="text1"/>
              <w:sz w:val="28"/>
              <w14:ligatures w14:val="none"/>
            </w:rPr>
          </w:rPrChange>
        </w:rPr>
      </w:pPr>
      <w:bookmarkStart w:id="2036" w:name="_Hlk227245522"/>
      <w:del w:id="2037" w:author="yun qiao" w:date="2026-04-21T11:00:00Z">
        <w:r w:rsidRPr="00BB24F9" w:rsidDel="00595429">
          <w:rPr>
            <w:rFonts w:ascii="Times New Roman" w:eastAsia="宋体" w:hAnsi="Times New Roman" w:cs="Times New Roman" w:hint="eastAsia"/>
            <w:color w:val="000000" w:themeColor="text1"/>
            <w:sz w:val="28"/>
            <w:highlight w:val="yellow"/>
            <w14:ligatures w14:val="none"/>
            <w:rPrChange w:id="2038" w:author="yun qiao" w:date="2026-04-21T14:54:00Z">
              <w:rPr>
                <w:rFonts w:ascii="Times New Roman" w:eastAsia="宋体" w:hAnsi="Times New Roman" w:cs="Times New Roman" w:hint="eastAsia"/>
                <w:color w:val="000000" w:themeColor="text1"/>
                <w:sz w:val="28"/>
                <w14:ligatures w14:val="none"/>
              </w:rPr>
            </w:rPrChange>
          </w:rPr>
          <w:delText>其中，</w:delText>
        </w:r>
      </w:del>
      <m:oMath>
        <m:sSub>
          <m:sSubPr>
            <m:ctrlPr>
              <w:del w:id="2039" w:author="yun qiao" w:date="2026-04-21T11:00:00Z">
                <w:rPr>
                  <w:rFonts w:ascii="Cambria Math" w:eastAsia="宋体" w:hAnsi="Cambria Math" w:cs="Times New Roman"/>
                  <w:i/>
                  <w:color w:val="000000" w:themeColor="text1"/>
                  <w:sz w:val="28"/>
                  <w:szCs w:val="20"/>
                  <w:highlight w:val="yellow"/>
                  <w14:ligatures w14:val="none"/>
                  <w:rPrChange w:id="2040" w:author="yun qiao" w:date="2026-04-21T14:54:00Z">
                    <w:rPr>
                      <w:rFonts w:ascii="Cambria Math" w:eastAsia="宋体" w:hAnsi="Cambria Math" w:cs="Times New Roman"/>
                      <w:i/>
                      <w:color w:val="000000" w:themeColor="text1"/>
                      <w:sz w:val="28"/>
                      <w:szCs w:val="20"/>
                      <w14:ligatures w14:val="none"/>
                    </w:rPr>
                  </w:rPrChange>
                </w:rPr>
              </w:del>
            </m:ctrlPr>
          </m:sSubPr>
          <m:e>
            <m:r>
              <w:del w:id="2041" w:author="yun qiao" w:date="2026-04-21T11:00:00Z">
                <m:rPr>
                  <m:sty m:val="p"/>
                </m:rPr>
                <w:rPr>
                  <w:rFonts w:ascii="Cambria Math" w:eastAsia="宋体" w:hAnsi="Cambria Math" w:cs="Times New Roman"/>
                  <w:color w:val="000000" w:themeColor="text1"/>
                  <w:sz w:val="28"/>
                  <w:highlight w:val="yellow"/>
                  <w14:ligatures w14:val="none"/>
                  <w:rPrChange w:id="2042" w:author="yun qiao" w:date="2026-04-21T14:54:00Z">
                    <w:rPr>
                      <w:rFonts w:ascii="Cambria Math" w:eastAsia="宋体" w:hAnsi="Cambria Math" w:cs="Times New Roman"/>
                      <w:color w:val="000000" w:themeColor="text1"/>
                      <w:sz w:val="28"/>
                      <w14:ligatures w14:val="none"/>
                    </w:rPr>
                  </w:rPrChange>
                </w:rPr>
                <m:t>λ</m:t>
              </w:del>
            </m:r>
          </m:e>
          <m:sub>
            <m:r>
              <w:del w:id="2043" w:author="yun qiao" w:date="2026-04-21T11:00:00Z">
                <w:rPr>
                  <w:rFonts w:ascii="Cambria Math" w:eastAsia="宋体" w:hAnsi="Cambria Math" w:cs="Times New Roman"/>
                  <w:color w:val="000000" w:themeColor="text1"/>
                  <w:sz w:val="28"/>
                  <w:highlight w:val="yellow"/>
                  <w14:ligatures w14:val="none"/>
                  <w:rPrChange w:id="2044" w:author="yun qiao" w:date="2026-04-21T14:54:00Z">
                    <w:rPr>
                      <w:rFonts w:ascii="Cambria Math" w:eastAsia="宋体" w:hAnsi="Cambria Math" w:cs="Times New Roman"/>
                      <w:color w:val="000000" w:themeColor="text1"/>
                      <w:sz w:val="28"/>
                      <w14:ligatures w14:val="none"/>
                    </w:rPr>
                  </w:rPrChange>
                </w:rPr>
                <m:t xml:space="preserve"> </m:t>
              </w:del>
            </m:r>
          </m:sub>
        </m:sSub>
      </m:oMath>
      <w:del w:id="2045" w:author="yun qiao" w:date="2026-04-21T11:00:00Z">
        <w:r w:rsidRPr="00BB24F9" w:rsidDel="00595429">
          <w:rPr>
            <w:rFonts w:ascii="Times New Roman" w:eastAsia="宋体" w:hAnsi="Times New Roman" w:cs="Times New Roman" w:hint="eastAsia"/>
            <w:color w:val="000000" w:themeColor="text1"/>
            <w:sz w:val="28"/>
            <w:szCs w:val="20"/>
            <w:highlight w:val="yellow"/>
            <w14:ligatures w14:val="none"/>
            <w:rPrChange w:id="2046" w:author="yun qiao" w:date="2026-04-21T14:54:00Z">
              <w:rPr>
                <w:rFonts w:ascii="Times New Roman" w:eastAsia="宋体" w:hAnsi="Times New Roman" w:cs="Times New Roman" w:hint="eastAsia"/>
                <w:color w:val="000000" w:themeColor="text1"/>
                <w:sz w:val="28"/>
                <w:szCs w:val="20"/>
                <w14:ligatures w14:val="none"/>
              </w:rPr>
            </w:rPrChange>
          </w:rPr>
          <w:delText>为权重系数。</w:delText>
        </w:r>
      </w:del>
    </w:p>
    <w:p w14:paraId="341902ED" w14:textId="55A08548" w:rsidR="00B95363" w:rsidRPr="00BB24F9" w:rsidDel="00595429" w:rsidRDefault="00056C34" w:rsidP="00616565">
      <w:pPr>
        <w:widowControl/>
        <w:spacing w:before="100" w:after="0" w:line="480" w:lineRule="exact"/>
        <w:ind w:firstLineChars="200" w:firstLine="560"/>
        <w:jc w:val="both"/>
        <w:rPr>
          <w:del w:id="2047" w:author="yun qiao" w:date="2026-04-21T11:00:00Z"/>
          <w:rFonts w:ascii="Times New Roman" w:eastAsia="宋体" w:hAnsi="Times New Roman" w:cs="Times New Roman"/>
          <w:color w:val="000000" w:themeColor="text1"/>
          <w:sz w:val="28"/>
          <w:highlight w:val="yellow"/>
          <w14:ligatures w14:val="none"/>
          <w:rPrChange w:id="2048" w:author="yun qiao" w:date="2026-04-21T14:54:00Z">
            <w:rPr>
              <w:del w:id="2049" w:author="yun qiao" w:date="2026-04-21T11:00:00Z"/>
              <w:rFonts w:ascii="Times New Roman" w:eastAsia="宋体" w:hAnsi="Times New Roman" w:cs="Times New Roman"/>
              <w:color w:val="000000" w:themeColor="text1"/>
              <w:sz w:val="28"/>
              <w14:ligatures w14:val="none"/>
            </w:rPr>
          </w:rPrChange>
        </w:rPr>
      </w:pPr>
      <w:del w:id="2050" w:author="yun qiao" w:date="2026-04-21T11:00:00Z">
        <w:r w:rsidRPr="00BB24F9" w:rsidDel="00595429">
          <w:rPr>
            <w:rFonts w:ascii="Times New Roman" w:eastAsia="宋体" w:hAnsi="Times New Roman" w:cs="Times New Roman"/>
            <w:color w:val="000000" w:themeColor="text1"/>
            <w:sz w:val="28"/>
            <w:highlight w:val="yellow"/>
            <w14:ligatures w14:val="none"/>
            <w:rPrChange w:id="2051" w:author="yun qiao" w:date="2026-04-21T14:54:00Z">
              <w:rPr>
                <w:rFonts w:ascii="Times New Roman" w:eastAsia="宋体" w:hAnsi="Times New Roman" w:cs="Times New Roman"/>
                <w:color w:val="000000" w:themeColor="text1"/>
                <w:sz w:val="28"/>
                <w14:ligatures w14:val="none"/>
              </w:rPr>
            </w:rPrChange>
          </w:rPr>
          <w:delText>在</w:delText>
        </w:r>
        <w:r w:rsidRPr="00BB24F9" w:rsidDel="00595429">
          <w:rPr>
            <w:rFonts w:ascii="Times New Roman" w:eastAsia="宋体" w:hAnsi="Times New Roman" w:cs="Times New Roman" w:hint="eastAsia"/>
            <w:color w:val="000000" w:themeColor="text1"/>
            <w:sz w:val="28"/>
            <w:highlight w:val="yellow"/>
            <w14:ligatures w14:val="none"/>
            <w:rPrChange w:id="2052" w:author="yun qiao" w:date="2026-04-21T14:54:00Z">
              <w:rPr>
                <w:rFonts w:ascii="Times New Roman" w:eastAsia="宋体" w:hAnsi="Times New Roman" w:cs="Times New Roman" w:hint="eastAsia"/>
                <w:color w:val="000000" w:themeColor="text1"/>
                <w:sz w:val="28"/>
                <w14:ligatures w14:val="none"/>
              </w:rPr>
            </w:rPrChange>
          </w:rPr>
          <w:delText>这</w:delText>
        </w:r>
        <w:r w:rsidRPr="00BB24F9" w:rsidDel="00595429">
          <w:rPr>
            <w:rFonts w:ascii="Times New Roman" w:eastAsia="宋体" w:hAnsi="Times New Roman" w:cs="Times New Roman"/>
            <w:color w:val="000000" w:themeColor="text1"/>
            <w:sz w:val="28"/>
            <w:highlight w:val="yellow"/>
            <w14:ligatures w14:val="none"/>
            <w:rPrChange w:id="2053" w:author="yun qiao" w:date="2026-04-21T14:54:00Z">
              <w:rPr>
                <w:rFonts w:ascii="Times New Roman" w:eastAsia="宋体" w:hAnsi="Times New Roman" w:cs="Times New Roman"/>
                <w:color w:val="000000" w:themeColor="text1"/>
                <w:sz w:val="28"/>
                <w14:ligatures w14:val="none"/>
              </w:rPr>
            </w:rPrChange>
          </w:rPr>
          <w:delText>一实施方式中，还可引入序列长度预测、任务类型判别等辅助学习目标，对模型进行联合优化，以进一步提升模型对任务语义及生成序列结构的建模能力。</w:delText>
        </w:r>
        <w:bookmarkEnd w:id="2036"/>
      </w:del>
    </w:p>
    <w:p w14:paraId="4C2208EC" w14:textId="27190E0C" w:rsidR="00B95363" w:rsidRPr="00BB24F9" w:rsidDel="00595429" w:rsidRDefault="00000000">
      <w:pPr>
        <w:widowControl/>
        <w:spacing w:before="100" w:after="0" w:line="480" w:lineRule="exact"/>
        <w:ind w:firstLineChars="202" w:firstLine="566"/>
        <w:jc w:val="both"/>
        <w:rPr>
          <w:del w:id="2054" w:author="yun qiao" w:date="2026-04-21T11:00:00Z"/>
          <w:rFonts w:ascii="Times New Roman" w:eastAsia="宋体" w:hAnsi="Times New Roman" w:cs="Times New Roman"/>
          <w:color w:val="000000" w:themeColor="text1"/>
          <w:sz w:val="28"/>
          <w:szCs w:val="28"/>
          <w:highlight w:val="yellow"/>
          <w14:ligatures w14:val="none"/>
          <w:rPrChange w:id="2055" w:author="yun qiao" w:date="2026-04-21T14:54:00Z">
            <w:rPr>
              <w:del w:id="2056" w:author="yun qiao" w:date="2026-04-21T11:00:00Z"/>
              <w:rFonts w:ascii="Times New Roman" w:eastAsia="宋体" w:hAnsi="Times New Roman" w:cs="Times New Roman"/>
              <w:color w:val="000000" w:themeColor="text1"/>
              <w:sz w:val="28"/>
              <w:szCs w:val="28"/>
              <w14:ligatures w14:val="none"/>
            </w:rPr>
          </w:rPrChange>
        </w:rPr>
      </w:pPr>
      <w:del w:id="2057" w:author="yun qiao" w:date="2026-04-21T11:00:00Z">
        <w:r w:rsidRPr="00BB24F9" w:rsidDel="00595429">
          <w:rPr>
            <w:rFonts w:ascii="Times New Roman" w:eastAsia="宋体" w:hAnsi="Times New Roman" w:cs="Times New Roman"/>
            <w:color w:val="000000" w:themeColor="text1"/>
            <w:sz w:val="28"/>
            <w:szCs w:val="28"/>
            <w:highlight w:val="yellow"/>
            <w14:ligatures w14:val="none"/>
            <w:rPrChange w:id="2058" w:author="yun qiao" w:date="2026-04-21T14:54:00Z">
              <w:rPr>
                <w:rFonts w:ascii="Times New Roman" w:eastAsia="宋体" w:hAnsi="Times New Roman" w:cs="Times New Roman"/>
                <w:color w:val="000000" w:themeColor="text1"/>
                <w:sz w:val="28"/>
                <w:szCs w:val="28"/>
                <w14:ligatures w14:val="none"/>
              </w:rPr>
            </w:rPrChange>
          </w:rPr>
          <w:delText>S</w:delText>
        </w:r>
        <w:r w:rsidR="009211DC" w:rsidRPr="00BB24F9" w:rsidDel="00595429">
          <w:rPr>
            <w:rFonts w:ascii="Times New Roman" w:eastAsia="宋体" w:hAnsi="Times New Roman" w:cs="Times New Roman" w:hint="eastAsia"/>
            <w:color w:val="000000" w:themeColor="text1"/>
            <w:sz w:val="28"/>
            <w:szCs w:val="28"/>
            <w:highlight w:val="yellow"/>
            <w14:ligatures w14:val="none"/>
            <w:rPrChange w:id="2059" w:author="yun qiao" w:date="2026-04-21T14:54:00Z">
              <w:rPr>
                <w:rFonts w:ascii="Times New Roman" w:eastAsia="宋体" w:hAnsi="Times New Roman" w:cs="Times New Roman" w:hint="eastAsia"/>
                <w:color w:val="000000" w:themeColor="text1"/>
                <w:sz w:val="28"/>
                <w:szCs w:val="28"/>
                <w14:ligatures w14:val="none"/>
              </w:rPr>
            </w:rPrChange>
          </w:rPr>
          <w:delText>3</w:delText>
        </w:r>
        <w:r w:rsidRPr="00BB24F9" w:rsidDel="00595429">
          <w:rPr>
            <w:rFonts w:ascii="Times New Roman" w:eastAsia="宋体" w:hAnsi="Times New Roman" w:cs="Times New Roman"/>
            <w:color w:val="000000" w:themeColor="text1"/>
            <w:sz w:val="28"/>
            <w:szCs w:val="28"/>
            <w:highlight w:val="yellow"/>
            <w14:ligatures w14:val="none"/>
            <w:rPrChange w:id="2060" w:author="yun qiao" w:date="2026-04-21T14:54:00Z">
              <w:rPr>
                <w:rFonts w:ascii="Times New Roman" w:eastAsia="宋体" w:hAnsi="Times New Roman" w:cs="Times New Roman"/>
                <w:color w:val="000000" w:themeColor="text1"/>
                <w:sz w:val="28"/>
                <w:szCs w:val="28"/>
                <w14:ligatures w14:val="none"/>
              </w:rPr>
            </w:rPrChange>
          </w:rPr>
          <w:delText>6</w:delText>
        </w:r>
        <w:r w:rsidRPr="00BB24F9" w:rsidDel="00595429">
          <w:rPr>
            <w:rFonts w:ascii="Times New Roman" w:eastAsia="宋体" w:hAnsi="Times New Roman" w:cs="Times New Roman" w:hint="eastAsia"/>
            <w:color w:val="000000" w:themeColor="text1"/>
            <w:sz w:val="28"/>
            <w:szCs w:val="28"/>
            <w:highlight w:val="yellow"/>
            <w14:ligatures w14:val="none"/>
            <w:rPrChange w:id="2061" w:author="yun qiao" w:date="2026-04-21T14:54:00Z">
              <w:rPr>
                <w:rFonts w:ascii="Times New Roman" w:eastAsia="宋体" w:hAnsi="Times New Roman" w:cs="Times New Roman" w:hint="eastAsia"/>
                <w:color w:val="000000" w:themeColor="text1"/>
                <w:sz w:val="28"/>
                <w:szCs w:val="28"/>
                <w14:ligatures w14:val="none"/>
              </w:rPr>
            </w:rPrChange>
          </w:rPr>
          <w:delText>、模型训练策略。</w:delText>
        </w:r>
      </w:del>
    </w:p>
    <w:p w14:paraId="100C4CAE" w14:textId="3CCB27B4" w:rsidR="00124DA7" w:rsidRPr="00BB24F9" w:rsidDel="00595429" w:rsidRDefault="00000000">
      <w:pPr>
        <w:widowControl/>
        <w:spacing w:before="100" w:after="0" w:line="480" w:lineRule="exact"/>
        <w:ind w:firstLineChars="202" w:firstLine="566"/>
        <w:jc w:val="both"/>
        <w:rPr>
          <w:del w:id="2062" w:author="yun qiao" w:date="2026-04-21T11:00:00Z"/>
          <w:rFonts w:ascii="Times New Roman" w:eastAsia="宋体" w:hAnsi="Times New Roman" w:cs="Times New Roman"/>
          <w:color w:val="000000" w:themeColor="text1"/>
          <w:sz w:val="28"/>
          <w:szCs w:val="28"/>
          <w:highlight w:val="yellow"/>
          <w14:ligatures w14:val="none"/>
          <w:rPrChange w:id="2063" w:author="yun qiao" w:date="2026-04-21T14:54:00Z">
            <w:rPr>
              <w:del w:id="2064" w:author="yun qiao" w:date="2026-04-21T11:00:00Z"/>
              <w:rFonts w:ascii="Times New Roman" w:eastAsia="宋体" w:hAnsi="Times New Roman" w:cs="Times New Roman"/>
              <w:color w:val="000000" w:themeColor="text1"/>
              <w:sz w:val="28"/>
              <w:szCs w:val="28"/>
              <w14:ligatures w14:val="none"/>
            </w:rPr>
          </w:rPrChange>
        </w:rPr>
      </w:pPr>
      <w:del w:id="2065" w:author="yun qiao" w:date="2026-04-21T11:00:00Z">
        <w:r w:rsidRPr="00BB24F9" w:rsidDel="00595429">
          <w:rPr>
            <w:rFonts w:ascii="Times New Roman" w:eastAsia="宋体" w:hAnsi="Times New Roman" w:cs="Times New Roman" w:hint="eastAsia"/>
            <w:color w:val="000000" w:themeColor="text1"/>
            <w:sz w:val="28"/>
            <w:szCs w:val="28"/>
            <w:highlight w:val="yellow"/>
            <w14:ligatures w14:val="none"/>
            <w:rPrChange w:id="2066" w:author="yun qiao" w:date="2026-04-21T14:54:00Z">
              <w:rPr>
                <w:rFonts w:ascii="Times New Roman" w:eastAsia="宋体" w:hAnsi="Times New Roman" w:cs="Times New Roman" w:hint="eastAsia"/>
                <w:color w:val="000000" w:themeColor="text1"/>
                <w:sz w:val="28"/>
                <w:szCs w:val="28"/>
                <w14:ligatures w14:val="none"/>
              </w:rPr>
            </w:rPrChange>
          </w:rPr>
          <w:delText>为提升模型训练稳定性并缓解训练与推理阶段的不一致问题，采用分阶段渐进式训练策略。</w:delText>
        </w:r>
      </w:del>
    </w:p>
    <w:p w14:paraId="50BD2A4A" w14:textId="6CBD76E3" w:rsidR="00B95363" w:rsidRPr="00BB24F9" w:rsidDel="00595429" w:rsidRDefault="00000000">
      <w:pPr>
        <w:widowControl/>
        <w:spacing w:before="100" w:after="0" w:line="480" w:lineRule="exact"/>
        <w:ind w:firstLineChars="202" w:firstLine="566"/>
        <w:jc w:val="both"/>
        <w:rPr>
          <w:del w:id="2067" w:author="yun qiao" w:date="2026-04-21T11:00:00Z"/>
          <w:rFonts w:ascii="Times New Roman" w:eastAsia="宋体" w:hAnsi="Times New Roman" w:cs="Times New Roman"/>
          <w:color w:val="000000" w:themeColor="text1"/>
          <w:sz w:val="28"/>
          <w:szCs w:val="28"/>
          <w:highlight w:val="yellow"/>
          <w14:ligatures w14:val="none"/>
          <w:rPrChange w:id="2068" w:author="yun qiao" w:date="2026-04-21T14:54:00Z">
            <w:rPr>
              <w:del w:id="2069" w:author="yun qiao" w:date="2026-04-21T11:00:00Z"/>
              <w:rFonts w:ascii="Times New Roman" w:eastAsia="宋体" w:hAnsi="Times New Roman" w:cs="Times New Roman"/>
              <w:color w:val="000000" w:themeColor="text1"/>
              <w:sz w:val="28"/>
              <w:szCs w:val="28"/>
              <w14:ligatures w14:val="none"/>
            </w:rPr>
          </w:rPrChange>
        </w:rPr>
      </w:pPr>
      <w:del w:id="2070" w:author="yun qiao" w:date="2026-04-21T11:00:00Z">
        <w:r w:rsidRPr="00BB24F9" w:rsidDel="00595429">
          <w:rPr>
            <w:rFonts w:ascii="Times New Roman" w:eastAsia="宋体" w:hAnsi="Times New Roman" w:cs="Times New Roman" w:hint="eastAsia"/>
            <w:color w:val="000000" w:themeColor="text1"/>
            <w:sz w:val="28"/>
            <w:szCs w:val="28"/>
            <w:highlight w:val="yellow"/>
            <w14:ligatures w14:val="none"/>
            <w:rPrChange w:id="2071" w:author="yun qiao" w:date="2026-04-21T14:54:00Z">
              <w:rPr>
                <w:rFonts w:ascii="Times New Roman" w:eastAsia="宋体" w:hAnsi="Times New Roman" w:cs="Times New Roman" w:hint="eastAsia"/>
                <w:color w:val="000000" w:themeColor="text1"/>
                <w:sz w:val="28"/>
                <w:szCs w:val="28"/>
                <w14:ligatures w14:val="none"/>
              </w:rPr>
            </w:rPrChange>
          </w:rPr>
          <w:delText>首先，在训练初期采用教师强制（</w:delText>
        </w:r>
        <w:r w:rsidRPr="00BB24F9" w:rsidDel="00595429">
          <w:rPr>
            <w:rFonts w:ascii="Times New Roman" w:eastAsia="宋体" w:hAnsi="Times New Roman" w:cs="Times New Roman"/>
            <w:color w:val="000000" w:themeColor="text1"/>
            <w:sz w:val="28"/>
            <w:szCs w:val="28"/>
            <w:highlight w:val="yellow"/>
            <w14:ligatures w14:val="none"/>
            <w:rPrChange w:id="2072" w:author="yun qiao" w:date="2026-04-21T14:54:00Z">
              <w:rPr>
                <w:rFonts w:ascii="Times New Roman" w:eastAsia="宋体" w:hAnsi="Times New Roman" w:cs="Times New Roman"/>
                <w:color w:val="000000" w:themeColor="text1"/>
                <w:sz w:val="28"/>
                <w:szCs w:val="28"/>
                <w14:ligatures w14:val="none"/>
              </w:rPr>
            </w:rPrChange>
          </w:rPr>
          <w:delText>Teacher Forcing</w:delText>
        </w:r>
        <w:r w:rsidRPr="00BB24F9" w:rsidDel="00595429">
          <w:rPr>
            <w:rFonts w:ascii="Times New Roman" w:eastAsia="宋体" w:hAnsi="Times New Roman" w:cs="Times New Roman" w:hint="eastAsia"/>
            <w:color w:val="000000" w:themeColor="text1"/>
            <w:sz w:val="28"/>
            <w:szCs w:val="28"/>
            <w:highlight w:val="yellow"/>
            <w14:ligatures w14:val="none"/>
            <w:rPrChange w:id="2073" w:author="yun qiao" w:date="2026-04-21T14:54:00Z">
              <w:rPr>
                <w:rFonts w:ascii="Times New Roman" w:eastAsia="宋体" w:hAnsi="Times New Roman" w:cs="Times New Roman" w:hint="eastAsia"/>
                <w:color w:val="000000" w:themeColor="text1"/>
                <w:sz w:val="28"/>
                <w:szCs w:val="28"/>
                <w14:ligatures w14:val="none"/>
              </w:rPr>
            </w:rPrChange>
          </w:rPr>
          <w:delText>）策略，即在每个时间步均使用真实序列作为输入，使模型快速学习基本的序列生成能力。随后，引入计划采样（</w:delText>
        </w:r>
        <w:r w:rsidRPr="00BB24F9" w:rsidDel="00595429">
          <w:rPr>
            <w:rFonts w:ascii="Times New Roman" w:eastAsia="宋体" w:hAnsi="Times New Roman" w:cs="Times New Roman"/>
            <w:color w:val="000000" w:themeColor="text1"/>
            <w:sz w:val="28"/>
            <w:szCs w:val="28"/>
            <w:highlight w:val="yellow"/>
            <w14:ligatures w14:val="none"/>
            <w:rPrChange w:id="2074" w:author="yun qiao" w:date="2026-04-21T14:54:00Z">
              <w:rPr>
                <w:rFonts w:ascii="Times New Roman" w:eastAsia="宋体" w:hAnsi="Times New Roman" w:cs="Times New Roman"/>
                <w:color w:val="000000" w:themeColor="text1"/>
                <w:sz w:val="28"/>
                <w:szCs w:val="28"/>
                <w14:ligatures w14:val="none"/>
              </w:rPr>
            </w:rPrChange>
          </w:rPr>
          <w:delText>Scheduled Sampling</w:delText>
        </w:r>
        <w:r w:rsidRPr="00BB24F9" w:rsidDel="00595429">
          <w:rPr>
            <w:rFonts w:ascii="Times New Roman" w:eastAsia="宋体" w:hAnsi="Times New Roman" w:cs="Times New Roman" w:hint="eastAsia"/>
            <w:color w:val="000000" w:themeColor="text1"/>
            <w:sz w:val="28"/>
            <w:szCs w:val="28"/>
            <w:highlight w:val="yellow"/>
            <w14:ligatures w14:val="none"/>
            <w:rPrChange w:id="2075" w:author="yun qiao" w:date="2026-04-21T14:54:00Z">
              <w:rPr>
                <w:rFonts w:ascii="Times New Roman" w:eastAsia="宋体" w:hAnsi="Times New Roman" w:cs="Times New Roman" w:hint="eastAsia"/>
                <w:color w:val="000000" w:themeColor="text1"/>
                <w:sz w:val="28"/>
                <w:szCs w:val="28"/>
                <w14:ligatures w14:val="none"/>
              </w:rPr>
            </w:rPrChange>
          </w:rPr>
          <w:delText>）机制，使模型逐步从依赖真实输入过渡到依赖自身生成结果，其自回归采样概率可表示为：</w:delText>
        </w:r>
      </w:del>
    </w:p>
    <w:p w14:paraId="040C2996" w14:textId="0FE05C83" w:rsidR="00B95363" w:rsidRPr="00BB24F9" w:rsidDel="00595429" w:rsidRDefault="00000000">
      <w:pPr>
        <w:widowControl/>
        <w:spacing w:before="100" w:after="0" w:line="360" w:lineRule="auto"/>
        <w:ind w:firstLineChars="202" w:firstLine="566"/>
        <w:jc w:val="both"/>
        <w:rPr>
          <w:del w:id="2076" w:author="yun qiao" w:date="2026-04-21T11:00:00Z"/>
          <w:rFonts w:ascii="Times New Roman" w:eastAsia="宋体" w:hAnsi="Times New Roman" w:cs="Times New Roman"/>
          <w:i/>
          <w:color w:val="000000" w:themeColor="text1"/>
          <w:sz w:val="28"/>
          <w:szCs w:val="28"/>
          <w:highlight w:val="yellow"/>
          <w14:ligatures w14:val="none"/>
          <w:rPrChange w:id="2077" w:author="yun qiao" w:date="2026-04-21T14:54:00Z">
            <w:rPr>
              <w:del w:id="2078" w:author="yun qiao" w:date="2026-04-21T11:00:00Z"/>
              <w:rFonts w:ascii="Times New Roman" w:eastAsia="宋体" w:hAnsi="Times New Roman" w:cs="Times New Roman"/>
              <w:i/>
              <w:color w:val="000000" w:themeColor="text1"/>
              <w:sz w:val="28"/>
              <w:szCs w:val="28"/>
              <w14:ligatures w14:val="none"/>
            </w:rPr>
          </w:rPrChange>
        </w:rPr>
      </w:pPr>
      <m:oMathPara>
        <m:oMath>
          <m:sSub>
            <m:sSubPr>
              <m:ctrlPr>
                <w:del w:id="2079" w:author="yun qiao" w:date="2026-04-21T11:00:00Z">
                  <w:rPr>
                    <w:rFonts w:ascii="Cambria Math" w:eastAsia="宋体" w:hAnsi="Cambria Math" w:cs="Times New Roman"/>
                    <w:i/>
                    <w:color w:val="000000" w:themeColor="text1"/>
                    <w:sz w:val="28"/>
                    <w:szCs w:val="28"/>
                    <w:highlight w:val="yellow"/>
                    <w14:ligatures w14:val="none"/>
                    <w:rPrChange w:id="2080" w:author="yun qiao" w:date="2026-04-21T14:54:00Z">
                      <w:rPr>
                        <w:rFonts w:ascii="Cambria Math" w:eastAsia="宋体" w:hAnsi="Cambria Math" w:cs="Times New Roman"/>
                        <w:i/>
                        <w:color w:val="000000" w:themeColor="text1"/>
                        <w:sz w:val="28"/>
                        <w:szCs w:val="28"/>
                        <w14:ligatures w14:val="none"/>
                      </w:rPr>
                    </w:rPrChange>
                  </w:rPr>
                </w:del>
              </m:ctrlPr>
            </m:sSubPr>
            <m:e>
              <m:r>
                <w:del w:id="2081" w:author="yun qiao" w:date="2026-04-21T11:00:00Z">
                  <w:rPr>
                    <w:rFonts w:ascii="Cambria Math" w:eastAsia="宋体" w:hAnsi="Cambria Math" w:cs="Times New Roman"/>
                    <w:color w:val="000000" w:themeColor="text1"/>
                    <w:sz w:val="28"/>
                    <w:szCs w:val="28"/>
                    <w:highlight w:val="yellow"/>
                    <w14:ligatures w14:val="none"/>
                    <w:rPrChange w:id="2082" w:author="yun qiao" w:date="2026-04-21T14:54:00Z">
                      <w:rPr>
                        <w:rFonts w:ascii="Cambria Math" w:eastAsia="宋体" w:hAnsi="Cambria Math" w:cs="Times New Roman"/>
                        <w:color w:val="000000" w:themeColor="text1"/>
                        <w:sz w:val="28"/>
                        <w:szCs w:val="28"/>
                        <w14:ligatures w14:val="none"/>
                      </w:rPr>
                    </w:rPrChange>
                  </w:rPr>
                  <m:t>P</m:t>
                </w:del>
              </m:r>
            </m:e>
            <m:sub>
              <m:r>
                <w:del w:id="2083" w:author="yun qiao" w:date="2026-04-21T11:00:00Z">
                  <m:rPr>
                    <m:nor/>
                  </m:rPr>
                  <w:rPr>
                    <w:rFonts w:ascii="Times New Roman" w:eastAsia="宋体" w:hAnsi="Times New Roman" w:cs="Times New Roman"/>
                    <w:i/>
                    <w:color w:val="000000" w:themeColor="text1"/>
                    <w:sz w:val="28"/>
                    <w:szCs w:val="28"/>
                    <w:highlight w:val="yellow"/>
                    <w14:ligatures w14:val="none"/>
                    <w:rPrChange w:id="2084" w:author="yun qiao" w:date="2026-04-21T14:54:00Z">
                      <w:rPr>
                        <w:rFonts w:ascii="Times New Roman" w:eastAsia="宋体" w:hAnsi="Times New Roman" w:cs="Times New Roman"/>
                        <w:i/>
                        <w:color w:val="000000" w:themeColor="text1"/>
                        <w:sz w:val="28"/>
                        <w:szCs w:val="28"/>
                        <w14:ligatures w14:val="none"/>
                      </w:rPr>
                    </w:rPrChange>
                  </w:rPr>
                  <m:t>AR</m:t>
                </w:del>
              </m:r>
            </m:sub>
          </m:sSub>
          <m:r>
            <w:del w:id="2085" w:author="yun qiao" w:date="2026-04-21T11:00:00Z">
              <w:rPr>
                <w:rFonts w:ascii="Cambria Math" w:eastAsia="宋体" w:hAnsi="Cambria Math" w:cs="Times New Roman"/>
                <w:color w:val="000000" w:themeColor="text1"/>
                <w:sz w:val="28"/>
                <w:szCs w:val="28"/>
                <w:highlight w:val="yellow"/>
                <w14:ligatures w14:val="none"/>
                <w:rPrChange w:id="2086" w:author="yun qiao" w:date="2026-04-21T14:54:00Z">
                  <w:rPr>
                    <w:rFonts w:ascii="Cambria Math" w:eastAsia="宋体" w:hAnsi="Cambria Math" w:cs="Times New Roman"/>
                    <w:color w:val="000000" w:themeColor="text1"/>
                    <w:sz w:val="28"/>
                    <w:szCs w:val="28"/>
                    <w14:ligatures w14:val="none"/>
                  </w:rPr>
                </w:rPrChange>
              </w:rPr>
              <m:t>=α⋅</m:t>
            </w:del>
          </m:r>
          <m:f>
            <m:fPr>
              <m:ctrlPr>
                <w:del w:id="2087" w:author="yun qiao" w:date="2026-04-21T11:00:00Z">
                  <w:rPr>
                    <w:rFonts w:ascii="Cambria Math" w:eastAsia="宋体" w:hAnsi="Cambria Math" w:cs="Times New Roman"/>
                    <w:i/>
                    <w:color w:val="000000" w:themeColor="text1"/>
                    <w:sz w:val="28"/>
                    <w:szCs w:val="28"/>
                    <w:highlight w:val="yellow"/>
                    <w14:ligatures w14:val="none"/>
                    <w:rPrChange w:id="2088" w:author="yun qiao" w:date="2026-04-21T14:54:00Z">
                      <w:rPr>
                        <w:rFonts w:ascii="Cambria Math" w:eastAsia="宋体" w:hAnsi="Cambria Math" w:cs="Times New Roman"/>
                        <w:i/>
                        <w:color w:val="000000" w:themeColor="text1"/>
                        <w:sz w:val="28"/>
                        <w:szCs w:val="28"/>
                        <w14:ligatures w14:val="none"/>
                      </w:rPr>
                    </w:rPrChange>
                  </w:rPr>
                </w:del>
              </m:ctrlPr>
            </m:fPr>
            <m:num>
              <m:r>
                <w:del w:id="2089" w:author="yun qiao" w:date="2026-04-21T11:00:00Z">
                  <w:rPr>
                    <w:rFonts w:ascii="Cambria Math" w:eastAsia="宋体" w:hAnsi="Cambria Math" w:cs="Times New Roman"/>
                    <w:color w:val="000000" w:themeColor="text1"/>
                    <w:sz w:val="28"/>
                    <w:szCs w:val="28"/>
                    <w:highlight w:val="yellow"/>
                    <w14:ligatures w14:val="none"/>
                    <w:rPrChange w:id="2090" w:author="yun qiao" w:date="2026-04-21T14:54:00Z">
                      <w:rPr>
                        <w:rFonts w:ascii="Cambria Math" w:eastAsia="宋体" w:hAnsi="Cambria Math" w:cs="Times New Roman"/>
                        <w:color w:val="000000" w:themeColor="text1"/>
                        <w:sz w:val="28"/>
                        <w:szCs w:val="28"/>
                        <w14:ligatures w14:val="none"/>
                      </w:rPr>
                    </w:rPrChange>
                  </w:rPr>
                  <m:t>t</m:t>
                </w:del>
              </m:r>
            </m:num>
            <m:den>
              <m:r>
                <w:del w:id="2091" w:author="yun qiao" w:date="2026-04-21T11:00:00Z">
                  <w:rPr>
                    <w:rFonts w:ascii="Cambria Math" w:eastAsia="宋体" w:hAnsi="Cambria Math" w:cs="Times New Roman"/>
                    <w:color w:val="000000" w:themeColor="text1"/>
                    <w:sz w:val="28"/>
                    <w:szCs w:val="28"/>
                    <w:highlight w:val="yellow"/>
                    <w14:ligatures w14:val="none"/>
                    <w:rPrChange w:id="2092" w:author="yun qiao" w:date="2026-04-21T14:54:00Z">
                      <w:rPr>
                        <w:rFonts w:ascii="Cambria Math" w:eastAsia="宋体" w:hAnsi="Cambria Math" w:cs="Times New Roman"/>
                        <w:color w:val="000000" w:themeColor="text1"/>
                        <w:sz w:val="28"/>
                        <w:szCs w:val="28"/>
                        <w14:ligatures w14:val="none"/>
                      </w:rPr>
                    </w:rPrChange>
                  </w:rPr>
                  <m:t>T</m:t>
                </w:del>
              </m:r>
            </m:den>
          </m:f>
        </m:oMath>
      </m:oMathPara>
    </w:p>
    <w:p w14:paraId="61A404A8" w14:textId="097E1E36" w:rsidR="00B95363" w:rsidRPr="00BB24F9" w:rsidDel="00595429" w:rsidRDefault="00000000">
      <w:pPr>
        <w:widowControl/>
        <w:spacing w:before="100" w:after="0" w:line="480" w:lineRule="exact"/>
        <w:ind w:firstLineChars="202" w:firstLine="566"/>
        <w:jc w:val="both"/>
        <w:rPr>
          <w:del w:id="2093" w:author="yun qiao" w:date="2026-04-21T11:00:00Z"/>
          <w:rFonts w:ascii="Times New Roman" w:eastAsia="宋体" w:hAnsi="Times New Roman" w:cs="Times New Roman"/>
          <w:color w:val="000000" w:themeColor="text1"/>
          <w:sz w:val="28"/>
          <w:szCs w:val="28"/>
          <w:highlight w:val="yellow"/>
          <w14:ligatures w14:val="none"/>
          <w:rPrChange w:id="2094" w:author="yun qiao" w:date="2026-04-21T14:54:00Z">
            <w:rPr>
              <w:del w:id="2095" w:author="yun qiao" w:date="2026-04-21T11:00:00Z"/>
              <w:rFonts w:ascii="Times New Roman" w:eastAsia="宋体" w:hAnsi="Times New Roman" w:cs="Times New Roman"/>
              <w:color w:val="000000" w:themeColor="text1"/>
              <w:sz w:val="28"/>
              <w:szCs w:val="28"/>
              <w14:ligatures w14:val="none"/>
            </w:rPr>
          </w:rPrChange>
        </w:rPr>
      </w:pPr>
      <w:del w:id="2096" w:author="yun qiao" w:date="2026-04-21T11:00:00Z">
        <w:r w:rsidRPr="00BB24F9" w:rsidDel="00595429">
          <w:rPr>
            <w:rFonts w:ascii="Times New Roman" w:eastAsia="宋体" w:hAnsi="Times New Roman" w:cs="Times New Roman" w:hint="eastAsia"/>
            <w:color w:val="000000" w:themeColor="text1"/>
            <w:sz w:val="28"/>
            <w:szCs w:val="28"/>
            <w:highlight w:val="yellow"/>
            <w14:ligatures w14:val="none"/>
            <w:rPrChange w:id="2097" w:author="yun qiao" w:date="2026-04-21T14:54:00Z">
              <w:rPr>
                <w:rFonts w:ascii="Times New Roman" w:eastAsia="宋体" w:hAnsi="Times New Roman" w:cs="Times New Roman" w:hint="eastAsia"/>
                <w:color w:val="000000" w:themeColor="text1"/>
                <w:sz w:val="28"/>
                <w:szCs w:val="28"/>
                <w14:ligatures w14:val="none"/>
              </w:rPr>
            </w:rPrChange>
          </w:rPr>
          <w:delText>其中，</w:delText>
        </w:r>
      </w:del>
      <m:oMath>
        <m:r>
          <w:del w:id="2098" w:author="yun qiao" w:date="2026-04-21T11:00:00Z">
            <w:rPr>
              <w:rFonts w:ascii="Cambria Math" w:eastAsia="宋体" w:hAnsi="Cambria Math" w:cs="Times New Roman"/>
              <w:color w:val="000000" w:themeColor="text1"/>
              <w:sz w:val="28"/>
              <w:szCs w:val="28"/>
              <w:highlight w:val="yellow"/>
              <w14:ligatures w14:val="none"/>
              <w:rPrChange w:id="2099" w:author="yun qiao" w:date="2026-04-21T14:54:00Z">
                <w:rPr>
                  <w:rFonts w:ascii="Cambria Math" w:eastAsia="宋体" w:hAnsi="Cambria Math" w:cs="Times New Roman"/>
                  <w:color w:val="000000" w:themeColor="text1"/>
                  <w:sz w:val="28"/>
                  <w:szCs w:val="28"/>
                  <w14:ligatures w14:val="none"/>
                </w:rPr>
              </w:rPrChange>
            </w:rPr>
            <m:t>t</m:t>
          </w:del>
        </m:r>
      </m:oMath>
      <w:del w:id="2100" w:author="yun qiao" w:date="2026-04-21T11:00:00Z">
        <w:r w:rsidRPr="00BB24F9" w:rsidDel="00595429">
          <w:rPr>
            <w:rFonts w:ascii="Times New Roman" w:eastAsia="宋体" w:hAnsi="Times New Roman" w:cs="Times New Roman" w:hint="eastAsia"/>
            <w:color w:val="000000" w:themeColor="text1"/>
            <w:sz w:val="28"/>
            <w:szCs w:val="28"/>
            <w:highlight w:val="yellow"/>
            <w14:ligatures w14:val="none"/>
            <w:rPrChange w:id="2101" w:author="yun qiao" w:date="2026-04-21T14:54:00Z">
              <w:rPr>
                <w:rFonts w:ascii="Times New Roman" w:eastAsia="宋体" w:hAnsi="Times New Roman" w:cs="Times New Roman" w:hint="eastAsia"/>
                <w:color w:val="000000" w:themeColor="text1"/>
                <w:sz w:val="28"/>
                <w:szCs w:val="28"/>
                <w14:ligatures w14:val="none"/>
              </w:rPr>
            </w:rPrChange>
          </w:rPr>
          <w:delText>为当前训练步数，</w:delText>
        </w:r>
      </w:del>
      <m:oMath>
        <m:r>
          <w:del w:id="2102" w:author="yun qiao" w:date="2026-04-21T11:00:00Z">
            <w:rPr>
              <w:rFonts w:ascii="Cambria Math" w:eastAsia="宋体" w:hAnsi="Cambria Math" w:cs="Times New Roman"/>
              <w:color w:val="000000" w:themeColor="text1"/>
              <w:sz w:val="28"/>
              <w:szCs w:val="28"/>
              <w:highlight w:val="yellow"/>
              <w14:ligatures w14:val="none"/>
              <w:rPrChange w:id="2103" w:author="yun qiao" w:date="2026-04-21T14:54:00Z">
                <w:rPr>
                  <w:rFonts w:ascii="Cambria Math" w:eastAsia="宋体" w:hAnsi="Cambria Math" w:cs="Times New Roman"/>
                  <w:color w:val="000000" w:themeColor="text1"/>
                  <w:sz w:val="28"/>
                  <w:szCs w:val="28"/>
                  <w14:ligatures w14:val="none"/>
                </w:rPr>
              </w:rPrChange>
            </w:rPr>
            <m:t>T</m:t>
          </w:del>
        </m:r>
      </m:oMath>
      <w:del w:id="2104" w:author="yun qiao" w:date="2026-04-21T11:00:00Z">
        <w:r w:rsidRPr="00BB24F9" w:rsidDel="00595429">
          <w:rPr>
            <w:rFonts w:ascii="Times New Roman" w:eastAsia="宋体" w:hAnsi="Times New Roman" w:cs="Times New Roman" w:hint="eastAsia"/>
            <w:color w:val="000000" w:themeColor="text1"/>
            <w:sz w:val="28"/>
            <w:szCs w:val="28"/>
            <w:highlight w:val="yellow"/>
            <w14:ligatures w14:val="none"/>
            <w:rPrChange w:id="2105" w:author="yun qiao" w:date="2026-04-21T14:54:00Z">
              <w:rPr>
                <w:rFonts w:ascii="Times New Roman" w:eastAsia="宋体" w:hAnsi="Times New Roman" w:cs="Times New Roman" w:hint="eastAsia"/>
                <w:color w:val="000000" w:themeColor="text1"/>
                <w:sz w:val="28"/>
                <w:szCs w:val="28"/>
                <w14:ligatures w14:val="none"/>
              </w:rPr>
            </w:rPrChange>
          </w:rPr>
          <w:delText>为总训练步数</w:delText>
        </w:r>
        <w:bookmarkStart w:id="2106" w:name="_Hlk227245561"/>
        <w:r w:rsidR="00124DA7" w:rsidRPr="00BB24F9" w:rsidDel="00595429">
          <w:rPr>
            <w:rFonts w:ascii="Times New Roman" w:eastAsia="宋体" w:hAnsi="Times New Roman" w:cs="Times New Roman" w:hint="eastAsia"/>
            <w:color w:val="000000" w:themeColor="text1"/>
            <w:sz w:val="28"/>
            <w:szCs w:val="28"/>
            <w:highlight w:val="yellow"/>
            <w14:ligatures w14:val="none"/>
            <w:rPrChange w:id="2107" w:author="yun qiao" w:date="2026-04-21T14:54:00Z">
              <w:rPr>
                <w:rFonts w:ascii="Times New Roman" w:eastAsia="宋体" w:hAnsi="Times New Roman" w:cs="Times New Roman" w:hint="eastAsia"/>
                <w:color w:val="000000" w:themeColor="text1"/>
                <w:sz w:val="28"/>
                <w:szCs w:val="28"/>
                <w14:ligatures w14:val="none"/>
              </w:rPr>
            </w:rPrChange>
          </w:rPr>
          <w:delText>，</w:delText>
        </w:r>
        <w:r w:rsidR="00124DA7" w:rsidRPr="00BB24F9" w:rsidDel="00595429">
          <w:rPr>
            <w:rFonts w:ascii="Times New Roman" w:eastAsia="宋体" w:hAnsi="Times New Roman" w:cs="Times New Roman"/>
            <w:i/>
            <w:iCs/>
            <w:color w:val="000000" w:themeColor="text1"/>
            <w:sz w:val="28"/>
            <w:szCs w:val="28"/>
            <w:highlight w:val="yellow"/>
            <w14:ligatures w14:val="none"/>
            <w:rPrChange w:id="2108" w:author="yun qiao" w:date="2026-04-21T14:54:00Z">
              <w:rPr>
                <w:rFonts w:ascii="Times New Roman" w:eastAsia="宋体" w:hAnsi="Times New Roman" w:cs="Times New Roman"/>
                <w:i/>
                <w:iCs/>
                <w:color w:val="000000" w:themeColor="text1"/>
                <w:sz w:val="28"/>
                <w:szCs w:val="28"/>
                <w14:ligatures w14:val="none"/>
              </w:rPr>
            </w:rPrChange>
          </w:rPr>
          <w:delText>α</w:delText>
        </w:r>
        <w:r w:rsidR="00124DA7" w:rsidRPr="00BB24F9" w:rsidDel="00595429">
          <w:rPr>
            <w:rFonts w:ascii="Times New Roman" w:eastAsia="宋体" w:hAnsi="Times New Roman" w:cs="Times New Roman"/>
            <w:color w:val="000000" w:themeColor="text1"/>
            <w:sz w:val="28"/>
            <w:szCs w:val="28"/>
            <w:highlight w:val="yellow"/>
            <w14:ligatures w14:val="none"/>
            <w:rPrChange w:id="2109" w:author="yun qiao" w:date="2026-04-21T14:54:00Z">
              <w:rPr>
                <w:rFonts w:ascii="Times New Roman" w:eastAsia="宋体" w:hAnsi="Times New Roman" w:cs="Times New Roman"/>
                <w:color w:val="000000" w:themeColor="text1"/>
                <w:sz w:val="28"/>
                <w:szCs w:val="28"/>
                <w14:ligatures w14:val="none"/>
              </w:rPr>
            </w:rPrChange>
          </w:rPr>
          <w:delText>为调节系数</w:delText>
        </w:r>
        <w:bookmarkEnd w:id="2106"/>
        <w:r w:rsidRPr="00BB24F9" w:rsidDel="00595429">
          <w:rPr>
            <w:rFonts w:ascii="Times New Roman" w:eastAsia="宋体" w:hAnsi="Times New Roman" w:cs="Times New Roman" w:hint="eastAsia"/>
            <w:color w:val="000000" w:themeColor="text1"/>
            <w:sz w:val="28"/>
            <w:szCs w:val="28"/>
            <w:highlight w:val="yellow"/>
            <w14:ligatures w14:val="none"/>
            <w:rPrChange w:id="2110" w:author="yun qiao" w:date="2026-04-21T14:54:00Z">
              <w:rPr>
                <w:rFonts w:ascii="Times New Roman" w:eastAsia="宋体" w:hAnsi="Times New Roman" w:cs="Times New Roman" w:hint="eastAsia"/>
                <w:color w:val="000000" w:themeColor="text1"/>
                <w:sz w:val="28"/>
                <w:szCs w:val="28"/>
                <w14:ligatures w14:val="none"/>
              </w:rPr>
            </w:rPrChange>
          </w:rPr>
          <w:delText>。</w:delText>
        </w:r>
      </w:del>
    </w:p>
    <w:p w14:paraId="6D2F119D" w14:textId="7CD715C3" w:rsidR="00124DA7" w:rsidRPr="00BB24F9" w:rsidDel="00595429" w:rsidRDefault="00124DA7" w:rsidP="00124DA7">
      <w:pPr>
        <w:widowControl/>
        <w:spacing w:before="100" w:after="0" w:line="480" w:lineRule="exact"/>
        <w:ind w:firstLineChars="202" w:firstLine="566"/>
        <w:jc w:val="both"/>
        <w:rPr>
          <w:del w:id="2111" w:author="yun qiao" w:date="2026-04-21T11:00:00Z"/>
          <w:rFonts w:ascii="Times New Roman" w:eastAsia="宋体" w:hAnsi="Times New Roman" w:cs="Times New Roman"/>
          <w:color w:val="000000" w:themeColor="text1"/>
          <w:sz w:val="28"/>
          <w:szCs w:val="28"/>
          <w:highlight w:val="yellow"/>
          <w14:ligatures w14:val="none"/>
          <w:rPrChange w:id="2112" w:author="yun qiao" w:date="2026-04-21T14:54:00Z">
            <w:rPr>
              <w:del w:id="2113" w:author="yun qiao" w:date="2026-04-21T11:00:00Z"/>
              <w:rFonts w:ascii="Times New Roman" w:eastAsia="宋体" w:hAnsi="Times New Roman" w:cs="Times New Roman"/>
              <w:color w:val="000000" w:themeColor="text1"/>
              <w:sz w:val="28"/>
              <w:szCs w:val="28"/>
              <w14:ligatures w14:val="none"/>
            </w:rPr>
          </w:rPrChange>
        </w:rPr>
      </w:pPr>
      <w:bookmarkStart w:id="2114" w:name="_Hlk227245580"/>
      <w:del w:id="2115" w:author="yun qiao" w:date="2026-04-21T11:00:00Z">
        <w:r w:rsidRPr="00BB24F9" w:rsidDel="00595429">
          <w:rPr>
            <w:rFonts w:ascii="Times New Roman" w:eastAsia="宋体" w:hAnsi="Times New Roman" w:cs="Times New Roman"/>
            <w:color w:val="000000" w:themeColor="text1"/>
            <w:sz w:val="28"/>
            <w:szCs w:val="28"/>
            <w:highlight w:val="yellow"/>
            <w14:ligatures w14:val="none"/>
            <w:rPrChange w:id="2116" w:author="yun qiao" w:date="2026-04-21T14:54:00Z">
              <w:rPr>
                <w:rFonts w:ascii="Times New Roman" w:eastAsia="宋体" w:hAnsi="Times New Roman" w:cs="Times New Roman"/>
                <w:color w:val="000000" w:themeColor="text1"/>
                <w:sz w:val="28"/>
                <w:szCs w:val="28"/>
                <w14:ligatures w14:val="none"/>
              </w:rPr>
            </w:rPrChange>
          </w:rPr>
          <w:delText>进一步地，引入基于操作原语序列长度的课程式训练策略。将训练样本按照操作原语序列长度划分为多个阶段，先使用较短序列样本进行训练，再逐步引入较长序列样本，使模型由简单模式逐渐过渡至复杂模式。</w:delText>
        </w:r>
      </w:del>
    </w:p>
    <w:p w14:paraId="7381F07E" w14:textId="737E93BF" w:rsidR="00B95363" w:rsidRPr="00BB24F9" w:rsidDel="00595429" w:rsidRDefault="00124DA7" w:rsidP="00124DA7">
      <w:pPr>
        <w:widowControl/>
        <w:spacing w:before="100" w:after="0" w:line="480" w:lineRule="exact"/>
        <w:ind w:firstLineChars="202" w:firstLine="566"/>
        <w:jc w:val="both"/>
        <w:rPr>
          <w:del w:id="2117" w:author="yun qiao" w:date="2026-04-21T11:00:00Z"/>
          <w:rFonts w:ascii="Times New Roman" w:eastAsia="宋体" w:hAnsi="Times New Roman" w:cs="Times New Roman"/>
          <w:color w:val="000000" w:themeColor="text1"/>
          <w:sz w:val="28"/>
          <w:szCs w:val="28"/>
          <w:highlight w:val="yellow"/>
          <w14:ligatures w14:val="none"/>
          <w:rPrChange w:id="2118" w:author="yun qiao" w:date="2026-04-21T14:54:00Z">
            <w:rPr>
              <w:del w:id="2119" w:author="yun qiao" w:date="2026-04-21T11:00:00Z"/>
              <w:rFonts w:ascii="Times New Roman" w:eastAsia="宋体" w:hAnsi="Times New Roman" w:cs="Times New Roman"/>
              <w:color w:val="000000" w:themeColor="text1"/>
              <w:sz w:val="28"/>
              <w:szCs w:val="28"/>
              <w14:ligatures w14:val="none"/>
            </w:rPr>
          </w:rPrChange>
        </w:rPr>
      </w:pPr>
      <w:del w:id="2120" w:author="yun qiao" w:date="2026-04-21T11:00:00Z">
        <w:r w:rsidRPr="00BB24F9" w:rsidDel="00595429">
          <w:rPr>
            <w:rFonts w:ascii="Times New Roman" w:eastAsia="宋体" w:hAnsi="Times New Roman" w:cs="Times New Roman"/>
            <w:color w:val="000000" w:themeColor="text1"/>
            <w:sz w:val="28"/>
            <w:szCs w:val="28"/>
            <w:highlight w:val="yellow"/>
            <w14:ligatures w14:val="none"/>
            <w:rPrChange w:id="2121" w:author="yun qiao" w:date="2026-04-21T14:54:00Z">
              <w:rPr>
                <w:rFonts w:ascii="Times New Roman" w:eastAsia="宋体" w:hAnsi="Times New Roman" w:cs="Times New Roman"/>
                <w:color w:val="000000" w:themeColor="text1"/>
                <w:sz w:val="28"/>
                <w:szCs w:val="28"/>
                <w14:ligatures w14:val="none"/>
              </w:rPr>
            </w:rPrChange>
          </w:rPr>
          <w:delTex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delText>
        </w:r>
        <w:bookmarkEnd w:id="2114"/>
        <w:r w:rsidRPr="00BB24F9" w:rsidDel="00595429">
          <w:rPr>
            <w:rFonts w:ascii="Times New Roman" w:eastAsia="宋体" w:hAnsi="Times New Roman" w:cs="Times New Roman" w:hint="eastAsia"/>
            <w:color w:val="000000" w:themeColor="text1"/>
            <w:sz w:val="28"/>
            <w:szCs w:val="28"/>
            <w:highlight w:val="yellow"/>
            <w14:ligatures w14:val="none"/>
            <w:rPrChange w:id="2122" w:author="yun qiao" w:date="2026-04-21T14:54:00Z">
              <w:rPr>
                <w:rFonts w:ascii="Times New Roman" w:eastAsia="宋体" w:hAnsi="Times New Roman" w:cs="Times New Roman" w:hint="eastAsia"/>
                <w:color w:val="000000" w:themeColor="text1"/>
                <w:sz w:val="28"/>
                <w:szCs w:val="28"/>
                <w14:ligatures w14:val="none"/>
              </w:rPr>
            </w:rPrChange>
          </w:rPr>
          <w:delText>。</w:delText>
        </w:r>
      </w:del>
    </w:p>
    <w:p w14:paraId="6F3A74A2" w14:textId="1084EE08" w:rsidR="006A3D2D" w:rsidRPr="004B17D5" w:rsidRDefault="006A3D2D"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123" w:name="_Hlk227245595"/>
      <w:r w:rsidRPr="00BB24F9">
        <w:rPr>
          <w:rFonts w:ascii="Times New Roman" w:eastAsia="宋体" w:hAnsi="Times New Roman" w:cs="Times New Roman" w:hint="eastAsia"/>
          <w:color w:val="000000" w:themeColor="text1"/>
          <w:sz w:val="28"/>
          <w:szCs w:val="28"/>
          <w:highlight w:val="yellow"/>
          <w14:ligatures w14:val="none"/>
          <w:rPrChange w:id="2124" w:author="yun qiao" w:date="2026-04-21T14:54:00Z">
            <w:rPr>
              <w:rFonts w:ascii="Times New Roman" w:eastAsia="宋体" w:hAnsi="Times New Roman" w:cs="Times New Roman" w:hint="eastAsia"/>
              <w:color w:val="000000" w:themeColor="text1"/>
              <w:sz w:val="28"/>
              <w:szCs w:val="28"/>
              <w14:ligatures w14:val="none"/>
            </w:rPr>
          </w:rPrChange>
        </w:rPr>
        <w:t>S</w:t>
      </w:r>
      <w:ins w:id="2125" w:author="yun qiao" w:date="2026-04-21T14:53:00Z">
        <w:r w:rsidR="00BB24F9" w:rsidRPr="00BB24F9">
          <w:rPr>
            <w:rFonts w:ascii="Times New Roman" w:eastAsia="宋体" w:hAnsi="Times New Roman" w:cs="Times New Roman" w:hint="eastAsia"/>
            <w:color w:val="000000" w:themeColor="text1"/>
            <w:sz w:val="28"/>
            <w:szCs w:val="28"/>
            <w:highlight w:val="yellow"/>
            <w14:ligatures w14:val="none"/>
            <w:rPrChange w:id="2126" w:author="yun qiao" w:date="2026-04-21T14:54:00Z">
              <w:rPr>
                <w:rFonts w:ascii="Times New Roman" w:eastAsia="宋体" w:hAnsi="Times New Roman" w:cs="Times New Roman" w:hint="eastAsia"/>
                <w:color w:val="000000" w:themeColor="text1"/>
                <w:sz w:val="28"/>
                <w:szCs w:val="28"/>
                <w14:ligatures w14:val="none"/>
              </w:rPr>
            </w:rPrChange>
          </w:rPr>
          <w:t>3</w:t>
        </w:r>
      </w:ins>
      <w:del w:id="2127" w:author="yun qiao" w:date="2026-04-21T14:53:00Z">
        <w:r w:rsidRPr="00BB24F9" w:rsidDel="00BB24F9">
          <w:rPr>
            <w:rFonts w:ascii="Times New Roman" w:eastAsia="宋体" w:hAnsi="Times New Roman" w:cs="Times New Roman" w:hint="eastAsia"/>
            <w:color w:val="000000" w:themeColor="text1"/>
            <w:sz w:val="28"/>
            <w:szCs w:val="28"/>
            <w:highlight w:val="yellow"/>
            <w14:ligatures w14:val="none"/>
            <w:rPrChange w:id="2128" w:author="yun qiao" w:date="2026-04-21T14:54:00Z">
              <w:rPr>
                <w:rFonts w:ascii="Times New Roman" w:eastAsia="宋体" w:hAnsi="Times New Roman" w:cs="Times New Roman" w:hint="eastAsia"/>
                <w:color w:val="000000" w:themeColor="text1"/>
                <w:sz w:val="28"/>
                <w:szCs w:val="28"/>
                <w14:ligatures w14:val="none"/>
              </w:rPr>
            </w:rPrChange>
          </w:rPr>
          <w:delText>4</w:delText>
        </w:r>
      </w:del>
      <w:r w:rsidRPr="00BB24F9">
        <w:rPr>
          <w:rFonts w:ascii="Times New Roman" w:eastAsia="宋体" w:hAnsi="Times New Roman" w:cs="Times New Roman" w:hint="eastAsia"/>
          <w:color w:val="000000" w:themeColor="text1"/>
          <w:sz w:val="28"/>
          <w:szCs w:val="28"/>
          <w:highlight w:val="yellow"/>
          <w14:ligatures w14:val="none"/>
          <w:rPrChange w:id="2129" w:author="yun qiao" w:date="2026-04-21T14:54:00Z">
            <w:rPr>
              <w:rFonts w:ascii="Times New Roman" w:eastAsia="宋体" w:hAnsi="Times New Roman" w:cs="Times New Roman" w:hint="eastAsia"/>
              <w:color w:val="000000" w:themeColor="text1"/>
              <w:sz w:val="28"/>
              <w:szCs w:val="28"/>
              <w14:ligatures w14:val="none"/>
            </w:rPr>
          </w:rPrChange>
        </w:rPr>
        <w:t>、</w:t>
      </w:r>
      <w:ins w:id="2130" w:author="yun qiao" w:date="2026-04-21T14:53:00Z">
        <w:r w:rsidR="00BB24F9" w:rsidRPr="00BB24F9">
          <w:rPr>
            <w:rFonts w:ascii="Times New Roman" w:eastAsia="宋体" w:hAnsi="Times New Roman" w:cs="Times New Roman" w:hint="eastAsia"/>
            <w:color w:val="000000" w:themeColor="text1"/>
            <w:sz w:val="28"/>
            <w:szCs w:val="28"/>
            <w:highlight w:val="yellow"/>
            <w14:ligatures w14:val="none"/>
            <w:rPrChange w:id="2131" w:author="yun qiao" w:date="2026-04-21T14:54:00Z">
              <w:rPr>
                <w:rFonts w:ascii="Times New Roman" w:eastAsia="宋体" w:hAnsi="Times New Roman" w:cs="Times New Roman" w:hint="eastAsia"/>
                <w:color w:val="000000" w:themeColor="text1"/>
                <w:sz w:val="28"/>
                <w:szCs w:val="28"/>
                <w14:ligatures w14:val="none"/>
              </w:rPr>
            </w:rPrChang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ins>
      <w:del w:id="2132" w:author="yun qiao" w:date="2026-04-21T14:53:00Z">
        <w:r w:rsidRPr="00BB24F9" w:rsidDel="00BB24F9">
          <w:rPr>
            <w:rFonts w:ascii="Times New Roman" w:eastAsia="宋体" w:hAnsi="Times New Roman" w:cs="Times New Roman"/>
            <w:color w:val="000000" w:themeColor="text1"/>
            <w:sz w:val="28"/>
            <w:szCs w:val="28"/>
            <w:highlight w:val="yellow"/>
            <w14:ligatures w14:val="none"/>
            <w:rPrChange w:id="2133" w:author="yun qiao" w:date="2026-04-21T14:54:00Z">
              <w:rPr>
                <w:rFonts w:ascii="Times New Roman" w:eastAsia="宋体" w:hAnsi="Times New Roman" w:cs="Times New Roman"/>
                <w:color w:val="000000" w:themeColor="text1"/>
                <w:sz w:val="28"/>
                <w:szCs w:val="28"/>
                <w14:ligatures w14:val="none"/>
              </w:rPr>
            </w:rPrChange>
          </w:rPr>
          <w:delText>基于所述结构化语义表示，利用所述</w:delText>
        </w:r>
      </w:del>
      <w:del w:id="2134" w:author="yun qiao" w:date="2026-04-20T09:57:00Z">
        <w:r w:rsidRPr="00BB24F9" w:rsidDel="00EA2881">
          <w:rPr>
            <w:rFonts w:ascii="Times New Roman" w:eastAsia="宋体" w:hAnsi="Times New Roman" w:cs="Times New Roman"/>
            <w:color w:val="000000" w:themeColor="text1"/>
            <w:sz w:val="28"/>
            <w:szCs w:val="28"/>
            <w:highlight w:val="yellow"/>
            <w14:ligatures w14:val="none"/>
            <w:rPrChange w:id="2135" w:author="yun qiao" w:date="2026-04-21T14:54:00Z">
              <w:rPr>
                <w:rFonts w:ascii="Times New Roman" w:eastAsia="宋体" w:hAnsi="Times New Roman" w:cs="Times New Roman"/>
                <w:color w:val="000000" w:themeColor="text1"/>
                <w:sz w:val="28"/>
                <w:szCs w:val="28"/>
                <w14:ligatures w14:val="none"/>
              </w:rPr>
            </w:rPrChange>
          </w:rPr>
          <w:delText>专用序列生成模型</w:delText>
        </w:r>
      </w:del>
      <w:del w:id="2136" w:author="yun qiao" w:date="2026-04-21T14:53:00Z">
        <w:r w:rsidRPr="00BB24F9" w:rsidDel="00BB24F9">
          <w:rPr>
            <w:rFonts w:ascii="Times New Roman" w:eastAsia="宋体" w:hAnsi="Times New Roman" w:cs="Times New Roman"/>
            <w:color w:val="000000" w:themeColor="text1"/>
            <w:sz w:val="28"/>
            <w:szCs w:val="28"/>
            <w:highlight w:val="yellow"/>
            <w14:ligatures w14:val="none"/>
            <w:rPrChange w:id="2137" w:author="yun qiao" w:date="2026-04-21T14:54:00Z">
              <w:rPr>
                <w:rFonts w:ascii="Times New Roman" w:eastAsia="宋体" w:hAnsi="Times New Roman" w:cs="Times New Roman"/>
                <w:color w:val="000000" w:themeColor="text1"/>
                <w:sz w:val="28"/>
                <w:szCs w:val="28"/>
                <w14:ligatures w14:val="none"/>
              </w:rPr>
            </w:rPrChange>
          </w:rPr>
          <w:delText>在所述操作语义空间内，依据预构建的操作原语转移合法性约束、已生成序列的层次归属关系及相邻步骤输入输出类型约束对候选操作原语进行筛选，生成满足任务语义一致性及操作结构约束的候选操作原语序列</w:delText>
        </w:r>
      </w:del>
      <w:r w:rsidR="00FC7080" w:rsidRPr="00BB24F9">
        <w:rPr>
          <w:rFonts w:ascii="Times New Roman" w:eastAsia="宋体" w:hAnsi="Times New Roman" w:cs="Times New Roman" w:hint="eastAsia"/>
          <w:color w:val="000000" w:themeColor="text1"/>
          <w:sz w:val="28"/>
          <w:szCs w:val="28"/>
          <w:highlight w:val="yellow"/>
          <w14:ligatures w14:val="none"/>
          <w:rPrChange w:id="2138" w:author="yun qiao" w:date="2026-04-21T14:54:00Z">
            <w:rPr>
              <w:rFonts w:ascii="Times New Roman" w:eastAsia="宋体" w:hAnsi="Times New Roman" w:cs="Times New Roman" w:hint="eastAsia"/>
              <w:color w:val="000000" w:themeColor="text1"/>
              <w:sz w:val="28"/>
              <w:szCs w:val="28"/>
              <w14:ligatures w14:val="none"/>
            </w:rPr>
          </w:rPrChange>
        </w:rPr>
        <w:t>。</w:t>
      </w:r>
      <w:bookmarkEnd w:id="2123"/>
    </w:p>
    <w:p w14:paraId="5400D112" w14:textId="784A1B52"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139" w:name="_Hlk227245679"/>
      <w:r w:rsidRPr="004B17D5">
        <w:rPr>
          <w:rFonts w:ascii="Times New Roman" w:eastAsia="宋体" w:hAnsi="Times New Roman" w:cs="Times New Roman"/>
          <w:color w:val="000000" w:themeColor="text1"/>
          <w:sz w:val="28"/>
          <w:szCs w:val="28"/>
          <w14:ligatures w14:val="none"/>
        </w:rPr>
        <w:lastRenderedPageBreak/>
        <w:t>S</w:t>
      </w:r>
      <w:ins w:id="2140" w:author="yun qiao" w:date="2026-04-21T14:53:00Z">
        <w:r w:rsidR="00BB24F9">
          <w:rPr>
            <w:rFonts w:ascii="Times New Roman" w:eastAsia="宋体" w:hAnsi="Times New Roman" w:cs="Times New Roman" w:hint="eastAsia"/>
            <w:color w:val="000000" w:themeColor="text1"/>
            <w:sz w:val="28"/>
            <w:szCs w:val="28"/>
            <w14:ligatures w14:val="none"/>
          </w:rPr>
          <w:t>3</w:t>
        </w:r>
      </w:ins>
      <w:del w:id="2141" w:author="yun qiao" w:date="2026-04-21T14:53:00Z">
        <w:r w:rsidRPr="004B17D5" w:rsidDel="00BB24F9">
          <w:rPr>
            <w:rFonts w:ascii="Times New Roman" w:eastAsia="宋体" w:hAnsi="Times New Roman" w:cs="Times New Roman"/>
            <w:color w:val="000000" w:themeColor="text1"/>
            <w:sz w:val="28"/>
            <w:szCs w:val="28"/>
            <w14:ligatures w14:val="none"/>
          </w:rPr>
          <w:delText>4</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color w:val="000000" w:themeColor="text1"/>
          <w:sz w:val="28"/>
          <w:szCs w:val="28"/>
          <w14:ligatures w14:val="none"/>
        </w:rPr>
        <w:t>、操作原语转移合法性约束构建。</w:t>
      </w:r>
    </w:p>
    <w:p w14:paraId="5079F1E7" w14:textId="58648B19" w:rsidR="00031235" w:rsidRPr="004B17D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445FF0DB" w:rsidR="00031235" w:rsidRPr="004B17D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w:t>
      </w:r>
      <w:proofErr w:type="gramStart"/>
      <w:r w:rsidRPr="004B17D5">
        <w:rPr>
          <w:rFonts w:ascii="Times New Roman" w:eastAsia="宋体" w:hAnsi="Times New Roman" w:cs="Times New Roman" w:hint="eastAsia"/>
          <w:color w:val="000000" w:themeColor="text1"/>
          <w:sz w:val="28"/>
          <w:szCs w:val="28"/>
          <w14:ligatures w14:val="none"/>
        </w:rPr>
        <w:t>该转移</w:t>
      </w:r>
      <w:proofErr w:type="gramEnd"/>
      <w:r w:rsidRPr="004B17D5">
        <w:rPr>
          <w:rFonts w:ascii="Times New Roman" w:eastAsia="宋体" w:hAnsi="Times New Roman" w:cs="Times New Roman" w:hint="eastAsia"/>
          <w:color w:val="000000" w:themeColor="text1"/>
          <w:sz w:val="28"/>
          <w:szCs w:val="28"/>
          <w14:ligatures w14:val="none"/>
        </w:rPr>
        <w:t>路径不应被视为有效生成路径。因此，将操作原语之间的转移合法性与输入输出数据类型兼容性共同纳入统一约束体系。</w:t>
      </w:r>
    </w:p>
    <w:p w14:paraId="24A451D5" w14:textId="288BA346" w:rsidR="00FE4033" w:rsidRPr="00FE4033" w:rsidRDefault="00E6299B" w:rsidP="00E6299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2717B">
        <w:rPr>
          <w:rFonts w:ascii="Times New Roman" w:eastAsia="宋体" w:hAnsi="Times New Roman" w:cs="Times New Roman"/>
          <w:color w:val="000000" w:themeColor="text1"/>
          <w:sz w:val="28"/>
          <w:szCs w:val="28"/>
          <w14:ligatures w14:val="none"/>
        </w:rPr>
        <w:t>在</w:t>
      </w:r>
      <w:r w:rsidRPr="004B17D5">
        <w:rPr>
          <w:rFonts w:ascii="Times New Roman" w:eastAsia="宋体" w:hAnsi="Times New Roman" w:cs="Times New Roman" w:hint="eastAsia"/>
          <w:color w:val="000000" w:themeColor="text1"/>
          <w:sz w:val="28"/>
          <w:szCs w:val="28"/>
          <w14:ligatures w14:val="none"/>
        </w:rPr>
        <w:t>这</w:t>
      </w:r>
      <w:r w:rsidRPr="0082717B">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sidRPr="0082717B">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oMath>
      <w:r w:rsidRPr="0082717B">
        <w:rPr>
          <w:rFonts w:ascii="Times New Roman" w:eastAsia="宋体" w:hAnsi="Times New Roman" w:cs="Times New Roman"/>
          <w:color w:val="000000" w:themeColor="text1"/>
          <w:sz w:val="28"/>
          <w:szCs w:val="28"/>
          <w14:ligatures w14:val="none"/>
        </w:rPr>
        <w:t>，则</w:t>
      </w:r>
      <w:r w:rsidR="00FE4033" w:rsidRPr="00FE4033">
        <w:rPr>
          <w:rFonts w:ascii="Times New Roman" w:eastAsia="宋体" w:hAnsi="Times New Roman" w:cs="Times New Roman"/>
          <w:color w:val="000000" w:themeColor="text1"/>
          <w:sz w:val="28"/>
          <w:szCs w:val="28"/>
          <w14:ligatures w14:val="none"/>
        </w:rPr>
        <w:t>：</w:t>
      </w:r>
    </w:p>
    <w:p w14:paraId="7AA0F9CB" w14:textId="5B394260" w:rsidR="00FE4033" w:rsidRPr="004B17D5" w:rsidRDefault="00FE4033" w:rsidP="00FE4033">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rPr>
              <w:rFonts w:ascii="Cambria Math" w:eastAsia="宋体" w:hAnsi="Cambria Math" w:cs="Times New Roman"/>
              <w:color w:val="000000" w:themeColor="text1"/>
              <w:sz w:val="28"/>
              <w:szCs w:val="28"/>
              <w14:ligatures w14:val="none"/>
            </w:rPr>
            <m:t>​</m:t>
          </m:r>
        </m:oMath>
      </m:oMathPara>
    </w:p>
    <w:p w14:paraId="182941E3" w14:textId="3EB444F3" w:rsidR="0082717B" w:rsidRPr="004B17D5" w:rsidRDefault="0082717B" w:rsidP="0082717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82717B">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sidRPr="0082717B">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82717B">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82717B">
        <w:rPr>
          <w:rFonts w:ascii="Times New Roman" w:eastAsia="宋体" w:hAnsi="Times New Roman" w:cs="Times New Roman"/>
          <w:color w:val="000000" w:themeColor="text1"/>
          <w:sz w:val="28"/>
          <w:szCs w:val="28"/>
          <w14:ligatures w14:val="none"/>
        </w:rPr>
        <w:t>的转移合法性程度或置信度。</w:t>
      </w:r>
      <w:r w:rsidR="00031235" w:rsidRPr="004B17D5">
        <w:rPr>
          <w:rFonts w:ascii="Times New Roman" w:eastAsia="宋体" w:hAnsi="Times New Roman" w:cs="Times New Roman"/>
          <w:color w:val="000000" w:themeColor="text1"/>
          <w:sz w:val="28"/>
          <w:szCs w:val="28"/>
          <w14:ligatures w14:val="none"/>
        </w:rPr>
        <w:t>所述转移合法性矩阵为基于规则约束与统计信息构建的加权矩阵，其取值反映层次结构约束、训练样本统计规律以及输入输出数据类型兼容关系的综合作用结果</w:t>
      </w:r>
      <w:r w:rsidRPr="0082717B">
        <w:rPr>
          <w:rFonts w:ascii="Times New Roman" w:eastAsia="宋体" w:hAnsi="Times New Roman" w:cs="Times New Roman"/>
          <w:color w:val="000000" w:themeColor="text1"/>
          <w:sz w:val="28"/>
          <w:szCs w:val="28"/>
          <w14:ligatures w14:val="none"/>
        </w:rPr>
        <w:t>。</w:t>
      </w:r>
    </w:p>
    <w:p w14:paraId="0E175DF0" w14:textId="7F39714F" w:rsidR="00031235" w:rsidRPr="0003123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031235">
        <w:rPr>
          <w:rFonts w:ascii="Times New Roman" w:eastAsia="宋体" w:hAnsi="Times New Roman" w:cs="Times New Roman"/>
          <w:color w:val="000000" w:themeColor="text1"/>
          <w:sz w:val="28"/>
          <w:szCs w:val="28"/>
          <w14:ligatures w14:val="none"/>
        </w:rPr>
        <w:t>在</w:t>
      </w:r>
      <w:r w:rsidR="00187E08" w:rsidRPr="004B17D5">
        <w:rPr>
          <w:rFonts w:ascii="Times New Roman" w:eastAsia="宋体" w:hAnsi="Times New Roman" w:cs="Times New Roman" w:hint="eastAsia"/>
          <w:color w:val="000000" w:themeColor="text1"/>
          <w:sz w:val="28"/>
          <w:szCs w:val="28"/>
          <w14:ligatures w14:val="none"/>
        </w:rPr>
        <w:t>这</w:t>
      </w:r>
      <w:r w:rsidRPr="00031235">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4E068491" w:rsidR="0082717B" w:rsidRPr="004B17D5" w:rsidRDefault="00031235" w:rsidP="0003123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031235">
        <w:rPr>
          <w:rFonts w:ascii="Times New Roman" w:eastAsia="宋体" w:hAnsi="Times New Roman" w:cs="Times New Roman"/>
          <w:color w:val="000000" w:themeColor="text1"/>
          <w:sz w:val="28"/>
          <w:szCs w:val="28"/>
          <w14:ligatures w14:val="none"/>
        </w:rPr>
        <w:t>进一步地，所述转移合法性矩阵的构建依据至少包括以下条件</w:t>
      </w:r>
      <w:r w:rsidR="0082717B" w:rsidRPr="004B17D5">
        <w:rPr>
          <w:rFonts w:ascii="Times New Roman" w:eastAsia="宋体" w:hAnsi="Times New Roman" w:cs="Times New Roman"/>
          <w:color w:val="000000" w:themeColor="text1"/>
          <w:sz w:val="28"/>
          <w:szCs w:val="28"/>
          <w14:ligatures w14:val="none"/>
        </w:rPr>
        <w:t>：</w:t>
      </w:r>
    </w:p>
    <w:p w14:paraId="2E06CF1A" w14:textId="77777777"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color w:val="000000" w:themeColor="text1"/>
          <w:sz w:val="28"/>
          <w:szCs w:val="28"/>
          <w14:ligatures w14:val="none"/>
        </w:rPr>
        <w:t>）在训练样本中存在相邻操作原语转移关系，或符合领域规则允许的处理流程</w:t>
      </w:r>
      <w:r w:rsidRPr="004B17D5">
        <w:rPr>
          <w:rFonts w:ascii="Times New Roman" w:eastAsia="宋体" w:hAnsi="Times New Roman" w:cs="Times New Roman" w:hint="eastAsia"/>
          <w:color w:val="000000" w:themeColor="text1"/>
          <w:sz w:val="28"/>
          <w:szCs w:val="28"/>
          <w14:ligatures w14:val="none"/>
        </w:rPr>
        <w:t>；</w:t>
      </w:r>
    </w:p>
    <w:p w14:paraId="4C5214CE" w14:textId="397EC4DB" w:rsidR="0082717B" w:rsidRPr="004B17D5" w:rsidRDefault="0082717B"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3535EFD5" w:rsidR="00A90E6F" w:rsidRPr="004B17D5"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42" w:author="yun qiao" w:date="2026-04-21T14:53:00Z">
        <w:r w:rsidR="00BB24F9">
          <w:rPr>
            <w:rFonts w:ascii="Times New Roman" w:eastAsia="宋体" w:hAnsi="Times New Roman" w:cs="Times New Roman" w:hint="eastAsia"/>
            <w:color w:val="000000" w:themeColor="text1"/>
            <w:sz w:val="28"/>
            <w:szCs w:val="28"/>
            <w14:ligatures w14:val="none"/>
          </w:rPr>
          <w:t>3</w:t>
        </w:r>
      </w:ins>
      <w:del w:id="2143" w:author="yun qiao" w:date="2026-04-21T14:53:00Z">
        <w:r w:rsidRPr="004B17D5" w:rsidDel="00BB24F9">
          <w:rPr>
            <w:rFonts w:ascii="Times New Roman" w:eastAsia="宋体" w:hAnsi="Times New Roman" w:cs="Times New Roman"/>
            <w:color w:val="000000" w:themeColor="text1"/>
            <w:sz w:val="28"/>
            <w:szCs w:val="28"/>
            <w14:ligatures w14:val="none"/>
          </w:rPr>
          <w:delText>4</w:delText>
        </w:r>
      </w:del>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A90E6F" w:rsidRPr="00A90E6F"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41BFD774" w:rsidR="00A90E6F" w:rsidRPr="004B17D5"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proofErr w:type="gramStart"/>
      <w:r w:rsidR="00F87CCB" w:rsidRPr="004B17D5">
        <w:rPr>
          <w:rFonts w:ascii="Times New Roman" w:eastAsia="宋体" w:hAnsi="Times New Roman" w:cs="Times New Roman" w:hint="eastAsia"/>
          <w:color w:val="000000" w:themeColor="text1"/>
          <w:sz w:val="28"/>
          <w:szCs w:val="28"/>
          <w14:ligatures w14:val="none"/>
        </w:rPr>
        <w:t>个</w:t>
      </w:r>
      <w:proofErr w:type="gramEnd"/>
      <w:r w:rsidRPr="00A90E6F">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sidRPr="00A90E6F">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A90E6F" w:rsidRPr="00A90E6F" w:rsidRDefault="00A90E6F" w:rsidP="00616565">
      <w:pPr>
        <w:spacing w:after="0" w:line="480" w:lineRule="exact"/>
        <w:ind w:leftChars="200" w:left="44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1</w:t>
      </w:r>
      <w:r w:rsidRPr="00A90E6F">
        <w:rPr>
          <w:rFonts w:ascii="Times New Roman" w:eastAsia="宋体" w:hAnsi="Times New Roman" w:cs="Times New Roman"/>
          <w:color w:val="000000" w:themeColor="text1"/>
          <w:sz w:val="28"/>
          <w:szCs w:val="28"/>
          <w14:ligatures w14:val="none"/>
        </w:rPr>
        <w:t>）任务类型对应的操作大类约束；</w:t>
      </w:r>
      <w:r w:rsidRPr="00A90E6F">
        <w:rPr>
          <w:rFonts w:ascii="Times New Roman" w:eastAsia="宋体" w:hAnsi="Times New Roman" w:cs="Times New Roman"/>
          <w:color w:val="000000" w:themeColor="text1"/>
          <w:sz w:val="28"/>
          <w:szCs w:val="28"/>
          <w14:ligatures w14:val="none"/>
        </w:rPr>
        <w:br/>
      </w:r>
      <w:r w:rsidRPr="00A90E6F">
        <w:rPr>
          <w:rFonts w:ascii="Times New Roman" w:eastAsia="宋体" w:hAnsi="Times New Roman" w:cs="Times New Roman"/>
          <w:color w:val="000000" w:themeColor="text1"/>
          <w:sz w:val="28"/>
          <w:szCs w:val="28"/>
          <w14:ligatures w14:val="none"/>
        </w:rPr>
        <w:lastRenderedPageBreak/>
        <w:t>（</w:t>
      </w:r>
      <w:r w:rsidRPr="00A90E6F">
        <w:rPr>
          <w:rFonts w:ascii="Times New Roman" w:eastAsia="宋体" w:hAnsi="Times New Roman" w:cs="Times New Roman"/>
          <w:color w:val="000000" w:themeColor="text1"/>
          <w:sz w:val="28"/>
          <w:szCs w:val="28"/>
          <w14:ligatures w14:val="none"/>
        </w:rPr>
        <w:t>2</w:t>
      </w:r>
      <w:r w:rsidRPr="00A90E6F">
        <w:rPr>
          <w:rFonts w:ascii="Times New Roman" w:eastAsia="宋体" w:hAnsi="Times New Roman" w:cs="Times New Roman"/>
          <w:color w:val="000000" w:themeColor="text1"/>
          <w:sz w:val="28"/>
          <w:szCs w:val="28"/>
          <w14:ligatures w14:val="none"/>
        </w:rPr>
        <w:t>）已生成操作原语序列的层次归属关系约束；</w:t>
      </w:r>
      <w:r w:rsidRPr="00A90E6F">
        <w:rPr>
          <w:rFonts w:ascii="Times New Roman" w:eastAsia="宋体" w:hAnsi="Times New Roman" w:cs="Times New Roman"/>
          <w:color w:val="000000" w:themeColor="text1"/>
          <w:sz w:val="28"/>
          <w:szCs w:val="28"/>
          <w14:ligatures w14:val="none"/>
        </w:rPr>
        <w:br/>
      </w: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3</w:t>
      </w:r>
      <w:r w:rsidRPr="00A90E6F">
        <w:rPr>
          <w:rFonts w:ascii="Times New Roman" w:eastAsia="宋体" w:hAnsi="Times New Roman" w:cs="Times New Roman"/>
          <w:color w:val="000000" w:themeColor="text1"/>
          <w:sz w:val="28"/>
          <w:szCs w:val="28"/>
          <w14:ligatures w14:val="none"/>
        </w:rPr>
        <w:t>）操作原语转移合法性约束；</w:t>
      </w:r>
      <w:r w:rsidRPr="00A90E6F">
        <w:rPr>
          <w:rFonts w:ascii="Times New Roman" w:eastAsia="宋体" w:hAnsi="Times New Roman" w:cs="Times New Roman"/>
          <w:color w:val="000000" w:themeColor="text1"/>
          <w:sz w:val="28"/>
          <w:szCs w:val="28"/>
          <w14:ligatures w14:val="none"/>
        </w:rPr>
        <w:br/>
      </w:r>
      <w:r w:rsidRPr="00A90E6F">
        <w:rPr>
          <w:rFonts w:ascii="Times New Roman" w:eastAsia="宋体" w:hAnsi="Times New Roman" w:cs="Times New Roman"/>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4</w:t>
      </w:r>
      <w:r w:rsidRPr="00A90E6F">
        <w:rPr>
          <w:rFonts w:ascii="Times New Roman" w:eastAsia="宋体" w:hAnsi="Times New Roman" w:cs="Times New Roman"/>
          <w:color w:val="000000" w:themeColor="text1"/>
          <w:sz w:val="28"/>
          <w:szCs w:val="28"/>
          <w14:ligatures w14:val="none"/>
        </w:rPr>
        <w:t>）相邻步骤输入输出数据类型兼容性约束。</w:t>
      </w:r>
    </w:p>
    <w:p w14:paraId="1605A95D" w14:textId="7053CA23" w:rsidR="00A90E6F" w:rsidRPr="004B17D5"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sidRPr="00A90E6F">
        <w:rPr>
          <w:rFonts w:ascii="Times New Roman" w:eastAsia="宋体" w:hAnsi="Times New Roman" w:cs="Times New Roman"/>
          <w:color w:val="000000" w:themeColor="text1"/>
          <w:sz w:val="28"/>
          <w:szCs w:val="28"/>
          <w14:ligatures w14:val="none"/>
        </w:rPr>
        <w:t>，其中满足上述约束条件的候选操作原语对应元素取值为</w:t>
      </w:r>
      <w:r w:rsidRPr="00A90E6F">
        <w:rPr>
          <w:rFonts w:ascii="Times New Roman" w:eastAsia="宋体" w:hAnsi="Times New Roman" w:cs="Times New Roman"/>
          <w:color w:val="000000" w:themeColor="text1"/>
          <w:sz w:val="28"/>
          <w:szCs w:val="28"/>
          <w14:ligatures w14:val="none"/>
        </w:rPr>
        <w:t>1</w:t>
      </w:r>
      <w:r w:rsidRPr="00A90E6F">
        <w:rPr>
          <w:rFonts w:ascii="Times New Roman" w:eastAsia="宋体" w:hAnsi="Times New Roman" w:cs="Times New Roman"/>
          <w:color w:val="000000" w:themeColor="text1"/>
          <w:sz w:val="28"/>
          <w:szCs w:val="28"/>
          <w14:ligatures w14:val="none"/>
        </w:rPr>
        <w:t>，否则取值为</w:t>
      </w:r>
      <w:r w:rsidRPr="00A90E6F">
        <w:rPr>
          <w:rFonts w:ascii="Times New Roman" w:eastAsia="宋体" w:hAnsi="Times New Roman" w:cs="Times New Roman"/>
          <w:color w:val="000000" w:themeColor="text1"/>
          <w:sz w:val="28"/>
          <w:szCs w:val="28"/>
          <w14:ligatures w14:val="none"/>
        </w:rPr>
        <w:t>0</w:t>
      </w:r>
      <w:r w:rsidRPr="00A90E6F">
        <w:rPr>
          <w:rFonts w:ascii="Times New Roman" w:eastAsia="宋体" w:hAnsi="Times New Roman" w:cs="Times New Roman"/>
          <w:color w:val="000000" w:themeColor="text1"/>
          <w:sz w:val="28"/>
          <w:szCs w:val="28"/>
          <w14:ligatures w14:val="none"/>
        </w:rPr>
        <w:t>，则经约束筛选后的概率分布可表示为：</w:t>
      </w:r>
    </w:p>
    <w:p w14:paraId="5BB508DD" w14:textId="5BB4EBF0" w:rsidR="00A90E6F" w:rsidRPr="004B17D5" w:rsidRDefault="00000000" w:rsidP="00A90E6F">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i/>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e>
          </m:d>
        </m:oMath>
      </m:oMathPara>
    </w:p>
    <w:p w14:paraId="7D4E2AA1" w14:textId="36E12193" w:rsidR="00A90E6F" w:rsidRPr="00A90E6F" w:rsidRDefault="00A90E6F" w:rsidP="00A90E6F">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A90E6F">
        <w:rPr>
          <w:rFonts w:ascii="Times New Roman" w:eastAsia="宋体" w:hAnsi="Times New Roman" w:cs="Times New Roman"/>
          <w:color w:val="000000" w:themeColor="text1"/>
          <w:sz w:val="28"/>
          <w:szCs w:val="28"/>
          <w14:ligatures w14:val="none"/>
        </w:rPr>
        <w:t>其中，</w:t>
      </w:r>
      <w:r w:rsidRPr="00A90E6F">
        <w:rPr>
          <w:rFonts w:ascii="宋体" w:eastAsia="宋体" w:hAnsi="宋体" w:cs="宋体" w:hint="eastAsia"/>
          <w:color w:val="000000" w:themeColor="text1"/>
          <w:sz w:val="28"/>
          <w:szCs w:val="28"/>
          <w14:ligatures w14:val="none"/>
        </w:rPr>
        <w:t>⊙</w:t>
      </w:r>
      <w:r w:rsidRPr="00A90E6F">
        <w:rPr>
          <w:rFonts w:ascii="Times New Roman" w:eastAsia="宋体" w:hAnsi="Times New Roman" w:cs="Times New Roman"/>
          <w:color w:val="000000" w:themeColor="text1"/>
          <w:sz w:val="28"/>
          <w:szCs w:val="28"/>
          <w14:ligatures w14:val="none"/>
        </w:rPr>
        <w:t>表示逐元素乘法，</w:t>
      </w:r>
      <w:r w:rsidRPr="00A90E6F">
        <w:rPr>
          <w:rFonts w:ascii="Times New Roman" w:eastAsia="宋体" w:hAnsi="Times New Roman" w:cs="Times New Roman"/>
          <w:color w:val="000000" w:themeColor="text1"/>
          <w:sz w:val="28"/>
          <w:szCs w:val="28"/>
          <w14:ligatures w14:val="none"/>
        </w:rPr>
        <w:t xml:space="preserve">Normalize </w:t>
      </w:r>
      <w:r w:rsidRPr="00A90E6F">
        <w:rPr>
          <w:rFonts w:ascii="Times New Roman" w:eastAsia="宋体" w:hAnsi="Times New Roman" w:cs="Times New Roman"/>
          <w:color w:val="000000" w:themeColor="text1"/>
          <w:sz w:val="28"/>
          <w:szCs w:val="28"/>
          <w14:ligatures w14:val="none"/>
        </w:rPr>
        <w:t>表示对筛选后的候选集合进行重新归一化。</w:t>
      </w:r>
      <w:r w:rsidRPr="004B17D5">
        <w:rPr>
          <w:rFonts w:ascii="Times New Roman" w:eastAsia="宋体" w:hAnsi="Times New Roman" w:cs="Times New Roman" w:hint="eastAsia"/>
          <w:color w:val="000000" w:themeColor="text1"/>
          <w:sz w:val="28"/>
          <w:szCs w:val="28"/>
          <w14:ligatures w14:val="none"/>
        </w:rPr>
        <w:t>对于不满足约束条件的候选操作原语，其生成概率被抑制或置零，使其不参与当前时间步的选择过程。</w:t>
      </w:r>
      <w:r w:rsidR="004C309D" w:rsidRPr="004B17D5">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进一步地，所述筛选与归一化过程等价于在解码过程中对原始概率分布施加结构化约束，从而将不满足约束条件的生成路径从概率空间中剔除。</w:t>
      </w:r>
    </w:p>
    <w:p w14:paraId="0275FE91" w14:textId="315521F7" w:rsidR="00341A84" w:rsidRPr="004B17D5"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44" w:author="yun qiao" w:date="2026-04-21T14:53:00Z">
        <w:r w:rsidR="00BB24F9">
          <w:rPr>
            <w:rFonts w:ascii="Times New Roman" w:eastAsia="宋体" w:hAnsi="Times New Roman" w:cs="Times New Roman" w:hint="eastAsia"/>
            <w:color w:val="000000" w:themeColor="text1"/>
            <w:sz w:val="28"/>
            <w:szCs w:val="28"/>
            <w14:ligatures w14:val="none"/>
          </w:rPr>
          <w:t>3</w:t>
        </w:r>
      </w:ins>
      <w:del w:id="2145" w:author="yun qiao" w:date="2026-04-21T14:53:00Z">
        <w:r w:rsidRPr="004B17D5" w:rsidDel="00BB24F9">
          <w:rPr>
            <w:rFonts w:ascii="Times New Roman" w:eastAsia="宋体" w:hAnsi="Times New Roman" w:cs="Times New Roman"/>
            <w:color w:val="000000" w:themeColor="text1"/>
            <w:sz w:val="28"/>
            <w:szCs w:val="28"/>
            <w14:ligatures w14:val="none"/>
          </w:rPr>
          <w:delText>4</w:delText>
        </w:r>
      </w:del>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color w:val="000000" w:themeColor="text1"/>
          <w:sz w:val="28"/>
          <w:szCs w:val="28"/>
          <w14:ligatures w14:val="none"/>
        </w:rPr>
        <w:t>、多候选操作原语序列生成策略。</w:t>
      </w:r>
    </w:p>
    <w:p w14:paraId="03B3A997" w14:textId="09CBB977" w:rsidR="00341A84" w:rsidRPr="00341A84" w:rsidRDefault="00031235"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由于</w:t>
      </w:r>
      <w:r w:rsidR="00341A84" w:rsidRPr="00341A84">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529253AE" w:rsidR="00341A84" w:rsidRPr="00341A84"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341A84">
        <w:rPr>
          <w:rFonts w:ascii="Times New Roman" w:eastAsia="宋体" w:hAnsi="Times New Roman" w:cs="Times New Roman"/>
          <w:color w:val="000000" w:themeColor="text1"/>
          <w:sz w:val="28"/>
          <w:szCs w:val="28"/>
          <w14:ligatures w14:val="none"/>
        </w:rPr>
        <w:t>在</w:t>
      </w:r>
      <w:r w:rsidR="002C5496" w:rsidRPr="004B17D5">
        <w:rPr>
          <w:rFonts w:ascii="Times New Roman" w:eastAsia="宋体" w:hAnsi="Times New Roman" w:cs="Times New Roman" w:hint="eastAsia"/>
          <w:color w:val="000000" w:themeColor="text1"/>
          <w:sz w:val="28"/>
          <w:szCs w:val="28"/>
          <w14:ligatures w14:val="none"/>
        </w:rPr>
        <w:t>这</w:t>
      </w:r>
      <w:r w:rsidRPr="00341A84">
        <w:rPr>
          <w:rFonts w:ascii="Times New Roman" w:eastAsia="宋体" w:hAnsi="Times New Roman" w:cs="Times New Roman"/>
          <w:color w:val="000000" w:themeColor="text1"/>
          <w:sz w:val="28"/>
          <w:szCs w:val="28"/>
          <w14:ligatures w14:val="none"/>
        </w:rPr>
        <w:t>一实施方式中，采用基于搜索的序列扩展方法，在每</w:t>
      </w:r>
      <w:proofErr w:type="gramStart"/>
      <w:r w:rsidRPr="00341A84">
        <w:rPr>
          <w:rFonts w:ascii="Times New Roman" w:eastAsia="宋体" w:hAnsi="Times New Roman" w:cs="Times New Roman"/>
          <w:color w:val="000000" w:themeColor="text1"/>
          <w:sz w:val="28"/>
          <w:szCs w:val="28"/>
          <w14:ligatures w14:val="none"/>
        </w:rPr>
        <w:t>一时间步对满足</w:t>
      </w:r>
      <w:proofErr w:type="gramEnd"/>
      <w:r w:rsidRPr="00341A84">
        <w:rPr>
          <w:rFonts w:ascii="Times New Roman" w:eastAsia="宋体" w:hAnsi="Times New Roman" w:cs="Times New Roman"/>
          <w:color w:val="000000" w:themeColor="text1"/>
          <w:sz w:val="28"/>
          <w:szCs w:val="28"/>
          <w14:ligatures w14:val="none"/>
        </w:rPr>
        <w:t>约束条件的候选操作原语进行扩展，并保留若干得分较高的候选路径。设候选操作原语序列为：</w:t>
      </w:r>
    </w:p>
    <w:p w14:paraId="56AA354E" w14:textId="50A2C962" w:rsidR="002C5496" w:rsidRPr="004B17D5" w:rsidDel="00BB24F9" w:rsidRDefault="002C5496" w:rsidP="00616565">
      <w:pPr>
        <w:spacing w:after="0" w:line="480" w:lineRule="exact"/>
        <w:jc w:val="both"/>
        <w:rPr>
          <w:del w:id="2146" w:author="yun qiao" w:date="2026-04-21T14:54: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O=</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m:oMathPara>
    </w:p>
    <w:p w14:paraId="593E8EE7" w14:textId="34BC18A7" w:rsidR="00341A84" w:rsidRPr="00341A84" w:rsidRDefault="002C5496" w:rsidP="00BB24F9">
      <w:pPr>
        <w:spacing w:after="0" w:line="480" w:lineRule="exact"/>
        <w:jc w:val="both"/>
        <w:rPr>
          <w:rFonts w:ascii="Times New Roman" w:eastAsia="宋体" w:hAnsi="Times New Roman" w:cs="Times New Roman"/>
          <w:color w:val="000000" w:themeColor="text1"/>
          <w:sz w:val="28"/>
          <w:szCs w:val="28"/>
          <w14:ligatures w14:val="none"/>
        </w:rPr>
        <w:pPrChange w:id="2147" w:author="yun qiao" w:date="2026-04-21T14:54:00Z">
          <w:pPr>
            <w:spacing w:after="0" w:line="480" w:lineRule="exact"/>
            <w:ind w:firstLineChars="200" w:firstLine="560"/>
            <w:jc w:val="both"/>
          </w:pPr>
        </w:pPrChange>
      </w:pPr>
      <w:del w:id="2148" w:author="yun qiao" w:date="2026-04-21T14:54:00Z">
        <w:r w:rsidRPr="004B17D5" w:rsidDel="00BB24F9">
          <w:rPr>
            <w:rFonts w:ascii="Times New Roman" w:eastAsia="宋体" w:hAnsi="Times New Roman" w:cs="Times New Roman"/>
            <w:color w:val="000000" w:themeColor="text1"/>
            <w:sz w:val="28"/>
            <w:szCs w:val="28"/>
            <w14:ligatures w14:val="none"/>
          </w:rPr>
          <w:delText xml:space="preserve"> </w:delText>
        </w:r>
      </w:del>
    </w:p>
    <w:p w14:paraId="4FFD2818" w14:textId="77777777" w:rsidR="00341A84" w:rsidRPr="00341A84" w:rsidRDefault="00341A84" w:rsidP="00341A8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341A84">
        <w:rPr>
          <w:rFonts w:ascii="Times New Roman" w:eastAsia="宋体" w:hAnsi="Times New Roman" w:cs="Times New Roman"/>
          <w:color w:val="000000" w:themeColor="text1"/>
          <w:sz w:val="28"/>
          <w:szCs w:val="28"/>
          <w14:ligatures w14:val="none"/>
        </w:rPr>
        <w:t>其累计生成得分可表示为：</w:t>
      </w:r>
    </w:p>
    <w:p w14:paraId="3DF7FFBA" w14:textId="16D4DCE8" w:rsidR="00341A84" w:rsidRPr="00341A84" w:rsidRDefault="00341A84" w:rsidP="00616565">
      <w:pPr>
        <w:spacing w:after="0" w:line="360" w:lineRule="auto"/>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O</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func>
                <m:funcPr>
                  <m:ctrlPr>
                    <w:rPr>
                      <w:rFonts w:ascii="Cambria Math" w:eastAsia="宋体" w:hAnsi="Cambria Math" w:cs="Times New Roman"/>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ctrlPr>
                    <w:rPr>
                      <w:rFonts w:ascii="Cambria Math" w:eastAsia="宋体" w:hAnsi="Cambria Math" w:cs="Times New Roman"/>
                      <w:i/>
                      <w:color w:val="000000" w:themeColor="text1"/>
                      <w:sz w:val="28"/>
                      <w:szCs w:val="28"/>
                      <w14:ligatures w14:val="none"/>
                    </w:rPr>
                  </m:ctrlPr>
                </m:fName>
                <m:e>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ctrlPr>
                <w:rPr>
                  <w:rFonts w:ascii="Cambria Math" w:eastAsia="宋体" w:hAnsi="Cambria Math" w:cs="Times New Roman"/>
                  <w:i/>
                  <w:color w:val="000000" w:themeColor="text1"/>
                  <w:sz w:val="28"/>
                  <w:szCs w:val="28"/>
                  <w14:ligatures w14:val="none"/>
                </w:rPr>
              </m:ctrlPr>
            </m:e>
          </m:nary>
        </m:oMath>
      </m:oMathPara>
    </w:p>
    <w:p w14:paraId="7467C645" w14:textId="77777777" w:rsidR="00BB24F9" w:rsidRDefault="00866262" w:rsidP="00616565">
      <w:pPr>
        <w:spacing w:after="0" w:line="480" w:lineRule="exact"/>
        <w:ind w:firstLineChars="200" w:firstLine="560"/>
        <w:jc w:val="both"/>
        <w:rPr>
          <w:ins w:id="2149" w:author="yun qiao" w:date="2026-04-21T14:54:00Z"/>
          <w:rFonts w:ascii="Cambria Math" w:eastAsia="宋体" w:hAnsi="Cambria Math" w:cs="Times New Roman"/>
          <w:iCs/>
          <w:color w:val="000000" w:themeColor="text1"/>
          <w:sz w:val="28"/>
          <w:szCs w:val="28"/>
          <w14:ligatures w14:val="none"/>
        </w:rPr>
      </w:pPr>
      <w:r w:rsidRPr="004B17D5">
        <w:rPr>
          <w:rFonts w:ascii="Cambria Math" w:eastAsia="宋体" w:hAnsi="Cambria Math" w:cs="Times New Roman"/>
          <w:iCs/>
          <w:color w:val="000000" w:themeColor="text1"/>
          <w:sz w:val="28"/>
          <w:szCs w:val="28"/>
          <w14:ligatures w14:val="none"/>
        </w:rPr>
        <w:t>进一步地，在</w:t>
      </w:r>
      <w:ins w:id="2150" w:author="yun qiao" w:date="2026-04-21T14:54:00Z">
        <w:r w:rsidR="00BB24F9">
          <w:rPr>
            <w:rFonts w:ascii="Cambria Math" w:eastAsia="宋体" w:hAnsi="Cambria Math" w:cs="Times New Roman" w:hint="eastAsia"/>
            <w:iCs/>
            <w:color w:val="000000" w:themeColor="text1"/>
            <w:sz w:val="28"/>
            <w:szCs w:val="28"/>
            <w14:ligatures w14:val="none"/>
          </w:rPr>
          <w:t>这</w:t>
        </w:r>
      </w:ins>
      <w:r w:rsidRPr="004B17D5">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582A9375" w:rsidR="00F24BF4" w:rsidRPr="004B17D5" w:rsidRDefault="00866262" w:rsidP="00616565">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del w:id="2151" w:author="yun qiao" w:date="2026-04-21T14:54:00Z">
        <w:r w:rsidRPr="004B17D5" w:rsidDel="00BB24F9">
          <w:rPr>
            <w:rFonts w:ascii="Cambria Math" w:eastAsia="宋体" w:hAnsi="Cambria Math" w:cs="Times New Roman"/>
            <w:iCs/>
            <w:color w:val="000000" w:themeColor="text1"/>
            <w:sz w:val="28"/>
            <w:szCs w:val="28"/>
            <w14:ligatures w14:val="none"/>
          </w:rPr>
          <w:br/>
        </w:r>
        <w:r w:rsidR="009A4EE4" w:rsidRPr="004B17D5" w:rsidDel="00BB24F9">
          <w:rPr>
            <w:rFonts w:ascii="Cambria Math" w:eastAsia="宋体" w:hAnsi="Cambria Math" w:cs="Times New Roman" w:hint="eastAsia"/>
            <w:iCs/>
            <w:color w:val="000000" w:themeColor="text1"/>
            <w:sz w:val="28"/>
            <w:szCs w:val="28"/>
            <w14:ligatures w14:val="none"/>
          </w:rPr>
          <w:delText xml:space="preserve">    </w:delText>
        </w:r>
      </w:del>
      <w:r w:rsidRPr="004B17D5">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sidR="00F24BF4" w:rsidRPr="004B17D5">
        <w:rPr>
          <w:rFonts w:ascii="Times New Roman" w:eastAsia="宋体" w:hAnsi="Times New Roman" w:cs="Times New Roman" w:hint="eastAsia"/>
          <w:iCs/>
          <w:color w:val="000000" w:themeColor="text1"/>
          <w:sz w:val="28"/>
          <w:szCs w:val="28"/>
          <w14:ligatures w14:val="none"/>
        </w:rPr>
        <w:t>。</w:t>
      </w:r>
      <w:bookmarkEnd w:id="2139"/>
    </w:p>
    <w:p w14:paraId="7044D930" w14:textId="18DEB616" w:rsidR="00B95363" w:rsidRPr="004B17D5" w:rsidRDefault="00000000" w:rsidP="00F24BF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152" w:name="_Hlk227245766"/>
      <w:r w:rsidRPr="00BB24F9">
        <w:rPr>
          <w:rFonts w:ascii="Times New Roman" w:eastAsia="宋体" w:hAnsi="Times New Roman" w:cs="Times New Roman"/>
          <w:color w:val="000000" w:themeColor="text1"/>
          <w:sz w:val="28"/>
          <w:szCs w:val="28"/>
          <w:highlight w:val="yellow"/>
          <w14:ligatures w14:val="none"/>
          <w:rPrChange w:id="2153" w:author="yun qiao" w:date="2026-04-21T14:55:00Z">
            <w:rPr>
              <w:rFonts w:ascii="Times New Roman" w:eastAsia="宋体" w:hAnsi="Times New Roman" w:cs="Times New Roman"/>
              <w:color w:val="000000" w:themeColor="text1"/>
              <w:sz w:val="28"/>
              <w:szCs w:val="28"/>
              <w14:ligatures w14:val="none"/>
            </w:rPr>
          </w:rPrChange>
        </w:rPr>
        <w:lastRenderedPageBreak/>
        <w:t>S</w:t>
      </w:r>
      <w:ins w:id="2154" w:author="yun qiao" w:date="2026-04-21T14:54:00Z">
        <w:r w:rsidR="00BB24F9" w:rsidRPr="00BB24F9">
          <w:rPr>
            <w:rFonts w:ascii="Times New Roman" w:eastAsia="宋体" w:hAnsi="Times New Roman" w:cs="Times New Roman" w:hint="eastAsia"/>
            <w:color w:val="000000" w:themeColor="text1"/>
            <w:sz w:val="28"/>
            <w:szCs w:val="28"/>
            <w:highlight w:val="yellow"/>
            <w14:ligatures w14:val="none"/>
            <w:rPrChange w:id="2155" w:author="yun qiao" w:date="2026-04-21T14:55:00Z">
              <w:rPr>
                <w:rFonts w:ascii="Times New Roman" w:eastAsia="宋体" w:hAnsi="Times New Roman" w:cs="Times New Roman" w:hint="eastAsia"/>
                <w:color w:val="000000" w:themeColor="text1"/>
                <w:sz w:val="28"/>
                <w:szCs w:val="28"/>
                <w14:ligatures w14:val="none"/>
              </w:rPr>
            </w:rPrChange>
          </w:rPr>
          <w:t>4</w:t>
        </w:r>
      </w:ins>
      <w:del w:id="2156" w:author="yun qiao" w:date="2026-04-21T14:54:00Z">
        <w:r w:rsidRPr="00BB24F9" w:rsidDel="00BB24F9">
          <w:rPr>
            <w:rFonts w:ascii="Times New Roman" w:eastAsia="宋体" w:hAnsi="Times New Roman" w:cs="Times New Roman"/>
            <w:color w:val="000000" w:themeColor="text1"/>
            <w:sz w:val="28"/>
            <w:szCs w:val="28"/>
            <w:highlight w:val="yellow"/>
            <w14:ligatures w14:val="none"/>
            <w:rPrChange w:id="2157" w:author="yun qiao" w:date="2026-04-21T14:55:00Z">
              <w:rPr>
                <w:rFonts w:ascii="Times New Roman" w:eastAsia="宋体" w:hAnsi="Times New Roman" w:cs="Times New Roman"/>
                <w:color w:val="000000" w:themeColor="text1"/>
                <w:sz w:val="28"/>
                <w:szCs w:val="28"/>
                <w14:ligatures w14:val="none"/>
              </w:rPr>
            </w:rPrChange>
          </w:rPr>
          <w:delText>5</w:delText>
        </w:r>
      </w:del>
      <w:r w:rsidRPr="00BB24F9">
        <w:rPr>
          <w:rFonts w:ascii="Times New Roman" w:eastAsia="宋体" w:hAnsi="Times New Roman" w:cs="Times New Roman" w:hint="eastAsia"/>
          <w:color w:val="000000" w:themeColor="text1"/>
          <w:sz w:val="28"/>
          <w:szCs w:val="28"/>
          <w:highlight w:val="yellow"/>
          <w14:ligatures w14:val="none"/>
          <w:rPrChange w:id="2158" w:author="yun qiao" w:date="2026-04-21T14:55:00Z">
            <w:rPr>
              <w:rFonts w:ascii="Times New Roman" w:eastAsia="宋体" w:hAnsi="Times New Roman" w:cs="Times New Roman" w:hint="eastAsia"/>
              <w:color w:val="000000" w:themeColor="text1"/>
              <w:sz w:val="28"/>
              <w:szCs w:val="28"/>
              <w14:ligatures w14:val="none"/>
            </w:rPr>
          </w:rPrChange>
        </w:rPr>
        <w:t>、</w:t>
      </w:r>
      <w:bookmarkStart w:id="2159" w:name="_Hlk227245790"/>
      <w:ins w:id="2160" w:author="yun qiao" w:date="2026-04-21T14:55:00Z">
        <w:r w:rsidR="00BB24F9" w:rsidRPr="00BB24F9">
          <w:rPr>
            <w:rFonts w:ascii="Times New Roman" w:eastAsia="宋体" w:hAnsi="Times New Roman" w:cs="Times New Roman"/>
            <w:color w:val="000000" w:themeColor="text1"/>
            <w:sz w:val="28"/>
            <w:szCs w:val="28"/>
            <w:highlight w:val="yellow"/>
            <w14:ligatures w14:val="none"/>
            <w:rPrChange w:id="2161" w:author="yun qiao" w:date="2026-04-21T14:55:00Z">
              <w:rPr>
                <w:rFonts w:ascii="Times New Roman" w:eastAsia="宋体" w:hAnsi="Times New Roman" w:cs="Times New Roman"/>
                <w:color w:val="000000" w:themeColor="text1"/>
                <w:sz w:val="28"/>
                <w:szCs w:val="28"/>
                <w14:ligatures w14:val="none"/>
              </w:rPr>
            </w:rPrChange>
          </w:rPr>
          <w:t>基于预构建的操作原语与目标平台具体算子之间的映射关系，将所述候选操作原语序列映射为目标平台中的候选算子链，并结合语义一致性约束及结构约束对映射结果进行筛选</w:t>
        </w:r>
      </w:ins>
      <w:del w:id="2162" w:author="yun qiao" w:date="2026-04-21T14:55:00Z">
        <w:r w:rsidR="006A3D2D" w:rsidRPr="00BB24F9" w:rsidDel="00BB24F9">
          <w:rPr>
            <w:rFonts w:ascii="Times New Roman" w:eastAsia="宋体" w:hAnsi="Times New Roman" w:cs="Times New Roman" w:hint="eastAsia"/>
            <w:color w:val="000000" w:themeColor="text1"/>
            <w:sz w:val="28"/>
            <w:szCs w:val="28"/>
            <w:highlight w:val="yellow"/>
            <w14:ligatures w14:val="none"/>
            <w:rPrChange w:id="2163" w:author="yun qiao" w:date="2026-04-21T14:55:00Z">
              <w:rPr>
                <w:rFonts w:ascii="Times New Roman" w:eastAsia="宋体" w:hAnsi="Times New Roman" w:cs="Times New Roman" w:hint="eastAsia"/>
                <w:color w:val="000000" w:themeColor="text1"/>
                <w:sz w:val="28"/>
                <w:szCs w:val="28"/>
                <w14:ligatures w14:val="none"/>
              </w:rPr>
            </w:rPrChange>
          </w:rPr>
          <w:delText>基于所述知识图谱中操作原语与具体算子的映射关系，将所述候选操作原语序列映射为目标平台中的候选算子链，并结合映射覆盖度、语义相似度及输入输出数据类型兼容性约束对映射结果进行筛选</w:delText>
        </w:r>
      </w:del>
      <w:bookmarkEnd w:id="2152"/>
      <w:bookmarkEnd w:id="2159"/>
      <w:r w:rsidR="006A3D2D" w:rsidRPr="00BB24F9">
        <w:rPr>
          <w:rFonts w:ascii="Times New Roman" w:eastAsia="宋体" w:hAnsi="Times New Roman" w:cs="Times New Roman" w:hint="eastAsia"/>
          <w:color w:val="000000" w:themeColor="text1"/>
          <w:sz w:val="28"/>
          <w:szCs w:val="28"/>
          <w:highlight w:val="yellow"/>
          <w14:ligatures w14:val="none"/>
          <w:rPrChange w:id="2164" w:author="yun qiao" w:date="2026-04-21T14:55:00Z">
            <w:rPr>
              <w:rFonts w:ascii="Times New Roman" w:eastAsia="宋体" w:hAnsi="Times New Roman" w:cs="Times New Roman" w:hint="eastAsia"/>
              <w:color w:val="000000" w:themeColor="text1"/>
              <w:sz w:val="28"/>
              <w:szCs w:val="28"/>
              <w14:ligatures w14:val="none"/>
            </w:rPr>
          </w:rPrChange>
        </w:rPr>
        <w:t>。</w:t>
      </w:r>
    </w:p>
    <w:p w14:paraId="1C4D0AC3" w14:textId="2F0D968D"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65" w:author="yun qiao" w:date="2026-04-21T14:55:00Z">
        <w:r w:rsidR="00BB24F9">
          <w:rPr>
            <w:rFonts w:ascii="Times New Roman" w:eastAsia="宋体" w:hAnsi="Times New Roman" w:cs="Times New Roman" w:hint="eastAsia"/>
            <w:color w:val="000000" w:themeColor="text1"/>
            <w:sz w:val="28"/>
            <w:szCs w:val="28"/>
            <w14:ligatures w14:val="none"/>
          </w:rPr>
          <w:t>4</w:t>
        </w:r>
      </w:ins>
      <w:del w:id="2166" w:author="yun qiao" w:date="2026-04-21T14:55: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81762D"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以确定与所述操作原语序列相对应的具体平台算子路径。</w:t>
      </w:r>
    </w:p>
    <w:p w14:paraId="52A2AC49" w14:textId="735DE6E7" w:rsidR="00B95363" w:rsidRPr="004B17D5" w:rsidRDefault="0081762D" w:rsidP="0081762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167" w:name="_Hlk227245807"/>
      <w:r w:rsidRPr="004B17D5">
        <w:rPr>
          <w:rFonts w:ascii="Times New Roman" w:eastAsia="宋体" w:hAnsi="Times New Roman" w:cs="Times New Roman"/>
          <w:color w:val="000000" w:themeColor="text1"/>
          <w:sz w:val="28"/>
          <w:szCs w:val="28"/>
          <w14:ligatures w14:val="none"/>
        </w:rPr>
        <w:t>在本实施方式中，以下以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Times New Roman"/>
          <w:color w:val="000000" w:themeColor="text1"/>
          <w:sz w:val="28"/>
          <w:szCs w:val="28"/>
          <w14:ligatures w14:val="none"/>
        </w:rPr>
        <w:t>表示候选操作原语序列中的第</w:t>
      </w:r>
      <m:oMath>
        <m:r>
          <w:del w:id="2168" w:author="yun qiao" w:date="2026-04-21T14:57:00Z">
            <w:rPr>
              <w:rFonts w:ascii="Cambria Math" w:eastAsia="宋体" w:hAnsi="Cambria Math" w:cs="Times New Roman"/>
              <w:color w:val="000000" w:themeColor="text1"/>
              <w:sz w:val="28"/>
              <w:szCs w:val="28"/>
              <w14:ligatures w14:val="none"/>
            </w:rPr>
            <m:t xml:space="preserve"> </m:t>
          </w:del>
        </m:r>
        <m:r>
          <w:rPr>
            <w:rFonts w:ascii="Cambria Math" w:eastAsia="宋体" w:hAnsi="Cambria Math" w:cs="Times New Roman"/>
            <w:color w:val="000000" w:themeColor="text1"/>
            <w:sz w:val="28"/>
            <w:szCs w:val="28"/>
            <w14:ligatures w14:val="none"/>
          </w:rPr>
          <m:t>i</m:t>
        </m:r>
        <m:r>
          <w:del w:id="2169" w:author="yun qiao" w:date="2026-04-21T14:57:00Z">
            <w:rPr>
              <w:rFonts w:ascii="Cambria Math" w:eastAsia="宋体" w:hAnsi="Cambria Math" w:cs="Times New Roman"/>
              <w:color w:val="000000" w:themeColor="text1"/>
              <w:sz w:val="28"/>
              <w:szCs w:val="28"/>
              <w14:ligatures w14:val="none"/>
            </w:rPr>
            <m:t xml:space="preserve"> </m:t>
          </w:del>
        </m:r>
      </m:oMath>
      <w:proofErr w:type="gramStart"/>
      <w:r w:rsidRPr="004B17D5">
        <w:rPr>
          <w:rFonts w:ascii="Times New Roman" w:eastAsia="宋体" w:hAnsi="Times New Roman" w:cs="Times New Roman"/>
          <w:color w:val="000000" w:themeColor="text1"/>
          <w:sz w:val="28"/>
          <w:szCs w:val="28"/>
          <w14:ligatures w14:val="none"/>
        </w:rPr>
        <w:t>个</w:t>
      </w:r>
      <w:proofErr w:type="gramEnd"/>
      <w:r w:rsidRPr="004B17D5">
        <w:rPr>
          <w:rFonts w:ascii="Times New Roman" w:eastAsia="宋体" w:hAnsi="Times New Roman" w:cs="Times New Roman"/>
          <w:color w:val="000000" w:themeColor="text1"/>
          <w:sz w:val="28"/>
          <w:szCs w:val="28"/>
          <w14:ligatures w14:val="none"/>
        </w:rPr>
        <w:t>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sidRPr="004B17D5">
        <w:rPr>
          <w:rFonts w:ascii="Times New Roman" w:eastAsia="宋体" w:hAnsi="Times New Roman" w:cs="Times New Roman"/>
          <w:color w:val="000000" w:themeColor="text1"/>
          <w:sz w:val="28"/>
          <w:szCs w:val="28"/>
          <w14:ligatures w14:val="none"/>
        </w:rPr>
        <w:t>表示目标平台中的候选具体算子。</w:t>
      </w:r>
      <w:bookmarkEnd w:id="2167"/>
      <w:r w:rsidRPr="004B17D5">
        <w:rPr>
          <w:rFonts w:ascii="Times New Roman" w:eastAsia="宋体" w:hAnsi="Times New Roman" w:cs="Times New Roman" w:hint="eastAsia"/>
          <w:color w:val="000000" w:themeColor="text1"/>
          <w:sz w:val="28"/>
          <w:szCs w:val="28"/>
          <w14:ligatures w14:val="none"/>
        </w:rPr>
        <w:t>对于</w:t>
      </w:r>
      <w:r w:rsidRPr="004B17D5">
        <w:rPr>
          <w:rFonts w:ascii="Times New Roman" w:eastAsia="宋体" w:hAnsi="Times New Roman" w:cs="Times New Roman"/>
          <w:color w:val="000000" w:themeColor="text1"/>
          <w:sz w:val="28"/>
          <w:szCs w:val="28"/>
          <w14:ligatures w14:val="none"/>
        </w:rPr>
        <w:t>S4</w:t>
      </w:r>
      <w:r w:rsidRPr="004B17D5">
        <w:rPr>
          <w:rFonts w:ascii="Times New Roman" w:eastAsia="宋体" w:hAnsi="Times New Roman" w:cs="Times New Roman" w:hint="eastAsia"/>
          <w:color w:val="000000" w:themeColor="text1"/>
          <w:sz w:val="28"/>
          <w:szCs w:val="28"/>
          <w14:ligatures w14:val="none"/>
        </w:rPr>
        <w:t>输出的每条操作原语序列</w:t>
      </w:r>
      <w:r w:rsidRPr="004B17D5">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T</m:t>
            </m:r>
          </m:sub>
        </m:sSub>
      </m:oMath>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del w:id="2170" w:author="yun qiao" w:date="2026-04-21T14:57:00Z">
        <w:r w:rsidRPr="004B17D5" w:rsidDel="002E0D0A">
          <w:rPr>
            <w:rFonts w:ascii="Times New Roman" w:eastAsia="宋体" w:hAnsi="Times New Roman" w:cs="Times New Roman"/>
            <w:color w:val="000000" w:themeColor="text1"/>
            <w:sz w:val="28"/>
            <w:szCs w:val="28"/>
            <w14:ligatures w14:val="none"/>
          </w:rPr>
          <w:delText>​</w:delText>
        </w:r>
      </w:del>
      <w:r w:rsidRPr="004B17D5">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45B8575E"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j</m:t>
              </m:r>
            </m:sub>
          </m:sSub>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i</m:t>
              </m:r>
            </m:sub>
          </m:sSub>
          <m:r>
            <m:rPr>
              <m:lit/>
            </m:rPr>
            <w:rPr>
              <w:rFonts w:ascii="Cambria Math" w:eastAsia="宋体" w:hAnsi="Cambria Math" w:cs="Times New Roman"/>
              <w:color w:val="000000" w:themeColor="text1"/>
              <w:sz w:val="28"/>
              <w:szCs w:val="28"/>
              <w14:ligatures w14:val="none"/>
            </w:rPr>
            <m:t>}</m:t>
          </m:r>
        </m:oMath>
      </m:oMathPara>
    </w:p>
    <w:p w14:paraId="4BFC8BBD"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del w:id="2171" w:author="yun qiao" w:date="2026-04-21T14:57:00Z">
        <w:r w:rsidRPr="004B17D5" w:rsidDel="002E0D0A">
          <w:rPr>
            <w:rFonts w:ascii="Times New Roman" w:eastAsia="宋体" w:hAnsi="Times New Roman" w:cs="Times New Roman"/>
            <w:color w:val="000000" w:themeColor="text1"/>
            <w:sz w:val="28"/>
            <w:szCs w:val="28"/>
            <w14:ligatures w14:val="none"/>
          </w:rPr>
          <w:delText>​</w:delText>
        </w:r>
      </w:del>
      <w:r w:rsidRPr="004B17D5">
        <w:rPr>
          <w:rFonts w:ascii="Times New Roman" w:eastAsia="宋体" w:hAnsi="Times New Roman" w:cs="Times New Roman" w:hint="eastAsia"/>
          <w:color w:val="000000" w:themeColor="text1"/>
          <w:sz w:val="28"/>
          <w:szCs w:val="28"/>
          <w14:ligatures w14:val="none"/>
        </w:rPr>
        <w:t>，计算其与操作原语之间的语义匹配评分：</w:t>
      </w:r>
    </w:p>
    <w:p w14:paraId="32899C4A"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643D996C"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sidRPr="004B17D5">
        <w:rPr>
          <w:rFonts w:ascii="Times New Roman" w:eastAsia="宋体" w:hAnsi="Times New Roman" w:cs="Times New Roman" w:hint="eastAsia"/>
          <w:color w:val="000000" w:themeColor="text1"/>
          <w:sz w:val="28"/>
          <w:szCs w:val="28"/>
          <w14:ligatures w14:val="none"/>
        </w:rPr>
        <w:t>表示基于语义编码模型计算的语义相似度，用于衡量候选算子与操作原语在功能描述上的一致程度。在搜索过程中，以语义匹配评分作为主要评价依据，对候选算子进行排序与筛选，从而优先保留语义一致性较高的映射路径。</w:t>
      </w:r>
    </w:p>
    <w:p w14:paraId="2A33BC92" w14:textId="7CE3D9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72" w:author="yun qiao" w:date="2026-04-21T14:55:00Z">
        <w:r w:rsidR="00BB24F9">
          <w:rPr>
            <w:rFonts w:ascii="Times New Roman" w:eastAsia="宋体" w:hAnsi="Times New Roman" w:cs="Times New Roman" w:hint="eastAsia"/>
            <w:color w:val="000000" w:themeColor="text1"/>
            <w:sz w:val="28"/>
            <w:szCs w:val="28"/>
            <w14:ligatures w14:val="none"/>
          </w:rPr>
          <w:t>4</w:t>
        </w:r>
      </w:ins>
      <w:del w:id="2173" w:author="yun qiao" w:date="2026-04-21T14:55: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hint="eastAsia"/>
          <w:color w:val="000000" w:themeColor="text1"/>
          <w:sz w:val="28"/>
          <w:szCs w:val="28"/>
          <w14:ligatures w14:val="none"/>
        </w:rPr>
        <w:t>、输入输出兼容性约束。</w:t>
      </w:r>
    </w:p>
    <w:p w14:paraId="1DD5FBF1"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在算子链构建过程中，相邻算子之间需满足数据类型兼容性约束。为此，引入输入输出兼容性因子：</w:t>
      </w:r>
    </w:p>
    <w:p w14:paraId="352F0A4B" w14:textId="77777777" w:rsidR="00B95363" w:rsidRPr="004B17D5"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68AAAC7F"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sidRPr="004B17D5">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sidRPr="004B17D5">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sidRPr="004B17D5">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sidRPr="004B17D5">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sidRPr="004B17D5">
        <w:rPr>
          <w:rFonts w:ascii="Times New Roman" w:eastAsia="宋体" w:hAnsi="Times New Roman" w:cs="Times New Roman" w:hint="eastAsia"/>
          <w:color w:val="000000" w:themeColor="text1"/>
          <w:sz w:val="28"/>
          <w:szCs w:val="28"/>
          <w14:ligatures w14:val="none"/>
        </w:rPr>
        <w:t>为惩罚系数且</w:t>
      </w:r>
      <w:del w:id="2174" w:author="yun qiao" w:date="2026-04-21T14:57:00Z">
        <w:r w:rsidRPr="004B17D5" w:rsidDel="002E0D0A">
          <w:rPr>
            <w:rFonts w:ascii="Times New Roman" w:eastAsia="宋体" w:hAnsi="Times New Roman" w:cs="Times New Roman"/>
            <w:color w:val="000000" w:themeColor="text1"/>
            <w:sz w:val="28"/>
            <w:szCs w:val="28"/>
            <w14:ligatures w14:val="none"/>
          </w:rPr>
          <w:delText xml:space="preserve"> </w:delText>
        </w:r>
      </w:del>
      <w:r w:rsidRPr="004B17D5">
        <w:rPr>
          <w:rFonts w:ascii="Times New Roman" w:eastAsia="宋体" w:hAnsi="Times New Roman" w:cs="Times New Roman"/>
          <w:color w:val="000000" w:themeColor="text1"/>
          <w:sz w:val="28"/>
          <w:szCs w:val="28"/>
          <w14:ligatures w14:val="none"/>
        </w:rPr>
        <w:t>0</w:t>
      </w:r>
      <w:del w:id="2175" w:author="yun qiao" w:date="2026-04-21T14:57:00Z">
        <w:r w:rsidRPr="004B17D5" w:rsidDel="002E0D0A">
          <w:rPr>
            <w:rFonts w:ascii="Times New Roman" w:eastAsia="宋体" w:hAnsi="Times New Roman" w:cs="Times New Roman"/>
            <w:color w:val="000000" w:themeColor="text1"/>
            <w:sz w:val="28"/>
            <w:szCs w:val="28"/>
            <w14:ligatures w14:val="none"/>
          </w:rPr>
          <w:delText xml:space="preserve"> </w:delText>
        </w:r>
      </w:del>
      <w:r w:rsidRPr="004B17D5">
        <w:rPr>
          <w:rFonts w:ascii="Times New Roman" w:eastAsia="宋体" w:hAnsi="Times New Roman" w:cs="Times New Roman"/>
          <w:color w:val="000000" w:themeColor="text1"/>
          <w:sz w:val="28"/>
          <w:szCs w:val="28"/>
          <w14:ligatures w14:val="none"/>
        </w:rPr>
        <w:t>&lt;</w:t>
      </w:r>
      <w:r w:rsidRPr="004B17D5">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sidRPr="004B17D5">
        <w:rPr>
          <w:rFonts w:ascii="Times New Roman" w:eastAsia="宋体" w:hAnsi="Times New Roman" w:cs="Times New Roman"/>
          <w:color w:val="000000" w:themeColor="text1"/>
          <w:sz w:val="28"/>
          <w:szCs w:val="28"/>
          <w14:ligatures w14:val="none"/>
        </w:rPr>
        <w:t xml:space="preserve"> &lt;</w:t>
      </w:r>
      <w:del w:id="2176" w:author="yun qiao" w:date="2026-04-21T14:57:00Z">
        <w:r w:rsidRPr="004B17D5" w:rsidDel="002E0D0A">
          <w:rPr>
            <w:rFonts w:ascii="Times New Roman" w:eastAsia="宋体" w:hAnsi="Times New Roman" w:cs="Times New Roman"/>
            <w:color w:val="000000" w:themeColor="text1"/>
            <w:sz w:val="28"/>
            <w:szCs w:val="28"/>
            <w14:ligatures w14:val="none"/>
          </w:rPr>
          <w:delText xml:space="preserve"> </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；在搜索过程中，将语义评分与兼容性因子结合，更新路径评分：</w:t>
      </w:r>
    </w:p>
    <w:p w14:paraId="76A86863" w14:textId="6E5EC17F"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proofErr w:type="spellStart"/>
      <m:oMathPara>
        <m:oMath>
          <m:r>
            <m:rPr>
              <m:nor/>
            </m:rPr>
            <w:rPr>
              <w:rFonts w:ascii="Times New Roman" w:eastAsia="宋体" w:hAnsi="Times New Roman" w:cs="Times New Roman"/>
              <w:color w:val="000000" w:themeColor="text1"/>
              <w:sz w:val="28"/>
              <w:szCs w:val="28"/>
              <w14:ligatures w14:val="none"/>
            </w:rPr>
            <m:t>scor</m:t>
          </m:r>
          <w:proofErr w:type="spellEnd"/>
          <m:sSub>
            <m:sSubPr>
              <m:ctrlPr>
                <w:rPr>
                  <w:rFonts w:ascii="Cambria Math" w:eastAsia="宋体" w:hAnsi="Cambria Math" w:cs="Times New Roman"/>
                  <w:color w:val="000000" w:themeColor="text1"/>
                  <w:sz w:val="28"/>
                  <w:szCs w:val="28"/>
                  <w14:ligatures w14:val="none"/>
                </w:rPr>
              </m:ctrlPr>
            </m:sSubPr>
            <m:e>
              <m:r>
                <m:rPr>
                  <m:nor/>
                </m:rPr>
                <w:rPr>
                  <w:rFonts w:ascii="Times New Roman" w:eastAsia="宋体" w:hAnsi="Times New Roman" w:cs="Times New Roman"/>
                  <w:color w:val="000000" w:themeColor="text1"/>
                  <w:sz w:val="28"/>
                  <w:szCs w:val="28"/>
                  <w14:ligatures w14:val="none"/>
                </w:rPr>
                <m:t>e</m:t>
              </m:r>
            </m:e>
            <m:sub>
              <m:r>
                <m:rPr>
                  <m:nor/>
                </m:rPr>
                <w:rPr>
                  <w:rFonts w:ascii="Times New Roman" w:eastAsia="宋体" w:hAnsi="Times New Roman" w:cs="Times New Roman"/>
                  <w:color w:val="000000" w:themeColor="text1"/>
                  <w:sz w:val="28"/>
                  <w:szCs w:val="28"/>
                  <w14:ligatures w14:val="none"/>
                </w:rPr>
                <m:t>new</m:t>
              </m:r>
            </m:sub>
          </m:sSub>
          <m: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color w:val="000000" w:themeColor="text1"/>
              <w:sz w:val="28"/>
              <w:szCs w:val="28"/>
              <w14:ligatures w14:val="none"/>
            </w:rPr>
            <m:t>scor</m:t>
          </m:r>
          <m:sSub>
            <m:sSubPr>
              <m:ctrlPr>
                <w:rPr>
                  <w:rFonts w:ascii="Cambria Math" w:eastAsia="宋体" w:hAnsi="Cambria Math" w:cs="Times New Roman"/>
                  <w:color w:val="000000" w:themeColor="text1"/>
                  <w:sz w:val="28"/>
                  <w:szCs w:val="28"/>
                  <w14:ligatures w14:val="none"/>
                </w:rPr>
              </m:ctrlPr>
            </m:sSubPr>
            <m:e>
              <m:r>
                <m:rPr>
                  <m:nor/>
                </m:rPr>
                <w:rPr>
                  <w:rFonts w:ascii="Times New Roman" w:eastAsia="宋体" w:hAnsi="Times New Roman" w:cs="Times New Roman"/>
                  <w:color w:val="000000" w:themeColor="text1"/>
                  <w:sz w:val="28"/>
                  <w:szCs w:val="28"/>
                  <w14:ligatures w14:val="none"/>
                </w:rPr>
                <m:t>e</m:t>
              </m:r>
            </m:e>
            <m:sub>
              <m:r>
                <m:rPr>
                  <m:nor/>
                </m:rPr>
                <w:rPr>
                  <w:rFonts w:ascii="Times New Roman" w:eastAsia="宋体" w:hAnsi="Times New Roman" w:cs="Times New Roman"/>
                  <w:color w:val="000000" w:themeColor="text1"/>
                  <w:sz w:val="28"/>
                  <w:szCs w:val="28"/>
                  <w14:ligatures w14:val="none"/>
                </w:rPr>
                <m:t>acc</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m:oMathPara>
    </w:p>
    <w:p w14:paraId="3DDFCB00"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lastRenderedPageBreak/>
        <w:t>其中</w:t>
      </w:r>
      <w:proofErr w:type="spellStart"/>
      <m:oMath>
        <m:r>
          <m:rPr>
            <m:nor/>
          </m:rPr>
          <w:rPr>
            <w:rFonts w:ascii="Times New Roman" w:eastAsia="宋体" w:hAnsi="Times New Roman" w:cs="Times New Roman"/>
            <w:color w:val="000000" w:themeColor="text1"/>
            <w:sz w:val="28"/>
            <w:szCs w:val="28"/>
            <w14:ligatures w14:val="none"/>
          </w:rPr>
          <m:t>scor</m:t>
        </m:r>
        <w:proofErr w:type="spellEnd"/>
        <m:sSub>
          <m:sSubPr>
            <m:ctrlPr>
              <w:rPr>
                <w:rFonts w:ascii="Cambria Math" w:eastAsia="宋体" w:hAnsi="Cambria Math" w:cs="Times New Roman"/>
                <w:color w:val="000000" w:themeColor="text1"/>
                <w:sz w:val="28"/>
                <w:szCs w:val="28"/>
                <w14:ligatures w14:val="none"/>
              </w:rPr>
            </m:ctrlPr>
          </m:sSubPr>
          <m:e>
            <m:r>
              <m:rPr>
                <m:nor/>
              </m:rPr>
              <w:rPr>
                <w:rFonts w:ascii="Times New Roman" w:eastAsia="宋体" w:hAnsi="Times New Roman" w:cs="Times New Roman"/>
                <w:color w:val="000000" w:themeColor="text1"/>
                <w:sz w:val="28"/>
                <w:szCs w:val="28"/>
                <w14:ligatures w14:val="none"/>
              </w:rPr>
              <m:t>e</m:t>
            </m:r>
          </m:e>
          <m:sub>
            <m:r>
              <m:rPr>
                <m:nor/>
              </m:rPr>
              <w:rPr>
                <w:rFonts w:ascii="Times New Roman" w:eastAsia="宋体" w:hAnsi="Times New Roman" w:cs="Times New Roman"/>
                <w:color w:val="000000" w:themeColor="text1"/>
                <w:sz w:val="28"/>
                <w:szCs w:val="28"/>
                <w14:ligatures w14:val="none"/>
              </w:rPr>
              <m:t>acc</m:t>
            </m:r>
          </m:sub>
        </m:sSub>
      </m:oMath>
      <w:r w:rsidRPr="004B17D5">
        <w:rPr>
          <w:rFonts w:ascii="Times New Roman" w:eastAsia="宋体" w:hAnsi="Times New Roman" w:cs="Times New Roman" w:hint="eastAsia"/>
          <w:color w:val="000000" w:themeColor="text1"/>
          <w:sz w:val="28"/>
          <w:szCs w:val="28"/>
          <w14:ligatures w14:val="none"/>
        </w:rPr>
        <w:t>为当前</w:t>
      </w:r>
      <w:r w:rsidRPr="004B17D5">
        <w:rPr>
          <w:rFonts w:ascii="Times New Roman" w:eastAsia="宋体" w:hAnsi="Times New Roman" w:cs="Times New Roman" w:hint="eastAsia"/>
          <w:color w:val="000000" w:themeColor="text1"/>
          <w:sz w:val="28"/>
          <w:szCs w:val="28"/>
          <w14:ligatures w14:val="none"/>
        </w:rPr>
        <w:t>beam</w:t>
      </w:r>
      <w:r w:rsidRPr="004B17D5">
        <w:rPr>
          <w:rFonts w:ascii="Times New Roman" w:eastAsia="宋体" w:hAnsi="Times New Roman" w:cs="Times New Roman" w:hint="eastAsia"/>
          <w:color w:val="000000" w:themeColor="text1"/>
          <w:sz w:val="28"/>
          <w:szCs w:val="28"/>
          <w14:ligatures w14:val="none"/>
        </w:rPr>
        <w:t>路径的累积分数。在每步扩展完成后，系统保留得分最高的</w:t>
      </w:r>
      <w:r w:rsidRPr="004B17D5">
        <w:rPr>
          <w:rFonts w:ascii="Times New Roman" w:eastAsia="宋体" w:hAnsi="Times New Roman" w:cs="Times New Roman" w:hint="eastAsia"/>
          <w:color w:val="000000" w:themeColor="text1"/>
          <w:sz w:val="28"/>
          <w:szCs w:val="28"/>
          <w14:ligatures w14:val="none"/>
        </w:rPr>
        <w:t>Top-K</w:t>
      </w:r>
      <w:r w:rsidRPr="004B17D5">
        <w:rPr>
          <w:rFonts w:ascii="Times New Roman" w:eastAsia="宋体" w:hAnsi="Times New Roman" w:cs="Times New Roman" w:hint="eastAsia"/>
          <w:color w:val="000000" w:themeColor="text1"/>
          <w:sz w:val="28"/>
          <w:szCs w:val="28"/>
          <w14:ligatures w14:val="none"/>
        </w:rPr>
        <w:t>条</w:t>
      </w:r>
      <w:r w:rsidRPr="004B17D5">
        <w:rPr>
          <w:rFonts w:ascii="Times New Roman" w:eastAsia="宋体" w:hAnsi="Times New Roman" w:cs="Times New Roman" w:hint="eastAsia"/>
          <w:color w:val="000000" w:themeColor="text1"/>
          <w:sz w:val="28"/>
          <w:szCs w:val="28"/>
          <w14:ligatures w14:val="none"/>
        </w:rPr>
        <w:t>beam</w:t>
      </w:r>
      <w:r w:rsidRPr="004B17D5">
        <w:rPr>
          <w:rFonts w:ascii="Times New Roman" w:eastAsia="宋体" w:hAnsi="Times New Roman" w:cs="Times New Roman" w:hint="eastAsia"/>
          <w:color w:val="000000" w:themeColor="text1"/>
          <w:sz w:val="28"/>
          <w:szCs w:val="28"/>
          <w14:ligatures w14:val="none"/>
        </w:rPr>
        <w:t>路径继续下一步扩展，直至</w:t>
      </w:r>
      <w:r w:rsidRPr="004B17D5">
        <w:rPr>
          <w:rFonts w:ascii="Times New Roman" w:eastAsia="宋体" w:hAnsi="Times New Roman" w:cs="Times New Roman" w:hint="eastAsia"/>
          <w:color w:val="000000" w:themeColor="text1"/>
          <w:sz w:val="28"/>
          <w:szCs w:val="28"/>
          <w14:ligatures w14:val="none"/>
        </w:rPr>
        <w:t>L3</w:t>
      </w:r>
      <w:r w:rsidRPr="004B17D5">
        <w:rPr>
          <w:rFonts w:ascii="Times New Roman" w:eastAsia="宋体" w:hAnsi="Times New Roman" w:cs="Times New Roman" w:hint="eastAsia"/>
          <w:color w:val="000000" w:themeColor="text1"/>
          <w:sz w:val="28"/>
          <w:szCs w:val="28"/>
          <w14:ligatures w14:val="none"/>
        </w:rPr>
        <w:t>序列的所有步骤映射完成。</w:t>
      </w:r>
    </w:p>
    <w:p w14:paraId="35B99F84" w14:textId="64139E6B"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77" w:author="yun qiao" w:date="2026-04-21T14:56:00Z">
        <w:r w:rsidR="00BB24F9">
          <w:rPr>
            <w:rFonts w:ascii="Times New Roman" w:eastAsia="宋体" w:hAnsi="Times New Roman" w:cs="Times New Roman" w:hint="eastAsia"/>
            <w:color w:val="000000" w:themeColor="text1"/>
            <w:sz w:val="28"/>
            <w:szCs w:val="28"/>
            <w14:ligatures w14:val="none"/>
          </w:rPr>
          <w:t>4</w:t>
        </w:r>
      </w:ins>
      <w:del w:id="2178" w:author="yun qiao" w:date="2026-04-21T14:56: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hint="eastAsia"/>
          <w:color w:val="000000" w:themeColor="text1"/>
          <w:sz w:val="28"/>
          <w:szCs w:val="28"/>
          <w14:ligatures w14:val="none"/>
        </w:rPr>
        <w:t>、语义扩展映射机制。</w:t>
      </w:r>
    </w:p>
    <w:p w14:paraId="2D29670B"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25823A8" w:rsidR="00B95363" w:rsidRPr="004B17D5"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2299028A" w14:textId="443218FA"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τ</m:t>
        </m:r>
      </m:oMath>
      <w:r w:rsidRPr="004B17D5">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r w:rsidRPr="004B17D5">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sidRPr="004B17D5">
        <w:rPr>
          <w:rFonts w:ascii="Times New Roman" w:eastAsia="宋体" w:hAnsi="Times New Roman" w:cs="Times New Roman" w:hint="eastAsia"/>
          <w:color w:val="000000" w:themeColor="text1"/>
          <w:sz w:val="28"/>
          <w:szCs w:val="28"/>
          <w14:ligatures w14:val="none"/>
        </w:rPr>
        <w:t>：</w:t>
      </w:r>
    </w:p>
    <w:p w14:paraId="68140BA9" w14:textId="77777777" w:rsidR="00B95363" w:rsidRPr="004B17D5"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4FD2394F"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w:r w:rsidRPr="004B17D5">
        <w:rPr>
          <w:rFonts w:ascii="Times New Roman" w:eastAsia="宋体" w:hAnsi="Times New Roman" w:cs="Times New Roman"/>
          <w:color w:val="000000" w:themeColor="text1"/>
          <w:sz w:val="28"/>
          <w:szCs w:val="28"/>
          <w14:ligatures w14:val="none"/>
        </w:rPr>
        <w:t>候选操作原语序列长度为</w:t>
      </w:r>
      <w:r w:rsidRPr="004B17D5">
        <w:rPr>
          <w:rFonts w:ascii="Times New Roman" w:eastAsia="宋体" w:hAnsi="Times New Roman" w:cs="Times New Roman"/>
          <w:color w:val="000000" w:themeColor="text1"/>
          <w:sz w:val="28"/>
          <w:szCs w:val="28"/>
          <w14:ligatures w14:val="none"/>
        </w:rPr>
        <w:t>T</w:t>
      </w:r>
      <w:r w:rsidRPr="004B17D5">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sidRPr="004B17D5">
        <w:rPr>
          <w:rFonts w:ascii="Times New Roman" w:eastAsia="宋体" w:hAnsi="Times New Roman" w:cs="Times New Roman" w:hint="eastAsia"/>
          <w:color w:val="000000" w:themeColor="text1"/>
          <w:sz w:val="28"/>
          <w:szCs w:val="28"/>
          <w14:ligatures w14:val="none"/>
        </w:rPr>
        <w:t>；</w:t>
      </w:r>
      <w:bookmarkStart w:id="2179" w:name="_Hlk227245867"/>
      <w:r w:rsidR="0081762D" w:rsidRPr="004B17D5">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2179"/>
      <w:r w:rsidRPr="004B17D5">
        <w:rPr>
          <w:rFonts w:ascii="Times New Roman" w:eastAsia="宋体" w:hAnsi="Times New Roman" w:cs="Times New Roman"/>
          <w:color w:val="000000" w:themeColor="text1"/>
          <w:sz w:val="28"/>
          <w:szCs w:val="28"/>
          <w14:ligatures w14:val="none"/>
        </w:rPr>
        <w:t>；</w:t>
      </w:r>
      <w:proofErr w:type="gramStart"/>
      <w:r w:rsidRPr="004B17D5">
        <w:rPr>
          <w:rFonts w:ascii="Times New Roman" w:eastAsia="宋体" w:hAnsi="Times New Roman" w:cs="Times New Roman"/>
          <w:color w:val="000000" w:themeColor="text1"/>
          <w:sz w:val="28"/>
          <w:szCs w:val="28"/>
          <w14:ligatures w14:val="none"/>
        </w:rPr>
        <w:t>当既不</w:t>
      </w:r>
      <w:proofErr w:type="gramEnd"/>
      <w:r w:rsidRPr="004B17D5">
        <w:rPr>
          <w:rFonts w:ascii="Times New Roman" w:eastAsia="宋体" w:hAnsi="Times New Roman" w:cs="Times New Roman"/>
          <w:color w:val="000000" w:themeColor="text1"/>
          <w:sz w:val="28"/>
          <w:szCs w:val="28"/>
          <w14:ligatures w14:val="none"/>
        </w:rPr>
        <w:t>存在显式映射关系，也不存在满足语义扩展条件的候选算子时，引入带有功能类别标签的占位符节点，以维持链结构完整性并记录映射缺失信息。</w:t>
      </w:r>
    </w:p>
    <w:p w14:paraId="08FD31A7" w14:textId="2E9C8A70"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80" w:author="yun qiao" w:date="2026-04-21T14:56:00Z">
        <w:r w:rsidR="00BB24F9">
          <w:rPr>
            <w:rFonts w:ascii="Times New Roman" w:eastAsia="宋体" w:hAnsi="Times New Roman" w:cs="Times New Roman" w:hint="eastAsia"/>
            <w:color w:val="000000" w:themeColor="text1"/>
            <w:sz w:val="28"/>
            <w:szCs w:val="28"/>
            <w14:ligatures w14:val="none"/>
          </w:rPr>
          <w:t>4</w:t>
        </w:r>
      </w:ins>
      <w:del w:id="2181" w:author="yun qiao" w:date="2026-04-21T14:56:00Z">
        <w:r w:rsidRPr="004B17D5" w:rsidDel="00BB24F9">
          <w:rPr>
            <w:rFonts w:ascii="Times New Roman" w:eastAsia="宋体" w:hAnsi="Times New Roman" w:cs="Times New Roman"/>
            <w:color w:val="000000" w:themeColor="text1"/>
            <w:sz w:val="28"/>
            <w:szCs w:val="28"/>
            <w14:ligatures w14:val="none"/>
          </w:rPr>
          <w:delText>5</w:delText>
        </w:r>
      </w:del>
      <w:r w:rsidRPr="004B17D5">
        <w:rPr>
          <w:rFonts w:ascii="Times New Roman" w:eastAsia="宋体" w:hAnsi="Times New Roman" w:cs="Times New Roman"/>
          <w:color w:val="000000" w:themeColor="text1"/>
          <w:sz w:val="28"/>
          <w:szCs w:val="28"/>
          <w14:ligatures w14:val="none"/>
        </w:rPr>
        <w:t>4</w:t>
      </w:r>
      <w:r w:rsidRPr="004B17D5">
        <w:rPr>
          <w:rFonts w:ascii="Times New Roman" w:eastAsia="宋体" w:hAnsi="Times New Roman" w:cs="Times New Roman" w:hint="eastAsia"/>
          <w:color w:val="000000" w:themeColor="text1"/>
          <w:sz w:val="28"/>
          <w:szCs w:val="28"/>
          <w14:ligatures w14:val="none"/>
        </w:rPr>
        <w:t>、候选算子链生成与评分。</w:t>
      </w:r>
    </w:p>
    <w:p w14:paraId="746682A5" w14:textId="0DE0D59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在完成逐步映射后，对每条候选算子链进行整体评分，</w:t>
      </w:r>
      <w:r w:rsidR="00A46C25" w:rsidRPr="004B17D5">
        <w:rPr>
          <w:rFonts w:ascii="Times New Roman" w:eastAsia="宋体" w:hAnsi="Times New Roman" w:cs="Times New Roman" w:hint="eastAsia"/>
          <w:color w:val="000000" w:themeColor="text1"/>
          <w:sz w:val="28"/>
          <w:szCs w:val="28"/>
          <w14:ligatures w14:val="none"/>
        </w:rPr>
        <w:t>并</w:t>
      </w:r>
      <w:r w:rsidRPr="004B17D5">
        <w:rPr>
          <w:rFonts w:ascii="Times New Roman" w:eastAsia="宋体" w:hAnsi="Times New Roman" w:cs="Times New Roman"/>
          <w:color w:val="000000" w:themeColor="text1"/>
          <w:sz w:val="28"/>
          <w:szCs w:val="28"/>
          <w14:ligatures w14:val="none"/>
        </w:rPr>
        <w:t>将所述映射覆盖度</w:t>
      </w:r>
      <w:r w:rsidR="00A46C25" w:rsidRPr="004B17D5">
        <w:rPr>
          <w:rFonts w:ascii="Times New Roman" w:eastAsia="宋体" w:hAnsi="Times New Roman" w:cs="Times New Roman" w:hint="eastAsia"/>
          <w:color w:val="000000" w:themeColor="text1"/>
          <w:sz w:val="28"/>
          <w:szCs w:val="28"/>
          <w14:ligatures w14:val="none"/>
        </w:rPr>
        <w:t>作为</w:t>
      </w:r>
      <w:r w:rsidRPr="004B17D5">
        <w:rPr>
          <w:rFonts w:ascii="Times New Roman" w:eastAsia="宋体" w:hAnsi="Times New Roman" w:cs="Times New Roman"/>
          <w:color w:val="000000" w:themeColor="text1"/>
          <w:sz w:val="28"/>
          <w:szCs w:val="28"/>
          <w14:ligatures w14:val="none"/>
        </w:rPr>
        <w:t>筛选阈值，以优先保留映射完整度较高的候选链。</w:t>
      </w:r>
      <w:r w:rsidRPr="004B17D5">
        <w:rPr>
          <w:rFonts w:ascii="Times New Roman" w:eastAsia="宋体" w:hAnsi="Times New Roman" w:cs="Times New Roman" w:hint="eastAsia"/>
          <w:color w:val="000000" w:themeColor="text1"/>
          <w:sz w:val="28"/>
          <w:szCs w:val="28"/>
          <w14:ligatures w14:val="none"/>
        </w:rPr>
        <w:t>设候选链为</w:t>
      </w:r>
      <w:r w:rsidRPr="004B17D5">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oMath>
      <w:r w:rsidRPr="004B17D5">
        <w:rPr>
          <w:rFonts w:ascii="Times New Roman" w:eastAsia="宋体" w:hAnsi="Times New Roman" w:cs="Times New Roman"/>
          <w:color w:val="000000" w:themeColor="text1"/>
          <w:sz w:val="28"/>
          <w:szCs w:val="28"/>
          <w14:ligatures w14:val="none"/>
        </w:rPr>
        <w:t>}</w:t>
      </w:r>
      <w:r w:rsidRPr="004B17D5">
        <w:rPr>
          <w:rFonts w:ascii="Times New Roman" w:eastAsia="宋体" w:hAnsi="Times New Roman" w:cs="Times New Roman" w:hint="eastAsia"/>
          <w:color w:val="000000" w:themeColor="text1"/>
          <w:sz w:val="28"/>
          <w:szCs w:val="28"/>
          <w14:ligatures w14:val="none"/>
        </w:rPr>
        <w:t>，其综合评分定义为：</w:t>
      </w:r>
    </w:p>
    <w:p w14:paraId="1BAEEFE0" w14:textId="77777777" w:rsidR="00B95363" w:rsidRPr="004B17D5"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io</m:t>
                  </m:r>
                </m:sub>
              </m:sSub>
            </m:e>
          </m:fun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e>
          </m:d>
        </m:oMath>
      </m:oMathPara>
    </w:p>
    <w:p w14:paraId="213528A3"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其中，第一项衡量语义匹配程度，第二项衡量结构兼容性；对所有候选链进行排序与去重处理，保留得分最高的前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sidRPr="004B17D5">
        <w:rPr>
          <w:rFonts w:ascii="Times New Roman" w:eastAsia="宋体" w:hAnsi="Times New Roman" w:cs="Times New Roman" w:hint="eastAsia"/>
          <w:color w:val="000000" w:themeColor="text1"/>
          <w:sz w:val="28"/>
          <w:szCs w:val="28"/>
          <w14:ligatures w14:val="none"/>
        </w:rPr>
        <w:t>条候选算子链：</w:t>
      </w:r>
    </w:p>
    <w:p w14:paraId="0F64BAE7"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2662E08C"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lastRenderedPageBreak/>
        <w:t>最终输出候选算子链集合，每条候选链包含算子序列，对应操作原语序列，映射路径信息以及综合评分，供后续步骤进行进一步优化与执行验证。</w:t>
      </w:r>
    </w:p>
    <w:p w14:paraId="3A4D3047" w14:textId="50FB9706" w:rsidR="00B95363" w:rsidRPr="004B17D5" w:rsidRDefault="00000000" w:rsidP="006A3D2D">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182" w:name="_Hlk227245968"/>
      <w:r w:rsidRPr="002E0D0A">
        <w:rPr>
          <w:rFonts w:ascii="Times New Roman" w:eastAsia="宋体" w:hAnsi="Times New Roman" w:cs="Times New Roman"/>
          <w:color w:val="000000" w:themeColor="text1"/>
          <w:sz w:val="28"/>
          <w:szCs w:val="28"/>
          <w:highlight w:val="yellow"/>
          <w14:ligatures w14:val="none"/>
          <w:rPrChange w:id="2183" w:author="yun qiao" w:date="2026-04-21T14:58:00Z">
            <w:rPr>
              <w:rFonts w:ascii="Times New Roman" w:eastAsia="宋体" w:hAnsi="Times New Roman" w:cs="Times New Roman"/>
              <w:color w:val="000000" w:themeColor="text1"/>
              <w:sz w:val="28"/>
              <w:szCs w:val="28"/>
              <w14:ligatures w14:val="none"/>
            </w:rPr>
          </w:rPrChange>
        </w:rPr>
        <w:t>S</w:t>
      </w:r>
      <w:ins w:id="2184" w:author="yun qiao" w:date="2026-04-21T14:56:00Z">
        <w:r w:rsidR="00BB24F9" w:rsidRPr="002E0D0A">
          <w:rPr>
            <w:rFonts w:ascii="Times New Roman" w:eastAsia="宋体" w:hAnsi="Times New Roman" w:cs="Times New Roman" w:hint="eastAsia"/>
            <w:color w:val="000000" w:themeColor="text1"/>
            <w:sz w:val="28"/>
            <w:szCs w:val="28"/>
            <w:highlight w:val="yellow"/>
            <w14:ligatures w14:val="none"/>
            <w:rPrChange w:id="2185" w:author="yun qiao" w:date="2026-04-21T14:58:00Z">
              <w:rPr>
                <w:rFonts w:ascii="Times New Roman" w:eastAsia="宋体" w:hAnsi="Times New Roman" w:cs="Times New Roman" w:hint="eastAsia"/>
                <w:color w:val="000000" w:themeColor="text1"/>
                <w:sz w:val="28"/>
                <w:szCs w:val="28"/>
                <w14:ligatures w14:val="none"/>
              </w:rPr>
            </w:rPrChange>
          </w:rPr>
          <w:t>5</w:t>
        </w:r>
      </w:ins>
      <w:del w:id="2186" w:author="yun qiao" w:date="2026-04-21T14:56:00Z">
        <w:r w:rsidRPr="002E0D0A" w:rsidDel="00BB24F9">
          <w:rPr>
            <w:rFonts w:ascii="Times New Roman" w:eastAsia="宋体" w:hAnsi="Times New Roman" w:cs="Times New Roman"/>
            <w:color w:val="000000" w:themeColor="text1"/>
            <w:sz w:val="28"/>
            <w:szCs w:val="28"/>
            <w:highlight w:val="yellow"/>
            <w14:ligatures w14:val="none"/>
            <w:rPrChange w:id="2187" w:author="yun qiao" w:date="2026-04-21T14:58:00Z">
              <w:rPr>
                <w:rFonts w:ascii="Times New Roman" w:eastAsia="宋体" w:hAnsi="Times New Roman" w:cs="Times New Roman"/>
                <w:color w:val="000000" w:themeColor="text1"/>
                <w:sz w:val="28"/>
                <w:szCs w:val="28"/>
                <w14:ligatures w14:val="none"/>
              </w:rPr>
            </w:rPrChange>
          </w:rPr>
          <w:delText>6</w:delText>
        </w:r>
      </w:del>
      <w:r w:rsidRPr="002E0D0A">
        <w:rPr>
          <w:rFonts w:ascii="Times New Roman" w:eastAsia="宋体" w:hAnsi="Times New Roman" w:cs="Times New Roman" w:hint="eastAsia"/>
          <w:color w:val="000000" w:themeColor="text1"/>
          <w:sz w:val="28"/>
          <w:szCs w:val="28"/>
          <w:highlight w:val="yellow"/>
          <w14:ligatures w14:val="none"/>
          <w:rPrChange w:id="2188" w:author="yun qiao" w:date="2026-04-21T14:58:00Z">
            <w:rPr>
              <w:rFonts w:ascii="Times New Roman" w:eastAsia="宋体" w:hAnsi="Times New Roman" w:cs="Times New Roman" w:hint="eastAsia"/>
              <w:color w:val="000000" w:themeColor="text1"/>
              <w:sz w:val="28"/>
              <w:szCs w:val="28"/>
              <w14:ligatures w14:val="none"/>
            </w:rPr>
          </w:rPrChange>
        </w:rPr>
        <w:t>、</w:t>
      </w:r>
      <w:ins w:id="2189" w:author="yun qiao" w:date="2026-04-21T14:56:00Z">
        <w:r w:rsidR="00BB24F9" w:rsidRPr="002E0D0A">
          <w:rPr>
            <w:rFonts w:ascii="Times New Roman" w:eastAsia="宋体" w:hAnsi="Times New Roman" w:cs="Times New Roman"/>
            <w:color w:val="000000" w:themeColor="text1"/>
            <w:sz w:val="28"/>
            <w:szCs w:val="28"/>
            <w:highlight w:val="yellow"/>
            <w14:ligatures w14:val="none"/>
            <w:rPrChange w:id="2190" w:author="yun qiao" w:date="2026-04-21T14:58:00Z">
              <w:rPr>
                <w:rFonts w:ascii="Times New Roman" w:eastAsia="宋体" w:hAnsi="Times New Roman" w:cs="Times New Roman"/>
                <w:color w:val="000000" w:themeColor="text1"/>
                <w:sz w:val="28"/>
                <w:szCs w:val="28"/>
                <w14:ligatures w14:val="none"/>
              </w:rPr>
            </w:rPrChange>
          </w:rPr>
          <w:t>基于多源约束对所述候选算子链进行评估与优化，并针对存在映射缺失、输入输出不兼容或局部链路不合法的候选算子链进行替代修复，输出最优的地理处理算子链及对应的自动化模型结构</w:t>
        </w:r>
      </w:ins>
      <w:del w:id="2191" w:author="yun qiao" w:date="2026-04-21T14:56:00Z">
        <w:r w:rsidR="006A3D2D" w:rsidRPr="002E0D0A" w:rsidDel="00BB24F9">
          <w:rPr>
            <w:rFonts w:ascii="Times New Roman" w:eastAsia="宋体" w:hAnsi="Times New Roman" w:cs="Times New Roman" w:hint="eastAsia"/>
            <w:color w:val="000000" w:themeColor="text1"/>
            <w:sz w:val="28"/>
            <w:szCs w:val="28"/>
            <w:highlight w:val="yellow"/>
            <w14:ligatures w14:val="none"/>
            <w:rPrChange w:id="2192" w:author="yun qiao" w:date="2026-04-21T14:58:00Z">
              <w:rPr>
                <w:rFonts w:ascii="Times New Roman" w:eastAsia="宋体" w:hAnsi="Times New Roman" w:cs="Times New Roman" w:hint="eastAsia"/>
                <w:color w:val="000000" w:themeColor="text1"/>
                <w:sz w:val="28"/>
                <w:szCs w:val="28"/>
                <w14:ligatures w14:val="none"/>
              </w:rPr>
            </w:rPrChang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Pr="002E0D0A">
        <w:rPr>
          <w:rFonts w:ascii="Times New Roman" w:eastAsia="宋体" w:hAnsi="Times New Roman" w:cs="Times New Roman" w:hint="eastAsia"/>
          <w:color w:val="000000" w:themeColor="text1"/>
          <w:sz w:val="28"/>
          <w:szCs w:val="28"/>
          <w:highlight w:val="yellow"/>
          <w14:ligatures w14:val="none"/>
          <w:rPrChange w:id="2193" w:author="yun qiao" w:date="2026-04-21T14:58:00Z">
            <w:rPr>
              <w:rFonts w:ascii="Times New Roman" w:eastAsia="宋体" w:hAnsi="Times New Roman" w:cs="Times New Roman" w:hint="eastAsia"/>
              <w:color w:val="000000" w:themeColor="text1"/>
              <w:sz w:val="28"/>
              <w:szCs w:val="28"/>
              <w14:ligatures w14:val="none"/>
            </w:rPr>
          </w:rPrChange>
        </w:rPr>
        <w:t>。</w:t>
      </w:r>
    </w:p>
    <w:bookmarkEnd w:id="2182"/>
    <w:p w14:paraId="3E41F054" w14:textId="113A0045"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94" w:author="yun qiao" w:date="2026-04-21T14:56:00Z">
        <w:r w:rsidR="00BB24F9">
          <w:rPr>
            <w:rFonts w:ascii="Times New Roman" w:eastAsia="宋体" w:hAnsi="Times New Roman" w:cs="Times New Roman" w:hint="eastAsia"/>
            <w:color w:val="000000" w:themeColor="text1"/>
            <w:sz w:val="28"/>
            <w:szCs w:val="28"/>
            <w14:ligatures w14:val="none"/>
          </w:rPr>
          <w:t>5</w:t>
        </w:r>
      </w:ins>
      <w:del w:id="2195" w:author="yun qiao" w:date="2026-04-21T14:56: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color w:val="000000" w:themeColor="text1"/>
          <w:sz w:val="28"/>
          <w:szCs w:val="28"/>
          <w14:ligatures w14:val="none"/>
        </w:rPr>
        <w:t>1</w:t>
      </w:r>
      <w:r w:rsidRPr="004B17D5">
        <w:rPr>
          <w:rFonts w:ascii="Times New Roman" w:eastAsia="宋体" w:hAnsi="Times New Roman" w:cs="Times New Roman" w:hint="eastAsia"/>
          <w:color w:val="000000" w:themeColor="text1"/>
          <w:sz w:val="28"/>
          <w:szCs w:val="28"/>
          <w14:ligatures w14:val="none"/>
        </w:rPr>
        <w:t>、结构一致性评估。</w:t>
      </w:r>
    </w:p>
    <w:p w14:paraId="02ADACDF" w14:textId="6CF1C084"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2196" w:name="_Hlk227245984"/>
      <w:r w:rsidR="00A46C25" w:rsidRPr="004B17D5">
        <w:rPr>
          <w:rFonts w:ascii="Times New Roman" w:eastAsia="宋体" w:hAnsi="Times New Roman" w:cs="Times New Roman" w:hint="eastAsia"/>
          <w:color w:val="000000" w:themeColor="text1"/>
          <w:sz w:val="28"/>
          <w:szCs w:val="28"/>
          <w14:ligatures w14:val="none"/>
        </w:rPr>
        <w:t>结构合理性与可执行性</w:t>
      </w:r>
      <w:bookmarkEnd w:id="2196"/>
      <w:r w:rsidRPr="004B17D5">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w:t>
      </w:r>
      <w:r w:rsidR="00A46C25" w:rsidRPr="004B17D5">
        <w:rPr>
          <w:rFonts w:ascii="Times New Roman" w:eastAsia="宋体" w:hAnsi="Times New Roman" w:cs="Times New Roman" w:hint="eastAsia"/>
          <w:color w:val="000000" w:themeColor="text1"/>
          <w:sz w:val="28"/>
          <w:szCs w:val="28"/>
          <w14:ligatures w14:val="none"/>
        </w:rPr>
        <w:t>进一步地，</w:t>
      </w:r>
      <w:r w:rsidRPr="004B17D5">
        <w:rPr>
          <w:rFonts w:ascii="Times New Roman" w:eastAsia="宋体" w:hAnsi="Times New Roman" w:cs="Times New Roman" w:hint="eastAsia"/>
          <w:color w:val="000000" w:themeColor="text1"/>
          <w:sz w:val="28"/>
          <w:szCs w:val="28"/>
          <w14:ligatures w14:val="none"/>
        </w:rPr>
        <w:t>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2197" w:name="_Hlk227246016"/>
      <w:r w:rsidR="00A46C25" w:rsidRPr="004B17D5">
        <w:rPr>
          <w:rFonts w:ascii="Times New Roman" w:eastAsia="宋体" w:hAnsi="Times New Roman" w:cs="Times New Roman" w:hint="eastAsia"/>
          <w:color w:val="000000" w:themeColor="text1"/>
          <w:sz w:val="28"/>
          <w:szCs w:val="28"/>
          <w14:ligatures w14:val="none"/>
        </w:rPr>
        <w:t>在此基础上，构建结构一致性评分函数</w:t>
      </w:r>
      <w:r w:rsidRPr="004B17D5">
        <w:rPr>
          <w:rFonts w:ascii="Times New Roman" w:eastAsia="宋体" w:hAnsi="Times New Roman" w:cs="Times New Roman" w:hint="eastAsia"/>
          <w:color w:val="000000" w:themeColor="text1"/>
          <w:sz w:val="28"/>
          <w:szCs w:val="28"/>
          <w14:ligatures w14:val="none"/>
        </w:rPr>
        <w:t>：</w:t>
      </w:r>
      <w:bookmarkEnd w:id="2197"/>
    </w:p>
    <w:p w14:paraId="55E2C45F" w14:textId="77777777" w:rsidR="00B95363" w:rsidRPr="004B17D5"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77777777" w:rsidR="00B95363" w:rsidRPr="004B17D5"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等线" w:hint="eastAsia"/>
          <w:color w:val="000000" w:themeColor="text1"/>
          <w:sz w:val="28"/>
          <w14:ligatures w14:val="none"/>
        </w:rPr>
        <w:t>其中，</w:t>
      </w:r>
      <w:r w:rsidRPr="004B17D5">
        <w:rPr>
          <w:rFonts w:ascii="Cambria Math" w:eastAsia="宋体" w:hAnsi="Cambria Math" w:cs="等线"/>
          <w:i/>
          <w:iCs/>
          <w:color w:val="000000" w:themeColor="text1"/>
          <w:sz w:val="28"/>
          <w14:ligatures w14:val="none"/>
        </w:rPr>
        <w:t>C</w:t>
      </w:r>
      <w:r w:rsidRPr="004B17D5">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sidRPr="004B17D5">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等线" w:hint="eastAsia"/>
          <w:color w:val="000000" w:themeColor="text1"/>
          <w:sz w:val="28"/>
          <w14:ligatures w14:val="none"/>
        </w:rPr>
        <w:t>表示链中相邻算子间输</w:t>
      </w:r>
      <w:r w:rsidRPr="004B17D5">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sidRPr="004B17D5">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sidRPr="004B17D5">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sidRPr="004B17D5">
        <w:rPr>
          <w:rFonts w:ascii="Times New Roman" w:eastAsia="宋体" w:hAnsi="Times New Roman" w:cs="Times New Roman" w:hint="eastAsia"/>
          <w:color w:val="000000" w:themeColor="text1"/>
          <w:sz w:val="28"/>
          <w14:ligatures w14:val="none"/>
        </w:rPr>
        <w:t>为可调权重系数</w:t>
      </w:r>
      <w:r w:rsidRPr="004B17D5">
        <w:rPr>
          <w:rFonts w:ascii="Times New Roman" w:eastAsia="宋体" w:hAnsi="Times New Roman" w:cs="等线" w:hint="eastAsia"/>
          <w:color w:val="000000" w:themeColor="text1"/>
          <w:sz w:val="28"/>
          <w14:ligatures w14:val="none"/>
        </w:rPr>
        <w:t>；</w:t>
      </w:r>
      <w:r w:rsidRPr="004B17D5">
        <w:rPr>
          <w:rFonts w:ascii="Times New Roman" w:eastAsia="宋体" w:hAnsi="Times New Roman" w:cs="Times New Roman" w:hint="eastAsia"/>
          <w:color w:val="000000" w:themeColor="text1"/>
          <w:sz w:val="28"/>
          <w:szCs w:val="28"/>
          <w14:ligatures w14:val="none"/>
        </w:rPr>
        <w:t>所述结构评估基于知识图谱的多</w:t>
      </w:r>
      <w:proofErr w:type="gramStart"/>
      <w:r w:rsidRPr="004B17D5">
        <w:rPr>
          <w:rFonts w:ascii="Times New Roman" w:eastAsia="宋体" w:hAnsi="Times New Roman" w:cs="Times New Roman" w:hint="eastAsia"/>
          <w:color w:val="000000" w:themeColor="text1"/>
          <w:sz w:val="28"/>
          <w:szCs w:val="28"/>
          <w14:ligatures w14:val="none"/>
        </w:rPr>
        <w:t>跳关系</w:t>
      </w:r>
      <w:proofErr w:type="gramEnd"/>
      <w:r w:rsidRPr="004B17D5">
        <w:rPr>
          <w:rFonts w:ascii="Times New Roman" w:eastAsia="宋体" w:hAnsi="Times New Roman" w:cs="Times New Roman" w:hint="eastAsia"/>
          <w:color w:val="000000" w:themeColor="text1"/>
          <w:sz w:val="28"/>
          <w:szCs w:val="28"/>
          <w14:ligatures w14:val="none"/>
        </w:rPr>
        <w:t>查询实现，用于提取算子之间的输入输出关系、功能关联及数据类型约束。</w:t>
      </w:r>
    </w:p>
    <w:p w14:paraId="1EA1DE3F" w14:textId="646EE902"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198" w:author="yun qiao" w:date="2026-04-21T14:56:00Z">
        <w:r w:rsidR="00BB24F9">
          <w:rPr>
            <w:rFonts w:ascii="Times New Roman" w:eastAsia="宋体" w:hAnsi="Times New Roman" w:cs="Times New Roman" w:hint="eastAsia"/>
            <w:color w:val="000000" w:themeColor="text1"/>
            <w:sz w:val="28"/>
            <w:szCs w:val="28"/>
            <w14:ligatures w14:val="none"/>
          </w:rPr>
          <w:t>5</w:t>
        </w:r>
      </w:ins>
      <w:del w:id="2199" w:author="yun qiao" w:date="2026-04-21T14:56: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color w:val="000000" w:themeColor="text1"/>
          <w:sz w:val="28"/>
          <w:szCs w:val="28"/>
          <w14:ligatures w14:val="none"/>
        </w:rPr>
        <w:t>2</w:t>
      </w:r>
      <w:r w:rsidRPr="004B17D5">
        <w:rPr>
          <w:rFonts w:ascii="Times New Roman" w:eastAsia="宋体" w:hAnsi="Times New Roman" w:cs="Times New Roman" w:hint="eastAsia"/>
          <w:color w:val="000000" w:themeColor="text1"/>
          <w:sz w:val="28"/>
          <w:szCs w:val="28"/>
          <w14:ligatures w14:val="none"/>
        </w:rPr>
        <w:t>、</w:t>
      </w:r>
      <w:r w:rsidRPr="004B17D5">
        <w:rPr>
          <w:rFonts w:ascii="Times New Roman" w:eastAsia="宋体" w:hAnsi="Times New Roman" w:cs="Times New Roman"/>
          <w:color w:val="000000" w:themeColor="text1"/>
          <w:sz w:val="28"/>
          <w:szCs w:val="28"/>
          <w14:ligatures w14:val="none"/>
        </w:rPr>
        <w:t>语义一致性验证与融合排序</w:t>
      </w:r>
      <w:r w:rsidRPr="004B17D5">
        <w:rPr>
          <w:rFonts w:ascii="Times New Roman" w:eastAsia="宋体" w:hAnsi="Times New Roman" w:cs="Times New Roman" w:hint="eastAsia"/>
          <w:color w:val="000000" w:themeColor="text1"/>
          <w:sz w:val="28"/>
          <w:szCs w:val="28"/>
          <w14:ligatures w14:val="none"/>
        </w:rPr>
        <w:t>。</w:t>
      </w:r>
    </w:p>
    <w:p w14:paraId="42D7CD0F" w14:textId="04B7BB89"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w:t>
      </w:r>
      <w:r w:rsidRPr="004B17D5">
        <w:rPr>
          <w:rFonts w:ascii="Times New Roman" w:eastAsia="宋体" w:hAnsi="Times New Roman" w:cs="Times New Roman" w:hint="eastAsia"/>
          <w:color w:val="000000" w:themeColor="text1"/>
          <w:sz w:val="28"/>
          <w:szCs w:val="28"/>
          <w14:ligatures w14:val="none"/>
        </w:rPr>
        <w:lastRenderedPageBreak/>
        <w:t>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sidRPr="004B17D5">
        <w:rPr>
          <w:rFonts w:ascii="Times New Roman" w:eastAsia="宋体" w:hAnsi="Times New Roman" w:cs="Times New Roman" w:hint="eastAsia"/>
          <w:color w:val="000000" w:themeColor="text1"/>
          <w:sz w:val="28"/>
          <w:szCs w:val="28"/>
          <w14:ligatures w14:val="none"/>
        </w:rPr>
        <w:t>。在此基础上，将结构一致性评分与</w:t>
      </w:r>
      <w:bookmarkStart w:id="2200" w:name="_Hlk227246049"/>
      <w:r w:rsidR="00A46C25" w:rsidRPr="004B17D5">
        <w:rPr>
          <w:rFonts w:ascii="Times New Roman" w:eastAsia="宋体" w:hAnsi="Times New Roman" w:cs="Times New Roman" w:hint="eastAsia"/>
          <w:color w:val="000000" w:themeColor="text1"/>
          <w:sz w:val="28"/>
          <w:szCs w:val="28"/>
          <w14:ligatures w14:val="none"/>
        </w:rPr>
        <w:t>语义一致性</w:t>
      </w:r>
      <w:bookmarkEnd w:id="2200"/>
      <w:r w:rsidRPr="004B17D5">
        <w:rPr>
          <w:rFonts w:ascii="Times New Roman" w:eastAsia="宋体" w:hAnsi="Times New Roman" w:cs="Times New Roman" w:hint="eastAsia"/>
          <w:color w:val="000000" w:themeColor="text1"/>
          <w:sz w:val="28"/>
          <w:szCs w:val="28"/>
          <w14:ligatures w14:val="none"/>
        </w:rPr>
        <w:t>评分进行融合，得到候选算子链的综合评分，其计算方式如下：</w:t>
      </w:r>
    </w:p>
    <w:p w14:paraId="6BE29ECD" w14:textId="7777777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2373BF5D"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sidRPr="004B17D5">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sidRPr="004B17D5">
        <w:rPr>
          <w:rFonts w:ascii="Times New Roman" w:eastAsia="宋体" w:hAnsi="Times New Roman" w:cs="Times New Roman" w:hint="eastAsia"/>
          <w:color w:val="000000" w:themeColor="text1"/>
          <w:sz w:val="28"/>
          <w:szCs w:val="28"/>
          <w14:ligatures w14:val="none"/>
        </w:rPr>
        <w:t>为可调权重系数。根据综合评分对候选算子链进行排序，选取得分最高的候选</w:t>
      </w:r>
      <w:proofErr w:type="gramStart"/>
      <w:r w:rsidRPr="004B17D5">
        <w:rPr>
          <w:rFonts w:ascii="Times New Roman" w:eastAsia="宋体" w:hAnsi="Times New Roman" w:cs="Times New Roman" w:hint="eastAsia"/>
          <w:color w:val="000000" w:themeColor="text1"/>
          <w:sz w:val="28"/>
          <w:szCs w:val="28"/>
          <w14:ligatures w14:val="none"/>
        </w:rPr>
        <w:t>链作为</w:t>
      </w:r>
      <w:proofErr w:type="gramEnd"/>
      <w:r w:rsidRPr="004B17D5">
        <w:rPr>
          <w:rFonts w:ascii="Times New Roman" w:eastAsia="宋体" w:hAnsi="Times New Roman" w:cs="Times New Roman" w:hint="eastAsia"/>
          <w:color w:val="000000" w:themeColor="text1"/>
          <w:sz w:val="28"/>
          <w:szCs w:val="28"/>
          <w14:ligatures w14:val="none"/>
        </w:rPr>
        <w:t>当前最优候选链。</w:t>
      </w:r>
    </w:p>
    <w:p w14:paraId="57DF1ECA" w14:textId="4A98A237" w:rsidR="00B95363" w:rsidRPr="004B17D5"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color w:val="000000" w:themeColor="text1"/>
          <w:sz w:val="28"/>
          <w:szCs w:val="28"/>
          <w14:ligatures w14:val="none"/>
        </w:rPr>
        <w:t>S</w:t>
      </w:r>
      <w:ins w:id="2201" w:author="yun qiao" w:date="2026-04-21T14:57:00Z">
        <w:r w:rsidR="00BB24F9">
          <w:rPr>
            <w:rFonts w:ascii="Times New Roman" w:eastAsia="宋体" w:hAnsi="Times New Roman" w:cs="Times New Roman" w:hint="eastAsia"/>
            <w:color w:val="000000" w:themeColor="text1"/>
            <w:sz w:val="28"/>
            <w:szCs w:val="28"/>
            <w14:ligatures w14:val="none"/>
          </w:rPr>
          <w:t>5</w:t>
        </w:r>
      </w:ins>
      <w:del w:id="2202" w:author="yun qiao" w:date="2026-04-21T14:57:00Z">
        <w:r w:rsidRPr="004B17D5" w:rsidDel="00BB24F9">
          <w:rPr>
            <w:rFonts w:ascii="Times New Roman" w:eastAsia="宋体" w:hAnsi="Times New Roman" w:cs="Times New Roman"/>
            <w:color w:val="000000" w:themeColor="text1"/>
            <w:sz w:val="28"/>
            <w:szCs w:val="28"/>
            <w14:ligatures w14:val="none"/>
          </w:rPr>
          <w:delText>6</w:delText>
        </w:r>
      </w:del>
      <w:r w:rsidRPr="004B17D5">
        <w:rPr>
          <w:rFonts w:ascii="Times New Roman" w:eastAsia="宋体" w:hAnsi="Times New Roman" w:cs="Times New Roman"/>
          <w:color w:val="000000" w:themeColor="text1"/>
          <w:sz w:val="28"/>
          <w:szCs w:val="28"/>
          <w14:ligatures w14:val="none"/>
        </w:rPr>
        <w:t>3</w:t>
      </w:r>
      <w:r w:rsidRPr="004B17D5">
        <w:rPr>
          <w:rFonts w:ascii="Times New Roman" w:eastAsia="宋体" w:hAnsi="Times New Roman" w:cs="Times New Roman" w:hint="eastAsia"/>
          <w:color w:val="000000" w:themeColor="text1"/>
          <w:sz w:val="28"/>
          <w:szCs w:val="28"/>
          <w14:ligatures w14:val="none"/>
        </w:rPr>
        <w:t>、迭代式算子链修复。</w:t>
      </w:r>
    </w:p>
    <w:p w14:paraId="4DC2D406" w14:textId="6628C7C6"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203" w:name="_Hlk227246108"/>
      <w:r w:rsidRPr="00A46C25">
        <w:rPr>
          <w:rFonts w:ascii="Times New Roman" w:eastAsia="宋体" w:hAnsi="Times New Roman" w:cs="Times New Roman" w:hint="eastAsia"/>
          <w:color w:val="000000" w:themeColor="text1"/>
          <w:sz w:val="28"/>
          <w:szCs w:val="28"/>
          <w14:ligatures w14:val="none"/>
        </w:rPr>
        <w:t>当最优候选算子链在结构校验过程中仍存在输入输出不兼容或局部链路不合法问题时，启动迭代式算子链修复机制。</w:t>
      </w:r>
    </w:p>
    <w:p w14:paraId="0C674A34" w14:textId="50803D5F"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204" w:name="_Hlk227246130"/>
      <w:bookmarkEnd w:id="2203"/>
      <w:r w:rsidRPr="00A46C25">
        <w:rPr>
          <w:rFonts w:ascii="Times New Roman" w:eastAsia="宋体" w:hAnsi="Times New Roman" w:cs="Times New Roman" w:hint="eastAsia"/>
          <w:color w:val="000000" w:themeColor="text1"/>
          <w:sz w:val="28"/>
          <w:szCs w:val="28"/>
          <w14:ligatures w14:val="none"/>
        </w:rPr>
        <w:t>在不改变整体算子链语义结构的前提下，通过对局部算子进行替换，以消除数据流冲突并提升链的可执行性。所述修复过程在预设最大迭代次数约束下进行多轮优化，</w:t>
      </w:r>
      <w:bookmarkEnd w:id="2204"/>
      <w:r w:rsidRPr="00A46C25">
        <w:rPr>
          <w:rFonts w:ascii="Times New Roman" w:eastAsia="宋体" w:hAnsi="Times New Roman" w:cs="Times New Roman" w:hint="eastAsia"/>
          <w:color w:val="000000" w:themeColor="text1"/>
          <w:sz w:val="28"/>
          <w:szCs w:val="28"/>
          <w14:ligatures w14:val="none"/>
        </w:rPr>
        <w:t>每一轮修</w:t>
      </w:r>
      <w:proofErr w:type="gramStart"/>
      <w:r w:rsidRPr="00A46C25">
        <w:rPr>
          <w:rFonts w:ascii="Times New Roman" w:eastAsia="宋体" w:hAnsi="Times New Roman" w:cs="Times New Roman" w:hint="eastAsia"/>
          <w:color w:val="000000" w:themeColor="text1"/>
          <w:sz w:val="28"/>
          <w:szCs w:val="28"/>
          <w14:ligatures w14:val="none"/>
        </w:rPr>
        <w:t>复包括</w:t>
      </w:r>
      <w:proofErr w:type="gramEnd"/>
      <w:r w:rsidRPr="00A46C25">
        <w:rPr>
          <w:rFonts w:ascii="Times New Roman" w:eastAsia="宋体" w:hAnsi="Times New Roman" w:cs="Times New Roman" w:hint="eastAsia"/>
          <w:color w:val="000000" w:themeColor="text1"/>
          <w:sz w:val="28"/>
          <w:szCs w:val="28"/>
          <w14:ligatures w14:val="none"/>
        </w:rPr>
        <w:t>如下步骤：</w:t>
      </w:r>
    </w:p>
    <w:p w14:paraId="71966CBA" w14:textId="77777777"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205" w:name="_Hlk227246152"/>
      <w:r w:rsidRPr="00A46C25">
        <w:rPr>
          <w:rFonts w:ascii="Times New Roman" w:eastAsia="宋体" w:hAnsi="Times New Roman" w:cs="Times New Roman" w:hint="eastAsia"/>
          <w:color w:val="000000" w:themeColor="text1"/>
          <w:sz w:val="28"/>
          <w:szCs w:val="28"/>
          <w14:ligatures w14:val="none"/>
        </w:rPr>
        <w:t>（</w:t>
      </w:r>
      <w:r w:rsidRPr="00A46C25">
        <w:rPr>
          <w:rFonts w:ascii="Times New Roman" w:eastAsia="宋体" w:hAnsi="Times New Roman" w:cs="Times New Roman" w:hint="eastAsia"/>
          <w:color w:val="000000" w:themeColor="text1"/>
          <w:sz w:val="28"/>
          <w:szCs w:val="28"/>
          <w14:ligatures w14:val="none"/>
        </w:rPr>
        <w:t>1</w:t>
      </w:r>
      <w:r w:rsidRPr="00A46C25">
        <w:rPr>
          <w:rFonts w:ascii="Times New Roman" w:eastAsia="宋体" w:hAnsi="Times New Roman" w:cs="Times New Roman" w:hint="eastAsia"/>
          <w:color w:val="000000" w:themeColor="text1"/>
          <w:sz w:val="28"/>
          <w:szCs w:val="28"/>
          <w14:ligatures w14:val="none"/>
        </w:rPr>
        <w:t>）问题定位：</w:t>
      </w:r>
    </w:p>
    <w:p w14:paraId="598FDCB6" w14:textId="38665E44"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对候选算子链中各步骤的输入输出关系进行逐一分析，识别存在数据类型不兼容的位置，并确定对应算子节点作为待修复对象。</w:t>
      </w:r>
    </w:p>
    <w:p w14:paraId="7F131EC2" w14:textId="77777777"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w:t>
      </w:r>
      <w:r w:rsidRPr="00A46C25">
        <w:rPr>
          <w:rFonts w:ascii="Times New Roman" w:eastAsia="宋体" w:hAnsi="Times New Roman" w:cs="Times New Roman" w:hint="eastAsia"/>
          <w:color w:val="000000" w:themeColor="text1"/>
          <w:sz w:val="28"/>
          <w:szCs w:val="28"/>
          <w14:ligatures w14:val="none"/>
        </w:rPr>
        <w:t>2</w:t>
      </w:r>
      <w:r w:rsidRPr="00A46C25">
        <w:rPr>
          <w:rFonts w:ascii="Times New Roman" w:eastAsia="宋体" w:hAnsi="Times New Roman" w:cs="Times New Roman" w:hint="eastAsia"/>
          <w:color w:val="000000" w:themeColor="text1"/>
          <w:sz w:val="28"/>
          <w:szCs w:val="28"/>
          <w14:ligatures w14:val="none"/>
        </w:rPr>
        <w:t>）替代候选检索与兼容性预筛选：</w:t>
      </w:r>
    </w:p>
    <w:p w14:paraId="7F71A3DD" w14:textId="745FD34B"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针对待修复位置，优先从知识图谱中检索与当前算子对应同一操作原语的候选算子集合，并对其执行输入输出兼容性筛选，分别验证其与前驱算子及后继算子的衔接关系；若不存在满足约束的候选算子，则在同一操作子类中检索替代操作原语，并基于所述替代操作原语重新执行映射检索与筛选。</w:t>
      </w:r>
    </w:p>
    <w:p w14:paraId="45A86226" w14:textId="77777777"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w:t>
      </w:r>
      <w:r w:rsidRPr="00A46C25">
        <w:rPr>
          <w:rFonts w:ascii="Times New Roman" w:eastAsia="宋体" w:hAnsi="Times New Roman" w:cs="Times New Roman" w:hint="eastAsia"/>
          <w:color w:val="000000" w:themeColor="text1"/>
          <w:sz w:val="28"/>
          <w:szCs w:val="28"/>
          <w14:ligatures w14:val="none"/>
        </w:rPr>
        <w:t>3</w:t>
      </w:r>
      <w:r w:rsidRPr="00A46C25">
        <w:rPr>
          <w:rFonts w:ascii="Times New Roman" w:eastAsia="宋体" w:hAnsi="Times New Roman" w:cs="Times New Roman" w:hint="eastAsia"/>
          <w:color w:val="000000" w:themeColor="text1"/>
          <w:sz w:val="28"/>
          <w:szCs w:val="28"/>
          <w14:ligatures w14:val="none"/>
        </w:rPr>
        <w:t>）基于语义一致性的候选选择：</w:t>
      </w:r>
    </w:p>
    <w:p w14:paraId="53DBDC8A" w14:textId="2F68C3AF"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对通过兼容性筛选的候选结果进行语义一致性评估，将候选算子或替代操作原语及其上下文信息输入大语言模型进行评估，选取得分最优的替代结果；在大语言模型</w:t>
      </w:r>
      <w:proofErr w:type="gramStart"/>
      <w:r w:rsidRPr="00A46C25">
        <w:rPr>
          <w:rFonts w:ascii="Times New Roman" w:eastAsia="宋体" w:hAnsi="Times New Roman" w:cs="Times New Roman" w:hint="eastAsia"/>
          <w:color w:val="000000" w:themeColor="text1"/>
          <w:sz w:val="28"/>
          <w:szCs w:val="28"/>
          <w14:ligatures w14:val="none"/>
        </w:rPr>
        <w:t>不</w:t>
      </w:r>
      <w:proofErr w:type="gramEnd"/>
      <w:r w:rsidRPr="00A46C25">
        <w:rPr>
          <w:rFonts w:ascii="Times New Roman" w:eastAsia="宋体" w:hAnsi="Times New Roman" w:cs="Times New Roman" w:hint="eastAsia"/>
          <w:color w:val="000000" w:themeColor="text1"/>
          <w:sz w:val="28"/>
          <w:szCs w:val="28"/>
          <w14:ligatures w14:val="none"/>
        </w:rPr>
        <w:t>可用时，采用基于语义相似度与结构约束的排序策略进行替代选择。</w:t>
      </w:r>
    </w:p>
    <w:p w14:paraId="34A8814F" w14:textId="77777777"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lastRenderedPageBreak/>
        <w:t>（</w:t>
      </w:r>
      <w:r w:rsidRPr="00A46C25">
        <w:rPr>
          <w:rFonts w:ascii="Times New Roman" w:eastAsia="宋体" w:hAnsi="Times New Roman" w:cs="Times New Roman" w:hint="eastAsia"/>
          <w:color w:val="000000" w:themeColor="text1"/>
          <w:sz w:val="28"/>
          <w:szCs w:val="28"/>
          <w14:ligatures w14:val="none"/>
        </w:rPr>
        <w:t>4</w:t>
      </w:r>
      <w:r w:rsidRPr="00A46C25">
        <w:rPr>
          <w:rFonts w:ascii="Times New Roman" w:eastAsia="宋体" w:hAnsi="Times New Roman" w:cs="Times New Roman" w:hint="eastAsia"/>
          <w:color w:val="000000" w:themeColor="text1"/>
          <w:sz w:val="28"/>
          <w:szCs w:val="28"/>
          <w14:ligatures w14:val="none"/>
        </w:rPr>
        <w:t>）替换执行与重验证：</w:t>
      </w:r>
    </w:p>
    <w:p w14:paraId="1C7310EB" w14:textId="1A50DE6F"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对当前算子链进行复制并执行替换操作；若为替代算子，则直接替换对应节点；若为替代操作原语，则重新执行映射过程后完成替换。替换完成后，对更新后的算子</w:t>
      </w:r>
      <w:proofErr w:type="gramStart"/>
      <w:r w:rsidRPr="00A46C25">
        <w:rPr>
          <w:rFonts w:ascii="Times New Roman" w:eastAsia="宋体" w:hAnsi="Times New Roman" w:cs="Times New Roman" w:hint="eastAsia"/>
          <w:color w:val="000000" w:themeColor="text1"/>
          <w:sz w:val="28"/>
          <w:szCs w:val="28"/>
          <w14:ligatures w14:val="none"/>
        </w:rPr>
        <w:t>链重新</w:t>
      </w:r>
      <w:proofErr w:type="gramEnd"/>
      <w:r w:rsidRPr="00A46C25">
        <w:rPr>
          <w:rFonts w:ascii="Times New Roman" w:eastAsia="宋体" w:hAnsi="Times New Roman" w:cs="Times New Roman" w:hint="eastAsia"/>
          <w:color w:val="000000" w:themeColor="text1"/>
          <w:sz w:val="28"/>
          <w:szCs w:val="28"/>
          <w14:ligatures w14:val="none"/>
        </w:rPr>
        <w:t>执行输入输出兼容性检查、映射覆盖度评估及结构一致性验证。</w:t>
      </w:r>
    </w:p>
    <w:p w14:paraId="055CCB8F" w14:textId="77777777"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w:t>
      </w:r>
      <w:r w:rsidRPr="00A46C25">
        <w:rPr>
          <w:rFonts w:ascii="Times New Roman" w:eastAsia="宋体" w:hAnsi="Times New Roman" w:cs="Times New Roman" w:hint="eastAsia"/>
          <w:color w:val="000000" w:themeColor="text1"/>
          <w:sz w:val="28"/>
          <w:szCs w:val="28"/>
          <w14:ligatures w14:val="none"/>
        </w:rPr>
        <w:t>5</w:t>
      </w:r>
      <w:r w:rsidRPr="00A46C25">
        <w:rPr>
          <w:rFonts w:ascii="Times New Roman" w:eastAsia="宋体" w:hAnsi="Times New Roman" w:cs="Times New Roman" w:hint="eastAsia"/>
          <w:color w:val="000000" w:themeColor="text1"/>
          <w:sz w:val="28"/>
          <w:szCs w:val="28"/>
          <w14:ligatures w14:val="none"/>
        </w:rPr>
        <w:t>）</w:t>
      </w:r>
      <w:proofErr w:type="gramStart"/>
      <w:r w:rsidRPr="00A46C25">
        <w:rPr>
          <w:rFonts w:ascii="Times New Roman" w:eastAsia="宋体" w:hAnsi="Times New Roman" w:cs="Times New Roman" w:hint="eastAsia"/>
          <w:color w:val="000000" w:themeColor="text1"/>
          <w:sz w:val="28"/>
          <w:szCs w:val="28"/>
          <w14:ligatures w14:val="none"/>
        </w:rPr>
        <w:t>回滚控制</w:t>
      </w:r>
      <w:proofErr w:type="gramEnd"/>
      <w:r w:rsidRPr="00A46C25">
        <w:rPr>
          <w:rFonts w:ascii="Times New Roman" w:eastAsia="宋体" w:hAnsi="Times New Roman" w:cs="Times New Roman" w:hint="eastAsia"/>
          <w:color w:val="000000" w:themeColor="text1"/>
          <w:sz w:val="28"/>
          <w:szCs w:val="28"/>
          <w14:ligatures w14:val="none"/>
        </w:rPr>
        <w:t>与终止条件：</w:t>
      </w:r>
    </w:p>
    <w:p w14:paraId="17AFB54E" w14:textId="77777777" w:rsidR="00A46C25" w:rsidRPr="004B17D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比较替换前后算子链中的不兼容问题数量及映射覆盖度变化情况；当替换后不兼容问题减少，或在不增加不兼容问题的前提下映射覆盖度提高时，接受该替换结果；否则撤销本次替换操作并尝试其他候选方案。</w:t>
      </w:r>
    </w:p>
    <w:p w14:paraId="6F4B470E" w14:textId="0CA97DBB" w:rsidR="00A46C25" w:rsidRPr="00A46C2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A46C25">
        <w:rPr>
          <w:rFonts w:ascii="Times New Roman" w:eastAsia="宋体" w:hAnsi="Times New Roman" w:cs="Times New Roman" w:hint="eastAsia"/>
          <w:color w:val="000000" w:themeColor="text1"/>
          <w:sz w:val="28"/>
          <w:szCs w:val="28"/>
          <w14:ligatures w14:val="none"/>
        </w:rPr>
        <w:t>当满足以下任一条件时终止修复过程：算子链中不存在不兼容问题、达到预设最大迭代次数、当前问题不存在可行替代方案或</w:t>
      </w:r>
      <w:proofErr w:type="gramStart"/>
      <w:r w:rsidRPr="00A46C25">
        <w:rPr>
          <w:rFonts w:ascii="Times New Roman" w:eastAsia="宋体" w:hAnsi="Times New Roman" w:cs="Times New Roman" w:hint="eastAsia"/>
          <w:color w:val="000000" w:themeColor="text1"/>
          <w:sz w:val="28"/>
          <w:szCs w:val="28"/>
          <w14:ligatures w14:val="none"/>
        </w:rPr>
        <w:t>触发回滚</w:t>
      </w:r>
      <w:proofErr w:type="gramEnd"/>
      <w:r w:rsidRPr="00A46C25">
        <w:rPr>
          <w:rFonts w:ascii="Times New Roman" w:eastAsia="宋体" w:hAnsi="Times New Roman" w:cs="Times New Roman" w:hint="eastAsia"/>
          <w:color w:val="000000" w:themeColor="text1"/>
          <w:sz w:val="28"/>
          <w:szCs w:val="28"/>
          <w14:ligatures w14:val="none"/>
        </w:rPr>
        <w:t>终止机制。</w:t>
      </w:r>
    </w:p>
    <w:p w14:paraId="64B0DA72" w14:textId="449F2068" w:rsidR="00A46C25" w:rsidRPr="004B17D5" w:rsidRDefault="00A46C25" w:rsidP="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sidRPr="004B17D5">
        <w:rPr>
          <w:rFonts w:ascii="Times New Roman" w:eastAsia="宋体" w:hAnsi="Times New Roman" w:cs="Times New Roman" w:hint="eastAsia"/>
          <w:color w:val="000000" w:themeColor="text1"/>
          <w:sz w:val="28"/>
          <w:szCs w:val="28"/>
          <w14:ligatures w14:val="none"/>
        </w:rPr>
        <w:t>最终输出满足结构一致性与可执行性的最优算子链。</w:t>
      </w:r>
      <w:bookmarkEnd w:id="2205"/>
    </w:p>
    <w:p w14:paraId="6BEA034D" w14:textId="391E11C0" w:rsidR="00B95363" w:rsidRPr="004B17D5" w:rsidRDefault="00A46C2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sectPr w:rsidR="00B95363" w:rsidRPr="004B17D5">
          <w:headerReference w:type="default" r:id="rId16"/>
          <w:footerReference w:type="default" r:id="rId17"/>
          <w:pgSz w:w="11906" w:h="16838"/>
          <w:pgMar w:top="1361" w:right="1133" w:bottom="851" w:left="1134" w:header="794" w:footer="113" w:gutter="0"/>
          <w:cols w:space="720"/>
          <w:docGrid w:type="lines" w:linePitch="312"/>
        </w:sectPr>
      </w:pPr>
      <w:bookmarkStart w:id="2206" w:name="_Hlk227246173"/>
      <w:r w:rsidRPr="004B17D5">
        <w:rPr>
          <w:rFonts w:ascii="Times New Roman" w:eastAsia="宋体" w:hAnsi="Times New Roman" w:cs="Times New Roman"/>
          <w:color w:val="000000" w:themeColor="text1"/>
          <w:sz w:val="28"/>
          <w:szCs w:val="28"/>
          <w14:ligatures w14:val="none"/>
        </w:rPr>
        <w:t>在</w:t>
      </w:r>
      <w:r w:rsidRPr="004B17D5">
        <w:rPr>
          <w:rFonts w:ascii="Times New Roman" w:eastAsia="宋体" w:hAnsi="Times New Roman" w:cs="Times New Roman" w:hint="eastAsia"/>
          <w:color w:val="000000" w:themeColor="text1"/>
          <w:sz w:val="28"/>
          <w:szCs w:val="28"/>
          <w14:ligatures w14:val="none"/>
        </w:rPr>
        <w:t>这</w:t>
      </w:r>
      <w:r w:rsidRPr="004B17D5">
        <w:rPr>
          <w:rFonts w:ascii="Times New Roman" w:eastAsia="宋体" w:hAnsi="Times New Roman" w:cs="Times New Roman"/>
          <w:color w:val="000000" w:themeColor="text1"/>
          <w:sz w:val="28"/>
          <w:szCs w:val="28"/>
          <w14:ligatures w14:val="none"/>
        </w:rPr>
        <w:t>一实施方式中，在输出所述最优地理处理算子链及对应自动化模型结构后，还可接收用户针对所生成模型的问询请求；基于知识图谱检索相关算子信息、输入输出关系及操作语义，并结合大语言模型生成解释性应答，以支持用户对生成结果的理解与验证</w:t>
      </w:r>
      <w:bookmarkEnd w:id="2206"/>
      <w:r w:rsidR="00553D8E">
        <w:rPr>
          <w:rFonts w:ascii="Times New Roman" w:eastAsia="宋体" w:hAnsi="Times New Roman" w:cs="Times New Roman" w:hint="eastAsia"/>
          <w:color w:val="000000" w:themeColor="text1"/>
          <w:sz w:val="28"/>
          <w:szCs w:val="28"/>
          <w14:ligatures w14:val="none"/>
        </w:rPr>
        <w:t>。</w:t>
      </w:r>
    </w:p>
    <w:p w14:paraId="644CC443" w14:textId="6D36C1BE" w:rsidR="00B95363" w:rsidRPr="004B17D5" w:rsidRDefault="002A47F5">
      <w:pPr>
        <w:rPr>
          <w:rFonts w:hint="eastAsia"/>
          <w:color w:val="000000" w:themeColor="text1"/>
        </w:rPr>
      </w:pPr>
      <w:r>
        <w:rPr>
          <w:rFonts w:hint="eastAsia"/>
          <w:noProof/>
          <w:color w:val="000000" w:themeColor="text1"/>
          <w14:ligatures w14:val="none"/>
        </w:rPr>
        <w:lastRenderedPageBreak/>
        <w:drawing>
          <wp:inline distT="0" distB="0" distL="0" distR="0" wp14:anchorId="68B38A16" wp14:editId="65D1140D">
            <wp:extent cx="5914292" cy="5839527"/>
            <wp:effectExtent l="0" t="0" r="0" b="8890"/>
            <wp:docPr id="20" name="图片 20"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
                    <pic:cNvPicPr/>
                  </pic:nvPicPr>
                  <pic:blipFill>
                    <a:blip r:embed="rId11">
                      <a:extLst>
                        <a:ext uri="{28A0092B-C50C-407E-A947-70E740481C1C}">
                          <a14:useLocalDpi xmlns:a14="http://schemas.microsoft.com/office/drawing/2010/main" val="0"/>
                        </a:ext>
                      </a:extLst>
                    </a:blip>
                    <a:stretch>
                      <a:fillRect/>
                    </a:stretch>
                  </pic:blipFill>
                  <pic:spPr>
                    <a:xfrm>
                      <a:off x="0" y="0"/>
                      <a:ext cx="5921076" cy="5846225"/>
                    </a:xfrm>
                    <a:prstGeom prst="rect">
                      <a:avLst/>
                    </a:prstGeom>
                  </pic:spPr>
                </pic:pic>
              </a:graphicData>
            </a:graphic>
          </wp:inline>
        </w:drawing>
      </w:r>
    </w:p>
    <w:p w14:paraId="70123B3E" w14:textId="77777777" w:rsidR="00B95363" w:rsidRPr="004B17D5" w:rsidRDefault="00000000">
      <w:pPr>
        <w:pStyle w:val="a3"/>
        <w:spacing w:line="240" w:lineRule="atLeast"/>
        <w:jc w:val="center"/>
        <w:rPr>
          <w:rFonts w:ascii="Times New Roman" w:eastAsia="宋体" w:hAnsi="Times New Roman"/>
          <w:color w:val="000000" w:themeColor="text1"/>
          <w:sz w:val="28"/>
          <w:szCs w:val="28"/>
        </w:rPr>
      </w:pPr>
      <w:r w:rsidRPr="004B17D5">
        <w:rPr>
          <w:rFonts w:ascii="Times New Roman" w:eastAsia="宋体" w:hAnsi="Times New Roman"/>
          <w:color w:val="000000" w:themeColor="text1"/>
          <w:sz w:val="28"/>
          <w:szCs w:val="28"/>
        </w:rPr>
        <w:t>图</w:t>
      </w:r>
      <w:r w:rsidRPr="004B17D5">
        <w:rPr>
          <w:rFonts w:ascii="Times New Roman" w:eastAsia="宋体" w:hAnsi="Times New Roman"/>
          <w:color w:val="000000" w:themeColor="text1"/>
          <w:sz w:val="28"/>
          <w:szCs w:val="28"/>
        </w:rPr>
        <w:t xml:space="preserve"> </w:t>
      </w:r>
      <w:r w:rsidRPr="004B17D5">
        <w:rPr>
          <w:rFonts w:ascii="Times New Roman" w:eastAsia="宋体" w:hAnsi="Times New Roman" w:hint="eastAsia"/>
          <w:color w:val="000000" w:themeColor="text1"/>
          <w:sz w:val="28"/>
          <w:szCs w:val="28"/>
        </w:rPr>
        <w:t>1</w:t>
      </w:r>
    </w:p>
    <w:p w14:paraId="0677B1DD" w14:textId="77777777" w:rsidR="00B95363" w:rsidRPr="004B17D5" w:rsidRDefault="00000000">
      <w:pPr>
        <w:rPr>
          <w:rFonts w:hint="eastAsia"/>
          <w:color w:val="000000" w:themeColor="text1"/>
        </w:rPr>
      </w:pPr>
      <w:r w:rsidRPr="004B17D5">
        <w:rPr>
          <w:noProof/>
          <w:color w:val="000000" w:themeColor="text1"/>
        </w:rPr>
        <w:lastRenderedPageBreak/>
        <w:drawing>
          <wp:inline distT="0" distB="0" distL="0" distR="0" wp14:anchorId="424A42B2" wp14:editId="35ED7F3B">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B95363" w:rsidRPr="004B17D5" w:rsidRDefault="00000000">
      <w:pPr>
        <w:jc w:val="center"/>
        <w:rPr>
          <w:rFonts w:hint="eastAsia"/>
          <w:color w:val="000000" w:themeColor="text1"/>
        </w:rPr>
      </w:pPr>
      <w:r w:rsidRPr="004B17D5">
        <w:rPr>
          <w:color w:val="000000" w:themeColor="text1"/>
          <w:sz w:val="28"/>
          <w:szCs w:val="28"/>
        </w:rPr>
        <w:t xml:space="preserve">图 </w:t>
      </w:r>
      <w:r w:rsidRPr="004B17D5">
        <w:rPr>
          <w:rFonts w:hint="eastAsia"/>
          <w:color w:val="000000" w:themeColor="text1"/>
          <w:sz w:val="28"/>
          <w:szCs w:val="28"/>
        </w:rPr>
        <w:t>2</w:t>
      </w:r>
      <w:r w:rsidRPr="004B17D5">
        <w:rPr>
          <w:color w:val="000000" w:themeColor="text1"/>
        </w:rPr>
        <w:t xml:space="preserve"> </w:t>
      </w:r>
    </w:p>
    <w:p w14:paraId="390637F8" w14:textId="77777777" w:rsidR="00B95363" w:rsidRPr="004B17D5" w:rsidRDefault="00000000">
      <w:pPr>
        <w:jc w:val="center"/>
        <w:rPr>
          <w:rFonts w:hint="eastAsia"/>
          <w:color w:val="000000" w:themeColor="text1"/>
          <w:sz w:val="28"/>
          <w:szCs w:val="28"/>
        </w:rPr>
      </w:pPr>
      <w:r w:rsidRPr="004B17D5">
        <w:rPr>
          <w:noProof/>
          <w:color w:val="000000" w:themeColor="text1"/>
          <w:sz w:val="28"/>
          <w:szCs w:val="28"/>
        </w:rPr>
        <w:lastRenderedPageBreak/>
        <w:drawing>
          <wp:inline distT="0" distB="0" distL="0" distR="0" wp14:anchorId="7336C8BB" wp14:editId="17BFA705">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B95363" w:rsidRPr="004B17D5" w:rsidRDefault="00000000">
      <w:pPr>
        <w:jc w:val="center"/>
        <w:rPr>
          <w:rFonts w:hint="eastAsia"/>
          <w:color w:val="000000" w:themeColor="text1"/>
          <w:sz w:val="28"/>
          <w:szCs w:val="28"/>
        </w:rPr>
      </w:pPr>
      <w:r w:rsidRPr="004B17D5">
        <w:rPr>
          <w:color w:val="000000" w:themeColor="text1"/>
          <w:sz w:val="28"/>
          <w:szCs w:val="28"/>
        </w:rPr>
        <w:t xml:space="preserve">图 </w:t>
      </w:r>
      <w:r w:rsidRPr="004B17D5">
        <w:rPr>
          <w:rFonts w:hint="eastAsia"/>
          <w:color w:val="000000" w:themeColor="text1"/>
          <w:sz w:val="28"/>
          <w:szCs w:val="28"/>
        </w:rPr>
        <w:t>3</w:t>
      </w:r>
    </w:p>
    <w:p w14:paraId="4E2B1AB9" w14:textId="77777777" w:rsidR="00B95363" w:rsidRPr="004B17D5" w:rsidRDefault="00B95363">
      <w:pPr>
        <w:jc w:val="center"/>
        <w:rPr>
          <w:rFonts w:hint="eastAsia"/>
          <w:color w:val="000000" w:themeColor="text1"/>
          <w:sz w:val="28"/>
          <w:szCs w:val="28"/>
        </w:rPr>
      </w:pPr>
    </w:p>
    <w:p w14:paraId="66AD1035" w14:textId="77777777" w:rsidR="00B95363" w:rsidRPr="004B17D5" w:rsidRDefault="00000000">
      <w:pPr>
        <w:jc w:val="center"/>
        <w:rPr>
          <w:rFonts w:hint="eastAsia"/>
          <w:color w:val="000000" w:themeColor="text1"/>
        </w:rPr>
      </w:pPr>
      <w:r w:rsidRPr="004B17D5">
        <w:rPr>
          <w:noProof/>
          <w:color w:val="000000" w:themeColor="text1"/>
        </w:rPr>
        <w:lastRenderedPageBreak/>
        <w:drawing>
          <wp:inline distT="0" distB="0" distL="0" distR="0" wp14:anchorId="2E7732AD" wp14:editId="2DDFD1BE">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B95363" w:rsidRPr="004B17D5" w:rsidRDefault="00000000">
      <w:pPr>
        <w:jc w:val="center"/>
        <w:rPr>
          <w:rFonts w:hint="eastAsia"/>
          <w:color w:val="000000" w:themeColor="text1"/>
        </w:rPr>
      </w:pPr>
      <w:r w:rsidRPr="004B17D5">
        <w:rPr>
          <w:color w:val="000000" w:themeColor="text1"/>
          <w:sz w:val="28"/>
          <w:szCs w:val="28"/>
        </w:rPr>
        <w:t xml:space="preserve">图 </w:t>
      </w:r>
      <w:r w:rsidRPr="004B17D5">
        <w:rPr>
          <w:rFonts w:hint="eastAsia"/>
          <w:color w:val="000000" w:themeColor="text1"/>
          <w:sz w:val="28"/>
          <w:szCs w:val="28"/>
        </w:rPr>
        <w:t>4</w:t>
      </w:r>
    </w:p>
    <w:p w14:paraId="693F7AD2" w14:textId="77777777" w:rsidR="00B95363" w:rsidRPr="004B17D5" w:rsidRDefault="00B95363">
      <w:pPr>
        <w:widowControl/>
        <w:spacing w:before="100" w:after="0" w:line="480" w:lineRule="exact"/>
        <w:jc w:val="both"/>
        <w:rPr>
          <w:rFonts w:hint="eastAsia"/>
          <w:color w:val="000000" w:themeColor="text1"/>
        </w:rPr>
      </w:pPr>
    </w:p>
    <w:sectPr w:rsidR="00B95363" w:rsidRPr="004B17D5">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F1436" w14:textId="77777777" w:rsidR="001E43C0" w:rsidRDefault="001E43C0">
      <w:pPr>
        <w:spacing w:line="240" w:lineRule="auto"/>
        <w:rPr>
          <w:rFonts w:hint="eastAsia"/>
        </w:rPr>
      </w:pPr>
      <w:r>
        <w:separator/>
      </w:r>
    </w:p>
  </w:endnote>
  <w:endnote w:type="continuationSeparator" w:id="0">
    <w:p w14:paraId="62797D0F" w14:textId="77777777" w:rsidR="001E43C0" w:rsidRDefault="001E43C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7E890B4B" wp14:editId="6A832AFD">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890B4B"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451517BB" wp14:editId="553C496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B95363" w:rsidRDefault="00B9536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4A982902" wp14:editId="4A6A0160">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982902"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5FC39CEF" wp14:editId="6E686D97">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B95363" w:rsidRDefault="00B9536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59419AF7" wp14:editId="44E2E466">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419AF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4F6101C2" wp14:editId="578D4E1C">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B95363" w:rsidRDefault="00B95363">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7A0DFF28" wp14:editId="06029872">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0DFF28"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B95363"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B95363"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2C9F0B15" wp14:editId="6C78EAE9">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B95363" w:rsidRDefault="00B9536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0415D" w14:textId="77777777" w:rsidR="001E43C0" w:rsidRDefault="001E43C0">
      <w:pPr>
        <w:spacing w:after="0"/>
        <w:rPr>
          <w:rFonts w:hint="eastAsia"/>
        </w:rPr>
      </w:pPr>
      <w:r>
        <w:separator/>
      </w:r>
    </w:p>
  </w:footnote>
  <w:footnote w:type="continuationSeparator" w:id="0">
    <w:p w14:paraId="0EDD1F3B" w14:textId="77777777" w:rsidR="001E43C0" w:rsidRDefault="001E43C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7E7E3704" wp14:editId="4B11A238">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4D81663" wp14:editId="70DF890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374121DB" wp14:editId="58BCACE4">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62FA71D2" wp14:editId="3CED6379">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B95363"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75D8D504" wp14:editId="1A70FBB5">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1BE4"/>
    <w:multiLevelType w:val="singleLevel"/>
    <w:tmpl w:val="3CF91BE4"/>
    <w:lvl w:ilvl="0">
      <w:start w:val="1"/>
      <w:numFmt w:val="decimal"/>
      <w:suff w:val="space"/>
      <w:lvlText w:val="%1."/>
      <w:lvlJc w:val="left"/>
      <w:rPr>
        <w:rFonts w:cs="Times New Roman"/>
      </w:rPr>
    </w:lvl>
  </w:abstractNum>
  <w:num w:numId="1" w16cid:durableId="17153013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30ACE"/>
    <w:rsid w:val="00031235"/>
    <w:rsid w:val="00035B28"/>
    <w:rsid w:val="00046686"/>
    <w:rsid w:val="00055139"/>
    <w:rsid w:val="00056C34"/>
    <w:rsid w:val="00060C40"/>
    <w:rsid w:val="00063F66"/>
    <w:rsid w:val="0008202C"/>
    <w:rsid w:val="000822D8"/>
    <w:rsid w:val="0009034E"/>
    <w:rsid w:val="000961F7"/>
    <w:rsid w:val="000A27F0"/>
    <w:rsid w:val="000B535D"/>
    <w:rsid w:val="000D2A25"/>
    <w:rsid w:val="000E5944"/>
    <w:rsid w:val="000F5DBE"/>
    <w:rsid w:val="000F6B50"/>
    <w:rsid w:val="001032BC"/>
    <w:rsid w:val="0010422B"/>
    <w:rsid w:val="00120541"/>
    <w:rsid w:val="00124DA7"/>
    <w:rsid w:val="0012512E"/>
    <w:rsid w:val="00125F7A"/>
    <w:rsid w:val="00134AC9"/>
    <w:rsid w:val="001440C2"/>
    <w:rsid w:val="00150671"/>
    <w:rsid w:val="00174CA6"/>
    <w:rsid w:val="001819BF"/>
    <w:rsid w:val="00184A41"/>
    <w:rsid w:val="00184A44"/>
    <w:rsid w:val="00187E08"/>
    <w:rsid w:val="00195CB0"/>
    <w:rsid w:val="00197411"/>
    <w:rsid w:val="001B460A"/>
    <w:rsid w:val="001C54D7"/>
    <w:rsid w:val="001D304A"/>
    <w:rsid w:val="001D4D69"/>
    <w:rsid w:val="001E004F"/>
    <w:rsid w:val="001E43C0"/>
    <w:rsid w:val="001F3A1F"/>
    <w:rsid w:val="00210C65"/>
    <w:rsid w:val="00217198"/>
    <w:rsid w:val="002319D2"/>
    <w:rsid w:val="002319F0"/>
    <w:rsid w:val="00232148"/>
    <w:rsid w:val="00234E38"/>
    <w:rsid w:val="00235C08"/>
    <w:rsid w:val="00236604"/>
    <w:rsid w:val="00240E88"/>
    <w:rsid w:val="0024202B"/>
    <w:rsid w:val="0024243B"/>
    <w:rsid w:val="00247E78"/>
    <w:rsid w:val="0026359C"/>
    <w:rsid w:val="00281056"/>
    <w:rsid w:val="00281952"/>
    <w:rsid w:val="00290A3A"/>
    <w:rsid w:val="00295DE6"/>
    <w:rsid w:val="002A1596"/>
    <w:rsid w:val="002A47F5"/>
    <w:rsid w:val="002A4CD8"/>
    <w:rsid w:val="002B4996"/>
    <w:rsid w:val="002B6B8D"/>
    <w:rsid w:val="002C5496"/>
    <w:rsid w:val="002D1613"/>
    <w:rsid w:val="002D5732"/>
    <w:rsid w:val="002D5BD5"/>
    <w:rsid w:val="002E0D0A"/>
    <w:rsid w:val="002E5B79"/>
    <w:rsid w:val="002E6A53"/>
    <w:rsid w:val="002F4FD1"/>
    <w:rsid w:val="002F7AE6"/>
    <w:rsid w:val="00332C64"/>
    <w:rsid w:val="003402CC"/>
    <w:rsid w:val="00341A84"/>
    <w:rsid w:val="0034379B"/>
    <w:rsid w:val="00350A5D"/>
    <w:rsid w:val="003540CE"/>
    <w:rsid w:val="00355B7C"/>
    <w:rsid w:val="00355D8F"/>
    <w:rsid w:val="0037073A"/>
    <w:rsid w:val="00380A83"/>
    <w:rsid w:val="0038396E"/>
    <w:rsid w:val="003866D7"/>
    <w:rsid w:val="00392E6F"/>
    <w:rsid w:val="003979F5"/>
    <w:rsid w:val="00397F05"/>
    <w:rsid w:val="003A05C0"/>
    <w:rsid w:val="003C2EF6"/>
    <w:rsid w:val="003D798C"/>
    <w:rsid w:val="003E3148"/>
    <w:rsid w:val="003E50E7"/>
    <w:rsid w:val="003E6C37"/>
    <w:rsid w:val="003F5B91"/>
    <w:rsid w:val="00401855"/>
    <w:rsid w:val="00402990"/>
    <w:rsid w:val="0040455B"/>
    <w:rsid w:val="004216E3"/>
    <w:rsid w:val="004275BB"/>
    <w:rsid w:val="0043022A"/>
    <w:rsid w:val="00432D62"/>
    <w:rsid w:val="004349CE"/>
    <w:rsid w:val="00444E3E"/>
    <w:rsid w:val="00445E1A"/>
    <w:rsid w:val="0046229E"/>
    <w:rsid w:val="004646CE"/>
    <w:rsid w:val="00467AF1"/>
    <w:rsid w:val="00495C16"/>
    <w:rsid w:val="00497A4E"/>
    <w:rsid w:val="004A0E5B"/>
    <w:rsid w:val="004A3E09"/>
    <w:rsid w:val="004A5567"/>
    <w:rsid w:val="004B17D5"/>
    <w:rsid w:val="004C1FF5"/>
    <w:rsid w:val="004C309D"/>
    <w:rsid w:val="004D4BDB"/>
    <w:rsid w:val="004D5EC4"/>
    <w:rsid w:val="004D699D"/>
    <w:rsid w:val="00510265"/>
    <w:rsid w:val="00524D71"/>
    <w:rsid w:val="00537286"/>
    <w:rsid w:val="005408D2"/>
    <w:rsid w:val="0054660F"/>
    <w:rsid w:val="00553D8E"/>
    <w:rsid w:val="00574F6C"/>
    <w:rsid w:val="005753E5"/>
    <w:rsid w:val="00595429"/>
    <w:rsid w:val="00596B45"/>
    <w:rsid w:val="005B0153"/>
    <w:rsid w:val="005C3AC0"/>
    <w:rsid w:val="005D4CEA"/>
    <w:rsid w:val="005D4D45"/>
    <w:rsid w:val="005D6093"/>
    <w:rsid w:val="005F02C2"/>
    <w:rsid w:val="005F2091"/>
    <w:rsid w:val="005F5333"/>
    <w:rsid w:val="00602EF8"/>
    <w:rsid w:val="00615B35"/>
    <w:rsid w:val="00616565"/>
    <w:rsid w:val="00620C12"/>
    <w:rsid w:val="00621487"/>
    <w:rsid w:val="00621CAE"/>
    <w:rsid w:val="00626999"/>
    <w:rsid w:val="006326E4"/>
    <w:rsid w:val="00636445"/>
    <w:rsid w:val="006501D6"/>
    <w:rsid w:val="006553FD"/>
    <w:rsid w:val="00664D58"/>
    <w:rsid w:val="00671185"/>
    <w:rsid w:val="00676827"/>
    <w:rsid w:val="00677735"/>
    <w:rsid w:val="00677D41"/>
    <w:rsid w:val="006845D0"/>
    <w:rsid w:val="00685A45"/>
    <w:rsid w:val="006970CE"/>
    <w:rsid w:val="006A1B49"/>
    <w:rsid w:val="006A22FA"/>
    <w:rsid w:val="006A2824"/>
    <w:rsid w:val="006A3D2D"/>
    <w:rsid w:val="006A7258"/>
    <w:rsid w:val="006B49C8"/>
    <w:rsid w:val="006C5A30"/>
    <w:rsid w:val="006D4AE6"/>
    <w:rsid w:val="006F1C6D"/>
    <w:rsid w:val="007016E0"/>
    <w:rsid w:val="007045CD"/>
    <w:rsid w:val="007074F6"/>
    <w:rsid w:val="00714CCA"/>
    <w:rsid w:val="00723D01"/>
    <w:rsid w:val="00732FD1"/>
    <w:rsid w:val="00735F97"/>
    <w:rsid w:val="00740D53"/>
    <w:rsid w:val="00751BDA"/>
    <w:rsid w:val="00752CD3"/>
    <w:rsid w:val="00757516"/>
    <w:rsid w:val="007669FB"/>
    <w:rsid w:val="00766F87"/>
    <w:rsid w:val="00797B82"/>
    <w:rsid w:val="007B3E53"/>
    <w:rsid w:val="007B7390"/>
    <w:rsid w:val="007E3000"/>
    <w:rsid w:val="007F079C"/>
    <w:rsid w:val="00803DA9"/>
    <w:rsid w:val="008063F7"/>
    <w:rsid w:val="008175D2"/>
    <w:rsid w:val="0081762D"/>
    <w:rsid w:val="0082717B"/>
    <w:rsid w:val="00830F21"/>
    <w:rsid w:val="00836D73"/>
    <w:rsid w:val="00846BE8"/>
    <w:rsid w:val="00856B36"/>
    <w:rsid w:val="00862C2D"/>
    <w:rsid w:val="00866262"/>
    <w:rsid w:val="00875615"/>
    <w:rsid w:val="00881816"/>
    <w:rsid w:val="00886798"/>
    <w:rsid w:val="00886D12"/>
    <w:rsid w:val="00886ED6"/>
    <w:rsid w:val="00891096"/>
    <w:rsid w:val="008916A8"/>
    <w:rsid w:val="008A046B"/>
    <w:rsid w:val="008B2C91"/>
    <w:rsid w:val="008B3DBA"/>
    <w:rsid w:val="008C4977"/>
    <w:rsid w:val="008D608E"/>
    <w:rsid w:val="008E2049"/>
    <w:rsid w:val="008E2AA3"/>
    <w:rsid w:val="008E33F9"/>
    <w:rsid w:val="008E3867"/>
    <w:rsid w:val="008E7B64"/>
    <w:rsid w:val="0090038E"/>
    <w:rsid w:val="00902B9B"/>
    <w:rsid w:val="00913E34"/>
    <w:rsid w:val="0092054F"/>
    <w:rsid w:val="009211DC"/>
    <w:rsid w:val="00933318"/>
    <w:rsid w:val="00955719"/>
    <w:rsid w:val="00972272"/>
    <w:rsid w:val="00992205"/>
    <w:rsid w:val="00992279"/>
    <w:rsid w:val="00997D9A"/>
    <w:rsid w:val="009A4EE4"/>
    <w:rsid w:val="009B62CC"/>
    <w:rsid w:val="009B74E7"/>
    <w:rsid w:val="009D3DC1"/>
    <w:rsid w:val="009D508D"/>
    <w:rsid w:val="009D5546"/>
    <w:rsid w:val="009D5FDD"/>
    <w:rsid w:val="009D7762"/>
    <w:rsid w:val="009E45DD"/>
    <w:rsid w:val="009F0BBA"/>
    <w:rsid w:val="009F561B"/>
    <w:rsid w:val="009F7A1F"/>
    <w:rsid w:val="00A00392"/>
    <w:rsid w:val="00A0686A"/>
    <w:rsid w:val="00A20AA6"/>
    <w:rsid w:val="00A36025"/>
    <w:rsid w:val="00A360C9"/>
    <w:rsid w:val="00A3700E"/>
    <w:rsid w:val="00A4659B"/>
    <w:rsid w:val="00A46C25"/>
    <w:rsid w:val="00A50CAB"/>
    <w:rsid w:val="00A5725A"/>
    <w:rsid w:val="00A65087"/>
    <w:rsid w:val="00A66825"/>
    <w:rsid w:val="00A6781E"/>
    <w:rsid w:val="00A81AB9"/>
    <w:rsid w:val="00A90E6F"/>
    <w:rsid w:val="00AA46D4"/>
    <w:rsid w:val="00AB0346"/>
    <w:rsid w:val="00AB392F"/>
    <w:rsid w:val="00AD09B7"/>
    <w:rsid w:val="00AD5C0A"/>
    <w:rsid w:val="00AE0FBE"/>
    <w:rsid w:val="00AE4516"/>
    <w:rsid w:val="00AF61FE"/>
    <w:rsid w:val="00AF62EB"/>
    <w:rsid w:val="00B039A8"/>
    <w:rsid w:val="00B22C52"/>
    <w:rsid w:val="00B2369B"/>
    <w:rsid w:val="00B30BAB"/>
    <w:rsid w:val="00B31F60"/>
    <w:rsid w:val="00B35163"/>
    <w:rsid w:val="00B41FCD"/>
    <w:rsid w:val="00B43AEC"/>
    <w:rsid w:val="00B464A8"/>
    <w:rsid w:val="00B540BF"/>
    <w:rsid w:val="00B546B1"/>
    <w:rsid w:val="00B565C5"/>
    <w:rsid w:val="00B57B0B"/>
    <w:rsid w:val="00B57BD2"/>
    <w:rsid w:val="00B63931"/>
    <w:rsid w:val="00B70DEF"/>
    <w:rsid w:val="00B7264B"/>
    <w:rsid w:val="00B816BF"/>
    <w:rsid w:val="00B922DC"/>
    <w:rsid w:val="00B93A02"/>
    <w:rsid w:val="00B95363"/>
    <w:rsid w:val="00B954E3"/>
    <w:rsid w:val="00B97F6D"/>
    <w:rsid w:val="00BA440B"/>
    <w:rsid w:val="00BB24F9"/>
    <w:rsid w:val="00BC5631"/>
    <w:rsid w:val="00BD3E01"/>
    <w:rsid w:val="00BD3E50"/>
    <w:rsid w:val="00BD7462"/>
    <w:rsid w:val="00BE03C7"/>
    <w:rsid w:val="00BE48A0"/>
    <w:rsid w:val="00C07344"/>
    <w:rsid w:val="00C1798D"/>
    <w:rsid w:val="00C23B22"/>
    <w:rsid w:val="00C40E8F"/>
    <w:rsid w:val="00C5302D"/>
    <w:rsid w:val="00C60F9F"/>
    <w:rsid w:val="00C62149"/>
    <w:rsid w:val="00C63E44"/>
    <w:rsid w:val="00C6506A"/>
    <w:rsid w:val="00C76E8C"/>
    <w:rsid w:val="00CA6826"/>
    <w:rsid w:val="00CB1F47"/>
    <w:rsid w:val="00CB2389"/>
    <w:rsid w:val="00CB700D"/>
    <w:rsid w:val="00CC14D6"/>
    <w:rsid w:val="00CC5ED2"/>
    <w:rsid w:val="00CD2BDA"/>
    <w:rsid w:val="00CD50C0"/>
    <w:rsid w:val="00CE1052"/>
    <w:rsid w:val="00CE12BF"/>
    <w:rsid w:val="00CE2D40"/>
    <w:rsid w:val="00CE4B62"/>
    <w:rsid w:val="00CF78B9"/>
    <w:rsid w:val="00D006D6"/>
    <w:rsid w:val="00D06B05"/>
    <w:rsid w:val="00D141A8"/>
    <w:rsid w:val="00D15179"/>
    <w:rsid w:val="00D2202F"/>
    <w:rsid w:val="00D27D1F"/>
    <w:rsid w:val="00D32BED"/>
    <w:rsid w:val="00D3750B"/>
    <w:rsid w:val="00D43E27"/>
    <w:rsid w:val="00D44AB3"/>
    <w:rsid w:val="00D51E2F"/>
    <w:rsid w:val="00D531DA"/>
    <w:rsid w:val="00D64D4A"/>
    <w:rsid w:val="00D72663"/>
    <w:rsid w:val="00D7445D"/>
    <w:rsid w:val="00D74F02"/>
    <w:rsid w:val="00D7634D"/>
    <w:rsid w:val="00D76DAD"/>
    <w:rsid w:val="00D92F3F"/>
    <w:rsid w:val="00DA4472"/>
    <w:rsid w:val="00DA4891"/>
    <w:rsid w:val="00DA66CF"/>
    <w:rsid w:val="00DB1901"/>
    <w:rsid w:val="00DB1C06"/>
    <w:rsid w:val="00DB5374"/>
    <w:rsid w:val="00DC333A"/>
    <w:rsid w:val="00DC62AF"/>
    <w:rsid w:val="00DE025A"/>
    <w:rsid w:val="00DE45EF"/>
    <w:rsid w:val="00DF4C84"/>
    <w:rsid w:val="00E019D3"/>
    <w:rsid w:val="00E05196"/>
    <w:rsid w:val="00E177F4"/>
    <w:rsid w:val="00E25C90"/>
    <w:rsid w:val="00E3037E"/>
    <w:rsid w:val="00E30C58"/>
    <w:rsid w:val="00E32998"/>
    <w:rsid w:val="00E42C06"/>
    <w:rsid w:val="00E45956"/>
    <w:rsid w:val="00E53822"/>
    <w:rsid w:val="00E6299B"/>
    <w:rsid w:val="00E64712"/>
    <w:rsid w:val="00E656A4"/>
    <w:rsid w:val="00E874C3"/>
    <w:rsid w:val="00E957F5"/>
    <w:rsid w:val="00EA2881"/>
    <w:rsid w:val="00EA7327"/>
    <w:rsid w:val="00EB19AE"/>
    <w:rsid w:val="00EB6B03"/>
    <w:rsid w:val="00EC1193"/>
    <w:rsid w:val="00EC2356"/>
    <w:rsid w:val="00EC4808"/>
    <w:rsid w:val="00ED58E5"/>
    <w:rsid w:val="00EE70FB"/>
    <w:rsid w:val="00F01133"/>
    <w:rsid w:val="00F04084"/>
    <w:rsid w:val="00F050B8"/>
    <w:rsid w:val="00F054C8"/>
    <w:rsid w:val="00F24BF4"/>
    <w:rsid w:val="00F26D86"/>
    <w:rsid w:val="00F32743"/>
    <w:rsid w:val="00F352FB"/>
    <w:rsid w:val="00F42F50"/>
    <w:rsid w:val="00F503AD"/>
    <w:rsid w:val="00F549A1"/>
    <w:rsid w:val="00F55379"/>
    <w:rsid w:val="00F80B21"/>
    <w:rsid w:val="00F87CCB"/>
    <w:rsid w:val="00FA3938"/>
    <w:rsid w:val="00FA7499"/>
    <w:rsid w:val="00FB122F"/>
    <w:rsid w:val="00FC7080"/>
    <w:rsid w:val="00FD028D"/>
    <w:rsid w:val="00FE31C1"/>
    <w:rsid w:val="00FE4033"/>
    <w:rsid w:val="00FE7EFE"/>
    <w:rsid w:val="00FF31B4"/>
    <w:rsid w:val="00FF3BAB"/>
    <w:rsid w:val="14480C42"/>
    <w:rsid w:val="28D85A51"/>
    <w:rsid w:val="3A7E583F"/>
    <w:rsid w:val="444C328F"/>
    <w:rsid w:val="478B1CDF"/>
    <w:rsid w:val="4BBD1478"/>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9FF5E"/>
  <w15:docId w15:val="{7916D038-548F-4694-83C6-6E7FD591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243B"/>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styleId="aff1">
    <w:name w:val="Revision"/>
    <w:hidden/>
    <w:uiPriority w:val="99"/>
    <w:unhideWhenUsed/>
    <w:rsid w:val="003540CE"/>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1394">
      <w:bodyDiv w:val="1"/>
      <w:marLeft w:val="0"/>
      <w:marRight w:val="0"/>
      <w:marTop w:val="0"/>
      <w:marBottom w:val="0"/>
      <w:divBdr>
        <w:top w:val="none" w:sz="0" w:space="0" w:color="auto"/>
        <w:left w:val="none" w:sz="0" w:space="0" w:color="auto"/>
        <w:bottom w:val="none" w:sz="0" w:space="0" w:color="auto"/>
        <w:right w:val="none" w:sz="0" w:space="0" w:color="auto"/>
      </w:divBdr>
    </w:div>
    <w:div w:id="202985461">
      <w:bodyDiv w:val="1"/>
      <w:marLeft w:val="0"/>
      <w:marRight w:val="0"/>
      <w:marTop w:val="0"/>
      <w:marBottom w:val="0"/>
      <w:divBdr>
        <w:top w:val="none" w:sz="0" w:space="0" w:color="auto"/>
        <w:left w:val="none" w:sz="0" w:space="0" w:color="auto"/>
        <w:bottom w:val="none" w:sz="0" w:space="0" w:color="auto"/>
        <w:right w:val="none" w:sz="0" w:space="0" w:color="auto"/>
      </w:divBdr>
    </w:div>
    <w:div w:id="219370256">
      <w:bodyDiv w:val="1"/>
      <w:marLeft w:val="0"/>
      <w:marRight w:val="0"/>
      <w:marTop w:val="0"/>
      <w:marBottom w:val="0"/>
      <w:divBdr>
        <w:top w:val="none" w:sz="0" w:space="0" w:color="auto"/>
        <w:left w:val="none" w:sz="0" w:space="0" w:color="auto"/>
        <w:bottom w:val="none" w:sz="0" w:space="0" w:color="auto"/>
        <w:right w:val="none" w:sz="0" w:space="0" w:color="auto"/>
      </w:divBdr>
    </w:div>
    <w:div w:id="230360080">
      <w:bodyDiv w:val="1"/>
      <w:marLeft w:val="0"/>
      <w:marRight w:val="0"/>
      <w:marTop w:val="0"/>
      <w:marBottom w:val="0"/>
      <w:divBdr>
        <w:top w:val="none" w:sz="0" w:space="0" w:color="auto"/>
        <w:left w:val="none" w:sz="0" w:space="0" w:color="auto"/>
        <w:bottom w:val="none" w:sz="0" w:space="0" w:color="auto"/>
        <w:right w:val="none" w:sz="0" w:space="0" w:color="auto"/>
      </w:divBdr>
    </w:div>
    <w:div w:id="274212810">
      <w:bodyDiv w:val="1"/>
      <w:marLeft w:val="0"/>
      <w:marRight w:val="0"/>
      <w:marTop w:val="0"/>
      <w:marBottom w:val="0"/>
      <w:divBdr>
        <w:top w:val="none" w:sz="0" w:space="0" w:color="auto"/>
        <w:left w:val="none" w:sz="0" w:space="0" w:color="auto"/>
        <w:bottom w:val="none" w:sz="0" w:space="0" w:color="auto"/>
        <w:right w:val="none" w:sz="0" w:space="0" w:color="auto"/>
      </w:divBdr>
    </w:div>
    <w:div w:id="280184650">
      <w:bodyDiv w:val="1"/>
      <w:marLeft w:val="0"/>
      <w:marRight w:val="0"/>
      <w:marTop w:val="0"/>
      <w:marBottom w:val="0"/>
      <w:divBdr>
        <w:top w:val="none" w:sz="0" w:space="0" w:color="auto"/>
        <w:left w:val="none" w:sz="0" w:space="0" w:color="auto"/>
        <w:bottom w:val="none" w:sz="0" w:space="0" w:color="auto"/>
        <w:right w:val="none" w:sz="0" w:space="0" w:color="auto"/>
      </w:divBdr>
    </w:div>
    <w:div w:id="317540473">
      <w:bodyDiv w:val="1"/>
      <w:marLeft w:val="0"/>
      <w:marRight w:val="0"/>
      <w:marTop w:val="0"/>
      <w:marBottom w:val="0"/>
      <w:divBdr>
        <w:top w:val="none" w:sz="0" w:space="0" w:color="auto"/>
        <w:left w:val="none" w:sz="0" w:space="0" w:color="auto"/>
        <w:bottom w:val="none" w:sz="0" w:space="0" w:color="auto"/>
        <w:right w:val="none" w:sz="0" w:space="0" w:color="auto"/>
      </w:divBdr>
    </w:div>
    <w:div w:id="330371639">
      <w:bodyDiv w:val="1"/>
      <w:marLeft w:val="0"/>
      <w:marRight w:val="0"/>
      <w:marTop w:val="0"/>
      <w:marBottom w:val="0"/>
      <w:divBdr>
        <w:top w:val="none" w:sz="0" w:space="0" w:color="auto"/>
        <w:left w:val="none" w:sz="0" w:space="0" w:color="auto"/>
        <w:bottom w:val="none" w:sz="0" w:space="0" w:color="auto"/>
        <w:right w:val="none" w:sz="0" w:space="0" w:color="auto"/>
      </w:divBdr>
    </w:div>
    <w:div w:id="417673059">
      <w:bodyDiv w:val="1"/>
      <w:marLeft w:val="0"/>
      <w:marRight w:val="0"/>
      <w:marTop w:val="0"/>
      <w:marBottom w:val="0"/>
      <w:divBdr>
        <w:top w:val="none" w:sz="0" w:space="0" w:color="auto"/>
        <w:left w:val="none" w:sz="0" w:space="0" w:color="auto"/>
        <w:bottom w:val="none" w:sz="0" w:space="0" w:color="auto"/>
        <w:right w:val="none" w:sz="0" w:space="0" w:color="auto"/>
      </w:divBdr>
    </w:div>
    <w:div w:id="493111163">
      <w:bodyDiv w:val="1"/>
      <w:marLeft w:val="0"/>
      <w:marRight w:val="0"/>
      <w:marTop w:val="0"/>
      <w:marBottom w:val="0"/>
      <w:divBdr>
        <w:top w:val="none" w:sz="0" w:space="0" w:color="auto"/>
        <w:left w:val="none" w:sz="0" w:space="0" w:color="auto"/>
        <w:bottom w:val="none" w:sz="0" w:space="0" w:color="auto"/>
        <w:right w:val="none" w:sz="0" w:space="0" w:color="auto"/>
      </w:divBdr>
    </w:div>
    <w:div w:id="582448102">
      <w:bodyDiv w:val="1"/>
      <w:marLeft w:val="0"/>
      <w:marRight w:val="0"/>
      <w:marTop w:val="0"/>
      <w:marBottom w:val="0"/>
      <w:divBdr>
        <w:top w:val="none" w:sz="0" w:space="0" w:color="auto"/>
        <w:left w:val="none" w:sz="0" w:space="0" w:color="auto"/>
        <w:bottom w:val="none" w:sz="0" w:space="0" w:color="auto"/>
        <w:right w:val="none" w:sz="0" w:space="0" w:color="auto"/>
      </w:divBdr>
    </w:div>
    <w:div w:id="598149000">
      <w:bodyDiv w:val="1"/>
      <w:marLeft w:val="0"/>
      <w:marRight w:val="0"/>
      <w:marTop w:val="0"/>
      <w:marBottom w:val="0"/>
      <w:divBdr>
        <w:top w:val="none" w:sz="0" w:space="0" w:color="auto"/>
        <w:left w:val="none" w:sz="0" w:space="0" w:color="auto"/>
        <w:bottom w:val="none" w:sz="0" w:space="0" w:color="auto"/>
        <w:right w:val="none" w:sz="0" w:space="0" w:color="auto"/>
      </w:divBdr>
    </w:div>
    <w:div w:id="640620574">
      <w:bodyDiv w:val="1"/>
      <w:marLeft w:val="0"/>
      <w:marRight w:val="0"/>
      <w:marTop w:val="0"/>
      <w:marBottom w:val="0"/>
      <w:divBdr>
        <w:top w:val="none" w:sz="0" w:space="0" w:color="auto"/>
        <w:left w:val="none" w:sz="0" w:space="0" w:color="auto"/>
        <w:bottom w:val="none" w:sz="0" w:space="0" w:color="auto"/>
        <w:right w:val="none" w:sz="0" w:space="0" w:color="auto"/>
      </w:divBdr>
    </w:div>
    <w:div w:id="674304563">
      <w:bodyDiv w:val="1"/>
      <w:marLeft w:val="0"/>
      <w:marRight w:val="0"/>
      <w:marTop w:val="0"/>
      <w:marBottom w:val="0"/>
      <w:divBdr>
        <w:top w:val="none" w:sz="0" w:space="0" w:color="auto"/>
        <w:left w:val="none" w:sz="0" w:space="0" w:color="auto"/>
        <w:bottom w:val="none" w:sz="0" w:space="0" w:color="auto"/>
        <w:right w:val="none" w:sz="0" w:space="0" w:color="auto"/>
      </w:divBdr>
    </w:div>
    <w:div w:id="733969440">
      <w:bodyDiv w:val="1"/>
      <w:marLeft w:val="0"/>
      <w:marRight w:val="0"/>
      <w:marTop w:val="0"/>
      <w:marBottom w:val="0"/>
      <w:divBdr>
        <w:top w:val="none" w:sz="0" w:space="0" w:color="auto"/>
        <w:left w:val="none" w:sz="0" w:space="0" w:color="auto"/>
        <w:bottom w:val="none" w:sz="0" w:space="0" w:color="auto"/>
        <w:right w:val="none" w:sz="0" w:space="0" w:color="auto"/>
      </w:divBdr>
    </w:div>
    <w:div w:id="789934697">
      <w:bodyDiv w:val="1"/>
      <w:marLeft w:val="0"/>
      <w:marRight w:val="0"/>
      <w:marTop w:val="0"/>
      <w:marBottom w:val="0"/>
      <w:divBdr>
        <w:top w:val="none" w:sz="0" w:space="0" w:color="auto"/>
        <w:left w:val="none" w:sz="0" w:space="0" w:color="auto"/>
        <w:bottom w:val="none" w:sz="0" w:space="0" w:color="auto"/>
        <w:right w:val="none" w:sz="0" w:space="0" w:color="auto"/>
      </w:divBdr>
    </w:div>
    <w:div w:id="842091725">
      <w:bodyDiv w:val="1"/>
      <w:marLeft w:val="0"/>
      <w:marRight w:val="0"/>
      <w:marTop w:val="0"/>
      <w:marBottom w:val="0"/>
      <w:divBdr>
        <w:top w:val="none" w:sz="0" w:space="0" w:color="auto"/>
        <w:left w:val="none" w:sz="0" w:space="0" w:color="auto"/>
        <w:bottom w:val="none" w:sz="0" w:space="0" w:color="auto"/>
        <w:right w:val="none" w:sz="0" w:space="0" w:color="auto"/>
      </w:divBdr>
    </w:div>
    <w:div w:id="959653837">
      <w:bodyDiv w:val="1"/>
      <w:marLeft w:val="0"/>
      <w:marRight w:val="0"/>
      <w:marTop w:val="0"/>
      <w:marBottom w:val="0"/>
      <w:divBdr>
        <w:top w:val="none" w:sz="0" w:space="0" w:color="auto"/>
        <w:left w:val="none" w:sz="0" w:space="0" w:color="auto"/>
        <w:bottom w:val="none" w:sz="0" w:space="0" w:color="auto"/>
        <w:right w:val="none" w:sz="0" w:space="0" w:color="auto"/>
      </w:divBdr>
    </w:div>
    <w:div w:id="1045643687">
      <w:bodyDiv w:val="1"/>
      <w:marLeft w:val="0"/>
      <w:marRight w:val="0"/>
      <w:marTop w:val="0"/>
      <w:marBottom w:val="0"/>
      <w:divBdr>
        <w:top w:val="none" w:sz="0" w:space="0" w:color="auto"/>
        <w:left w:val="none" w:sz="0" w:space="0" w:color="auto"/>
        <w:bottom w:val="none" w:sz="0" w:space="0" w:color="auto"/>
        <w:right w:val="none" w:sz="0" w:space="0" w:color="auto"/>
      </w:divBdr>
    </w:div>
    <w:div w:id="1066493920">
      <w:bodyDiv w:val="1"/>
      <w:marLeft w:val="0"/>
      <w:marRight w:val="0"/>
      <w:marTop w:val="0"/>
      <w:marBottom w:val="0"/>
      <w:divBdr>
        <w:top w:val="none" w:sz="0" w:space="0" w:color="auto"/>
        <w:left w:val="none" w:sz="0" w:space="0" w:color="auto"/>
        <w:bottom w:val="none" w:sz="0" w:space="0" w:color="auto"/>
        <w:right w:val="none" w:sz="0" w:space="0" w:color="auto"/>
      </w:divBdr>
    </w:div>
    <w:div w:id="1081220663">
      <w:bodyDiv w:val="1"/>
      <w:marLeft w:val="0"/>
      <w:marRight w:val="0"/>
      <w:marTop w:val="0"/>
      <w:marBottom w:val="0"/>
      <w:divBdr>
        <w:top w:val="none" w:sz="0" w:space="0" w:color="auto"/>
        <w:left w:val="none" w:sz="0" w:space="0" w:color="auto"/>
        <w:bottom w:val="none" w:sz="0" w:space="0" w:color="auto"/>
        <w:right w:val="none" w:sz="0" w:space="0" w:color="auto"/>
      </w:divBdr>
    </w:div>
    <w:div w:id="1142387828">
      <w:bodyDiv w:val="1"/>
      <w:marLeft w:val="0"/>
      <w:marRight w:val="0"/>
      <w:marTop w:val="0"/>
      <w:marBottom w:val="0"/>
      <w:divBdr>
        <w:top w:val="none" w:sz="0" w:space="0" w:color="auto"/>
        <w:left w:val="none" w:sz="0" w:space="0" w:color="auto"/>
        <w:bottom w:val="none" w:sz="0" w:space="0" w:color="auto"/>
        <w:right w:val="none" w:sz="0" w:space="0" w:color="auto"/>
      </w:divBdr>
    </w:div>
    <w:div w:id="1173182992">
      <w:bodyDiv w:val="1"/>
      <w:marLeft w:val="0"/>
      <w:marRight w:val="0"/>
      <w:marTop w:val="0"/>
      <w:marBottom w:val="0"/>
      <w:divBdr>
        <w:top w:val="none" w:sz="0" w:space="0" w:color="auto"/>
        <w:left w:val="none" w:sz="0" w:space="0" w:color="auto"/>
        <w:bottom w:val="none" w:sz="0" w:space="0" w:color="auto"/>
        <w:right w:val="none" w:sz="0" w:space="0" w:color="auto"/>
      </w:divBdr>
    </w:div>
    <w:div w:id="1250698918">
      <w:bodyDiv w:val="1"/>
      <w:marLeft w:val="0"/>
      <w:marRight w:val="0"/>
      <w:marTop w:val="0"/>
      <w:marBottom w:val="0"/>
      <w:divBdr>
        <w:top w:val="none" w:sz="0" w:space="0" w:color="auto"/>
        <w:left w:val="none" w:sz="0" w:space="0" w:color="auto"/>
        <w:bottom w:val="none" w:sz="0" w:space="0" w:color="auto"/>
        <w:right w:val="none" w:sz="0" w:space="0" w:color="auto"/>
      </w:divBdr>
    </w:div>
    <w:div w:id="1416322104">
      <w:bodyDiv w:val="1"/>
      <w:marLeft w:val="0"/>
      <w:marRight w:val="0"/>
      <w:marTop w:val="0"/>
      <w:marBottom w:val="0"/>
      <w:divBdr>
        <w:top w:val="none" w:sz="0" w:space="0" w:color="auto"/>
        <w:left w:val="none" w:sz="0" w:space="0" w:color="auto"/>
        <w:bottom w:val="none" w:sz="0" w:space="0" w:color="auto"/>
        <w:right w:val="none" w:sz="0" w:space="0" w:color="auto"/>
      </w:divBdr>
    </w:div>
    <w:div w:id="1457409791">
      <w:bodyDiv w:val="1"/>
      <w:marLeft w:val="0"/>
      <w:marRight w:val="0"/>
      <w:marTop w:val="0"/>
      <w:marBottom w:val="0"/>
      <w:divBdr>
        <w:top w:val="none" w:sz="0" w:space="0" w:color="auto"/>
        <w:left w:val="none" w:sz="0" w:space="0" w:color="auto"/>
        <w:bottom w:val="none" w:sz="0" w:space="0" w:color="auto"/>
        <w:right w:val="none" w:sz="0" w:space="0" w:color="auto"/>
      </w:divBdr>
    </w:div>
    <w:div w:id="1541933630">
      <w:bodyDiv w:val="1"/>
      <w:marLeft w:val="0"/>
      <w:marRight w:val="0"/>
      <w:marTop w:val="0"/>
      <w:marBottom w:val="0"/>
      <w:divBdr>
        <w:top w:val="none" w:sz="0" w:space="0" w:color="auto"/>
        <w:left w:val="none" w:sz="0" w:space="0" w:color="auto"/>
        <w:bottom w:val="none" w:sz="0" w:space="0" w:color="auto"/>
        <w:right w:val="none" w:sz="0" w:space="0" w:color="auto"/>
      </w:divBdr>
    </w:div>
    <w:div w:id="1577477138">
      <w:bodyDiv w:val="1"/>
      <w:marLeft w:val="0"/>
      <w:marRight w:val="0"/>
      <w:marTop w:val="0"/>
      <w:marBottom w:val="0"/>
      <w:divBdr>
        <w:top w:val="none" w:sz="0" w:space="0" w:color="auto"/>
        <w:left w:val="none" w:sz="0" w:space="0" w:color="auto"/>
        <w:bottom w:val="none" w:sz="0" w:space="0" w:color="auto"/>
        <w:right w:val="none" w:sz="0" w:space="0" w:color="auto"/>
      </w:divBdr>
    </w:div>
    <w:div w:id="1650281119">
      <w:bodyDiv w:val="1"/>
      <w:marLeft w:val="0"/>
      <w:marRight w:val="0"/>
      <w:marTop w:val="0"/>
      <w:marBottom w:val="0"/>
      <w:divBdr>
        <w:top w:val="none" w:sz="0" w:space="0" w:color="auto"/>
        <w:left w:val="none" w:sz="0" w:space="0" w:color="auto"/>
        <w:bottom w:val="none" w:sz="0" w:space="0" w:color="auto"/>
        <w:right w:val="none" w:sz="0" w:space="0" w:color="auto"/>
      </w:divBdr>
    </w:div>
    <w:div w:id="1650599849">
      <w:bodyDiv w:val="1"/>
      <w:marLeft w:val="0"/>
      <w:marRight w:val="0"/>
      <w:marTop w:val="0"/>
      <w:marBottom w:val="0"/>
      <w:divBdr>
        <w:top w:val="none" w:sz="0" w:space="0" w:color="auto"/>
        <w:left w:val="none" w:sz="0" w:space="0" w:color="auto"/>
        <w:bottom w:val="none" w:sz="0" w:space="0" w:color="auto"/>
        <w:right w:val="none" w:sz="0" w:space="0" w:color="auto"/>
      </w:divBdr>
    </w:div>
    <w:div w:id="1712225371">
      <w:bodyDiv w:val="1"/>
      <w:marLeft w:val="0"/>
      <w:marRight w:val="0"/>
      <w:marTop w:val="0"/>
      <w:marBottom w:val="0"/>
      <w:divBdr>
        <w:top w:val="none" w:sz="0" w:space="0" w:color="auto"/>
        <w:left w:val="none" w:sz="0" w:space="0" w:color="auto"/>
        <w:bottom w:val="none" w:sz="0" w:space="0" w:color="auto"/>
        <w:right w:val="none" w:sz="0" w:space="0" w:color="auto"/>
      </w:divBdr>
    </w:div>
    <w:div w:id="1769036410">
      <w:bodyDiv w:val="1"/>
      <w:marLeft w:val="0"/>
      <w:marRight w:val="0"/>
      <w:marTop w:val="0"/>
      <w:marBottom w:val="0"/>
      <w:divBdr>
        <w:top w:val="none" w:sz="0" w:space="0" w:color="auto"/>
        <w:left w:val="none" w:sz="0" w:space="0" w:color="auto"/>
        <w:bottom w:val="none" w:sz="0" w:space="0" w:color="auto"/>
        <w:right w:val="none" w:sz="0" w:space="0" w:color="auto"/>
      </w:divBdr>
    </w:div>
    <w:div w:id="1807745082">
      <w:bodyDiv w:val="1"/>
      <w:marLeft w:val="0"/>
      <w:marRight w:val="0"/>
      <w:marTop w:val="0"/>
      <w:marBottom w:val="0"/>
      <w:divBdr>
        <w:top w:val="none" w:sz="0" w:space="0" w:color="auto"/>
        <w:left w:val="none" w:sz="0" w:space="0" w:color="auto"/>
        <w:bottom w:val="none" w:sz="0" w:space="0" w:color="auto"/>
        <w:right w:val="none" w:sz="0" w:space="0" w:color="auto"/>
      </w:divBdr>
    </w:div>
    <w:div w:id="1810703582">
      <w:bodyDiv w:val="1"/>
      <w:marLeft w:val="0"/>
      <w:marRight w:val="0"/>
      <w:marTop w:val="0"/>
      <w:marBottom w:val="0"/>
      <w:divBdr>
        <w:top w:val="none" w:sz="0" w:space="0" w:color="auto"/>
        <w:left w:val="none" w:sz="0" w:space="0" w:color="auto"/>
        <w:bottom w:val="none" w:sz="0" w:space="0" w:color="auto"/>
        <w:right w:val="none" w:sz="0" w:space="0" w:color="auto"/>
      </w:divBdr>
    </w:div>
    <w:div w:id="1896308850">
      <w:bodyDiv w:val="1"/>
      <w:marLeft w:val="0"/>
      <w:marRight w:val="0"/>
      <w:marTop w:val="0"/>
      <w:marBottom w:val="0"/>
      <w:divBdr>
        <w:top w:val="none" w:sz="0" w:space="0" w:color="auto"/>
        <w:left w:val="none" w:sz="0" w:space="0" w:color="auto"/>
        <w:bottom w:val="none" w:sz="0" w:space="0" w:color="auto"/>
        <w:right w:val="none" w:sz="0" w:space="0" w:color="auto"/>
      </w:divBdr>
    </w:div>
    <w:div w:id="1971931894">
      <w:bodyDiv w:val="1"/>
      <w:marLeft w:val="0"/>
      <w:marRight w:val="0"/>
      <w:marTop w:val="0"/>
      <w:marBottom w:val="0"/>
      <w:divBdr>
        <w:top w:val="none" w:sz="0" w:space="0" w:color="auto"/>
        <w:left w:val="none" w:sz="0" w:space="0" w:color="auto"/>
        <w:bottom w:val="none" w:sz="0" w:space="0" w:color="auto"/>
        <w:right w:val="none" w:sz="0" w:space="0" w:color="auto"/>
      </w:divBdr>
    </w:div>
    <w:div w:id="2008703417">
      <w:bodyDiv w:val="1"/>
      <w:marLeft w:val="0"/>
      <w:marRight w:val="0"/>
      <w:marTop w:val="0"/>
      <w:marBottom w:val="0"/>
      <w:divBdr>
        <w:top w:val="none" w:sz="0" w:space="0" w:color="auto"/>
        <w:left w:val="none" w:sz="0" w:space="0" w:color="auto"/>
        <w:bottom w:val="none" w:sz="0" w:space="0" w:color="auto"/>
        <w:right w:val="none" w:sz="0" w:space="0" w:color="auto"/>
      </w:divBdr>
    </w:div>
    <w:div w:id="2056464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5649</Words>
  <Characters>32202</Characters>
  <Application>Microsoft Office Word</Application>
  <DocSecurity>0</DocSecurity>
  <Lines>268</Lines>
  <Paragraphs>75</Paragraphs>
  <ScaleCrop>false</ScaleCrop>
  <Company/>
  <LinksUpToDate>false</LinksUpToDate>
  <CharactersWithSpaces>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 qiao</dc:creator>
  <cp:lastModifiedBy>yun qiao</cp:lastModifiedBy>
  <cp:revision>3</cp:revision>
  <cp:lastPrinted>2026-04-16T07:54:00Z</cp:lastPrinted>
  <dcterms:created xsi:type="dcterms:W3CDTF">2026-04-21T06:59:00Z</dcterms:created>
  <dcterms:modified xsi:type="dcterms:W3CDTF">2026-04-21T07:00:00Z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eyJoZGlkIjoiYTk5ZjQ3NGM2OGI0ODNkMzI4MzJkNTU0MDFkYzc1ZWEiLCJ1c2VySWQiOiIzMDYxNDc4NjcifQ==</vt:lpwstr>
  </property>
  <property fmtid="{D5CDD505-2E9C-101B-9397-08002B2CF9AE}" pid="3" name="KSOProductBuildVer">
    <vt:lpwstr>2052-12.1.0.25225</vt:lpwstr>
  </property>
  <property fmtid="{D5CDD505-2E9C-101B-9397-08002B2CF9AE}" pid="4" name="ICV">
    <vt:lpwstr>C36D70AA97F24506B136CD9E56BF6ADA_13</vt:lpwstr>
  </property>
</Properties>
</file>