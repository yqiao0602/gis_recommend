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CSG-Geo及其约束推理机制；所述模型基于Transformer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构建平台无关的操作语义空间，将不同来源的地理处理算子统一抽象与编排，降低了直接面向特定平台算子建模的依赖，并通过图谱与大模型协同推理提升了生成结果的结构合理性与可执行性，实现了从自然语言任务描述到地理处理模型的自动构建。</w:t>
      </w:r>
    </w:p>
    <w:p w14:paraId="5267B080" w14:textId="21DE8851"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40721651" r:id="rId12"/>
          </w:object>
        </w:r>
      </w:ins>
      <w:commentRangeStart w:id="1"/>
      <w:commentRangeEnd w:id="1"/>
      <w:r>
        <w:commentReference w:id="1"/>
      </w:r>
      <w:commentRangeStart w:id="2"/>
      <w:commentRangeEnd w:id="2"/>
      <w:r>
        <w:commentReference w:id="2"/>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fldChar w:fldCharType="begin"/>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fldChar w:fldCharType="separate"/>
        <w:t>1</w:t>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构建面向地理处理任务的条件化序列生成模型CSG-Geo（Conditional Semantic Generation for Geo-processing）；</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2. 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3"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3"/>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3. 根据权利要求2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4"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5. 根据权利要求4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4"/>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6. 根据权利要求5所述的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59206A8" w14:textId="5D7ABAE7"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5" w:author="yun qiao" w:date="2026-04-25T17:35:00Z">
        <w:r>
          <w:rPr>
            <w:rFonts w:ascii="Times New Roman" w:eastAsia="宋体" w:hAnsi="Times New Roman" w:cs="Times New Roman" w:hint="eastAsia"/>
            <w:color w:val="000000" w:themeColor="text1"/>
            <w:sz w:val="28"/>
            <w:szCs w:val="28"/>
            <w14:ligatures w14:val="none"/>
          </w:rPr>
          <w:t>,</w:t>
        </w:r>
      </w:ins>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7. 根据权利要求6所述的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8"/>
          <w:footerReference w:type="default" r:id="rId19"/>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地理信息系统（Geographic Information System，GIS）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ins w:id="6" w:author="yun qiao" w:date="2026-05-19T18: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目前主流GIS软件的建模工具，如ArcGIS ModelBuilder与QGIS Graphical Modeler，通常依赖用户以图形化界面的方式手动拖拽算子并配置参数，以构建地理处理模型。此类方法虽然直观，但高度依赖用户的专业知识与经验，构建效率低，且难以保证算子组合的科学性与最优性。</w:t>
      </w:r>
    </w:p>
    <w:p w14:paraId="54225F39" w14:textId="599BE419" w:rsidR="00B142D7" w:rsidDel="006933C2" w:rsidRDefault="00B142D7" w:rsidP="006933C2">
      <w:pPr>
        <w:widowControl/>
        <w:spacing w:before="100" w:after="0" w:line="480" w:lineRule="exact"/>
        <w:ind w:firstLineChars="202" w:firstLine="566"/>
        <w:jc w:val="both"/>
        <w:rPr>
          <w:del w:id="7" w:author="yun qiao" w:date="2026-05-19T18:35:00Z"/>
          <w:rFonts w:ascii="Times New Roman" w:eastAsia="宋体" w:hAnsi="Times New Roman" w:cs="Times New Roman" w:hint="eastAsia"/>
          <w:color w:val="000000" w:themeColor="text1"/>
          <w:sz w:val="28"/>
          <w:szCs w:val="28"/>
          <w14:ligatures w14:val="none"/>
        </w:rPr>
      </w:pPr>
      <w:ins w:id="8" w:author="yun qiao" w:date="2026-05-19T18:35:00Z">
        <w:r>
          <w:rPr>
            <w:rFonts w:ascii="Times New Roman" w:eastAsia="宋体" w:hAnsi="Times New Roman" w:cs="Times New Roman" w:hint="eastAsia"/>
            <w:color w:val="000000" w:themeColor="text1"/>
            <w:sz w:val="28"/>
            <w:szCs w:val="28"/>
            <w14:ligatures w14:val="none"/>
          </w:rPr>
          <w:t>近年来，研究者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w:t>
        </w:r>
      </w:ins>
    </w:p>
    <w:p w14:paraId="3A5AD6B6" w14:textId="6F65B4D2" w:rsidR="003E6244" w:rsidRDefault="00000000" w:rsidP="006933C2">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del w:id="9" w:author="yun qiao" w:date="2026-05-19T18:35:00Z">
        <w:r>
          <w:rPr>
            <w:rFonts w:ascii="Times New Roman" w:eastAsia="宋体" w:hAnsi="Times New Roman" w:cs="Times New Roman" w:hint="eastAsia"/>
            <w:color w:val="000000" w:themeColor="text1"/>
            <w:sz w:val="28"/>
            <w:szCs w:val="28"/>
            <w14:ligatures w14:val="none"/>
          </w:rPr>
          <w:delTex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w:delText>
          <w:lastRenderedPageBreak/>
          <w:delText>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w:delText>
        </w:r>
      </w:del>
      <w:ins w:id="10" w:author="yun qiao" w:date="2026-05-19T18:36:00Z">
        <w:r>
          <w:rPr>
            <w:rFonts w:ascii="Times New Roman" w:eastAsia="宋体" w:hAnsi="Times New Roman" w:cs="Times New Roman" w:hint="eastAsia"/>
            <w:color w:val="000000" w:themeColor="text1"/>
            <w:sz w:val="28"/>
            <w:szCs w:val="28"/>
            <w14:ligatures w14:val="none"/>
          </w:rPr>
          <w:t xml:space="preserve"> </w:t>
        </w:r>
      </w:ins>
      <w:del w:id="11" w:author="yun qiao" w:date="2026-05-19T18:35:00Z">
        <w:r>
          <w:rPr>
            <w:rFonts w:ascii="Times New Roman" w:eastAsia="宋体" w:hAnsi="Times New Roman" w:cs="Times New Roman" w:hint="eastAsia"/>
            <w:color w:val="000000" w:themeColor="text1"/>
            <w:sz w:val="28"/>
            <w:szCs w:val="28"/>
            <w14:ligatures w14:val="none"/>
          </w:rPr>
          <w:delText>但</w:delText>
          <w:delText>由</w:delText>
        </w:r>
        <w:r>
          <w:rPr>
            <w:rFonts w:ascii="Times New Roman" w:eastAsia="宋体" w:hAnsi="Times New Roman" w:cs="Times New Roman" w:hint="eastAsia"/>
            <w:color w:val="000000" w:themeColor="text1"/>
            <w:sz w:val="28"/>
            <w:szCs w:val="28"/>
            <w:highlight w:val="yellow"/>
            <w14:ligatures w14:val="none"/>
            <w:rPrChange w:id="13" w:author="AAA" w:date="2026-04-23T11:11:00Z">
              <w:rPr>
                <w:rFonts w:ascii="Times New Roman" w:eastAsia="宋体" w:hAnsi="Times New Roman" w:cs="Times New Roman" w:hint="eastAsia"/>
                <w:color w:val="000000" w:themeColor="text1"/>
                <w:sz w:val="28"/>
                <w:szCs w:val="28"/>
                <w14:ligatures w14:val="none"/>
              </w:rPr>
            </w:rPrChange>
          </w:rPr>
          <w:delText>于缺乏面向地理处理链构建的专用生成机制及结构约束，生成结果的可执行性与算子间兼容性难以得到保证</w:delText>
        </w:r>
        <w:r>
          <w:rPr>
            <w:rFonts w:ascii="Times New Roman" w:eastAsia="宋体" w:hAnsi="Times New Roman" w:cs="Times New Roman" w:hint="eastAsia"/>
            <w:color w:val="000000" w:themeColor="text1"/>
            <w:sz w:val="28"/>
            <w:szCs w:val="28"/>
            <w14:ligatures w14:val="none"/>
          </w:rPr>
          <w:delText>。</w:delText>
        </w:r>
      </w:del>
    </w:p>
    <w:p w14:paraId="6CEE3A49" w14:textId="77777777" w:rsidR="003E6244" w:rsidRDefault="00000000">
      <w:pPr>
        <w:widowControl/>
        <w:spacing w:before="100" w:after="0" w:line="480" w:lineRule="exact"/>
        <w:ind w:firstLineChars="202" w:firstLine="566"/>
        <w:jc w:val="both"/>
        <w:rPr>
          <w:ins w:id="14" w:author="yun qiao" w:date="2026-05-19T18: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GIS平台的具体算子进行推荐或生成，不同平台的算子在命名方式、功能粒度和参数定义上存在显著差异，导致模型难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1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77C18E33" w14:textId="7AAE6859" w:rsidR="006933C2" w:rsidRDefault="006933C2">
      <w:pPr>
        <w:widowControl/>
        <w:spacing w:before="100" w:after="0" w:line="480" w:lineRule="exact"/>
        <w:ind w:firstLineChars="202" w:firstLine="566"/>
        <w:jc w:val="both"/>
        <w:rPr>
          <w:rFonts w:ascii="Times New Roman" w:eastAsia="宋体" w:hAnsi="Times New Roman" w:cs="Times New Roman" w:hint="eastAsia"/>
          <w:color w:val="000000" w:themeColor="text1"/>
          <w:sz w:val="28"/>
          <w:szCs w:val="28"/>
          <w14:ligatures w14:val="none"/>
        </w:rPr>
      </w:pPr>
      <w:ins w:id="16" w:author="yun qiao" w:date="2026-05-19T18:36:00Z">
        <w:r>
          <w:rPr>
            <w:rFonts w:ascii="Times New Roman" w:eastAsia="宋体" w:hAnsi="Times New Roman" w:cs="Times New Roman" w:hint="eastAsia"/>
            <w:color w:val="000000" w:themeColor="text1"/>
            <w:sz w:val="28"/>
            <w:szCs w:val="28"/>
            <w14:ligatures w14:val="none"/>
          </w:rPr>
          <w:t>同时，将基于Transformer的自回归序列生成模型直接应用于地理处理操作序列生成时，还面临训练阶段与推理阶段输入分布不一致的问题，预测误差可能随序列步数逐步累积，导致生成序列的顺序与结构偏离合理范围。因此，仍需要在生成过程中有效融入任务条件信息、知识图谱约束以及输入输出类型约束，以提高生成结果的结构合理性和可执行性。</w:t>
        </w:r>
      </w:ins>
    </w:p>
    <w:p w14:paraId="4C2647B3" w14:textId="14D373AE" w:rsidR="003E6244" w:rsidDel="006933C2" w:rsidRDefault="00000000">
      <w:pPr>
        <w:widowControl/>
        <w:spacing w:before="100" w:after="0" w:line="480" w:lineRule="exact"/>
        <w:ind w:firstLineChars="202" w:firstLine="566"/>
        <w:jc w:val="both"/>
        <w:rPr>
          <w:del w:id="17" w:author="yun qiao" w:date="2026-05-19T18:36:00Z"/>
          <w:rFonts w:ascii="Times New Roman" w:eastAsia="宋体" w:hAnsi="Times New Roman" w:cs="Times New Roman"/>
          <w:color w:val="000000" w:themeColor="text1"/>
          <w:sz w:val="28"/>
          <w:szCs w:val="28"/>
          <w14:ligatures w14:val="none"/>
        </w:rPr>
      </w:pPr>
      <w:del w:id="18" w:author="yun qiao" w:date="2026-05-19T18:36:00Z">
        <w:r>
          <w:rPr>
            <w:rFonts w:ascii="Times New Roman" w:eastAsia="宋体" w:hAnsi="Times New Roman" w:cs="Times New Roman" w:hint="eastAsia"/>
            <w:color w:val="000000" w:themeColor="text1"/>
            <w:sz w:val="28"/>
            <w:szCs w:val="28"/>
            <w14:ligatures w14:val="none"/>
          </w:rPr>
          <w:delText>在序列生成领域，基于</w:delText>
          <w:delText>Transformer</w:delText>
          <w:delTex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delText>
        </w:r>
      </w:del>
    </w:p>
    <w:p w14:paraId="0A1B2C3D" w14:textId="08A7E489"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9" w:author="yun qiao" w:date="2026-05-19T00:00:00Z">
        <w:r>
          <w:rPr>
            <w:rFonts w:ascii="Times New Roman" w:eastAsia="宋体" w:hAnsi="Times New Roman" w:cs="Times New Roman" w:hint="eastAsia"/>
            <w:color w:val="000000" w:themeColor="text1"/>
            <w:sz w:val="28"/>
            <w:szCs w:val="28"/>
            <w14:ligatures w14:val="none"/>
          </w:rPr>
          <w:t>上述两方面问题在面向多业务场景的时空智能计算平台中尤为突出：一方面，不同来源的地理处理算子在表示方式与接口规范上难以统一，跨平台迁移与组合面临显著障碍；另一方面，面向复杂时空任务的序列生成模型若缺乏任务条件与结构约束的协同注入，其生成结果的合理性与可执行性难以保证。以生态遥感监测、灾害预警与应急等能源行业典型应用为例，单个业务任务通常需要跨越遥感影像处理、空间叠加分析、气象数据融合、AI模型推理及成果可视化等多个处理阶段，涉及影像、栅格、矢量、表格、时序数据等多种空间数据类型。在此过程中，平台需要调度和组合来自不同来源的地理处理算子，包括平台自有的基础分析算子库、遥感监测算子库及业务专题算子库中的内部算子、第三方容器化部署的算子服务、以及QGIS等外部开源GIS工具提供的特定处理能力。上述算子来源各异，在命名方式、功能粒度和参数定义上均存在显著差异，且不同算子之间在输入输出数据类型和空间参考上存在严格的依赖与兼容约束。目前，此类多源算子的跨场景组合与流程编排主要依赖人工经验完成，用户需要在不同算子来源之间手动查找、适配并串联算子，构建效率低，且编排方案固化、适应性弱、扩展困难，难以满足多业务场景下对时空计算任务敏捷响应和智能生成的需求。</w:t>
        </w:r>
      </w:ins>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多源算子表示不统一与跨平台操作难以迁移、缺乏面向地理处理链的专用生成机制、难以同时兼顾任务语义理解与结构约束、以及编排方案固化导致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平台无关的统一操作语义空间，实现对多源异构算子的统一抽象，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构建面向地理处理任务的条件化序列生成模型CSG-Geo；</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Transformer解码架构，通过融合任务文本语义、任务类型信息及知识图谱中的结构化语义约束构建统一条件表示，并在生成过程中引入约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w:t>
        <w:lastRenderedPageBreak/>
        <w:t>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构建基于Transformer解码器的条件化序列生成模型，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所述条件化解码模块包含多层Transformer解码层，在解码过程中通过特征级线性调制机制将所述任务条件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0"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20"/>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21"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w:t>
        <w:lastRenderedPageBreak/>
        <w:t>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690530"/>
      <w:bookmarkEnd w:id="21"/>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4D7D0155" w14:textId="784D3C12"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r>
        <w:rPr>
          <w:rFonts w:ascii="Times New Roman" w:eastAsia="宋体" w:hAnsi="Times New Roman" w:cs="Times New Roman" w:hint="eastAsia"/>
          <w:color w:val="000000" w:themeColor="text1"/>
          <w:sz w:val="28"/>
          <w:szCs w:val="28"/>
          <w14:ligatures w14:val="none"/>
        </w:rPr>
        <w:t>分，</w:t>
      </w:r>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22"/>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w:t>
        <w:lastRenderedPageBreak/>
        <w:t>方法的约束驱动优化机制</w:t>
      </w:r>
      <w:bookmarkStart w:id="23" w:name="_Hlk227690555"/>
      <w:r>
        <w:rPr>
          <w:rFonts w:ascii="Cambria Math" w:eastAsia="宋体" w:hAnsi="Cambria Math" w:cs="Times New Roman" w:hint="eastAsia"/>
          <w:color w:val="000000" w:themeColor="text1"/>
          <w:sz w:val="28"/>
          <w:szCs w:val="28"/>
          <w14:ligatures w14:val="none"/>
        </w:rPr>
        <w:t>。</w:t>
      </w:r>
      <w:bookmarkEnd w:id="23"/>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本发明通过构建平台无关的统一操作语义空间，将不同来源的地理处理算子统一抽象至操作原语层次体系，使模型在统一语义空间中进行序列生成，降低了直接面向多源异构算子建模的学习复杂度，并提高了方法对不同来源算子的通用编排能力与跨平台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24" w:author="yun qiao" w:date="2026-05-19T00:00:00Z">
        <w:r>
          <w:rPr>
            <w:rFonts w:ascii="Times New Roman" w:eastAsia="宋体" w:hAnsi="Times New Roman" w:cs="Times New Roman" w:hint="eastAsia"/>
            <w:color w:val="000000" w:themeColor="text1"/>
            <w:sz w:val="28"/>
            <w:szCs w:val="28"/>
            <w14:ligatures w14:val="none"/>
          </w:rPr>
          <w:t>5）本发明通过构建跨平台统一的操作语义空间和场景相关的知识图谱约束体系，能够在能源时空业务场景下，将用户输入的自然语言任务描述自动转换为跨平台可执行算子链，减少了人工在不同来源算子之间手动查找、适配和串连的步骤，降低了因多源算子输入输出类型不兼容导致的执行失败风险，提升了遥感监测、生态评估、灾害预警等复杂地理处理任务的建模效率和跨场景复用能力。</w:t>
        </w:r>
      </w:ins>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，本发明提出了一种基于操作语义解耦与图谱大模型协同的多源地理处理算子自动编排方法，所述方法包括：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5"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6" w:name="_Hlk227244007"/>
      <w:bookmarkEnd w:id="25"/>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27"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在本发明的一种实施方式中，为构建平台无关的统一操作语义空间，实现多源异构算子的统一抽象与编排，选取多个地理处理平台的算子作为基础数据来源，</w:t>
      </w:r>
      <w:commentRangeStart w:id="28"/>
      <w:r>
        <w:rPr>
          <w:rFonts w:ascii="Times New Roman" w:eastAsia="宋体" w:hAnsi="Times New Roman" w:cs="Times New Roman" w:hint="eastAsia"/>
          <w:color w:val="000000" w:themeColor="text1"/>
          <w:sz w:val="28"/>
          <w14:ligatures w14:val="none"/>
        </w:rPr>
        <w:t>所述平台包括QGIS平台和Google Earth Engine（GEE）平台</w:t>
      </w:r>
      <w:commentRangeEnd w:id="28"/>
      <w:r>
        <w:commentReference w:id="28"/>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29" w:author="AAA" w:date="2026-04-23T11:19:00Z">
            <w:rPr>
              <w:rFonts w:ascii="Times New Roman" w:eastAsia="宋体" w:hAnsi="Times New Roman" w:cs="Times New Roman" w:hint="eastAsia"/>
              <w:color w:val="000000" w:themeColor="text1"/>
              <w:sz w:val="28"/>
              <w14:ligatures w14:val="none"/>
            </w:rPr>
          </w:rPrChange>
        </w:rPr>
        <w:t>统一整理</w:t>
      </w:r>
      <w:commentRangeStart w:id="30"/>
      <w:commentRangeEnd w:id="30"/>
      <w:r>
        <w:commentReference w:id="30"/>
      </w:r>
      <w:ins w:id="31"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29E5E77B"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lastRenderedPageBreak/>
        <w:t>类型系统映射至平台无关的抽象数据类型集合；同时，对算子参数结构进行规范化处理，包括可选参数标记、默认值定义及参数依赖关系的统一表示</w:t>
      </w:r>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对不同来源算子的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多源异构算子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分别表示操作大类、操作子类和操作原语的节点集合，相应的，</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分别表示对应集合中的单个节点元素</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3</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32"/>
          <w:commentRangeEnd w:id="32"/>
          <m:r>
            <m:rPr>
              <m:sty m:val="p"/>
            </m:rPr>
            <w:commentReference w:id="32"/>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表示“对于任意”；</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表示“存在唯一一个”；</w:t>
      </w:r>
      <m:oMath>
        <m:r>
          <m:rPr>
            <m:nor/>
          </m:rPr>
          <w:rPr>
            <w:rFonts w:ascii="Cambria Math" w:eastAsia="宋体" w:hAnsi="Cambria Math" w:cs="Times New Roman"/>
            <w:i/>
            <w:iCs/>
            <w:color w:val="000000" w:themeColor="text1"/>
            <w:sz w:val="28"/>
            <w14:ligatures w14:val="none"/>
          </w:rPr>
          <m:t>s.t.</m:t>
        </m:r>
      </m:oMath>
      <w:r>
        <w:rPr>
          <w:rFonts w:ascii="Times New Roman" w:eastAsia="宋体" w:hAnsi="Times New Roman" w:cs="Times New Roman"/>
          <w:color w:val="000000" w:themeColor="text1"/>
          <w:sz w:val="28"/>
          <w14:ligatures w14:val="none"/>
        </w:rPr>
        <w:t>表示“满足条件（such that）”；</w:t>
      </w:r>
      <m:oMath>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e>
        </m:d>
      </m:oMath>
      <w:r>
        <w:rPr>
          <w:rFonts w:ascii="Times New Roman" w:eastAsia="宋体" w:hAnsi="Times New Roman" w:cs="Times New Roman"/>
          <w:color w:val="000000" w:themeColor="text1"/>
          <w:sz w:val="28"/>
          <w14:ligatures w14:val="none"/>
        </w:rPr>
        <w:t>表示从节点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oMath>
      <w:r>
        <w:rPr>
          <w:rFonts w:ascii="Times New Roman" w:eastAsia="宋体" w:hAnsi="Times New Roman" w:cs="Times New Roman"/>
          <w:color w:val="000000" w:themeColor="text1"/>
          <w:sz w:val="28"/>
          <w14:ligatures w14:val="none"/>
        </w:rPr>
        <w:t>指向节点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oMath>
      <w:r>
        <w:rPr>
          <w:rFonts w:ascii="Times New Roman" w:eastAsia="宋体" w:hAnsi="Times New Roman" w:cs="Times New Roman"/>
          <w:color w:val="000000" w:themeColor="text1"/>
          <w:sz w:val="28"/>
          <w14:ligatures w14:val="none"/>
        </w:rPr>
        <w:t>的有向边。即每个操作原语唯一归属于一个操作子类，每个操作子类唯一归属于一个操作大类，从而形成确定性的层次结构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09D1DF99"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为权重系数，满足</w:t>
      </w:r>
      <m:oMath>
        <m:r>
          <m:rPr>
            <m:sty m:val="p"/>
          </m:rPr>
          <w:rPr>
            <w:rFonts w:ascii="Cambria Math" w:eastAsia="宋体" w:hAnsi="Cambria Math" w:cs="Times New Roman"/>
            <w:color w:val="000000" w:themeColor="text1"/>
            <w:sz w:val="28"/>
            <w14:ligatures w14:val="none"/>
          </w:rPr>
          <m:t>α</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=1</m:t>
        </m:r>
      </m:oMath>
      <w:r>
        <w:rPr>
          <w:rFonts w:ascii="Times New Roman" w:eastAsia="宋体" w:hAnsi="Times New Roman" w:cs="Times New Roman" w:hint="eastAsia"/>
          <w:color w:val="000000" w:themeColor="text1"/>
          <w:sz w:val="28"/>
          <w14:ligatures w14:val="none"/>
        </w:rPr>
        <w:t>。</w:t>
      </w:r>
      <w:commentRangeStart w:id="33"/>
      <w:commentRangeEnd w:id="33"/>
      <w:r>
        <w:commentReference w:id="33"/>
      </w:r>
    </w:p>
    <w:p w14:paraId="2CDDAE19" w14:textId="582663F4" w:rsidR="006C3B03" w:rsidRPr="006C3B03"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可基于文本表示向量之间的相似度进行计算，例如采用如下形式：</w:t>
      </w:r>
    </w:p>
    <w:p w14:paraId="537278CD" w14:textId="0CC2492F" w:rsidR="00ED4940" w:rsidRPr="00ED4940" w:rsidRDefault="00ED4940" w:rsidP="00ED4940">
      <w:pPr>
        <w:spacing w:before="100" w:after="0" w:line="240" w:lineRule="atLeast"/>
        <w:jc w:val="both"/>
        <w:rPr>
          <w:rFonts w:ascii="Times New Roman" w:eastAsia="宋体" w:hAnsi="Times New Roman" w:cs="等线"/>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Times New Roman"/>
                      <w:color w:val="000000" w:themeColor="text1"/>
                      <w:sz w:val="28"/>
                      <w:szCs w:val="20"/>
                      <w14:ligatures w14:val="none"/>
                    </w:rPr>
                    <m:t>o</m:t>
                  </m:r>
                </m:sub>
              </m:sSub>
              <m:r>
                <w:rPr>
                  <w:rFonts w:ascii="Cambria Math" w:eastAsia="宋体" w:hAnsi="Cambria Math" w:cs="等线"/>
                  <w:color w:val="000000" w:themeColor="text1"/>
                  <w:sz w:val="28"/>
                  <w14:ligatures w14:val="none"/>
                </w:rPr>
                <m:t>|</m:t>
              </m:r>
              <m:r>
                <m:rPr>
                  <m:lit/>
                </m:rPr>
                <w:rPr>
                  <w:rFonts w:ascii="Cambria Math" w:eastAsia="宋体" w:hAnsi="Cambria Math" w:cs="等线"/>
                  <w:color w:val="000000" w:themeColor="text1"/>
                  <w:sz w:val="28"/>
                  <w14:ligatures w14:val="none"/>
                </w:rPr>
                <m:t>|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r>
                <m:rPr>
                  <m:lit/>
                </m:rPr>
                <w:rPr>
                  <w:rFonts w:ascii="Cambria Math" w:eastAsia="宋体" w:hAnsi="Cambria Math" w:cs="等线"/>
                  <w:color w:val="000000" w:themeColor="text1"/>
                  <w:sz w:val="28"/>
                  <w14:ligatures w14:val="none"/>
                </w:rPr>
                <m:t>||</m:t>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oMath>
      <w:r>
        <w:rPr>
          <w:rFonts w:ascii="Times New Roman" w:eastAsia="宋体" w:hAnsi="Times New Roman" w:cs="Times New Roman"/>
          <w:color w:val="000000" w:themeColor="text1"/>
          <w:sz w:val="28"/>
          <w14:ligatures w14:val="none"/>
        </w:rPr>
        <w:t>表示具体算子</w:t>
      </w:r>
      <m:oMath>
        <m:r>
          <w:rPr>
            <w:rFonts w:ascii="Cambria Math" w:eastAsia="宋体" w:hAnsi="Cambria Math" w:cs="等线"/>
            <w:color w:val="000000" w:themeColor="text1"/>
            <w:sz w:val="28"/>
            <w14:ligatures w14:val="none"/>
          </w:rPr>
          <m:t>o</m:t>
        </m:r>
      </m:oMath>
      <w:r>
        <w:rPr>
          <w:rFonts w:ascii="Times New Roman" w:eastAsia="宋体" w:hAnsi="Times New Roman" w:cs="Times New Roman"/>
          <w:color w:val="000000" w:themeColor="text1"/>
          <w:sz w:val="28"/>
          <w14:ligatures w14:val="none"/>
        </w:rPr>
        <w:t>的语义表示向量；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oMath>
      <w:r>
        <w:rPr>
          <w:rFonts w:ascii="Times New Roman" w:eastAsia="宋体" w:hAnsi="Times New Roman" w:cs="Times New Roman"/>
          <w:color w:val="000000" w:themeColor="text1"/>
          <w:sz w:val="28"/>
          <w14:ligatures w14:val="none"/>
        </w:rPr>
        <w:t>表示操作原语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的语义表示向量；所述语义表示向量可通过预训练语言模型、领域嵌入模型或其他文本表示方法获得。</w:t>
      </w:r>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m:oMath>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r>
        <w:rPr>
          <w:rFonts w:ascii="Times New Roman" w:eastAsia="宋体" w:hAnsi="Times New Roman" w:cs="Times New Roman" w:hint="eastAsia"/>
          <w:color w:val="000000" w:themeColor="text1"/>
          <w:sz w:val="28"/>
          <w14:ligatures w14:val="none"/>
        </w:rPr>
        <w:t>从而实现生成推理过程与具体平台执行的解耦。</w:t>
      </w:r>
    </w:p>
    <w:p w14:paraId="6CEFA9AE" w14:textId="77777777" w:rsidR="006B5ADF" w:rsidRDefault="006B5ADF" w:rsidP="006B5ADF">
      <w:pPr>
        <w:widowControl/>
        <w:spacing w:before="100" w:after="0" w:line="480" w:lineRule="exact"/>
        <w:ind w:firstLineChars="202" w:firstLine="566"/>
        <w:jc w:val="both"/>
        <w:rPr>
          <w:ins w:id="34" w:author="yun qiao" w:date="2026-05-19T18:47:00Z"/>
          <w:rFonts w:ascii="Times New Roman" w:eastAsia="宋体" w:hAnsi="Times New Roman" w:cs="Times New Roman"/>
          <w:color w:val="000000" w:themeColor="text1"/>
          <w:sz w:val="28"/>
          <w:szCs w:val="28"/>
          <w14:ligatures w14:val="none"/>
        </w:rPr>
      </w:pPr>
      <w:ins w:id="35" w:author="yun qiao" w:date="2026-05-19T18:47:00Z">
        <w:r>
          <w:rPr>
            <w:rFonts w:ascii="Times New Roman" w:eastAsia="宋体" w:hAnsi="Times New Roman" w:cs="Times New Roman" w:hint="eastAsia"/>
            <w:color w:val="000000" w:themeColor="text1"/>
            <w:sz w:val="28"/>
            <w:szCs w:val="28"/>
            <w14:ligatures w14:val="none"/>
          </w:rPr>
          <w:t>在本发明的一种实施方式中，所述操作原语层次体系基于多源公开算子资料以及能源时空业务场景需求共同构建。具体地，QGIS平台算子元数据来源于QGIS官方文档，Google Earth Engine（GEE）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w:t>
        </w:r>
      </w:ins>
    </w:p>
    <w:p w14:paraId="596DE538" w14:textId="77777777" w:rsidR="006B5ADF" w:rsidRDefault="006B5ADF" w:rsidP="006B5ADF">
      <w:pPr>
        <w:widowControl/>
        <w:spacing w:before="100" w:after="0" w:line="480" w:lineRule="exact"/>
        <w:ind w:firstLineChars="202" w:firstLine="566"/>
        <w:jc w:val="both"/>
        <w:rPr>
          <w:ins w:id="36" w:author="yun qiao" w:date="2026-05-19T18:47:00Z"/>
          <w:rFonts w:ascii="Times New Roman" w:eastAsia="宋体" w:hAnsi="Times New Roman" w:cs="Times New Roman"/>
          <w:color w:val="000000" w:themeColor="text1"/>
          <w:sz w:val="28"/>
          <w:szCs w:val="28"/>
          <w14:ligatures w14:val="none"/>
        </w:rPr>
      </w:pPr>
      <w:ins w:id="37" w:author="yun qiao" w:date="2026-05-19T18:47:00Z">
        <w:r>
          <w:rPr>
            <w:rFonts w:ascii="Times New Roman" w:eastAsia="宋体" w:hAnsi="Times New Roman" w:cs="Times New Roman" w:hint="eastAsia"/>
            <w:color w:val="000000" w:themeColor="text1"/>
            <w:sz w:val="28"/>
            <w:szCs w:val="28"/>
            <w14:ligatures w14:val="none"/>
          </w:rPr>
          <w:lastRenderedPageBreak/>
          <w:t>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SAR数据处理、云掩膜、指数计算及变化检测等遥感处理能力；时空业务分析类用于表征路径规划、轨迹异常识别、生态评估及气象风险评估等面向具体业务场景的分析能力。</w:t>
        </w:r>
      </w:ins>
    </w:p>
    <w:p w14:paraId="1A2B3C4D" w14:textId="2FD4EF7A" w:rsidR="003E6244" w:rsidRDefault="006B5ADF" w:rsidP="006B5AD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38" w:author="yun qiao" w:date="2026-05-19T18:47:00Z">
        <w:r>
          <w:rPr>
            <w:rFonts w:ascii="Times New Roman" w:eastAsia="宋体" w:hAnsi="Times New Roman" w:cs="Times New Roman" w:hint="eastAsia"/>
            <w:color w:val="000000" w:themeColor="text1"/>
            <w:sz w:val="28"/>
            <w:szCs w:val="28"/>
            <w14:ligatures w14:val="none"/>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2所示，为实现算子间语义关系的统一表达与高效推理，所述知识图谱采用图数据库进行存储与管理，通过节点、关系及属性对算子信息及其语义关联进行结构化建模。优选地，采用Neo4j图数据库对算子、操作原语、平台、业务场景、输入输出参数、数据类型及其关系进行统一组织；其中，算子节点通过</w:t>
        <w:lastRenderedPageBreak/>
        <w:t>映射关系连接操作原语节点，通过所属关系连接平台节点，通过适用关系连接业务场景节点，并通过输入输出参数节点及数据类型兼容关系支撑跨平台算子链构建过程中的结构约束分析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9" w:name="_Hlk227244076"/>
      <w:bookmarkEnd w:id="2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基于所述操作原语集合与所述知识图谱，构建基于Transformer解码器的条件化序列生成模型。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所述模型包括文本编码模块、条件融合模块、条件化解码模块及输出投影模块，请参阅图3。</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（1）文本编码模块：用于对输入任务描述进行语义编码，获得上下文语义表示，并提取表征任务整体语义的全局特征，用于后续条件构建；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（2）条件融合模块：用于融合文本语义表示与任务类型表示，生成任务条件向量，使任务内容语义与任务类别信息在统一表示空间中进行编码，从而对序列生成过程形成全局约束；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（3）条件化解码模块：用于在序列生成过程中引入所述任务条件向量，对解码过程中的隐藏状态进行调制，使生成过程在保持序列建模能力的同时受到任务语义约束，从而生成符合任务目标的操作原语序列；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（4）输出投影模块：用于将解码器输出的隐藏状态映射至操作原语输出空间，计算候选操作原语的生成概率。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4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4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44"/>
          <w:commentRangeEnd w:id="44"/>
          <m:r>
            <m:rPr>
              <m:sty m:val="p"/>
            </m:rPr>
            <w:commentReference w:id="4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45" w:author="yun qiao" w:date="2026-04-25T10:10:00Z">
            <w:rPr>
              <w:rFonts w:ascii="Cambria Math" w:eastAsia="宋体" w:hAnsi="Cambria Math" w:cs="Times New Roman"/>
              <w:color w:val="000000" w:themeColor="text1"/>
              <w:sz w:val="28"/>
              <w14:ligatures w14:val="none"/>
              <w:rPrChange w:id="4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47" w:author="yun qiao" w:date="2026-04-25T10:10:00Z">
                <w:rPr>
                  <w:rFonts w:ascii="Cambria Math" w:eastAsia="宋体" w:hAnsi="Cambria Math" w:cs="Times New Roman"/>
                  <w:i/>
                  <w:color w:val="000000" w:themeColor="text1"/>
                  <w:sz w:val="28"/>
                  <w:szCs w:val="20"/>
                  <w14:ligatures w14:val="none"/>
                </w:rPr>
              </w:ins>
            </m:ctrlPr>
          </m:dPr>
          <m:e>
            <m:r>
              <w:ins w:id="48" w:author="yun qiao" w:date="2026-04-25T10:10:00Z">
                <w:rPr>
                  <w:rFonts w:ascii="Cambria Math" w:eastAsia="宋体" w:hAnsi="Cambria Math" w:cs="Times New Roman"/>
                  <w:color w:val="000000" w:themeColor="text1"/>
                  <w:sz w:val="28"/>
                  <w14:ligatures w14:val="none"/>
                  <w:rPrChange w:id="49" w:author="yun qiao" w:date="2026-04-25T10:24:00Z">
                    <w:rPr>
                      <w:rFonts w:ascii="Cambria Math" w:eastAsia="宋体" w:hAnsi="Cambria Math" w:cs="Times New Roman"/>
                      <w:color w:val="000000" w:themeColor="text1"/>
                      <w:sz w:val="28"/>
                      <w:highlight w:val="yellow"/>
                      <w14:ligatures w14:val="none"/>
                    </w:rPr>
                  </w:rPrChange>
                </w:rPr>
                <m:t>Y</m:t>
              </w:ins>
            </m:r>
          </m:e>
          <m:e>
            <m:r>
              <w:ins w:id="50" w:author="yun qiao" w:date="2026-04-25T10:10:00Z">
                <w:rPr>
                  <w:rFonts w:ascii="Cambria Math" w:eastAsia="宋体" w:hAnsi="Cambria Math" w:cs="Times New Roman"/>
                  <w:color w:val="000000" w:themeColor="text1"/>
                  <w:sz w:val="28"/>
                  <w14:ligatures w14:val="none"/>
                  <w:rPrChange w:id="51" w:author="yun qiao" w:date="2026-04-25T10:24:00Z">
                    <w:rPr>
                      <w:rFonts w:ascii="Cambria Math" w:eastAsia="宋体" w:hAnsi="Cambria Math" w:cs="Times New Roman"/>
                      <w:color w:val="000000" w:themeColor="text1"/>
                      <w:sz w:val="28"/>
                      <w:highlight w:val="yellow"/>
                      <w14:ligatures w14:val="none"/>
                    </w:rPr>
                  </w:rPrChange>
                </w:rPr>
                <m:t>c</m:t>
              </w:ins>
            </m:r>
          </m:e>
        </m:d>
      </m:oMath>
      <w:ins w:id="52" w:author="yun qiao" w:date="2026-04-25T10:10:00Z">
        <w:r>
          <w:rPr>
            <w:rFonts w:ascii="Times New Roman" w:eastAsia="宋体" w:hAnsi="Times New Roman" w:cs="Times New Roman"/>
            <w:color w:val="000000" w:themeColor="text1"/>
            <w:sz w:val="28"/>
            <w14:ligatures w14:val="none"/>
          </w:rPr>
          <w:t>表示在给定条件向量</w:t>
        </w:r>
      </w:ins>
      <m:oMath>
        <m:r>
          <w:ins w:id="53" w:author="yun qiao" w:date="2026-04-25T10:10:00Z">
            <w:rPr>
              <w:rFonts w:ascii="Cambria Math" w:eastAsia="宋体" w:hAnsi="Cambria Math" w:cs="Times New Roman"/>
              <w:color w:val="000000" w:themeColor="text1"/>
              <w:sz w:val="28"/>
              <w14:ligatures w14:val="none"/>
              <w:rPrChange w:id="54" w:author="yun qiao" w:date="2026-04-25T10:24:00Z">
                <w:rPr>
                  <w:rFonts w:ascii="Cambria Math" w:eastAsia="宋体" w:hAnsi="Cambria Math" w:cs="Times New Roman"/>
                  <w:color w:val="000000" w:themeColor="text1"/>
                  <w:sz w:val="28"/>
                  <w:highlight w:val="yellow"/>
                  <w14:ligatures w14:val="none"/>
                </w:rPr>
              </w:rPrChange>
            </w:rPr>
            <m:t>c</m:t>
          </w:ins>
        </m:r>
      </m:oMath>
      <w:ins w:id="55"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56" w:author="yun qiao" w:date="2026-04-25T10:10:00Z">
            <w:rPr>
              <w:rFonts w:ascii="Cambria Math" w:eastAsia="宋体" w:hAnsi="Cambria Math" w:cs="Times New Roman"/>
              <w:color w:val="000000" w:themeColor="text1"/>
              <w:sz w:val="28"/>
              <w14:ligatures w14:val="none"/>
              <w:rPrChange w:id="57" w:author="yun qiao" w:date="2026-04-25T10:24:00Z">
                <w:rPr>
                  <w:rFonts w:ascii="Cambria Math" w:eastAsia="宋体" w:hAnsi="Cambria Math" w:cs="Times New Roman"/>
                  <w:color w:val="000000" w:themeColor="text1"/>
                  <w:sz w:val="28"/>
                  <w:highlight w:val="yellow"/>
                  <w14:ligatures w14:val="none"/>
                </w:rPr>
              </w:rPrChange>
            </w:rPr>
            <m:t>Y</m:t>
          </w:ins>
        </m:r>
      </m:oMath>
      <w:ins w:id="58"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59" w:author="yun qiao" w:date="2026-04-25T10:12:00Z">
            <w:rPr>
              <w:rFonts w:ascii="Cambria Math" w:eastAsia="宋体" w:hAnsi="Cambria Math" w:cs="Times New Roman"/>
              <w:color w:val="000000" w:themeColor="text1"/>
              <w:sz w:val="28"/>
              <w14:ligatures w14:val="none"/>
            </w:rPr>
            <m:t>Y=</m:t>
          </w:ins>
        </m:r>
        <m:d>
          <m:dPr>
            <m:ctrlPr>
              <w:ins w:id="60" w:author="yun qiao" w:date="2026-04-25T10:12:00Z">
                <w:rPr>
                  <w:rFonts w:ascii="Cambria Math" w:eastAsia="宋体" w:hAnsi="Cambria Math" w:cs="Times New Roman"/>
                  <w:i/>
                  <w:color w:val="000000" w:themeColor="text1"/>
                  <w:sz w:val="28"/>
                  <w14:ligatures w14:val="none"/>
                </w:rPr>
              </w:ins>
            </m:ctrlPr>
          </m:dPr>
          <m:e>
            <m:sSub>
              <m:sSubPr>
                <m:ctrlPr>
                  <w:ins w:id="61" w:author="yun qiao" w:date="2026-04-25T10:12:00Z">
                    <w:rPr>
                      <w:rFonts w:ascii="Cambria Math" w:eastAsia="宋体" w:hAnsi="Cambria Math" w:cs="Times New Roman"/>
                      <w:i/>
                      <w:color w:val="000000" w:themeColor="text1"/>
                      <w:sz w:val="28"/>
                      <w14:ligatures w14:val="none"/>
                    </w:rPr>
                  </w:ins>
                </m:ctrlPr>
              </m:sSubPr>
              <m:e>
                <m:r>
                  <w:ins w:id="62" w:author="yun qiao" w:date="2026-04-25T10:12:00Z">
                    <w:rPr>
                      <w:rFonts w:ascii="Cambria Math" w:eastAsia="宋体" w:hAnsi="Cambria Math" w:cs="Times New Roman"/>
                      <w:color w:val="000000" w:themeColor="text1"/>
                      <w:sz w:val="28"/>
                      <w14:ligatures w14:val="none"/>
                    </w:rPr>
                    <m:t>y</m:t>
                  </w:ins>
                </m:r>
              </m:e>
              <m:sub>
                <m:r>
                  <w:ins w:id="63" w:author="yun qiao" w:date="2026-04-25T10:12:00Z">
                    <w:rPr>
                      <w:rFonts w:ascii="Cambria Math" w:eastAsia="宋体" w:hAnsi="Cambria Math" w:cs="Times New Roman"/>
                      <w:color w:val="000000" w:themeColor="text1"/>
                      <w:sz w:val="28"/>
                      <w14:ligatures w14:val="none"/>
                    </w:rPr>
                    <m:t>1</m:t>
                  </w:ins>
                </m:r>
              </m:sub>
            </m:sSub>
            <m:r>
              <w:ins w:id="64" w:author="yun qiao" w:date="2026-04-25T10:12:00Z">
                <w:rPr>
                  <w:rFonts w:ascii="Cambria Math" w:eastAsia="宋体" w:hAnsi="Cambria Math" w:cs="Times New Roman"/>
                  <w:color w:val="000000" w:themeColor="text1"/>
                  <w:sz w:val="28"/>
                  <w14:ligatures w14:val="none"/>
                </w:rPr>
                <m:t>,</m:t>
              </w:ins>
            </m:r>
            <m:sSub>
              <m:sSubPr>
                <m:ctrlPr>
                  <w:ins w:id="65" w:author="yun qiao" w:date="2026-04-25T10:12:00Z">
                    <w:rPr>
                      <w:rFonts w:ascii="Cambria Math" w:eastAsia="宋体" w:hAnsi="Cambria Math" w:cs="Times New Roman"/>
                      <w:i/>
                      <w:color w:val="000000" w:themeColor="text1"/>
                      <w:sz w:val="28"/>
                      <w14:ligatures w14:val="none"/>
                    </w:rPr>
                  </w:ins>
                </m:ctrlPr>
              </m:sSubPr>
              <m:e>
                <m:r>
                  <w:ins w:id="66" w:author="yun qiao" w:date="2026-04-25T10:12:00Z">
                    <w:rPr>
                      <w:rFonts w:ascii="Cambria Math" w:eastAsia="宋体" w:hAnsi="Cambria Math" w:cs="Times New Roman"/>
                      <w:color w:val="000000" w:themeColor="text1"/>
                      <w:sz w:val="28"/>
                      <w14:ligatures w14:val="none"/>
                    </w:rPr>
                    <m:t>y</m:t>
                  </w:ins>
                </m:r>
              </m:e>
              <m:sub>
                <m:r>
                  <w:ins w:id="67" w:author="yun qiao" w:date="2026-04-25T10:12:00Z">
                    <w:rPr>
                      <w:rFonts w:ascii="Cambria Math" w:eastAsia="宋体" w:hAnsi="Cambria Math" w:cs="Times New Roman"/>
                      <w:color w:val="000000" w:themeColor="text1"/>
                      <w:sz w:val="28"/>
                      <w14:ligatures w14:val="none"/>
                    </w:rPr>
                    <m:t>2</m:t>
                  </w:ins>
                </m:r>
              </m:sub>
            </m:sSub>
            <m:r>
              <w:ins w:id="68"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69" w:author="yun qiao" w:date="2026-04-25T10:12:00Z">
                <w:rPr>
                  <w:rFonts w:ascii="Cambria Math" w:eastAsia="宋体" w:hAnsi="Cambria Math" w:cs="Times New Roman"/>
                  <w:color w:val="000000" w:themeColor="text1"/>
                  <w:sz w:val="28"/>
                  <w14:ligatures w14:val="none"/>
                </w:rPr>
                <m:t>,</m:t>
              </w:ins>
            </m:r>
            <m:sSub>
              <m:sSubPr>
                <m:ctrlPr>
                  <w:ins w:id="70" w:author="yun qiao" w:date="2026-04-25T10:12:00Z">
                    <w:rPr>
                      <w:rFonts w:ascii="Cambria Math" w:eastAsia="宋体" w:hAnsi="Cambria Math" w:cs="Times New Roman"/>
                      <w:i/>
                      <w:color w:val="000000" w:themeColor="text1"/>
                      <w:sz w:val="28"/>
                      <w14:ligatures w14:val="none"/>
                    </w:rPr>
                  </w:ins>
                </m:ctrlPr>
              </m:sSubPr>
              <m:e>
                <m:r>
                  <w:ins w:id="71" w:author="yun qiao" w:date="2026-04-25T10:12:00Z">
                    <w:rPr>
                      <w:rFonts w:ascii="Cambria Math" w:eastAsia="宋体" w:hAnsi="Cambria Math" w:cs="Times New Roman"/>
                      <w:color w:val="000000" w:themeColor="text1"/>
                      <w:sz w:val="28"/>
                      <w14:ligatures w14:val="none"/>
                    </w:rPr>
                    <m:t>y</m:t>
                  </w:ins>
                </m:r>
              </m:e>
              <m:sub>
                <m:r>
                  <w:ins w:id="72" w:author="yun qiao" w:date="2026-04-25T10:12:00Z">
                    <w:rPr>
                      <w:rFonts w:ascii="Cambria Math" w:eastAsia="宋体" w:hAnsi="Cambria Math" w:cs="Times New Roman"/>
                      <w:color w:val="000000" w:themeColor="text1"/>
                      <w:sz w:val="28"/>
                      <w14:ligatures w14:val="none"/>
                    </w:rPr>
                    <m:t>T</m:t>
                  </w:ins>
                </m:r>
              </m:sub>
            </m:sSub>
          </m:e>
        </m:d>
      </m:oMath>
      <w:ins w:id="73"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74" w:author="yun qiao" w:date="2026-04-25T10:13:00Z">
                <w:rPr>
                  <w:rFonts w:ascii="Cambria Math" w:eastAsia="宋体" w:hAnsi="Cambria Math" w:cs="Times New Roman"/>
                  <w:i/>
                  <w:color w:val="000000" w:themeColor="text1"/>
                  <w:sz w:val="28"/>
                  <w:szCs w:val="20"/>
                  <w14:ligatures w14:val="none"/>
                </w:rPr>
              </w:ins>
            </m:ctrlPr>
          </m:sSubPr>
          <m:e>
            <m:r>
              <w:ins w:id="75" w:author="yun qiao" w:date="2026-04-25T10:13:00Z">
                <w:rPr>
                  <w:rFonts w:ascii="Cambria Math" w:eastAsia="宋体" w:hAnsi="Cambria Math" w:cs="Times New Roman"/>
                  <w:color w:val="000000" w:themeColor="text1"/>
                  <w:sz w:val="28"/>
                  <w14:ligatures w14:val="none"/>
                </w:rPr>
                <m:t>y</m:t>
              </w:ins>
            </m:r>
          </m:e>
          <m:sub>
            <m:r>
              <w:ins w:id="76" w:author="yun qiao" w:date="2026-04-25T10:13:00Z">
                <w:rPr>
                  <w:rFonts w:ascii="Cambria Math" w:eastAsia="宋体" w:hAnsi="Cambria Math" w:cs="Times New Roman"/>
                  <w:color w:val="000000" w:themeColor="text1"/>
                  <w:sz w:val="28"/>
                  <w14:ligatures w14:val="none"/>
                </w:rPr>
                <m:t>t</m:t>
              </w:ins>
            </m:r>
          </m:sub>
        </m:sSub>
      </m:oMath>
      <w:ins w:id="77" w:author="yun qiao" w:date="2026-04-25T10:13:00Z">
        <w:r>
          <w:rPr>
            <w:rFonts w:ascii="Times New Roman" w:eastAsia="宋体" w:hAnsi="Times New Roman" w:cs="Times New Roman" w:hint="eastAsia"/>
            <w:color w:val="000000" w:themeColor="text1"/>
            <w:sz w:val="28"/>
            <w14:ligatures w14:val="none"/>
          </w:rPr>
          <w:t>表示第</w:t>
        </w:r>
      </w:ins>
      <m:oMath>
        <m:r>
          <w:ins w:id="78" w:author="yun qiao" w:date="2026-04-25T10:13:00Z">
            <w:rPr>
              <w:rFonts w:ascii="Cambria Math" w:eastAsia="宋体" w:hAnsi="Cambria Math" w:cs="Times New Roman"/>
              <w:color w:val="000000" w:themeColor="text1"/>
              <w:sz w:val="28"/>
              <w14:ligatures w14:val="none"/>
            </w:rPr>
            <m:t>t</m:t>
          </w:ins>
        </m:r>
      </m:oMath>
      <w:ins w:id="79" w:author="yun qiao" w:date="2026-04-25T10:13:00Z">
        <w:r>
          <w:rPr>
            <w:rFonts w:ascii="Times New Roman" w:eastAsia="宋体" w:hAnsi="Times New Roman" w:cs="Times New Roman" w:hint="eastAsia"/>
            <w:color w:val="000000" w:themeColor="text1"/>
            <w:sz w:val="28"/>
            <w14:ligatures w14:val="none"/>
          </w:rPr>
          <w:t>步生成的</w:t>
          <w:lastRenderedPageBreak/>
          <w:t>操作原语，</w:t>
        </w:r>
      </w:ins>
      <m:oMath>
        <m:sSub>
          <m:sSubPr>
            <m:ctrlPr>
              <w:ins w:id="80" w:author="yun qiao" w:date="2026-04-25T10:14:00Z">
                <w:rPr>
                  <w:rFonts w:ascii="Cambria Math" w:eastAsia="宋体" w:hAnsi="Cambria Math" w:cs="Times New Roman"/>
                  <w:i/>
                  <w:color w:val="000000" w:themeColor="text1"/>
                  <w:sz w:val="28"/>
                  <w14:ligatures w14:val="none"/>
                </w:rPr>
              </w:ins>
            </m:ctrlPr>
          </m:sSubPr>
          <m:e>
            <m:r>
              <w:ins w:id="81" w:author="yun qiao" w:date="2026-04-25T10:14:00Z">
                <w:rPr>
                  <w:rFonts w:ascii="Cambria Math" w:eastAsia="宋体" w:hAnsi="Cambria Math" w:cs="Times New Roman"/>
                  <w:color w:val="000000" w:themeColor="text1"/>
                  <w:sz w:val="28"/>
                  <w14:ligatures w14:val="none"/>
                </w:rPr>
                <m:t>y</m:t>
              </w:ins>
            </m:r>
          </m:e>
          <m:sub>
            <m:r>
              <w:ins w:id="82" w:author="yun qiao" w:date="2026-04-25T10:14:00Z">
                <w:rPr>
                  <w:rFonts w:ascii="Cambria Math" w:eastAsia="宋体" w:hAnsi="Cambria Math" w:cs="Times New Roman"/>
                  <w:color w:val="000000" w:themeColor="text1"/>
                  <w:sz w:val="28"/>
                  <w14:ligatures w14:val="none"/>
                </w:rPr>
                <m:t>&lt;t</m:t>
              </w:ins>
            </m:r>
          </m:sub>
        </m:sSub>
        <m:r>
          <w:ins w:id="83" w:author="yun qiao" w:date="2026-04-25T10:14:00Z">
            <w:rPr>
              <w:rFonts w:ascii="Cambria Math" w:eastAsia="宋体" w:hAnsi="Cambria Math" w:cs="Times New Roman"/>
              <w:color w:val="000000" w:themeColor="text1"/>
              <w:sz w:val="28"/>
              <w14:ligatures w14:val="none"/>
            </w:rPr>
            <m:t>=</m:t>
          </w:ins>
        </m:r>
        <m:d>
          <m:dPr>
            <m:ctrlPr>
              <w:ins w:id="84" w:author="yun qiao" w:date="2026-04-25T10:14:00Z">
                <w:rPr>
                  <w:rFonts w:ascii="Cambria Math" w:eastAsia="宋体" w:hAnsi="Cambria Math" w:cs="Times New Roman"/>
                  <w:i/>
                  <w:color w:val="000000" w:themeColor="text1"/>
                  <w:sz w:val="28"/>
                  <w14:ligatures w14:val="none"/>
                </w:rPr>
              </w:ins>
            </m:ctrlPr>
          </m:dPr>
          <m:e>
            <m:sSub>
              <m:sSubPr>
                <m:ctrlPr>
                  <w:ins w:id="85" w:author="yun qiao" w:date="2026-04-25T10:14:00Z">
                    <w:rPr>
                      <w:rFonts w:ascii="Cambria Math" w:eastAsia="宋体" w:hAnsi="Cambria Math" w:cs="Times New Roman"/>
                      <w:i/>
                      <w:color w:val="000000" w:themeColor="text1"/>
                      <w:sz w:val="28"/>
                      <w14:ligatures w14:val="none"/>
                    </w:rPr>
                  </w:ins>
                </m:ctrlPr>
              </m:sSubPr>
              <m:e>
                <m:r>
                  <w:ins w:id="86" w:author="yun qiao" w:date="2026-04-25T10:14:00Z">
                    <w:rPr>
                      <w:rFonts w:ascii="Cambria Math" w:eastAsia="宋体" w:hAnsi="Cambria Math" w:cs="Times New Roman"/>
                      <w:color w:val="000000" w:themeColor="text1"/>
                      <w:sz w:val="28"/>
                      <w14:ligatures w14:val="none"/>
                    </w:rPr>
                    <m:t>y</m:t>
                  </w:ins>
                </m:r>
              </m:e>
              <m:sub>
                <m:r>
                  <w:ins w:id="87" w:author="yun qiao" w:date="2026-04-25T10:14:00Z">
                    <w:rPr>
                      <w:rFonts w:ascii="Cambria Math" w:eastAsia="宋体" w:hAnsi="Cambria Math" w:cs="Times New Roman"/>
                      <w:color w:val="000000" w:themeColor="text1"/>
                      <w:sz w:val="28"/>
                      <w14:ligatures w14:val="none"/>
                    </w:rPr>
                    <m:t>1</m:t>
                  </w:ins>
                </m:r>
              </m:sub>
            </m:sSub>
            <m:r>
              <w:ins w:id="88" w:author="yun qiao" w:date="2026-04-25T10:14:00Z">
                <w:rPr>
                  <w:rFonts w:ascii="Cambria Math" w:eastAsia="宋体" w:hAnsi="Cambria Math" w:cs="Times New Roman"/>
                  <w:color w:val="000000" w:themeColor="text1"/>
                  <w:sz w:val="28"/>
                  <w14:ligatures w14:val="none"/>
                </w:rPr>
                <m:t>,</m:t>
              </w:ins>
            </m:r>
            <m:sSub>
              <m:sSubPr>
                <m:ctrlPr>
                  <w:ins w:id="89" w:author="yun qiao" w:date="2026-04-25T10:14:00Z">
                    <w:rPr>
                      <w:rFonts w:ascii="Cambria Math" w:eastAsia="宋体" w:hAnsi="Cambria Math" w:cs="Times New Roman"/>
                      <w:i/>
                      <w:color w:val="000000" w:themeColor="text1"/>
                      <w:sz w:val="28"/>
                      <w14:ligatures w14:val="none"/>
                    </w:rPr>
                  </w:ins>
                </m:ctrlPr>
              </m:sSubPr>
              <m:e>
                <m:r>
                  <w:ins w:id="90" w:author="yun qiao" w:date="2026-04-25T10:14:00Z">
                    <w:rPr>
                      <w:rFonts w:ascii="Cambria Math" w:eastAsia="宋体" w:hAnsi="Cambria Math" w:cs="Times New Roman"/>
                      <w:color w:val="000000" w:themeColor="text1"/>
                      <w:sz w:val="28"/>
                      <w14:ligatures w14:val="none"/>
                    </w:rPr>
                    <m:t>y</m:t>
                  </w:ins>
                </m:r>
              </m:e>
              <m:sub>
                <m:r>
                  <w:ins w:id="91" w:author="yun qiao" w:date="2026-04-25T10:14:00Z">
                    <w:rPr>
                      <w:rFonts w:ascii="Cambria Math" w:eastAsia="宋体" w:hAnsi="Cambria Math" w:cs="Times New Roman"/>
                      <w:color w:val="000000" w:themeColor="text1"/>
                      <w:sz w:val="28"/>
                      <w14:ligatures w14:val="none"/>
                    </w:rPr>
                    <m:t>2</m:t>
                  </w:ins>
                </m:r>
              </m:sub>
            </m:sSub>
            <m:r>
              <w:ins w:id="92"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93" w:author="yun qiao" w:date="2026-04-25T10:14:00Z">
                <w:rPr>
                  <w:rFonts w:ascii="Cambria Math" w:eastAsia="宋体" w:hAnsi="Cambria Math" w:cs="Times New Roman"/>
                  <w:color w:val="000000" w:themeColor="text1"/>
                  <w:sz w:val="28"/>
                  <w14:ligatures w14:val="none"/>
                </w:rPr>
                <m:t>,</m:t>
              </w:ins>
            </m:r>
            <m:sSub>
              <m:sSubPr>
                <m:ctrlPr>
                  <w:ins w:id="94" w:author="yun qiao" w:date="2026-04-25T10:14:00Z">
                    <w:rPr>
                      <w:rFonts w:ascii="Cambria Math" w:eastAsia="宋体" w:hAnsi="Cambria Math" w:cs="Times New Roman"/>
                      <w:i/>
                      <w:color w:val="000000" w:themeColor="text1"/>
                      <w:sz w:val="28"/>
                      <w14:ligatures w14:val="none"/>
                    </w:rPr>
                  </w:ins>
                </m:ctrlPr>
              </m:sSubPr>
              <m:e>
                <m:r>
                  <w:ins w:id="95" w:author="yun qiao" w:date="2026-04-25T10:14:00Z">
                    <w:rPr>
                      <w:rFonts w:ascii="Cambria Math" w:eastAsia="宋体" w:hAnsi="Cambria Math" w:cs="Times New Roman"/>
                      <w:color w:val="000000" w:themeColor="text1"/>
                      <w:sz w:val="28"/>
                      <w14:ligatures w14:val="none"/>
                    </w:rPr>
                    <m:t>y</m:t>
                  </w:ins>
                </m:r>
              </m:e>
              <m:sub>
                <m:r>
                  <w:ins w:id="96" w:author="yun qiao" w:date="2026-04-25T10:14:00Z">
                    <w:rPr>
                      <w:rFonts w:ascii="Cambria Math" w:eastAsia="宋体" w:hAnsi="Cambria Math" w:cs="Times New Roman"/>
                      <w:color w:val="000000" w:themeColor="text1"/>
                      <w:sz w:val="28"/>
                      <w14:ligatures w14:val="none"/>
                    </w:rPr>
                    <m:t>t-1</m:t>
                  </w:ins>
                </m:r>
              </m:sub>
            </m:sSub>
          </m:e>
        </m:d>
      </m:oMath>
      <w:ins w:id="97"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98"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99" w:author="yun qiao" w:date="2026-04-25T10:16:00Z">
                <w:rPr>
                  <w:rFonts w:ascii="Cambria Math" w:eastAsia="宋体" w:hAnsi="Cambria Math" w:cs="Times New Roman"/>
                  <w:i/>
                  <w:color w:val="000000" w:themeColor="text1"/>
                  <w:sz w:val="28"/>
                  <w:szCs w:val="20"/>
                  <w14:ligatures w14:val="none"/>
                </w:rPr>
              </w:ins>
            </m:ctrlPr>
          </m:naryPr>
          <m:sub>
            <m:r>
              <w:ins w:id="100" w:author="yun qiao" w:date="2026-04-25T10:16:00Z">
                <w:rPr>
                  <w:rFonts w:ascii="Cambria Math" w:eastAsia="宋体" w:hAnsi="Cambria Math" w:cs="Times New Roman"/>
                  <w:color w:val="000000" w:themeColor="text1"/>
                  <w:sz w:val="28"/>
                  <w14:ligatures w14:val="none"/>
                </w:rPr>
                <m:t>t=1</m:t>
              </w:ins>
            </m:r>
          </m:sub>
          <m:sup>
            <m:r>
              <w:ins w:id="101" w:author="yun qiao" w:date="2026-04-25T10:16:00Z">
                <w:rPr>
                  <w:rFonts w:ascii="Cambria Math" w:eastAsia="宋体" w:hAnsi="Cambria Math" w:cs="Times New Roman"/>
                  <w:color w:val="000000" w:themeColor="text1"/>
                  <w:sz w:val="28"/>
                  <w14:ligatures w14:val="none"/>
                  <w:rPrChange w:id="102" w:author="yun qiao" w:date="2026-04-25T10:24:00Z">
                    <w:rPr>
                      <w:rFonts w:ascii="Cambria Math" w:eastAsia="宋体" w:hAnsi="Cambria Math" w:cs="Times New Roman"/>
                      <w:color w:val="000000" w:themeColor="text1"/>
                      <w:sz w:val="28"/>
                      <w:highlight w:val="yellow"/>
                      <w14:ligatures w14:val="none"/>
                    </w:rPr>
                  </w:rPrChange>
                </w:rPr>
                <m:t>T</m:t>
              </w:ins>
            </m:r>
          </m:sup>
          <m:e>
            <m:r>
              <w:ins w:id="103" w:author="yun qiao" w:date="2026-04-25T10:16:00Z">
                <w:rPr>
                  <w:rFonts w:ascii="Cambria Math" w:eastAsia="宋体" w:hAnsi="Cambria Math" w:cs="Times New Roman"/>
                  <w:color w:val="000000" w:themeColor="text1"/>
                  <w:sz w:val="28"/>
                  <w14:ligatures w14:val="none"/>
                </w:rPr>
                <m:t xml:space="preserve"> </m:t>
              </w:ins>
            </m:r>
          </m:e>
        </m:nary>
      </m:oMath>
      <w:ins w:id="104"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105" w:author="yun qiao" w:date="2026-04-25T10:17:00Z">
            <w:rPr>
              <w:rFonts w:ascii="Cambria Math" w:eastAsia="宋体" w:hAnsi="Cambria Math" w:cs="Times New Roman"/>
              <w:color w:val="000000" w:themeColor="text1"/>
              <w:sz w:val="28"/>
              <w14:ligatures w14:val="none"/>
            </w:rPr>
            <m:t>P</m:t>
          </w:ins>
        </m:r>
        <m:d>
          <m:dPr>
            <m:sepChr m:val="∣"/>
            <m:ctrlPr>
              <w:ins w:id="106" w:author="yun qiao" w:date="2026-04-25T10:17:00Z">
                <w:rPr>
                  <w:rFonts w:ascii="Cambria Math" w:eastAsia="宋体" w:hAnsi="Cambria Math" w:cs="Times New Roman"/>
                  <w:i/>
                  <w:color w:val="000000" w:themeColor="text1"/>
                  <w:sz w:val="28"/>
                  <w:szCs w:val="20"/>
                  <w14:ligatures w14:val="none"/>
                </w:rPr>
              </w:ins>
            </m:ctrlPr>
          </m:dPr>
          <m:e>
            <m:sSub>
              <m:sSubPr>
                <m:ctrlPr>
                  <w:ins w:id="107" w:author="yun qiao" w:date="2026-04-25T10:17:00Z">
                    <w:rPr>
                      <w:rFonts w:ascii="Cambria Math" w:eastAsia="宋体" w:hAnsi="Cambria Math" w:cs="Times New Roman"/>
                      <w:i/>
                      <w:color w:val="000000" w:themeColor="text1"/>
                      <w:sz w:val="28"/>
                      <w:szCs w:val="20"/>
                      <w14:ligatures w14:val="none"/>
                    </w:rPr>
                  </w:ins>
                </m:ctrlPr>
              </m:sSubPr>
              <m:e>
                <m:r>
                  <w:ins w:id="108" w:author="yun qiao" w:date="2026-04-25T10:17:00Z">
                    <w:rPr>
                      <w:rFonts w:ascii="Cambria Math" w:eastAsia="宋体" w:hAnsi="Cambria Math" w:cs="Times New Roman"/>
                      <w:color w:val="000000" w:themeColor="text1"/>
                      <w:sz w:val="28"/>
                      <w14:ligatures w14:val="none"/>
                    </w:rPr>
                    <m:t>y</m:t>
                  </w:ins>
                </m:r>
              </m:e>
              <m:sub>
                <m:r>
                  <w:ins w:id="109" w:author="yun qiao" w:date="2026-04-25T10:17:00Z">
                    <w:rPr>
                      <w:rFonts w:ascii="Cambria Math" w:eastAsia="宋体" w:hAnsi="Cambria Math" w:cs="Times New Roman"/>
                      <w:color w:val="000000" w:themeColor="text1"/>
                      <w:sz w:val="28"/>
                      <w14:ligatures w14:val="none"/>
                    </w:rPr>
                    <m:t>t</m:t>
                  </w:ins>
                </m:r>
              </m:sub>
            </m:sSub>
          </m:e>
          <m:e>
            <m:sSub>
              <m:sSubPr>
                <m:ctrlPr>
                  <w:ins w:id="110" w:author="yun qiao" w:date="2026-04-25T10:17:00Z">
                    <w:rPr>
                      <w:rFonts w:ascii="Cambria Math" w:eastAsia="宋体" w:hAnsi="Cambria Math" w:cs="Times New Roman"/>
                      <w:i/>
                      <w:color w:val="000000" w:themeColor="text1"/>
                      <w:sz w:val="28"/>
                      <w:szCs w:val="20"/>
                      <w14:ligatures w14:val="none"/>
                    </w:rPr>
                  </w:ins>
                </m:ctrlPr>
              </m:sSubPr>
              <m:e>
                <m:r>
                  <w:ins w:id="111" w:author="yun qiao" w:date="2026-04-25T10:17:00Z">
                    <w:rPr>
                      <w:rFonts w:ascii="Cambria Math" w:eastAsia="宋体" w:hAnsi="Cambria Math" w:cs="Times New Roman"/>
                      <w:color w:val="000000" w:themeColor="text1"/>
                      <w:sz w:val="28"/>
                      <w14:ligatures w14:val="none"/>
                    </w:rPr>
                    <m:t>y</m:t>
                  </w:ins>
                </m:r>
              </m:e>
              <m:sub>
                <m:r>
                  <w:ins w:id="112" w:author="yun qiao" w:date="2026-04-25T10:17:00Z">
                    <w:rPr>
                      <w:rFonts w:ascii="Cambria Math" w:eastAsia="宋体" w:hAnsi="Cambria Math" w:cs="Times New Roman"/>
                      <w:color w:val="000000" w:themeColor="text1"/>
                      <w:sz w:val="28"/>
                      <w14:ligatures w14:val="none"/>
                    </w:rPr>
                    <m:t>&lt;t</m:t>
                  </w:ins>
                </m:r>
              </m:sub>
            </m:sSub>
            <m:r>
              <w:ins w:id="113" w:author="yun qiao" w:date="2026-04-25T10:17:00Z">
                <w:rPr>
                  <w:rFonts w:ascii="Cambria Math" w:eastAsia="宋体" w:hAnsi="Cambria Math" w:cs="Times New Roman"/>
                  <w:color w:val="000000" w:themeColor="text1"/>
                  <w:sz w:val="28"/>
                  <w14:ligatures w14:val="none"/>
                </w:rPr>
                <m:t>,c</m:t>
              </w:ins>
            </m:r>
          </m:e>
        </m:d>
      </m:oMath>
      <w:ins w:id="114"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115"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116" w:author="yun qiao" w:date="2026-04-25T10:13:00Z">
                <w:rPr>
                  <w:rFonts w:ascii="Cambria Math" w:eastAsia="宋体" w:hAnsi="Cambria Math" w:cs="Times New Roman"/>
                  <w:i/>
                  <w:color w:val="000000" w:themeColor="text1"/>
                  <w:sz w:val="28"/>
                  <w:szCs w:val="20"/>
                  <w14:ligatures w14:val="none"/>
                </w:rPr>
              </w:del>
            </m:ctrlPr>
          </m:sSubPr>
          <m:e>
            <m:r>
              <w:del w:id="117" w:author="yun qiao" w:date="2026-04-25T10:13:00Z">
                <w:rPr>
                  <w:rFonts w:ascii="Cambria Math" w:eastAsia="宋体" w:hAnsi="Cambria Math" w:cs="Times New Roman"/>
                  <w:color w:val="000000" w:themeColor="text1"/>
                  <w:sz w:val="28"/>
                  <w14:ligatures w14:val="none"/>
                </w:rPr>
                <m:t>y</m:t>
              </w:del>
            </m:r>
          </m:e>
          <m:sub>
            <m:r>
              <w:del w:id="118" w:author="yun qiao" w:date="2026-04-25T10:13:00Z">
                <w:rPr>
                  <w:rFonts w:ascii="Cambria Math" w:eastAsia="宋体" w:hAnsi="Cambria Math" w:cs="Times New Roman"/>
                  <w:color w:val="000000" w:themeColor="text1"/>
                  <w:sz w:val="28"/>
                  <w14:ligatures w14:val="none"/>
                </w:rPr>
                <m:t>t</m:t>
              </w:del>
            </m:r>
          </m:sub>
        </m:sSub>
      </m:oMath>
      <w:del w:id="119" w:author="yun qiao" w:date="2026-04-25T10:13:00Z">
        <w:r>
          <w:rPr>
            <w:rFonts w:ascii="Times New Roman" w:eastAsia="宋体" w:hAnsi="Times New Roman" w:cs="Times New Roman" w:hint="eastAsia"/>
            <w:color w:val="000000" w:themeColor="text1"/>
            <w:sz w:val="28"/>
            <w14:ligatures w14:val="none"/>
          </w:rPr>
          <w:delText>表示第</w:delText>
        </w:r>
      </w:del>
      <m:oMath>
        <m:r>
          <w:del w:id="120" w:author="yun qiao" w:date="2026-04-25T10:13:00Z">
            <w:rPr>
              <w:rFonts w:ascii="Cambria Math" w:eastAsia="宋体" w:hAnsi="Cambria Math" w:cs="Times New Roman"/>
              <w:color w:val="000000" w:themeColor="text1"/>
              <w:sz w:val="28"/>
              <w14:ligatures w14:val="none"/>
            </w:rPr>
            <m:t>t</m:t>
          </w:del>
        </m:r>
      </m:oMath>
      <w:del w:id="121"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122" w:author="yun qiao" w:date="2026-04-25T10:15:00Z">
                <w:rPr>
                  <w:rFonts w:ascii="Cambria Math" w:eastAsia="宋体" w:hAnsi="Cambria Math" w:cs="Times New Roman"/>
                  <w:i/>
                  <w:color w:val="000000" w:themeColor="text1"/>
                  <w:sz w:val="28"/>
                  <w:szCs w:val="20"/>
                  <w14:ligatures w14:val="none"/>
                </w:rPr>
              </w:del>
            </m:ctrlPr>
          </m:sSubPr>
          <m:e>
            <m:r>
              <w:del w:id="123" w:author="yun qiao" w:date="2026-04-25T10:15:00Z">
                <w:rPr>
                  <w:rFonts w:ascii="Cambria Math" w:eastAsia="宋体" w:hAnsi="Cambria Math" w:cs="Times New Roman"/>
                  <w:color w:val="000000" w:themeColor="text1"/>
                  <w:sz w:val="28"/>
                  <w14:ligatures w14:val="none"/>
                </w:rPr>
                <m:t>y</m:t>
              </w:del>
            </m:r>
            <m:ctrlPr>
              <w:del w:id="124" w:author="yun qiao" w:date="2026-04-25T10:15:00Z">
                <w:rPr>
                  <w:rFonts w:ascii="Cambria Math" w:eastAsia="宋体" w:hAnsi="Cambria Math" w:cs="Times New Roman"/>
                  <w:color w:val="000000" w:themeColor="text1"/>
                  <w:sz w:val="28"/>
                  <w:szCs w:val="20"/>
                  <w14:ligatures w14:val="none"/>
                </w:rPr>
              </w:del>
            </m:ctrlPr>
          </m:e>
          <m:sub>
            <m:r>
              <w:del w:id="125" w:author="yun qiao" w:date="2026-04-25T10:15:00Z">
                <w:rPr>
                  <w:rFonts w:ascii="Cambria Math" w:eastAsia="宋体" w:hAnsi="Cambria Math" w:cs="Times New Roman"/>
                  <w:color w:val="000000" w:themeColor="text1"/>
                  <w:sz w:val="28"/>
                  <w14:ligatures w14:val="none"/>
                </w:rPr>
                <m:t>&lt;t</m:t>
              </w:del>
            </m:r>
          </m:sub>
        </m:sSub>
      </m:oMath>
      <w:del w:id="126"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27"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28"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29"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130"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1"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2"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33"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4"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5"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136"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137" w:author="yun qiao" w:date="2026-04-25T10:19:00Z"/>
          <w:rFonts w:ascii="Times New Roman" w:eastAsia="宋体" w:hAnsi="Times New Roman" w:cs="Times New Roman"/>
          <w:color w:val="000000" w:themeColor="text1"/>
          <w:sz w:val="28"/>
          <w14:ligatures w14:val="none"/>
        </w:rPr>
      </w:pPr>
      <w:ins w:id="138"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X表示输入的结构化文本序列；</w:t>
        </w:r>
      </w:ins>
      <m:oMath>
        <m:sSub>
          <m:sSubPr>
            <m:ctrlPr>
              <w:ins w:id="139" w:author="yun qiao" w:date="2026-04-25T10:19:00Z">
                <w:rPr>
                  <w:rFonts w:ascii="Cambria Math" w:eastAsia="宋体" w:hAnsi="Cambria Math" w:cs="Times New Roman"/>
                  <w:i/>
                  <w:color w:val="000000" w:themeColor="text1"/>
                  <w:sz w:val="28"/>
                  <w14:ligatures w14:val="none"/>
                </w:rPr>
              </w:ins>
            </m:ctrlPr>
          </m:sSubPr>
          <m:e>
            <m:r>
              <w:ins w:id="140" w:author="yun qiao" w:date="2026-04-25T10:19:00Z">
                <w:rPr>
                  <w:rFonts w:ascii="Cambria Math" w:eastAsia="宋体" w:hAnsi="Cambria Math" w:cs="Times New Roman"/>
                  <w:color w:val="000000" w:themeColor="text1"/>
                  <w:sz w:val="28"/>
                  <w14:ligatures w14:val="none"/>
                </w:rPr>
                <m:t>x</m:t>
              </w:ins>
            </m:r>
          </m:e>
          <m:sub>
            <m:r>
              <w:ins w:id="141" w:author="yun qiao" w:date="2026-04-25T10:19:00Z">
                <w:rPr>
                  <w:rFonts w:ascii="Cambria Math" w:eastAsia="宋体" w:hAnsi="Cambria Math" w:cs="Times New Roman"/>
                  <w:color w:val="000000" w:themeColor="text1"/>
                  <w:sz w:val="28"/>
                  <w14:ligatures w14:val="none"/>
                </w:rPr>
                <m:t>i</m:t>
              </w:ins>
            </m:r>
          </m:sub>
        </m:sSub>
      </m:oMath>
      <w:ins w:id="142" w:author="yun qiao" w:date="2026-04-25T10:19:00Z">
        <w:r>
          <w:rPr>
            <w:rFonts w:ascii="Times New Roman" w:eastAsia="宋体" w:hAnsi="Times New Roman" w:cs="Times New Roman"/>
            <w:color w:val="000000" w:themeColor="text1"/>
            <w:sz w:val="28"/>
            <w14:ligatures w14:val="none"/>
          </w:rPr>
          <w:t>表示序列中的第i个元素，用于表示结构化文本中的一个基本单元（包括字段、词或标记）；n表示输入序列的长度；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43"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144"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145"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146"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147"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148"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149"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150" w:author="yun qiao" w:date="2026-04-25T10:21:00Z">
            <w:rPr>
              <w:rFonts w:ascii="Cambria Math" w:eastAsia="宋体" w:hAnsi="Cambria Math" w:cs="Times New Roman"/>
              <w:color w:val="000000" w:themeColor="text1"/>
              <w:sz w:val="28"/>
              <w14:ligatures w14:val="none"/>
            </w:rPr>
            <m:t xml:space="preserve"> </m:t>
          </w:ins>
          <w:del w:id="151" w:author="yun qiao" w:date="2026-04-25T10:21:00Z">
            <w:rPr>
              <w:rFonts w:ascii="Cambria Math" w:eastAsia="宋体" w:hAnsi="Cambria Math" w:cs="Times New Roman"/>
              <w:color w:val="000000" w:themeColor="text1"/>
              <w:sz w:val="28"/>
              <w14:ligatures w14:val="none"/>
            </w:rPr>
            <m:t>H</m:t>
          </w:del>
        </m:r>
      </m:oMath>
      <w:del w:id="152"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153"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)表示文本编码函数，用于将输入序列映射为上下文语义表示；H表示编码后的隐藏状态矩阵；</w:t>
        </w:r>
      </w:ins>
      <m:oMath>
        <m:r>
          <w:ins w:id="154" w:author="yun qiao" w:date="2026-04-25T10:20:00Z">
            <w:rPr>
              <w:rFonts w:ascii="Cambria Math" w:eastAsia="宋体" w:hAnsi="Cambria Math" w:cs="Times New Roman"/>
              <w:color w:val="000000" w:themeColor="text1"/>
              <w:sz w:val="28"/>
              <w14:ligatures w14:val="none"/>
            </w:rPr>
            <m:t>H=</m:t>
          </w:ins>
        </m:r>
        <m:d>
          <m:dPr>
            <m:ctrlPr>
              <w:ins w:id="155" w:author="yun qiao" w:date="2026-04-25T10:20:00Z">
                <w:rPr>
                  <w:rFonts w:ascii="Cambria Math" w:eastAsia="宋体" w:hAnsi="Cambria Math" w:cs="Times New Roman"/>
                  <w:i/>
                  <w:color w:val="000000" w:themeColor="text1"/>
                  <w:sz w:val="28"/>
                  <w14:ligatures w14:val="none"/>
                </w:rPr>
              </w:ins>
            </m:ctrlPr>
          </m:dPr>
          <m:e>
            <m:sSub>
              <m:sSubPr>
                <m:ctrlPr>
                  <w:ins w:id="156" w:author="yun qiao" w:date="2026-04-25T10:20:00Z">
                    <w:rPr>
                      <w:rFonts w:ascii="Cambria Math" w:eastAsia="宋体" w:hAnsi="Cambria Math" w:cs="Times New Roman"/>
                      <w:i/>
                      <w:color w:val="000000" w:themeColor="text1"/>
                      <w:sz w:val="28"/>
                      <w14:ligatures w14:val="none"/>
                    </w:rPr>
                  </w:ins>
                </m:ctrlPr>
              </m:sSubPr>
              <m:e>
                <m:r>
                  <w:ins w:id="157" w:author="yun qiao" w:date="2026-04-25T10:20:00Z">
                    <w:rPr>
                      <w:rFonts w:ascii="Cambria Math" w:eastAsia="宋体" w:hAnsi="Cambria Math" w:cs="Times New Roman"/>
                      <w:color w:val="000000" w:themeColor="text1"/>
                      <w:sz w:val="28"/>
                      <w14:ligatures w14:val="none"/>
                    </w:rPr>
                    <m:t>h</m:t>
                  </w:ins>
                </m:r>
              </m:e>
              <m:sub>
                <m:r>
                  <w:ins w:id="158" w:author="yun qiao" w:date="2026-04-25T10:20:00Z">
                    <w:rPr>
                      <w:rFonts w:ascii="Cambria Math" w:eastAsia="宋体" w:hAnsi="Cambria Math" w:cs="Times New Roman"/>
                      <w:color w:val="000000" w:themeColor="text1"/>
                      <w:sz w:val="28"/>
                      <w14:ligatures w14:val="none"/>
                    </w:rPr>
                    <m:t>1</m:t>
                  </w:ins>
                </m:r>
              </m:sub>
            </m:sSub>
            <m:r>
              <w:ins w:id="159" w:author="yun qiao" w:date="2026-04-25T10:20:00Z">
                <w:rPr>
                  <w:rFonts w:ascii="Cambria Math" w:eastAsia="宋体" w:hAnsi="Cambria Math" w:cs="Times New Roman"/>
                  <w:color w:val="000000" w:themeColor="text1"/>
                  <w:sz w:val="28"/>
                  <w14:ligatures w14:val="none"/>
                </w:rPr>
                <m:t>,</m:t>
              </w:ins>
            </m:r>
            <m:sSub>
              <m:sSubPr>
                <m:ctrlPr>
                  <w:ins w:id="160" w:author="yun qiao" w:date="2026-04-25T10:20:00Z">
                    <w:rPr>
                      <w:rFonts w:ascii="Cambria Math" w:eastAsia="宋体" w:hAnsi="Cambria Math" w:cs="Times New Roman"/>
                      <w:i/>
                      <w:color w:val="000000" w:themeColor="text1"/>
                      <w:sz w:val="28"/>
                      <w14:ligatures w14:val="none"/>
                    </w:rPr>
                  </w:ins>
                </m:ctrlPr>
              </m:sSubPr>
              <m:e>
                <m:r>
                  <w:ins w:id="161" w:author="yun qiao" w:date="2026-04-25T10:20:00Z">
                    <w:rPr>
                      <w:rFonts w:ascii="Cambria Math" w:eastAsia="宋体" w:hAnsi="Cambria Math" w:cs="Times New Roman"/>
                      <w:color w:val="000000" w:themeColor="text1"/>
                      <w:sz w:val="28"/>
                      <w14:ligatures w14:val="none"/>
                    </w:rPr>
                    <m:t>h</m:t>
                  </w:ins>
                </m:r>
              </m:e>
              <m:sub>
                <m:r>
                  <w:ins w:id="162" w:author="yun qiao" w:date="2026-04-25T10:20:00Z">
                    <w:rPr>
                      <w:rFonts w:ascii="Cambria Math" w:eastAsia="宋体" w:hAnsi="Cambria Math" w:cs="Times New Roman"/>
                      <w:color w:val="000000" w:themeColor="text1"/>
                      <w:sz w:val="28"/>
                      <w14:ligatures w14:val="none"/>
                    </w:rPr>
                    <m:t>2</m:t>
                  </w:ins>
                </m:r>
              </m:sub>
            </m:sSub>
            <m:r>
              <w:ins w:id="163"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164" w:author="yun qiao" w:date="2026-04-25T10:20:00Z">
                <w:rPr>
                  <w:rFonts w:ascii="Cambria Math" w:eastAsia="宋体" w:hAnsi="Cambria Math" w:cs="Times New Roman"/>
                  <w:color w:val="000000" w:themeColor="text1"/>
                  <w:sz w:val="28"/>
                  <w14:ligatures w14:val="none"/>
                </w:rPr>
                <m:t>,</m:t>
              </w:ins>
            </m:r>
            <m:sSub>
              <m:sSubPr>
                <m:ctrlPr>
                  <w:ins w:id="165" w:author="yun qiao" w:date="2026-04-25T10:20:00Z">
                    <w:rPr>
                      <w:rFonts w:ascii="Cambria Math" w:eastAsia="宋体" w:hAnsi="Cambria Math" w:cs="Times New Roman"/>
                      <w:i/>
                      <w:color w:val="000000" w:themeColor="text1"/>
                      <w:sz w:val="28"/>
                      <w14:ligatures w14:val="none"/>
                    </w:rPr>
                  </w:ins>
                </m:ctrlPr>
              </m:sSubPr>
              <m:e>
                <m:r>
                  <w:ins w:id="166" w:author="yun qiao" w:date="2026-04-25T10:20:00Z">
                    <w:rPr>
                      <w:rFonts w:ascii="Cambria Math" w:eastAsia="宋体" w:hAnsi="Cambria Math" w:cs="Times New Roman"/>
                      <w:color w:val="000000" w:themeColor="text1"/>
                      <w:sz w:val="28"/>
                      <w14:ligatures w14:val="none"/>
                    </w:rPr>
                    <m:t>h</m:t>
                  </w:ins>
                </m:r>
              </m:e>
              <m:sub>
                <m:r>
                  <w:ins w:id="167" w:author="yun qiao" w:date="2026-04-25T10:20:00Z">
                    <w:rPr>
                      <w:rFonts w:ascii="Cambria Math" w:eastAsia="宋体" w:hAnsi="Cambria Math" w:cs="Times New Roman"/>
                      <w:color w:val="000000" w:themeColor="text1"/>
                      <w:sz w:val="28"/>
                      <w14:ligatures w14:val="none"/>
                    </w:rPr>
                    <m:t>n</m:t>
                  </w:ins>
                </m:r>
              </m:sub>
            </m:sSub>
          </m:e>
        </m:d>
      </m:oMath>
      <w:ins w:id="168" w:author="yun qiao" w:date="2026-04-25T10:20:00Z">
        <w:r>
          <w:rPr>
            <w:rFonts w:ascii="Times New Roman" w:eastAsia="宋体" w:hAnsi="Times New Roman" w:cs="Times New Roman"/>
            <w:color w:val="000000" w:themeColor="text1"/>
            <w:sz w:val="28"/>
            <w14:ligatures w14:val="none"/>
          </w:rPr>
          <w:t>其中</w:t>
        </w:r>
      </w:ins>
      <m:oMath>
        <m:sSub>
          <m:sSubPr>
            <m:ctrlPr>
              <w:ins w:id="169" w:author="yun qiao" w:date="2026-04-25T10:22:00Z">
                <w:rPr>
                  <w:rFonts w:ascii="Cambria Math" w:eastAsia="宋体" w:hAnsi="Cambria Math" w:cs="Times New Roman"/>
                  <w:i/>
                  <w:color w:val="000000" w:themeColor="text1"/>
                  <w:sz w:val="28"/>
                  <w14:ligatures w14:val="none"/>
                </w:rPr>
              </w:ins>
            </m:ctrlPr>
          </m:sSubPr>
          <m:e>
            <m:r>
              <w:ins w:id="170" w:author="yun qiao" w:date="2026-04-25T10:22:00Z">
                <w:rPr>
                  <w:rFonts w:ascii="Cambria Math" w:eastAsia="宋体" w:hAnsi="Cambria Math" w:cs="Times New Roman"/>
                  <w:color w:val="000000" w:themeColor="text1"/>
                  <w:sz w:val="28"/>
                  <w14:ligatures w14:val="none"/>
                </w:rPr>
                <m:t>h</m:t>
              </w:ins>
            </m:r>
          </m:e>
          <m:sub>
            <m:r>
              <w:ins w:id="171" w:author="yun qiao" w:date="2026-04-25T10:22:00Z">
                <w:rPr>
                  <w:rFonts w:ascii="Cambria Math" w:eastAsia="宋体" w:hAnsi="Cambria Math" w:cs="Times New Roman" w:hint="eastAsia"/>
                  <w:color w:val="000000" w:themeColor="text1"/>
                  <w:sz w:val="28"/>
                  <w14:ligatures w14:val="none"/>
                </w:rPr>
                <m:t>i</m:t>
              </w:ins>
            </m:r>
          </m:sub>
        </m:sSub>
        <m:r>
          <w:ins w:id="172" w:author="yun qiao" w:date="2026-04-25T10:22:00Z">
            <w:rPr>
              <w:rFonts w:ascii="Cambria Math" w:eastAsia="宋体" w:hAnsi="Cambria Math" w:cs="Times New Roman" w:hint="eastAsia"/>
              <w:color w:val="000000" w:themeColor="text1"/>
              <w:sz w:val="28"/>
              <w14:ligatures w14:val="none"/>
              <w:rPrChange w:id="173"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174" w:author="yun qiao" w:date="2026-04-25T10:22:00Z">
                <w:rPr>
                  <w:rFonts w:ascii="Cambria Math" w:eastAsia="宋体" w:hAnsi="Cambria Math" w:cs="Times New Roman"/>
                  <w:i/>
                  <w:color w:val="000000" w:themeColor="text1"/>
                  <w:sz w:val="28"/>
                  <w:szCs w:val="20"/>
                  <w14:ligatures w14:val="none"/>
                </w:rPr>
              </w:ins>
            </m:ctrlPr>
          </m:sSupPr>
          <m:e>
            <m:r>
              <w:ins w:id="175" w:author="yun qiao" w:date="2026-04-25T10:22:00Z">
                <w:rPr>
                  <w:rFonts w:ascii="Cambria Math" w:eastAsia="宋体" w:hAnsi="Cambria Math" w:cs="Times New Roman"/>
                  <w:color w:val="000000" w:themeColor="text1"/>
                  <w:sz w:val="28"/>
                  <w14:ligatures w14:val="none"/>
                  <w:rPrChange w:id="176" w:author="yun qiao" w:date="2026-04-25T10:24:00Z">
                    <w:rPr>
                      <w:rFonts w:ascii="Cambria Math" w:eastAsia="宋体" w:hAnsi="Cambria Math" w:cs="Times New Roman"/>
                      <w:color w:val="000000" w:themeColor="text1"/>
                      <w:sz w:val="28"/>
                      <w:highlight w:val="yellow"/>
                      <w14:ligatures w14:val="none"/>
                    </w:rPr>
                  </w:rPrChange>
                </w:rPr>
                <m:t>R</m:t>
              </w:ins>
            </m:r>
          </m:e>
          <m:sup>
            <m:r>
              <w:ins w:id="177" w:author="yun qiao" w:date="2026-04-25T10:22:00Z">
                <w:rPr>
                  <w:rFonts w:ascii="Cambria Math" w:eastAsia="宋体" w:hAnsi="Cambria Math" w:cs="Times New Roman"/>
                  <w:color w:val="000000" w:themeColor="text1"/>
                  <w:sz w:val="28"/>
                  <w14:ligatures w14:val="none"/>
                  <w:rPrChange w:id="178"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79" w:author="yun qiao" w:date="2026-04-25T10:20:00Z">
        <w:r>
          <w:rPr>
            <w:rFonts w:ascii="Times New Roman" w:eastAsia="宋体" w:hAnsi="Times New Roman" w:cs="Times New Roman"/>
            <w:color w:val="000000" w:themeColor="text1"/>
            <w:sz w:val="28"/>
            <w14:ligatures w14:val="none"/>
          </w:rPr>
          <w:t>表示第</w:t>
        </w:r>
        <w:r>
          <w:rPr>
            <w:rFonts w:ascii="Times New Roman" w:eastAsia="宋体" w:hAnsi="Times New Roman" w:cs="Times New Roman" w:hint="eastAsia"/>
            <w:color w:val="000000" w:themeColor="text1"/>
            <w:sz w:val="28"/>
            <w14:ligatures w14:val="none"/>
          </w:rPr>
          <w:t>i</w:t>
        </w:r>
        <w:r>
          <w:rPr>
            <w:rFonts w:ascii="Times New Roman" w:eastAsia="宋体" w:hAnsi="Times New Roman" w:cs="Times New Roman"/>
            <w:color w:val="000000" w:themeColor="text1"/>
            <w:sz w:val="28"/>
            <w14:ligatures w14:val="none"/>
          </w:rPr>
          <w:t>个位置对应的上下文语义向量；d表示隐藏表示的特征维度；</w:t>
        </w:r>
      </w:ins>
      <m:oMath>
        <m:sSup>
          <m:sSupPr>
            <m:ctrlPr>
              <w:ins w:id="180" w:author="yun qiao" w:date="2026-04-25T10:23:00Z">
                <w:rPr>
                  <w:rFonts w:ascii="Cambria Math" w:eastAsia="宋体" w:hAnsi="Cambria Math" w:cs="Times New Roman"/>
                  <w:i/>
                  <w:color w:val="000000" w:themeColor="text1"/>
                  <w:sz w:val="28"/>
                  <w:szCs w:val="20"/>
                  <w14:ligatures w14:val="none"/>
                </w:rPr>
              </w:ins>
            </m:ctrlPr>
          </m:sSupPr>
          <m:e>
            <m:r>
              <w:ins w:id="181" w:author="yun qiao" w:date="2026-04-25T10:23:00Z">
                <w:rPr>
                  <w:rFonts w:ascii="Cambria Math" w:eastAsia="宋体" w:hAnsi="Cambria Math" w:cs="Times New Roman"/>
                  <w:color w:val="000000" w:themeColor="text1"/>
                  <w:sz w:val="28"/>
                  <w14:ligatures w14:val="none"/>
                  <w:rPrChange w:id="182" w:author="yun qiao" w:date="2026-04-25T10:24:00Z">
                    <w:rPr>
                      <w:rFonts w:ascii="Cambria Math" w:eastAsia="宋体" w:hAnsi="Cambria Math" w:cs="Times New Roman"/>
                      <w:color w:val="000000" w:themeColor="text1"/>
                      <w:sz w:val="28"/>
                      <w:highlight w:val="yellow"/>
                      <w14:ligatures w14:val="none"/>
                    </w:rPr>
                  </w:rPrChange>
                </w:rPr>
                <m:t>R</m:t>
              </w:ins>
            </m:r>
          </m:e>
          <m:sup>
            <m:r>
              <w:ins w:id="183" w:author="yun qiao" w:date="2026-04-25T10:23:00Z">
                <w:rPr>
                  <w:rFonts w:ascii="Cambria Math" w:eastAsia="宋体" w:hAnsi="Cambria Math" w:cs="Times New Roman"/>
                  <w:color w:val="000000" w:themeColor="text1"/>
                  <w:sz w:val="28"/>
                  <w14:ligatures w14:val="none"/>
                  <w:rPrChange w:id="18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85" w:author="yun qiao" w:date="2026-04-25T10:20:00Z">
        <w:r>
          <w:rPr>
            <w:rFonts w:ascii="Times New Roman" w:eastAsia="宋体" w:hAnsi="Times New Roman" w:cs="Times New Roman"/>
            <w:color w:val="000000" w:themeColor="text1"/>
            <w:sz w:val="28"/>
            <w14:ligatures w14:val="none"/>
          </w:rPr>
          <w:t>表示由实数组成的</w:t>
        </w:r>
      </w:ins>
      <m:oMath>
        <m:r>
          <w:ins w:id="18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187" w:author="yun qiao" w:date="2026-04-25T10:20:00Z">
            <w:rPr>
              <w:rFonts w:ascii="Cambria Math" w:eastAsia="宋体" w:hAnsi="Cambria Math" w:cs="Times New Roman"/>
              <w:color w:val="000000" w:themeColor="text1"/>
              <w:sz w:val="28"/>
              <w14:ligatures w14:val="none"/>
            </w:rPr>
            <m:t>d</m:t>
          </w:ins>
        </m:r>
      </m:oMath>
      <w:ins w:id="188"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所述文本编码函数可基于预训练语言模型或神经网络编码结构实现，包括但不限于 Transformer 编码器结构。</w:t>
        </w:r>
      </w:ins>
      <w:del w:id="189"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190"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191" w:author="yun qiao" w:date="2026-04-25T10:31:00Z">
            <w:rPr>
              <w:rFonts w:ascii="Times New Roman" w:eastAsia="宋体" w:hAnsi="Times New Roman" w:cs="Times New Roman"/>
              <w:iCs/>
              <w:color w:val="000000" w:themeColor="text1"/>
              <w:sz w:val="28"/>
              <w14:ligatures w14:val="none"/>
            </w:rPr>
          </w:rPrChange>
        </w:rPr>
      </w:pPr>
      <w:ins w:id="192" w:author="yun qiao" w:date="2026-04-25T10:29:00Z">
        <w:r>
          <w:rPr>
            <w:rFonts w:ascii="Cambria Math" w:eastAsia="宋体" w:hAnsi="Cambria Math" w:cs="Times New Roman" w:hint="eastAsia"/>
            <w:iCs/>
            <w:color w:val="000000" w:themeColor="text1"/>
            <w:sz w:val="28"/>
            <w14:ligatures w14:val="none"/>
            <w:rPrChange w:id="193"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4"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195"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196"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7"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198"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199" w:author="yun qiao" w:date="2026-04-25T10:30:00Z">
                <w:rPr>
                  <w:rFonts w:ascii="Cambria Math" w:eastAsia="宋体" w:hAnsi="Cambria Math" w:cs="Times New Roman"/>
                  <w:i/>
                  <w:color w:val="000000" w:themeColor="text1"/>
                  <w:sz w:val="28"/>
                  <w14:ligatures w14:val="none"/>
                </w:rPr>
              </w:ins>
            </m:ctrlPr>
          </m:sSupPr>
          <m:e>
            <m:r>
              <w:ins w:id="200" w:author="yun qiao" w:date="2026-04-25T10:30:00Z">
                <w:rPr>
                  <w:rFonts w:ascii="Cambria Math" w:eastAsia="宋体" w:hAnsi="Cambria Math" w:cs="Times New Roman" w:hint="eastAsia"/>
                  <w:color w:val="000000" w:themeColor="text1"/>
                  <w:sz w:val="28"/>
                  <w14:ligatures w14:val="none"/>
                </w:rPr>
                <m:t>R</m:t>
              </w:ins>
            </m:r>
            <m:ctrlPr>
              <w:ins w:id="201" w:author="yun qiao" w:date="2026-04-25T10:30:00Z">
                <w:rPr>
                  <w:rFonts w:ascii="Cambria Math" w:eastAsia="宋体" w:hAnsi="Cambria Math" w:cs="Times New Roman"/>
                  <w:color w:val="000000" w:themeColor="text1"/>
                  <w:sz w:val="28"/>
                  <w14:ligatures w14:val="none"/>
                </w:rPr>
              </w:ins>
            </m:ctrlPr>
          </m:e>
          <m:sup>
            <m:r>
              <w:ins w:id="202" w:author="yun qiao" w:date="2026-04-25T10:30:00Z">
                <w:rPr>
                  <w:rFonts w:ascii="Cambria Math" w:eastAsia="宋体" w:hAnsi="Cambria Math" w:cs="Times New Roman" w:hint="eastAsia"/>
                  <w:color w:val="000000" w:themeColor="text1"/>
                  <w:sz w:val="28"/>
                  <w14:ligatures w14:val="none"/>
                </w:rPr>
                <m:t>K</m:t>
              </w:ins>
              <w:ins w:id="203" w:author="yun qiao" w:date="2026-04-25T10:30:00Z">
                <m:rPr>
                  <m:sty m:val="p"/>
                </m:rPr>
                <w:rPr>
                  <w:rFonts w:ascii="Cambria Math" w:eastAsia="宋体" w:hAnsi="Cambria Math" w:cs="Times New Roman" w:hint="eastAsia"/>
                  <w:color w:val="000000" w:themeColor="text1"/>
                  <w:sz w:val="28"/>
                  <w14:ligatures w14:val="none"/>
                </w:rPr>
                <m:t>×</m:t>
              </w:ins>
              <w:ins w:id="204" w:author="yun qiao" w:date="2026-04-25T10:30:00Z">
                <m:rPr>
                  <m:sty m:val="p"/>
                </m:rPr>
                <w:rPr>
                  <w:rFonts w:ascii="Cambria Math" w:eastAsia="宋体" w:hAnsi="Cambria Math" w:cs="Times New Roman" w:hint="eastAsia"/>
                  <w:color w:val="000000" w:themeColor="text1"/>
                  <w:sz w:val="28"/>
                  <w14:ligatures w14:val="none"/>
                </w:rPr>
                <m:t>d</m:t>
              </w:ins>
            </m:r>
          </m:sup>
        </m:sSup>
      </m:oMath>
      <w:ins w:id="205" w:author="yun qiao" w:date="2026-04-25T10:28:00Z">
        <w:r>
          <w:rPr>
            <w:rFonts w:ascii="Cambria Math" w:eastAsia="宋体" w:hAnsi="Cambria Math" w:cs="Times New Roman" w:hint="eastAsia"/>
            <w:iCs/>
            <w:color w:val="000000" w:themeColor="text1"/>
            <w:sz w:val="28"/>
            <w14:ligatures w14:val="none"/>
            <w:rPrChange w:id="206"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207"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208" w:author="yun qiao" w:date="2026-04-25T10:28:00Z">
            <w:rPr>
              <w:rFonts w:ascii="Cambria Math" w:eastAsia="宋体" w:hAnsi="Cambria Math" w:cs="Times New Roman"/>
              <w:color w:val="000000" w:themeColor="text1"/>
              <w:sz w:val="28"/>
              <w14:ligatures w14:val="none"/>
            </w:rPr>
            <m:t>d</m:t>
          </w:ins>
        </m:r>
      </m:oMath>
      <w:ins w:id="209" w:author="yun qiao" w:date="2026-04-25T10:28:00Z">
        <w:r>
          <w:rPr>
            <w:rFonts w:ascii="Cambria Math" w:eastAsia="宋体" w:hAnsi="Cambria Math" w:cs="Times New Roman" w:hint="eastAsia"/>
            <w:iCs/>
            <w:color w:val="000000" w:themeColor="text1"/>
            <w:sz w:val="28"/>
            <w14:ligatures w14:val="none"/>
            <w:rPrChange w:id="210"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211"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212"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213"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214" w:author="yun qiao" w:date="2026-04-25T10:28:00Z">
                <w:rPr>
                  <w:rFonts w:ascii="Cambria Math" w:eastAsia="宋体" w:hAnsi="Cambria Math" w:cs="Times New Roman"/>
                  <w:i/>
                  <w:iCs/>
                  <w:color w:val="000000" w:themeColor="text1"/>
                  <w:sz w:val="28"/>
                  <w14:ligatures w14:val="none"/>
                </w:rPr>
              </w:ins>
            </m:ctrlPr>
          </m:sSupPr>
          <m:e>
            <m:r>
              <w:ins w:id="215" w:author="yun qiao" w:date="2026-04-25T10:28:00Z">
                <w:rPr>
                  <w:rFonts w:ascii="Cambria Math" w:eastAsia="宋体" w:hAnsi="Cambria Math" w:cs="Times New Roman"/>
                  <w:color w:val="000000" w:themeColor="text1"/>
                  <w:sz w:val="28"/>
                  <w14:ligatures w14:val="none"/>
                </w:rPr>
                <m:t>R</m:t>
              </w:ins>
            </m:r>
          </m:e>
          <m:sup>
            <m:r>
              <w:ins w:id="216"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217" w:author="yun qiao" w:date="2026-04-25T10:28:00Z">
                <w:rPr>
                  <w:rFonts w:ascii="Cambria Math" w:eastAsia="宋体" w:hAnsi="Cambria Math" w:cs="Times New Roman"/>
                  <w:color w:val="000000" w:themeColor="text1"/>
                  <w:sz w:val="28"/>
                  <w14:ligatures w14:val="none"/>
                </w:rPr>
                <m:t>d</m:t>
              </w:ins>
            </m:r>
          </m:sup>
        </m:sSup>
      </m:oMath>
      <w:ins w:id="218" w:author="yun qiao" w:date="2026-04-25T10:28:00Z">
        <w:r>
          <w:rPr>
            <w:rFonts w:ascii="Cambria Math" w:eastAsia="宋体" w:hAnsi="Cambria Math" w:cs="Times New Roman" w:hint="eastAsia"/>
            <w:iCs/>
            <w:color w:val="000000" w:themeColor="text1"/>
            <w:sz w:val="28"/>
            <w14:ligatures w14:val="none"/>
            <w:rPrChange w:id="219"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220"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221" w:author="yun qiao" w:date="2026-04-25T10:29:00Z">
              <w:rPr>
                <w:rFonts w:ascii="Cambria Math" w:eastAsia="宋体" w:hAnsi="Cambria Math" w:cs="Times New Roman" w:hint="eastAsia"/>
                <w:i/>
                <w:color w:val="000000" w:themeColor="text1"/>
                <w:sz w:val="28"/>
                <w14:ligatures w14:val="none"/>
              </w:rPr>
            </w:rPrChange>
          </w:rPr>
          <w:t>上与</w:t>
        </w:r>
        <w:r>
          <w:rPr>
            <w:rFonts w:ascii="Cambria Math" w:eastAsia="宋体" w:hAnsi="Cambria Math" w:cs="Times New Roman" w:hint="eastAsia"/>
            <w:iCs/>
            <w:color w:val="000000" w:themeColor="text1"/>
            <w:sz w:val="28"/>
            <w14:ligatures w14:val="none"/>
            <w:rPrChange w:id="222"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Pr>
            <w:rFonts w:ascii="Cambria Math" w:eastAsia="宋体" w:hAnsi="Cambria Math" w:cs="Times New Roman"/>
            <w:iCs/>
            <w:color w:val="000000" w:themeColor="text1"/>
            <w:sz w:val="28"/>
            <w14:ligatures w14:val="none"/>
            <w:rPrChange w:id="223"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224"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225"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226"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227" w:author="yun qiao" w:date="2026-04-25T10:29:00Z"/>
          <w:rFonts w:ascii="Times New Roman" w:eastAsia="宋体" w:hAnsi="Times New Roman" w:cs="Times New Roman"/>
          <w:color w:val="000000" w:themeColor="text1"/>
          <w:sz w:val="28"/>
          <w14:ligatures w14:val="none"/>
        </w:rPr>
      </w:pPr>
      <w:del w:id="228" w:author="yun qiao" w:date="2026-04-25T10:29:00Z">
        <w:r>
          <w:rPr>
            <w:rFonts w:ascii="Times New Roman" w:eastAsia="宋体" w:hAnsi="Times New Roman" w:cs="Times New Roman" w:hint="eastAsia"/>
            <w:color w:val="000000" w:themeColor="text1"/>
            <w:sz w:val="28"/>
            <w14:ligatures w14:val="none"/>
          </w:rPr>
          <w:delText>其中，</w:delText>
          <w:delText xml:space="preserve">M </w:delText>
          <w:delText>表示由所述隐藏状态序列</w:delText>
          <w:delText>H</w:delText>
          <w:delText>经过信息选择与聚合得到的记忆向量集合。所述记忆向量</w:delText>
        </w:r>
      </w:del>
      <m:oMath>
        <m:r>
          <w:del w:id="229" w:author="yun qiao" w:date="2026-04-25T10:29:00Z">
            <w:rPr>
              <w:rFonts w:ascii="Cambria Math" w:eastAsia="宋体" w:hAnsi="Cambria Math" w:cs="Times New Roman"/>
              <w:color w:val="000000" w:themeColor="text1"/>
              <w:sz w:val="28"/>
              <w14:ligatures w14:val="none"/>
            </w:rPr>
            <m:t>M</m:t>
          </w:del>
        </m:r>
      </m:oMath>
      <w:del w:id="230"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231"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32"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233"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234"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235"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236"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237" w:author="yun qiao" w:date="2026-04-25T10:34:00Z">
        <w:r>
          <w:rPr>
            <w:rFonts w:ascii="Times New Roman" w:eastAsia="宋体" w:hAnsi="Times New Roman" w:cs="Times New Roman" w:hint="eastAsia"/>
            <w:color w:val="000000" w:themeColor="text1"/>
            <w:sz w:val="28"/>
            <w14:ligatures w14:val="none"/>
          </w:rPr>
          <w:t>其中，</w:t>
        </w:r>
      </w:ins>
      <m:oMath>
        <m:sSub>
          <m:sSubPr>
            <m:ctrlPr>
              <w:ins w:id="238" w:author="yun qiao" w:date="2026-04-25T10:34:00Z">
                <w:rPr>
                  <w:rFonts w:ascii="Cambria Math" w:eastAsia="宋体" w:hAnsi="Cambria Math" w:cs="Times New Roman"/>
                  <w:i/>
                  <w:color w:val="000000" w:themeColor="text1"/>
                  <w:sz w:val="28"/>
                  <w14:ligatures w14:val="none"/>
                </w:rPr>
              </w:ins>
            </m:ctrlPr>
          </m:sSubPr>
          <m:e>
            <m:r>
              <w:ins w:id="239" w:author="yun qiao" w:date="2026-04-25T10:34:00Z">
                <w:rPr>
                  <w:rFonts w:ascii="Cambria Math" w:eastAsia="宋体" w:hAnsi="Cambria Math" w:cs="Times New Roman"/>
                  <w:color w:val="000000" w:themeColor="text1"/>
                  <w:sz w:val="28"/>
                  <w14:ligatures w14:val="none"/>
                </w:rPr>
                <m:t>v</m:t>
              </w:ins>
            </m:r>
          </m:e>
          <m:sub>
            <m:r>
              <w:ins w:id="240"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241" w:author="yun qiao" w:date="2026-04-25T10:34:00Z">
                <w:rPr>
                  <w:rFonts w:ascii="Cambria Math" w:eastAsia="宋体" w:hAnsi="Cambria Math" w:cs="Times New Roman"/>
                  <w:i/>
                  <w:color w:val="000000" w:themeColor="text1"/>
                  <w:sz w:val="28"/>
                  <w14:ligatures w14:val="none"/>
                </w:rPr>
              </w:ins>
            </m:ctrlPr>
          </m:sSupPr>
          <m:e>
            <m:r>
              <w:ins w:id="242" w:author="yun qiao" w:date="2026-04-25T10:34:00Z">
                <w:rPr>
                  <w:rFonts w:ascii="Cambria Math" w:eastAsia="宋体" w:hAnsi="Cambria Math" w:cs="Times New Roman"/>
                  <w:color w:val="000000" w:themeColor="text1"/>
                  <w:sz w:val="28"/>
                  <w14:ligatures w14:val="none"/>
                </w:rPr>
                <m:t>R</m:t>
              </w:ins>
            </m:r>
          </m:e>
          <m:sup>
            <m:r>
              <w:ins w:id="243" w:author="yun qiao" w:date="2026-04-25T10:34:00Z">
                <w:rPr>
                  <w:rFonts w:ascii="Cambria Math" w:eastAsia="宋体" w:hAnsi="Cambria Math" w:cs="Times New Roman"/>
                  <w:color w:val="000000" w:themeColor="text1"/>
                  <w:sz w:val="28"/>
                  <w14:ligatures w14:val="none"/>
                </w:rPr>
                <m:t>d</m:t>
              </w:ins>
            </m:r>
          </m:sup>
        </m:sSup>
      </m:oMath>
      <w:ins w:id="244" w:author="yun qiao" w:date="2026-04-25T10:34:00Z">
        <w:r>
          <w:rPr>
            <w:rFonts w:ascii="Times New Roman" w:eastAsia="宋体" w:hAnsi="Times New Roman" w:cs="Times New Roman"/>
            <w:color w:val="000000" w:themeColor="text1"/>
            <w:sz w:val="28"/>
            <w14:ligatures w14:val="none"/>
          </w:rPr>
          <w:t>表示文本语义的全局表示向量；</w:t>
        </w:r>
      </w:ins>
      <m:oMath>
        <m:r>
          <w:ins w:id="245" w:author="yun qiao" w:date="2026-04-25T10:34:00Z">
            <m:rPr>
              <m:nor/>
            </m:rPr>
            <w:rPr>
              <w:rFonts w:ascii="Cambria Math" w:eastAsia="宋体" w:hAnsi="Cambria Math" w:cs="Times New Roman"/>
              <w:color w:val="000000" w:themeColor="text1"/>
              <w:sz w:val="28"/>
              <w14:ligatures w14:val="none"/>
            </w:rPr>
            <m:t>Pool</m:t>
          </w:ins>
        </m:r>
        <m:d>
          <m:dPr>
            <m:ctrlPr>
              <w:ins w:id="246"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247"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248"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m:r>
                <m:rPr>
                  <m:nor/>
                </m:rPr>
                <w:rPr>
                  <w:rFonts w:ascii="Cambria Math" w:eastAsia="宋体" w:hAnsi="Cambria Math" w:cs="Times New Roman"/>
                  <w:i/>
                  <w:color w:val="000000" w:themeColor="text1"/>
                  <w:sz w:val="28"/>
                  <w14:ligatures w14:val="none"/>
                </w:rPr>
                <m:t>task_type</m:t>
              </m:r>
            </m:e>
          </m:d>
        </m:oMath>
      </m:oMathPara>
    </w:p>
    <w:p w14:paraId="08D128A8" w14:textId="77777777" w:rsidR="003D0AB1" w:rsidRDefault="003D0AB1">
      <w:pPr>
        <w:widowControl/>
        <w:spacing w:before="100" w:after="0" w:line="480" w:lineRule="exact"/>
        <w:ind w:firstLineChars="200" w:firstLine="560"/>
        <w:jc w:val="both"/>
        <w:rPr>
          <w:ins w:id="249" w:author="yun qiao" w:date="2026-04-25T10:38:00Z"/>
          <w:rFonts w:ascii="Times New Roman" w:eastAsia="宋体" w:hAnsi="Times New Roman" w:cs="Times New Roman"/>
          <w:color w:val="000000" w:themeColor="text1"/>
          <w:sz w:val="28"/>
          <w14:ligatures w14:val="none"/>
        </w:rPr>
      </w:pPr>
      <w:ins w:id="250" w:author="yun qiao" w:date="2026-04-25T10:36:00Z">
        <w:r>
          <w:rPr>
            <w:rFonts w:ascii="Times New Roman" w:eastAsia="宋体" w:hAnsi="Times New Roman" w:cs="Times New Roman" w:hint="eastAsia"/>
            <w:color w:val="000000" w:themeColor="text1"/>
            <w:sz w:val="28"/>
            <w14:ligatures w14:val="none"/>
          </w:rPr>
          <w:t>其中，</w:t>
        </w:r>
      </w:ins>
      <m:oMath>
        <m:sSub>
          <m:sSubPr>
            <m:ctrlPr>
              <w:ins w:id="251" w:author="yun qiao" w:date="2026-04-25T10:36:00Z">
                <w:rPr>
                  <w:rFonts w:ascii="Cambria Math" w:eastAsia="宋体" w:hAnsi="Cambria Math" w:cs="Times New Roman"/>
                  <w:i/>
                  <w:color w:val="000000" w:themeColor="text1"/>
                  <w:sz w:val="28"/>
                  <w:szCs w:val="20"/>
                  <w14:ligatures w14:val="none"/>
                </w:rPr>
              </w:ins>
            </m:ctrlPr>
          </m:sSubPr>
          <m:e>
            <m:r>
              <w:ins w:id="252" w:author="yun qiao" w:date="2026-04-25T10:36:00Z">
                <w:rPr>
                  <w:rFonts w:ascii="Cambria Math" w:eastAsia="宋体" w:hAnsi="Cambria Math" w:cs="Times New Roman"/>
                  <w:color w:val="000000" w:themeColor="text1"/>
                  <w:sz w:val="28"/>
                  <w14:ligatures w14:val="none"/>
                </w:rPr>
                <m:t>e</m:t>
              </w:ins>
            </m:r>
          </m:e>
          <m:sub>
            <m:r>
              <w:ins w:id="253" w:author="yun qiao" w:date="2026-04-25T10:36:00Z">
                <m:rPr>
                  <m:nor/>
                </m:rPr>
                <w:rPr>
                  <w:rFonts w:ascii="Cambria Math" w:eastAsia="宋体" w:hAnsi="Cambria Math" w:cs="Times New Roman"/>
                  <w:i/>
                  <w:color w:val="000000" w:themeColor="text1"/>
                  <w:sz w:val="28"/>
                  <w14:ligatures w14:val="none"/>
                </w:rPr>
                <m:t>task</m:t>
              </w:ins>
            </m:r>
          </m:sub>
        </m:sSub>
        <m:r>
          <w:ins w:id="254" w:author="yun qiao" w:date="2026-04-25T10:36:00Z">
            <m:rPr>
              <m:sty m:val="p"/>
            </m:rPr>
            <w:rPr>
              <w:rFonts w:ascii="Cambria Math" w:eastAsia="宋体" w:hAnsi="Cambria Math" w:cs="Times New Roman" w:hint="eastAsia"/>
              <w:color w:val="000000" w:themeColor="text1"/>
              <w:sz w:val="28"/>
              <w14:ligatures w14:val="none"/>
            </w:rPr>
            <m:t>∈</m:t>
          </w:ins>
        </m:r>
        <m:sSup>
          <m:sSupPr>
            <m:ctrlPr>
              <w:ins w:id="255" w:author="yun qiao" w:date="2026-04-25T10:36:00Z">
                <w:rPr>
                  <w:rFonts w:ascii="Cambria Math" w:eastAsia="宋体" w:hAnsi="Cambria Math" w:cs="Times New Roman"/>
                  <w:i/>
                  <w:color w:val="000000" w:themeColor="text1"/>
                  <w:sz w:val="28"/>
                  <w14:ligatures w14:val="none"/>
                </w:rPr>
              </w:ins>
            </m:ctrlPr>
          </m:sSupPr>
          <m:e>
            <m:r>
              <w:ins w:id="256" w:author="yun qiao" w:date="2026-04-25T10:36:00Z">
                <w:rPr>
                  <w:rFonts w:ascii="Cambria Math" w:eastAsia="宋体" w:hAnsi="Cambria Math" w:cs="Times New Roman"/>
                  <w:color w:val="000000" w:themeColor="text1"/>
                  <w:sz w:val="28"/>
                  <w14:ligatures w14:val="none"/>
                </w:rPr>
                <m:t>R</m:t>
              </w:ins>
            </m:r>
          </m:e>
          <m:sup>
            <m:r>
              <w:ins w:id="257" w:author="yun qiao" w:date="2026-04-25T10:36:00Z">
                <w:rPr>
                  <w:rFonts w:ascii="Cambria Math" w:eastAsia="宋体" w:hAnsi="Cambria Math" w:cs="Times New Roman"/>
                  <w:color w:val="000000" w:themeColor="text1"/>
                  <w:sz w:val="28"/>
                  <w14:ligatures w14:val="none"/>
                </w:rPr>
                <m:t>d</m:t>
              </w:ins>
            </m:r>
          </m:sup>
        </m:sSup>
      </m:oMath>
      <w:ins w:id="258"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259" w:author="yun qiao" w:date="2026-04-25T10:37:00Z">
            <m:rPr>
              <m:nor/>
            </m:rPr>
            <w:rPr>
              <w:rFonts w:ascii="Cambria Math" w:eastAsia="宋体" w:hAnsi="Cambria Math" w:cs="Times New Roman"/>
              <w:color w:val="000000" w:themeColor="text1"/>
              <w:sz w:val="28"/>
              <w14:ligatures w14:val="none"/>
            </w:rPr>
            <m:t>Embedding</m:t>
          </w:ins>
        </m:r>
        <m:d>
          <m:dPr>
            <m:ctrlPr>
              <w:ins w:id="260" w:author="yun qiao" w:date="2026-04-25T10:37:00Z">
                <w:rPr>
                  <w:rFonts w:ascii="Cambria Math" w:eastAsia="宋体" w:hAnsi="Cambria Math" w:cs="Times New Roman"/>
                  <w:i/>
                  <w:color w:val="000000" w:themeColor="text1"/>
                  <w:sz w:val="28"/>
                  <w14:ligatures w14:val="none"/>
                </w:rPr>
              </w:ins>
            </m:ctrlPr>
          </m:dPr>
          <m:e>
            <m:r>
              <w:ins w:id="261" w:author="yun qiao" w:date="2026-04-25T10:37:00Z">
                <m:rPr>
                  <m:sty m:val="p"/>
                </m:rPr>
                <w:rPr>
                  <w:rFonts w:ascii="Cambria Math" w:eastAsia="宋体" w:hAnsi="Cambria Math" w:cs="Times New Roman"/>
                  <w:color w:val="000000" w:themeColor="text1"/>
                  <w:sz w:val="28"/>
                  <w14:ligatures w14:val="none"/>
                </w:rPr>
                <m:t>⋅</m:t>
              </w:ins>
            </m:r>
          </m:e>
        </m:d>
      </m:oMath>
      <w:ins w:id="26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26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264" w:author="yun qiao" w:date="2026-04-25T10:38:00Z">
        <w:r>
          <w:rPr>
            <w:rFonts w:ascii="Times New Roman" w:eastAsia="宋体" w:hAnsi="Times New Roman" w:cs="Times New Roman" w:hint="eastAsia"/>
            <w:color w:val="000000" w:themeColor="text1"/>
            <w:sz w:val="28"/>
            <w14:ligatures w14:val="none"/>
          </w:rPr>
          <w:t>，</w:t>
        </w:r>
      </w:ins>
      <w:del w:id="26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266" w:author="yun qiao" w:date="2026-04-25T10:40:00Z">
                <w:rPr>
                  <w:rFonts w:ascii="Cambria Math" w:eastAsia="宋体" w:hAnsi="Cambria Math" w:cs="Times New Roman"/>
                  <w:i/>
                  <w:color w:val="000000" w:themeColor="text1"/>
                  <w:sz w:val="28"/>
                  <w:szCs w:val="20"/>
                  <w14:ligatures w14:val="none"/>
                </w:rPr>
              </w:ins>
            </m:ctrlPr>
          </m:sSubPr>
          <m:e>
            <m:r>
              <w:ins w:id="267" w:author="yun qiao" w:date="2026-04-25T10:40:00Z">
                <w:rPr>
                  <w:rFonts w:ascii="Cambria Math" w:eastAsia="宋体" w:hAnsi="Cambria Math" w:cs="Times New Roman"/>
                  <w:color w:val="000000" w:themeColor="text1"/>
                  <w:sz w:val="28"/>
                  <w:szCs w:val="20"/>
                  <w14:ligatures w14:val="none"/>
                </w:rPr>
                <m:t>g</m:t>
              </w:ins>
            </m:r>
          </m:e>
          <m:sub>
            <m:r>
              <w:ins w:id="26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269" w:author="yun qiao" w:date="2026-04-25T10:38:00Z">
                <w:rPr>
                  <w:rFonts w:ascii="Cambria Math" w:eastAsia="宋体" w:hAnsi="Cambria Math" w:cs="Times New Roman"/>
                  <w:i/>
                  <w:color w:val="000000" w:themeColor="text1"/>
                  <w:sz w:val="28"/>
                  <w14:ligatures w14:val="none"/>
                </w:rPr>
              </w:ins>
            </m:ctrlPr>
          </m:sSupPr>
          <m:e>
            <m:r>
              <w:ins w:id="270" w:author="yun qiao" w:date="2026-04-25T10:38:00Z">
                <w:rPr>
                  <w:rFonts w:ascii="Cambria Math" w:eastAsia="宋体" w:hAnsi="Cambria Math" w:cs="Times New Roman"/>
                  <w:color w:val="000000" w:themeColor="text1"/>
                  <w:sz w:val="28"/>
                  <w14:ligatures w14:val="none"/>
                </w:rPr>
                <m:t>R</m:t>
              </w:ins>
            </m:r>
            <m:ctrlPr>
              <w:ins w:id="271" w:author="yun qiao" w:date="2026-04-25T10:38:00Z">
                <w:rPr>
                  <w:rFonts w:ascii="Cambria Math" w:eastAsia="宋体" w:hAnsi="Cambria Math" w:cs="Times New Roman"/>
                  <w:color w:val="000000" w:themeColor="text1"/>
                  <w:sz w:val="28"/>
                  <w14:ligatures w14:val="none"/>
                </w:rPr>
              </w:ins>
            </m:ctrlPr>
          </m:e>
          <m:sup>
            <m:sSub>
              <m:sSubPr>
                <m:ctrlPr>
                  <w:ins w:id="272" w:author="yun qiao" w:date="2026-04-25T10:38:00Z">
                    <w:rPr>
                      <w:rFonts w:ascii="Cambria Math" w:eastAsia="宋体" w:hAnsi="Cambria Math" w:cs="Times New Roman"/>
                      <w:i/>
                      <w:color w:val="000000" w:themeColor="text1"/>
                      <w:sz w:val="28"/>
                      <w14:ligatures w14:val="none"/>
                    </w:rPr>
                  </w:ins>
                </m:ctrlPr>
              </m:sSubPr>
              <m:e>
                <m:r>
                  <w:ins w:id="273" w:author="yun qiao" w:date="2026-04-25T10:38:00Z">
                    <w:rPr>
                      <w:rFonts w:ascii="Cambria Math" w:eastAsia="宋体" w:hAnsi="Cambria Math" w:cs="Times New Roman"/>
                      <w:color w:val="000000" w:themeColor="text1"/>
                      <w:sz w:val="28"/>
                      <w14:ligatures w14:val="none"/>
                    </w:rPr>
                    <m:t>d</m:t>
                  </w:ins>
                </m:r>
              </m:e>
              <m:sub>
                <m:r>
                  <w:ins w:id="274" w:author="yun qiao" w:date="2026-04-25T10:38:00Z">
                    <w:rPr>
                      <w:rFonts w:ascii="Cambria Math" w:eastAsia="宋体" w:hAnsi="Cambria Math" w:cs="Times New Roman"/>
                      <w:color w:val="000000" w:themeColor="text1"/>
                      <w:sz w:val="28"/>
                      <w14:ligatures w14:val="none"/>
                    </w:rPr>
                    <m:t>g</m:t>
                  </w:ins>
                </m:r>
              </m:sub>
            </m:sSub>
          </m:sup>
        </m:sSup>
      </m:oMath>
      <w:ins w:id="275" w:author="yun qiao" w:date="2026-04-25T10:38:00Z">
        <w:r>
          <w:rPr>
            <w:rFonts w:ascii="Times New Roman" w:eastAsia="宋体" w:hAnsi="Times New Roman" w:cs="Times New Roman"/>
            <w:color w:val="000000" w:themeColor="text1"/>
            <w:sz w:val="28"/>
            <w14:ligatures w14:val="none"/>
          </w:rPr>
          <w:t>表示图结构语义表示向量；G表示知识图谱结构；GraphEncoder(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r>
        <w:rPr>
          <w:rFonts w:ascii="Times New Roman" w:eastAsia="宋体" w:hAnsi="Times New Roman" w:cs="Times New Roman"/>
          <w:color w:val="000000" w:themeColor="text1"/>
          <w:sz w:val="28"/>
          <w14:ligatures w14:val="none"/>
        </w:rPr>
        <w:t>GraphEncoder基于操作原语之间的输入输出依赖关系及数据类型约束构建邻接结构，并通过图表示学习方法对节点进行语义编码。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27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27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277" w:author="yun qiao" w:date="2026-04-25T10:43:00Z">
          <w:pPr>
            <w:widowControl/>
            <w:spacing w:before="100" w:after="0" w:line="480" w:lineRule="exact"/>
            <w:ind w:firstLineChars="202" w:firstLine="566"/>
            <w:jc w:val="both"/>
          </w:pPr>
        </w:pPrChange>
      </w:pPr>
      <w:ins w:id="27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279" w:author="yun qiao" w:date="2026-04-25T10:43:00Z">
                <w:rPr>
                  <w:rFonts w:ascii="Cambria Math" w:eastAsia="宋体" w:hAnsi="Cambria Math" w:cs="Times New Roman"/>
                  <w:i/>
                  <w:color w:val="000000" w:themeColor="text1"/>
                  <w:sz w:val="28"/>
                  <w:szCs w:val="20"/>
                  <w14:ligatures w14:val="none"/>
                </w:rPr>
              </w:ins>
            </m:ctrlPr>
          </m:sSubPr>
          <m:e>
            <m:r>
              <w:ins w:id="280" w:author="yun qiao" w:date="2026-04-25T10:43:00Z">
                <w:rPr>
                  <w:rFonts w:ascii="Cambria Math" w:eastAsia="宋体" w:hAnsi="Cambria Math" w:cs="等线"/>
                  <w:color w:val="000000" w:themeColor="text1"/>
                  <w:sz w:val="28"/>
                  <w14:ligatures w14:val="none"/>
                </w:rPr>
                <m:t>f</m:t>
              </w:ins>
            </m:r>
          </m:e>
          <m:sub>
            <m:r>
              <w:ins w:id="281" w:author="yun qiao" w:date="2026-04-25T10:43:00Z">
                <m:rPr>
                  <m:nor/>
                </m:rPr>
                <w:rPr>
                  <w:rFonts w:ascii="Cambria Math" w:eastAsia="宋体" w:hAnsi="Cambria Math" w:cs="等线"/>
                  <w:color w:val="000000" w:themeColor="text1"/>
                  <w:sz w:val="28"/>
                  <w14:ligatures w14:val="none"/>
                </w:rPr>
                <m:t>MLP</m:t>
              </w:ins>
            </m:r>
          </m:sub>
        </m:sSub>
      </m:oMath>
      <w:ins w:id="28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所述条件向量c作为统一的约束表示，在后续序列生成过程中参与各时间步条件概率的计算，对候选操作原语的生成概率分布进行调制，从而实现多源语义信息与结构</w:t>
          <w:lastRenderedPageBreak/>
          <w:t>约束信息的协同作用。</w:t>
        </w:r>
      </w:ins>
      <w:del w:id="28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8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Transformer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285" w:author="yun qiao" w:date="2026-04-25T10:57:00Z">
                <w:rPr>
                  <w:rFonts w:ascii="Cambria Math" w:eastAsia="宋体" w:hAnsi="Cambria Math" w:cs="Times New Roman"/>
                  <w:i/>
                  <w:color w:val="000000" w:themeColor="text1"/>
                  <w:sz w:val="28"/>
                  <w:szCs w:val="20"/>
                  <w14:ligatures w14:val="none"/>
                </w:rPr>
              </w:ins>
            </m:ctrlPr>
          </m:sSubPr>
          <m:e>
            <m:r>
              <w:ins w:id="286" w:author="yun qiao" w:date="2026-04-25T10:57:00Z">
                <w:rPr>
                  <w:rFonts w:ascii="Cambria Math" w:eastAsia="宋体" w:hAnsi="Cambria Math" w:cs="Times New Roman"/>
                  <w:color w:val="000000" w:themeColor="text1"/>
                  <w:sz w:val="28"/>
                  <w14:ligatures w14:val="none"/>
                </w:rPr>
                <m:t>h</m:t>
              </w:ins>
            </m:r>
          </m:e>
          <m:sub>
            <m:r>
              <w:ins w:id="287" w:author="yun qiao" w:date="2026-04-25T10:57:00Z">
                <w:rPr>
                  <w:rFonts w:ascii="Cambria Math" w:eastAsia="宋体" w:hAnsi="Cambria Math" w:cs="等线"/>
                  <w:color w:val="000000" w:themeColor="text1"/>
                  <w:sz w:val="28"/>
                  <w14:ligatures w14:val="none"/>
                </w:rPr>
                <m:t>l</m:t>
              </w:ins>
            </m:r>
          </m:sub>
        </m:sSub>
        <m:r>
          <w:ins w:id="288" w:author="yun qiao" w:date="2026-04-25T10:56:00Z">
            <w:rPr>
              <w:rFonts w:ascii="Cambria Math" w:eastAsia="宋体" w:hAnsi="Cambria Math" w:cs="Times New Roman"/>
              <w:color w:val="000000" w:themeColor="text1"/>
              <w:sz w:val="28"/>
              <w14:ligatures w14:val="none"/>
            </w:rPr>
            <m:t>∈</m:t>
          </w:ins>
        </m:r>
        <m:sSup>
          <m:sSupPr>
            <m:ctrlPr>
              <w:ins w:id="289" w:author="yun qiao" w:date="2026-04-25T10:56:00Z">
                <w:rPr>
                  <w:rFonts w:ascii="Cambria Math" w:eastAsia="宋体" w:hAnsi="Cambria Math" w:cs="Times New Roman"/>
                  <w:i/>
                  <w:color w:val="000000" w:themeColor="text1"/>
                  <w:sz w:val="28"/>
                  <w14:ligatures w14:val="none"/>
                </w:rPr>
              </w:ins>
            </m:ctrlPr>
          </m:sSupPr>
          <m:e>
            <m:r>
              <w:ins w:id="290" w:author="yun qiao" w:date="2026-04-25T10:56:00Z">
                <w:rPr>
                  <w:rFonts w:ascii="Cambria Math" w:eastAsia="宋体" w:hAnsi="Cambria Math" w:cs="Times New Roman"/>
                  <w:color w:val="000000" w:themeColor="text1"/>
                  <w:sz w:val="28"/>
                  <w14:ligatures w14:val="none"/>
                </w:rPr>
                <m:t>R</m:t>
              </w:ins>
            </m:r>
          </m:e>
          <m:sup>
            <m:r>
              <w:ins w:id="291" w:author="yun qiao" w:date="2026-04-25T10:56:00Z">
                <w:rPr>
                  <w:rFonts w:ascii="Cambria Math" w:eastAsia="宋体" w:hAnsi="Cambria Math" w:cs="Times New Roman"/>
                  <w:color w:val="000000" w:themeColor="text1"/>
                  <w:sz w:val="28"/>
                  <w14:ligatures w14:val="none"/>
                </w:rPr>
                <m:t>d</m:t>
              </w:ins>
            </m:r>
          </m:sup>
        </m:sSup>
        <m:sSubSup>
          <m:sSubSupPr>
            <m:ctrlPr>
              <w:del w:id="292" w:author="yun qiao" w:date="2026-04-25T10:56:00Z">
                <w:rPr>
                  <w:rFonts w:ascii="Cambria Math" w:eastAsia="宋体" w:hAnsi="Cambria Math" w:cs="Times New Roman"/>
                  <w:i/>
                  <w:color w:val="000000" w:themeColor="text1"/>
                  <w:sz w:val="28"/>
                  <w:szCs w:val="20"/>
                  <w14:ligatures w14:val="none"/>
                </w:rPr>
              </w:del>
            </m:ctrlPr>
          </m:sSubSupPr>
          <m:e>
            <m:r>
              <w:del w:id="293" w:author="yun qiao" w:date="2026-04-25T10:56:00Z">
                <w:rPr>
                  <w:rFonts w:ascii="Cambria Math" w:eastAsia="宋体" w:hAnsi="Cambria Math" w:cs="等线"/>
                  <w:color w:val="000000" w:themeColor="text1"/>
                  <w:sz w:val="28"/>
                  <w14:ligatures w14:val="none"/>
                </w:rPr>
                <m:t>h</m:t>
              </w:del>
            </m:r>
            <m:ctrlPr>
              <w:del w:id="294" w:author="yun qiao" w:date="2026-04-25T10:56:00Z">
                <w:rPr>
                  <w:rFonts w:ascii="Cambria Math" w:eastAsia="宋体" w:hAnsi="Cambria Math" w:cs="等线"/>
                  <w:i/>
                  <w:color w:val="000000" w:themeColor="text1"/>
                  <w:sz w:val="28"/>
                  <w14:ligatures w14:val="none"/>
                </w:rPr>
              </w:del>
            </m:ctrlPr>
          </m:e>
          <m:sub>
            <m:r>
              <w:del w:id="295" w:author="yun qiao" w:date="2026-04-25T10:56:00Z">
                <w:rPr>
                  <w:rFonts w:ascii="Cambria Math" w:eastAsia="宋体" w:hAnsi="Cambria Math" w:cs="等线"/>
                  <w:color w:val="000000" w:themeColor="text1"/>
                  <w:sz w:val="28"/>
                  <w14:ligatures w14:val="none"/>
                </w:rPr>
                <m:t>l</m:t>
              </w:del>
            </m:r>
          </m:sub>
          <m:sup>
            <m:r>
              <w:del w:id="29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29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298" w:author="yun qiao" w:date="2026-04-25T11:05:00Z">
        <w:r>
          <w:rPr>
            <w:rFonts w:ascii="Times New Roman" w:eastAsia="宋体" w:hAnsi="Times New Roman" w:cs="Times New Roman" w:hint="eastAsia"/>
            <w:color w:val="000000" w:themeColor="text1"/>
            <w:sz w:val="28"/>
            <w14:ligatures w14:val="none"/>
          </w:rPr>
          <w:t xml:space="preserve">， </w:t>
        </w:r>
      </w:ins>
      <w:del w:id="29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0" w:author="yun qiao" w:date="2026-04-25T11:05:00Z">
        <w:r>
          <w:rPr>
            <w:rFonts w:ascii="Times New Roman" w:eastAsia="宋体" w:hAnsi="Times New Roman" w:cs="Times New Roman"/>
            <w:color w:val="000000" w:themeColor="text1"/>
            <w:sz w:val="28"/>
            <w14:ligatures w14:val="none"/>
          </w:rPr>
          <w:t>表示基于任务条件向量c与知识图谱约束信息G生成的缩放系数</w:t>
        </w:r>
        <w:r>
          <w:rPr>
            <w:rFonts w:ascii="Times New Roman" w:eastAsia="宋体" w:hAnsi="Times New Roman" w:cs="Times New Roman" w:hint="eastAsia"/>
            <w:color w:val="000000" w:themeColor="text1"/>
            <w:sz w:val="28"/>
            <w14:ligatures w14:val="none"/>
          </w:rPr>
          <w:t>，</w:t>
        </w:r>
      </w:ins>
      <w:del w:id="301"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2"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303" w:author="yun qiao" w:date="2026-04-25T11:09:00Z"/>
          <w:rFonts w:ascii="Times New Roman" w:eastAsia="宋体" w:hAnsi="Times New Roman" w:cs="Times New Roman"/>
          <w:color w:val="000000" w:themeColor="text1"/>
          <w:sz w:val="28"/>
          <w14:ligatures w14:val="none"/>
        </w:rPr>
      </w:pPr>
      <w:ins w:id="304"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305" w:author="yun qiao" w:date="2026-04-25T11:07:00Z">
                <w:rPr>
                  <w:rFonts w:ascii="Cambria Math" w:eastAsia="宋体" w:hAnsi="Cambria Math" w:cs="Times New Roman"/>
                  <w:i/>
                  <w:color w:val="000000" w:themeColor="text1"/>
                  <w:sz w:val="28"/>
                  <w:szCs w:val="20"/>
                  <w14:ligatures w14:val="none"/>
                </w:rPr>
              </w:ins>
            </m:ctrlPr>
          </m:sSubPr>
          <m:e>
            <m:r>
              <w:ins w:id="306" w:author="yun qiao" w:date="2026-04-25T11:07:00Z">
                <w:rPr>
                  <w:rFonts w:ascii="Cambria Math" w:eastAsia="宋体" w:hAnsi="Cambria Math" w:cs="等线"/>
                  <w:color w:val="000000" w:themeColor="text1"/>
                  <w:sz w:val="28"/>
                  <w14:ligatures w14:val="none"/>
                </w:rPr>
                <m:t>γ</m:t>
              </w:ins>
            </m:r>
          </m:e>
          <m:sub>
            <m:r>
              <w:ins w:id="307" w:author="yun qiao" w:date="2026-04-25T11:07:00Z">
                <w:rPr>
                  <w:rFonts w:ascii="Cambria Math" w:eastAsia="宋体" w:hAnsi="Cambria Math" w:cs="等线"/>
                  <w:color w:val="000000" w:themeColor="text1"/>
                  <w:sz w:val="28"/>
                  <w14:ligatures w14:val="none"/>
                </w:rPr>
                <m:t>l</m:t>
              </w:ins>
            </m:r>
          </m:sub>
        </m:sSub>
        <m:d>
          <m:dPr>
            <m:ctrlPr>
              <w:ins w:id="308" w:author="yun qiao" w:date="2026-04-25T11:07:00Z">
                <w:rPr>
                  <w:rFonts w:ascii="Cambria Math" w:eastAsia="宋体" w:hAnsi="Cambria Math" w:cs="Times New Roman"/>
                  <w:i/>
                  <w:color w:val="000000" w:themeColor="text1"/>
                  <w:sz w:val="28"/>
                  <w:szCs w:val="20"/>
                  <w14:ligatures w14:val="none"/>
                </w:rPr>
              </w:ins>
            </m:ctrlPr>
          </m:dPr>
          <m:e>
            <m:r>
              <w:ins w:id="309" w:author="yun qiao" w:date="2026-04-25T11:07:00Z">
                <w:rPr>
                  <w:rFonts w:ascii="Cambria Math" w:eastAsia="宋体" w:hAnsi="Cambria Math" w:cs="等线"/>
                  <w:color w:val="000000" w:themeColor="text1"/>
                  <w:sz w:val="28"/>
                  <w14:ligatures w14:val="none"/>
                </w:rPr>
                <m:t>c,</m:t>
              </w:ins>
              <w:ins w:id="310" w:author="yun qiao" w:date="2026-04-25T11:07:00Z">
                <w:rPr>
                  <w:rFonts w:ascii="Cambria Math" w:eastAsia="宋体" w:hAnsi="Cambria Math" w:cs="等线" w:hint="eastAsia"/>
                  <w:color w:val="000000" w:themeColor="text1"/>
                  <w:sz w:val="28"/>
                  <w14:ligatures w14:val="none"/>
                </w:rPr>
                <m:t>G</m:t>
              </w:ins>
            </m:r>
          </m:e>
        </m:d>
      </m:oMath>
      <w:ins w:id="311"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312" w:author="yun qiao" w:date="2026-04-25T11:07:00Z">
                <w:rPr>
                  <w:rFonts w:ascii="Cambria Math" w:eastAsia="宋体" w:hAnsi="Cambria Math" w:cs="Times New Roman"/>
                  <w:i/>
                  <w:color w:val="000000" w:themeColor="text1"/>
                  <w:sz w:val="28"/>
                  <w:szCs w:val="20"/>
                  <w14:ligatures w14:val="none"/>
                </w:rPr>
              </w:ins>
            </m:ctrlPr>
          </m:sSubPr>
          <m:e>
            <m:r>
              <w:ins w:id="313" w:author="yun qiao" w:date="2026-04-25T11:07:00Z">
                <w:rPr>
                  <w:rFonts w:ascii="Cambria Math" w:eastAsia="宋体" w:hAnsi="Cambria Math" w:cs="等线"/>
                  <w:color w:val="000000" w:themeColor="text1"/>
                  <w:sz w:val="28"/>
                  <w14:ligatures w14:val="none"/>
                </w:rPr>
                <m:t>β</m:t>
              </w:ins>
            </m:r>
          </m:e>
          <m:sub>
            <m:r>
              <w:ins w:id="314" w:author="yun qiao" w:date="2026-04-25T11:07:00Z">
                <w:rPr>
                  <w:rFonts w:ascii="Cambria Math" w:eastAsia="宋体" w:hAnsi="Cambria Math" w:cs="等线"/>
                  <w:color w:val="000000" w:themeColor="text1"/>
                  <w:sz w:val="28"/>
                  <w14:ligatures w14:val="none"/>
                </w:rPr>
                <m:t>l</m:t>
              </w:ins>
            </m:r>
          </m:sub>
        </m:sSub>
        <m:d>
          <m:dPr>
            <m:ctrlPr>
              <w:ins w:id="315" w:author="yun qiao" w:date="2026-04-25T11:07:00Z">
                <w:rPr>
                  <w:rFonts w:ascii="Cambria Math" w:eastAsia="宋体" w:hAnsi="Cambria Math" w:cs="Times New Roman"/>
                  <w:i/>
                  <w:color w:val="000000" w:themeColor="text1"/>
                  <w:sz w:val="28"/>
                  <w:szCs w:val="20"/>
                  <w14:ligatures w14:val="none"/>
                </w:rPr>
              </w:ins>
            </m:ctrlPr>
          </m:dPr>
          <m:e>
            <m:r>
              <w:ins w:id="316" w:author="yun qiao" w:date="2026-04-25T11:07:00Z">
                <w:rPr>
                  <w:rFonts w:ascii="Cambria Math" w:eastAsia="宋体" w:hAnsi="Cambria Math" w:cs="等线"/>
                  <w:color w:val="000000" w:themeColor="text1"/>
                  <w:sz w:val="28"/>
                  <w14:ligatures w14:val="none"/>
                </w:rPr>
                <m:t>c,</m:t>
              </w:ins>
              <w:ins w:id="317"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318"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319" w:author="yun qiao" w:date="2026-04-25T11:10:00Z"/>
          <w:rFonts w:ascii="Times New Roman" w:eastAsia="宋体" w:hAnsi="Times New Roman" w:cs="Times New Roman"/>
          <w:color w:val="000000" w:themeColor="text1"/>
          <w:sz w:val="28"/>
          <w14:ligatures w14:val="none"/>
        </w:rPr>
      </w:pPr>
      <w:del w:id="320" w:author="yun qiao" w:date="2026-04-25T11:08:00Z">
        <w:r>
          <w:rPr>
            <w:rFonts w:ascii="Times New Roman" w:eastAsia="宋体" w:hAnsi="Times New Roman" w:cs="Times New Roman" w:hint="eastAsia"/>
            <w:color w:val="000000" w:themeColor="text1"/>
            <w:sz w:val="28"/>
            <w14:ligatures w14:val="none"/>
          </w:rPr>
          <w:delText>，</w:delText>
        </w:r>
      </w:del>
      <m:oMath>
        <m:r>
          <w:del w:id="321" w:author="yun qiao" w:date="2026-04-25T11:01:00Z">
            <m:rPr>
              <m:sty m:val="p"/>
            </m:rPr>
            <w:rPr>
              <w:rFonts w:ascii="Cambria Math" w:eastAsia="宋体" w:hAnsi="Cambria Math" w:cs="Times New Roman" w:hint="eastAsia"/>
              <w:color w:val="000000" w:themeColor="text1"/>
              <w:sz w:val="28"/>
              <w14:ligatures w14:val="none"/>
            </w:rPr>
            <m:t>⊙</m:t>
          </w:del>
        </m:r>
      </m:oMath>
      <w:del w:id="322"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323"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324"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325"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326"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327"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28" w:author="yun qiao" w:date="2026-04-25T11:10:00Z">
        <w:r>
          <w:rPr>
            <w:rFonts w:ascii="Times New Roman" w:eastAsia="宋体" w:hAnsi="Times New Roman" w:cs="Times New Roman" w:hint="eastAsia"/>
            <w:color w:val="000000" w:themeColor="text1"/>
            <w:sz w:val="28"/>
            <w14:ligatures w14:val="none"/>
          </w:rPr>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329" w:author="yun qiao" w:date="2026-04-25T11:14:00Z">
        <w:r>
          <w:rPr>
            <w:rFonts w:ascii="Times New Roman" w:eastAsia="宋体" w:hAnsi="Times New Roman" w:cs="Times New Roman" w:hint="eastAsia"/>
            <w:color w:val="000000" w:themeColor="text1"/>
            <w:sz w:val="28"/>
            <w14:ligatures w14:val="none"/>
          </w:rPr>
          <w:t>，</w:t>
        </w:r>
      </w:ins>
      <m:oMath>
        <m:sSub>
          <m:sSubPr>
            <m:ctrlPr>
              <w:ins w:id="330" w:author="yun qiao" w:date="2026-04-25T11:15:00Z">
                <w:rPr>
                  <w:rFonts w:ascii="Cambria Math" w:eastAsia="宋体" w:hAnsi="Cambria Math" w:cs="Times New Roman"/>
                  <w:i/>
                  <w:color w:val="000000" w:themeColor="text1"/>
                  <w:sz w:val="28"/>
                  <w14:ligatures w14:val="none"/>
                </w:rPr>
              </w:ins>
            </m:ctrlPr>
          </m:sSubPr>
          <m:e>
            <m:r>
              <w:ins w:id="331" w:author="yun qiao" w:date="2026-04-25T11:15:00Z">
                <w:rPr>
                  <w:rFonts w:ascii="Cambria Math" w:eastAsia="宋体" w:hAnsi="Cambria Math" w:cs="Times New Roman" w:hint="eastAsia"/>
                  <w:color w:val="000000" w:themeColor="text1"/>
                  <w:sz w:val="28"/>
                  <w14:ligatures w14:val="none"/>
                </w:rPr>
                <m:t>f</m:t>
              </w:ins>
            </m:r>
          </m:e>
          <m:sub>
            <m:r>
              <w:ins w:id="332" w:author="yun qiao" w:date="2026-04-25T11:15:00Z">
                <m:rPr>
                  <m:sty m:val="p"/>
                </m:rPr>
                <w:rPr>
                  <w:rFonts w:ascii="Cambria Math" w:eastAsia="宋体" w:hAnsi="Cambria Math" w:cs="Times New Roman"/>
                  <w:color w:val="000000" w:themeColor="text1"/>
                  <w:sz w:val="28"/>
                  <w14:ligatures w14:val="none"/>
                </w:rPr>
                <m:t>γ</m:t>
              </w:ins>
              <w:ins w:id="333" w:author="yun qiao" w:date="2026-04-25T11:15:00Z">
                <m:rPr>
                  <m:sty m:val="p"/>
                </m:rPr>
                <w:rPr>
                  <w:rFonts w:ascii="Cambria Math" w:eastAsia="宋体" w:hAnsi="Cambria Math" w:cs="Times New Roman" w:hint="eastAsia"/>
                  <w:color w:val="000000" w:themeColor="text1"/>
                  <w:sz w:val="28"/>
                  <w14:ligatures w14:val="none"/>
                </w:rPr>
                <m:t>,l</m:t>
              </w:ins>
            </m:r>
          </m:sub>
        </m:sSub>
        <m:d>
          <m:dPr>
            <m:ctrlPr>
              <w:ins w:id="334" w:author="yun qiao" w:date="2026-04-25T11:15:00Z">
                <w:rPr>
                  <w:rFonts w:ascii="Cambria Math" w:eastAsia="宋体" w:hAnsi="Cambria Math" w:cs="Times New Roman"/>
                  <w:i/>
                  <w:color w:val="000000" w:themeColor="text1"/>
                  <w:sz w:val="28"/>
                  <w14:ligatures w14:val="none"/>
                </w:rPr>
              </w:ins>
            </m:ctrlPr>
          </m:dPr>
          <m:e>
            <m:r>
              <w:ins w:id="335" w:author="yun qiao" w:date="2026-04-25T11:15:00Z">
                <w:rPr>
                  <w:rFonts w:ascii="Cambria Math" w:eastAsia="宋体" w:hAnsi="Cambria Math" w:cs="Times New Roman" w:hint="eastAsia"/>
                  <w:color w:val="000000" w:themeColor="text1"/>
                  <w:sz w:val="28"/>
                  <w14:ligatures w14:val="none"/>
                </w:rPr>
                <m:t>c,G</m:t>
              </w:ins>
            </m:r>
          </m:e>
        </m:d>
      </m:oMath>
      <w:ins w:id="336" w:author="yun qiao" w:date="2026-04-25T11:15:00Z">
        <w:r>
          <w:rPr>
            <w:rFonts w:ascii="Times New Roman" w:eastAsia="宋体" w:hAnsi="Times New Roman" w:cs="Times New Roman"/>
            <w:color w:val="000000" w:themeColor="text1"/>
            <w:sz w:val="28"/>
            <w14:ligatures w14:val="none"/>
          </w:rPr>
          <w:t>表示第</w:t>
        </w:r>
      </w:ins>
      <m:oMath>
        <m:r>
          <w:ins w:id="337" w:author="yun qiao" w:date="2026-04-25T11:15:00Z">
            <w:rPr>
              <w:rFonts w:ascii="Cambria Math" w:eastAsia="宋体" w:hAnsi="Cambria Math" w:cs="Times New Roman" w:hint="eastAsia"/>
              <w:color w:val="000000" w:themeColor="text1"/>
              <w:sz w:val="28"/>
              <w14:ligatures w14:val="none"/>
            </w:rPr>
            <m:t>l</m:t>
          </w:ins>
        </m:r>
      </m:oMath>
      <w:ins w:id="338"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339" w:author="yun qiao" w:date="2026-04-25T11:20:00Z">
                <w:rPr>
                  <w:rFonts w:ascii="Cambria Math" w:eastAsia="宋体" w:hAnsi="Cambria Math" w:cs="Times New Roman"/>
                  <w:i/>
                  <w:color w:val="000000" w:themeColor="text1"/>
                  <w:sz w:val="28"/>
                  <w14:ligatures w14:val="none"/>
                </w:rPr>
              </w:ins>
            </m:ctrlPr>
          </m:sSubPr>
          <m:e>
            <m:r>
              <w:ins w:id="340" w:author="yun qiao" w:date="2026-04-25T11:20:00Z">
                <w:rPr>
                  <w:rFonts w:ascii="Cambria Math" w:eastAsia="宋体" w:hAnsi="Cambria Math" w:cs="Times New Roman" w:hint="eastAsia"/>
                  <w:color w:val="000000" w:themeColor="text1"/>
                  <w:sz w:val="28"/>
                  <w14:ligatures w14:val="none"/>
                </w:rPr>
                <m:t>f</m:t>
              </w:ins>
            </m:r>
          </m:e>
          <m:sub>
            <m:r>
              <w:ins w:id="341" w:author="yun qiao" w:date="2026-04-25T11:20:00Z">
                <m:rPr>
                  <m:sty m:val="p"/>
                </m:rPr>
                <w:rPr>
                  <w:rFonts w:ascii="Cambria Math" w:eastAsia="宋体" w:hAnsi="Cambria Math" w:cs="Times New Roman"/>
                  <w:color w:val="000000" w:themeColor="text1"/>
                  <w:sz w:val="28"/>
                  <w14:ligatures w14:val="none"/>
                </w:rPr>
                <m:t>β</m:t>
              </w:ins>
              <w:ins w:id="342" w:author="yun qiao" w:date="2026-04-25T11:20:00Z">
                <m:rPr>
                  <m:sty m:val="p"/>
                </m:rPr>
                <w:rPr>
                  <w:rFonts w:ascii="Cambria Math" w:eastAsia="宋体" w:hAnsi="Cambria Math" w:cs="Times New Roman" w:hint="eastAsia"/>
                  <w:color w:val="000000" w:themeColor="text1"/>
                  <w:sz w:val="28"/>
                  <w14:ligatures w14:val="none"/>
                </w:rPr>
                <m:t>,l</m:t>
              </w:ins>
            </m:r>
          </m:sub>
        </m:sSub>
        <m:d>
          <m:dPr>
            <m:ctrlPr>
              <w:ins w:id="343" w:author="yun qiao" w:date="2026-04-25T11:19:00Z">
                <w:rPr>
                  <w:rFonts w:ascii="Cambria Math" w:eastAsia="宋体" w:hAnsi="Cambria Math" w:cs="Times New Roman"/>
                  <w:i/>
                  <w:color w:val="000000" w:themeColor="text1"/>
                  <w:sz w:val="28"/>
                  <w14:ligatures w14:val="none"/>
                </w:rPr>
              </w:ins>
            </m:ctrlPr>
          </m:dPr>
          <m:e>
            <m:r>
              <w:ins w:id="344" w:author="yun qiao" w:date="2026-04-25T11:19:00Z">
                <w:rPr>
                  <w:rFonts w:ascii="Cambria Math" w:eastAsia="宋体" w:hAnsi="Cambria Math" w:cs="Times New Roman" w:hint="eastAsia"/>
                  <w:color w:val="000000" w:themeColor="text1"/>
                  <w:sz w:val="28"/>
                  <w14:ligatures w14:val="none"/>
                </w:rPr>
                <m:t>c,G</m:t>
              </w:ins>
            </m:r>
          </m:e>
        </m:d>
      </m:oMath>
      <w:ins w:id="345" w:author="yun qiao" w:date="2026-04-25T11:19:00Z">
        <w:r>
          <w:rPr>
            <w:rFonts w:ascii="Times New Roman" w:eastAsia="宋体" w:hAnsi="Times New Roman" w:cs="Times New Roman"/>
            <w:color w:val="000000" w:themeColor="text1"/>
            <w:sz w:val="28"/>
            <w14:ligatures w14:val="none"/>
          </w:rPr>
          <w:t>表示第</w:t>
        </w:r>
      </w:ins>
      <m:oMath>
        <m:r>
          <w:ins w:id="346" w:author="yun qiao" w:date="2026-04-25T11:19:00Z">
            <w:rPr>
              <w:rFonts w:ascii="Cambria Math" w:eastAsia="宋体" w:hAnsi="Cambria Math" w:cs="Times New Roman" w:hint="eastAsia"/>
              <w:color w:val="000000" w:themeColor="text1"/>
              <w:sz w:val="28"/>
              <w14:ligatures w14:val="none"/>
            </w:rPr>
            <m:t>l</m:t>
          </w:ins>
        </m:r>
      </m:oMath>
      <w:ins w:id="347"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348" w:author="yun qiao" w:date="2026-04-25T11:51:00Z">
                <w:rPr>
                  <w:rFonts w:ascii="Cambria Math" w:eastAsia="宋体" w:hAnsi="Cambria Math" w:cs="Times New Roman"/>
                  <w:i/>
                  <w:color w:val="000000" w:themeColor="text1"/>
                  <w:sz w:val="28"/>
                  <w14:ligatures w14:val="none"/>
                </w:rPr>
              </w:del>
            </m:ctrlPr>
          </m:sSubPr>
          <m:e>
            <m:r>
              <w:del w:id="349" w:author="yun qiao" w:date="2026-04-25T11:51:00Z">
                <w:rPr>
                  <w:rFonts w:ascii="Cambria Math" w:eastAsia="宋体" w:hAnsi="Cambria Math" w:cs="Times New Roman" w:hint="eastAsia"/>
                  <w:color w:val="000000" w:themeColor="text1"/>
                  <w:sz w:val="28"/>
                  <w14:ligatures w14:val="none"/>
                </w:rPr>
                <m:t>g</m:t>
              </w:del>
            </m:r>
          </m:e>
          <m:sub>
            <m:r>
              <w:del w:id="350" w:author="yun qiao" w:date="2026-04-25T11:51:00Z">
                <m:rPr>
                  <m:nor/>
                </m:rPr>
                <w:rPr>
                  <w:rFonts w:ascii="Cambria Math" w:eastAsia="宋体" w:hAnsi="Cambria Math" w:cs="Times New Roman" w:hint="eastAsia"/>
                  <w:color w:val="000000" w:themeColor="text1"/>
                  <w:sz w:val="28"/>
                  <w14:ligatures w14:val="none"/>
                </w:rPr>
                <m:t>struct</m:t>
              </w:del>
            </m:r>
          </m:sub>
        </m:sSub>
      </m:oMath>
      <w:del w:id="35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35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353" w:author="yun qiao" w:date="2026-04-25T11:52:00Z">
                <w:rPr>
                  <w:rFonts w:ascii="Cambria Math" w:eastAsia="宋体" w:hAnsi="Cambria Math" w:cs="Times New Roman"/>
                  <w:i/>
                  <w:color w:val="000000" w:themeColor="text1"/>
                  <w:sz w:val="28"/>
                  <w14:ligatures w14:val="none"/>
                </w:rPr>
              </w:ins>
            </m:ctrlPr>
          </m:sSubPr>
          <m:e>
            <m:r>
              <w:ins w:id="354" w:author="yun qiao" w:date="2026-04-25T11:52:00Z">
                <w:rPr>
                  <w:rFonts w:ascii="Cambria Math" w:eastAsia="宋体" w:hAnsi="Cambria Math" w:cs="Times New Roman" w:hint="eastAsia"/>
                  <w:color w:val="000000" w:themeColor="text1"/>
                  <w:sz w:val="28"/>
                  <w14:ligatures w14:val="none"/>
                </w:rPr>
                <m:t>g</m:t>
              </w:ins>
            </m:r>
          </m:e>
          <m:sub>
            <m:r>
              <w:ins w:id="355" w:author="yun qiao" w:date="2026-04-25T11:52:00Z">
                <m:rPr>
                  <m:nor/>
                </m:rPr>
                <w:rPr>
                  <w:rFonts w:ascii="Cambria Math" w:eastAsia="宋体" w:hAnsi="Cambria Math" w:cs="Times New Roman" w:hint="eastAsia"/>
                  <w:color w:val="000000" w:themeColor="text1"/>
                  <w:sz w:val="28"/>
                  <w14:ligatures w14:val="none"/>
                </w:rPr>
                <m:t>struct</m:t>
              </w:ins>
            </m:r>
          </m:sub>
        </m:sSub>
      </m:oMath>
      <w:ins w:id="35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357"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358" w:author="yun qiao" w:date="2026-04-25T12:26:00Z">
        <w:r>
          <w:rPr>
            <w:rFonts w:ascii="Times New Roman" w:eastAsia="宋体" w:hAnsi="Times New Roman" w:cs="Times New Roman"/>
            <w:color w:val="000000" w:themeColor="text1"/>
            <w:sz w:val="28"/>
            <w14:ligatures w14:val="none"/>
          </w:rPr>
          <w:t xml:space="preserve">上述计算过程用于将任务语义信息与知识图谱中的结构化约束信息进行融合，并生成与当前解码层相匹配的缩放系数 </w:t>
        </w:r>
      </w:ins>
      <m:oMath>
        <m:sSub>
          <m:sSubPr>
            <m:ctrlPr>
              <w:ins w:id="359" w:author="yun qiao" w:date="2026-04-25T12:26:00Z">
                <w:rPr>
                  <w:rFonts w:ascii="Cambria Math" w:eastAsia="宋体" w:hAnsi="Cambria Math" w:cs="Times New Roman"/>
                  <w:i/>
                  <w:color w:val="000000" w:themeColor="text1"/>
                  <w:sz w:val="28"/>
                  <w14:ligatures w14:val="none"/>
                </w:rPr>
              </w:ins>
            </m:ctrlPr>
          </m:sSubPr>
          <m:e>
            <m:r>
              <w:ins w:id="360" w:author="yun qiao" w:date="2026-04-25T12:26:00Z">
                <m:rPr>
                  <m:sty m:val="p"/>
                </m:rPr>
                <w:rPr>
                  <w:rFonts w:ascii="Cambria Math" w:eastAsia="宋体" w:hAnsi="Cambria Math" w:cs="Times New Roman"/>
                  <w:color w:val="000000" w:themeColor="text1"/>
                  <w:sz w:val="28"/>
                  <w14:ligatures w14:val="none"/>
                </w:rPr>
                <m:t>γ</m:t>
              </w:ins>
            </m:r>
            <m:ctrlPr>
              <w:ins w:id="361" w:author="yun qiao" w:date="2026-04-25T12:26:00Z">
                <w:rPr>
                  <w:rFonts w:ascii="Cambria Math" w:eastAsia="宋体" w:hAnsi="Cambria Math" w:cs="Times New Roman"/>
                  <w:color w:val="000000" w:themeColor="text1"/>
                  <w:sz w:val="28"/>
                  <w14:ligatures w14:val="none"/>
                </w:rPr>
              </w:ins>
            </m:ctrlPr>
          </m:e>
          <m:sub>
            <m:r>
              <w:ins w:id="362" w:author="yun qiao" w:date="2026-04-25T12:26:00Z">
                <w:rPr>
                  <w:rFonts w:ascii="Cambria Math" w:eastAsia="宋体" w:hAnsi="Cambria Math" w:cs="Times New Roman" w:hint="eastAsia"/>
                  <w:color w:val="000000" w:themeColor="text1"/>
                  <w:sz w:val="28"/>
                  <w14:ligatures w14:val="none"/>
                </w:rPr>
                <m:t>l</m:t>
              </w:ins>
            </m:r>
          </m:sub>
        </m:sSub>
        <m:d>
          <m:dPr>
            <m:ctrlPr>
              <w:ins w:id="363" w:author="yun qiao" w:date="2026-04-25T12:26:00Z">
                <w:rPr>
                  <w:rFonts w:ascii="Cambria Math" w:eastAsia="宋体" w:hAnsi="Cambria Math" w:cs="Times New Roman"/>
                  <w:i/>
                  <w:color w:val="000000" w:themeColor="text1"/>
                  <w:sz w:val="28"/>
                  <w14:ligatures w14:val="none"/>
                </w:rPr>
              </w:ins>
            </m:ctrlPr>
          </m:dPr>
          <m:e>
            <m:r>
              <w:ins w:id="364" w:author="yun qiao" w:date="2026-04-25T12:26:00Z">
                <w:rPr>
                  <w:rFonts w:ascii="Cambria Math" w:eastAsia="宋体" w:hAnsi="Cambria Math" w:cs="Times New Roman" w:hint="eastAsia"/>
                  <w:color w:val="000000" w:themeColor="text1"/>
                  <w:sz w:val="28"/>
                  <w14:ligatures w14:val="none"/>
                </w:rPr>
                <m:t>c,G</m:t>
              </w:ins>
            </m:r>
          </m:e>
        </m:d>
      </m:oMath>
      <w:ins w:id="365" w:author="yun qiao" w:date="2026-04-25T12:26:00Z">
        <w:r>
          <w:rPr>
            <w:rFonts w:ascii="Times New Roman" w:eastAsia="宋体" w:hAnsi="Times New Roman" w:cs="Times New Roman"/>
            <w:color w:val="000000" w:themeColor="text1"/>
            <w:sz w:val="28"/>
            <w14:ligatures w14:val="none"/>
          </w:rPr>
          <w:t>与偏移系数</w:t>
        </w:r>
      </w:ins>
      <m:oMath>
        <m:sSub>
          <m:sSubPr>
            <m:ctrlPr>
              <w:ins w:id="366" w:author="yun qiao" w:date="2026-04-25T12:26:00Z">
                <w:rPr>
                  <w:rFonts w:ascii="Cambria Math" w:eastAsia="宋体" w:hAnsi="Cambria Math" w:cs="Times New Roman"/>
                  <w:i/>
                  <w:color w:val="000000" w:themeColor="text1"/>
                  <w:sz w:val="28"/>
                  <w14:ligatures w14:val="none"/>
                </w:rPr>
              </w:ins>
            </m:ctrlPr>
          </m:sSubPr>
          <m:e>
            <m:r>
              <w:ins w:id="367" w:author="yun qiao" w:date="2026-04-25T12:26:00Z">
                <m:rPr>
                  <m:sty m:val="p"/>
                </m:rPr>
                <w:rPr>
                  <w:rFonts w:ascii="Cambria Math" w:eastAsia="宋体" w:hAnsi="Cambria Math" w:cs="Times New Roman"/>
                  <w:color w:val="000000" w:themeColor="text1"/>
                  <w:sz w:val="28"/>
                  <w14:ligatures w14:val="none"/>
                </w:rPr>
                <m:t>β</m:t>
              </w:ins>
            </m:r>
            <m:ctrlPr>
              <w:ins w:id="368" w:author="yun qiao" w:date="2026-04-25T12:26:00Z">
                <w:rPr>
                  <w:rFonts w:ascii="Cambria Math" w:eastAsia="宋体" w:hAnsi="Cambria Math" w:cs="Times New Roman"/>
                  <w:color w:val="000000" w:themeColor="text1"/>
                  <w:sz w:val="28"/>
                  <w14:ligatures w14:val="none"/>
                </w:rPr>
              </w:ins>
            </m:ctrlPr>
          </m:e>
          <m:sub>
            <m:r>
              <w:ins w:id="369" w:author="yun qiao" w:date="2026-04-25T12:26:00Z">
                <w:rPr>
                  <w:rFonts w:ascii="Cambria Math" w:eastAsia="宋体" w:hAnsi="Cambria Math" w:cs="Times New Roman" w:hint="eastAsia"/>
                  <w:color w:val="000000" w:themeColor="text1"/>
                  <w:sz w:val="28"/>
                  <w14:ligatures w14:val="none"/>
                </w:rPr>
                <m:t>l</m:t>
              </w:ins>
            </m:r>
          </m:sub>
        </m:sSub>
        <m:d>
          <m:dPr>
            <m:ctrlPr>
              <w:ins w:id="370" w:author="yun qiao" w:date="2026-04-25T12:26:00Z">
                <w:rPr>
                  <w:rFonts w:ascii="Cambria Math" w:eastAsia="宋体" w:hAnsi="Cambria Math" w:cs="Times New Roman"/>
                  <w:i/>
                  <w:color w:val="000000" w:themeColor="text1"/>
                  <w:sz w:val="28"/>
                  <w14:ligatures w14:val="none"/>
                </w:rPr>
              </w:ins>
            </m:ctrlPr>
          </m:dPr>
          <m:e>
            <m:r>
              <w:ins w:id="371" w:author="yun qiao" w:date="2026-04-25T12:26:00Z">
                <w:rPr>
                  <w:rFonts w:ascii="Cambria Math" w:eastAsia="宋体" w:hAnsi="Cambria Math" w:cs="Times New Roman" w:hint="eastAsia"/>
                  <w:color w:val="000000" w:themeColor="text1"/>
                  <w:sz w:val="28"/>
                  <w14:ligatures w14:val="none"/>
                </w:rPr>
                <m:t>c,G</m:t>
              </w:ins>
            </m:r>
          </m:e>
        </m:d>
      </m:oMath>
      <w:ins w:id="372"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表示在引入结构约束后的候选操作原语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oMath>
      <w:r>
        <w:rPr>
          <w:rFonts w:ascii="Times New Roman" w:eastAsia="宋体" w:hAnsi="Times New Roman" w:cs="Times New Roman"/>
          <w:color w:val="000000" w:themeColor="text1"/>
          <w:sz w:val="28"/>
          <w14:ligatures w14:val="none"/>
        </w:rPr>
        <w:t>的生成概率；</w:t>
      </w:r>
      <m:oMath>
        <m:sSubSup>
          <m:sSubSupPr>
            <m:ctrlPr>
              <w:rPr>
                <w:rFonts w:ascii="Cambria Math" w:eastAsia="宋体" w:hAnsi="Cambria Math" w:cs="Times New Roman"/>
                <w:i/>
                <w:color w:val="000000" w:themeColor="text1"/>
                <w:sz w:val="28"/>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d</m:t>
            </m:r>
          </m:sup>
        </m:sSup>
      </m:oMath>
      <w:r>
        <w:rPr>
          <w:rFonts w:ascii="Times New Roman" w:eastAsia="宋体" w:hAnsi="Times New Roman" w:cs="Times New Roman"/>
          <w:color w:val="000000" w:themeColor="text1"/>
          <w:sz w:val="28"/>
          <w14:ligatures w14:val="none"/>
        </w:rPr>
        <w:t>表示在第t个时间步经条件调制后的隐藏状态表示；</w:t>
      </w:r>
      <m:oMath>
        <m:r>
          <w:rPr>
            <w:rFonts w:ascii="Cambria Math" w:eastAsia="宋体" w:hAnsi="Cambria Math" w:cs="Times New Roman"/>
            <w:color w:val="000000" w:themeColor="text1"/>
            <w:sz w:val="28"/>
            <w14:ligatures w14:val="none"/>
            <w:rPrChange w:id="373" w:author="yun qiao" w:date="2026-04-25T12:57:00Z">
              <w:rPr>
                <w:rFonts w:ascii="Cambria Math" w:eastAsia="宋体" w:hAnsi="Cambria Math" w:cs="Times New Roman"/>
                <w:color w:val="000000" w:themeColor="text1"/>
                <w:sz w:val="28"/>
                <w:highlight w:val="yellow"/>
                <w14:ligatures w14:val="none"/>
              </w:rPr>
            </w:rPrChange>
          </w:rPr>
          <m:t>E</m:t>
        </m:r>
        <m:r>
          <w:rPr>
            <w:rFonts w:ascii="Cambria Math" w:eastAsia="宋体" w:hAnsi="Cambria Math" w:cs="Times New Roman" w:hint="eastAsia"/>
            <w:color w:val="000000" w:themeColor="text1"/>
            <w:sz w:val="28"/>
            <w14:ligatures w14:val="none"/>
            <w:rPrChange w:id="374" w:author="yun qiao" w:date="2026-04-25T12:57:00Z">
              <w:rPr>
                <w:rFonts w:ascii="Cambria Math" w:eastAsia="宋体" w:hAnsi="Cambria Math" w:cs="Times New Roman" w:hint="eastAsia"/>
                <w:color w:val="000000" w:themeColor="text1"/>
                <w:sz w:val="28"/>
                <w:highlight w:val="yellow"/>
                <w14:ligatures w14:val="none"/>
              </w:rPr>
            </w:rPrChange>
          </w:rPr>
          <m:t>∈</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Change w:id="375" w:author="yun qiao" w:date="2026-04-25T12:57:00Z">
                  <w:rPr>
                    <w:rFonts w:ascii="Cambria Math" w:eastAsia="宋体" w:hAnsi="Cambria Math" w:cs="Times New Roman"/>
                    <w:color w:val="000000" w:themeColor="text1"/>
                    <w:sz w:val="28"/>
                    <w:highlight w:val="yellow"/>
                    <w14:ligatures w14:val="none"/>
                  </w:rPr>
                </w:rPrChange>
              </w:rPr>
              <m:t>R</m:t>
            </m:r>
          </m:e>
          <m:sup>
            <m:r>
              <w:rPr>
                <w:rFonts w:ascii="Cambria Math" w:eastAsia="宋体" w:hAnsi="Cambria Math" w:cs="Times New Roman"/>
                <w:color w:val="000000" w:themeColor="text1"/>
                <w:sz w:val="28"/>
                <w14:ligatures w14:val="none"/>
                <w:rPrChange w:id="376" w:author="yun qiao" w:date="2026-04-25T12:57:00Z">
                  <w:rPr>
                    <w:rFonts w:ascii="Cambria Math" w:eastAsia="宋体" w:hAnsi="Cambria Math" w:cs="Times New Roman"/>
                    <w:color w:val="000000" w:themeColor="text1"/>
                    <w:sz w:val="28"/>
                    <w:highlight w:val="yellow"/>
                    <w14:ligatures w14:val="none"/>
                  </w:rPr>
                </w:rPrChange>
              </w:rPr>
              <m:t>d×</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7" w:author="yun qiao" w:date="2026-04-25T12:57:00Z">
                      <w:rPr>
                        <w:rFonts w:ascii="Cambria Math" w:eastAsia="宋体" w:hAnsi="Cambria Math" w:cs="Times New Roman"/>
                        <w:color w:val="000000" w:themeColor="text1"/>
                        <w:sz w:val="28"/>
                        <w:highlight w:val="yellow"/>
                        <w14:ligatures w14:val="none"/>
                      </w:rPr>
                    </w:rPrChange>
                  </w:rPr>
                  <m:t>V</m:t>
                </m:r>
              </m:e>
            </m:d>
          </m:sup>
        </m:sSup>
      </m:oMath>
      <w:r>
        <w:rPr>
          <w:rFonts w:ascii="Times New Roman" w:eastAsia="宋体" w:hAnsi="Times New Roman" w:cs="Times New Roman"/>
          <w:color w:val="000000" w:themeColor="text1"/>
          <w:sz w:val="28"/>
          <w14:ligatures w14:val="none"/>
        </w:rPr>
        <w:t>表示操作原语嵌入矩阵，</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8" w:author="yun qiao" w:date="2026-04-25T12:57:00Z">
                  <w:rPr>
                    <w:rFonts w:ascii="Cambria Math" w:eastAsia="宋体" w:hAnsi="Cambria Math" w:cs="Times New Roman"/>
                    <w:color w:val="000000" w:themeColor="text1"/>
                    <w:sz w:val="28"/>
                    <w:highlight w:val="yellow"/>
                    <w14:ligatures w14:val="none"/>
                  </w:rPr>
                </w:rPrChange>
              </w:rPr>
              <m:t>V</m:t>
            </m:r>
          </m:e>
        </m:d>
      </m:oMath>
      <w:r>
        <w:rPr>
          <w:rFonts w:ascii="Times New Roman" w:eastAsia="宋体" w:hAnsi="Times New Roman" w:cs="Times New Roman"/>
          <w:color w:val="000000" w:themeColor="text1"/>
          <w:sz w:val="28"/>
          <w14:ligatures w14:val="none"/>
        </w:rPr>
        <w:t>表示操作原语词表大小；</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表示当前隐藏状态与各候选操作原语嵌入之间的匹配得分；</w:t>
      </w:r>
      <m:oMath>
        <m:r>
          <w:rPr>
            <w:rFonts w:ascii="Cambria Math" w:eastAsia="宋体" w:hAnsi="Cambria Math" w:cs="Times New Roman"/>
            <w:color w:val="000000" w:themeColor="text1"/>
            <w:sz w:val="28"/>
            <w14:ligatures w14:val="none"/>
          </w:rPr>
          <m:t>w</m:t>
        </m:r>
        <m:d>
          <m:dPr>
            <m:ctrlPr>
              <w:rPr>
                <w:rFonts w:ascii="Cambria Math" w:eastAsia="宋体" w:hAnsi="Cambria Math" w:cs="Times New Roman"/>
                <w:color w:val="000000" w:themeColor="text1"/>
                <w:sz w:val="28"/>
                <w14:ligatures w14:val="none"/>
              </w:rPr>
            </m:ctrlPr>
          </m:dPr>
          <m:e>
            <m:sSub>
              <m:sSubPr>
                <m:ctrlPr>
                  <w:ins w:id="379" w:author="yun qiao" w:date="2026-04-25T12:54:00Z">
                    <w:rPr>
                      <w:rFonts w:ascii="Cambria Math" w:eastAsia="宋体" w:hAnsi="Cambria Math" w:cs="Times New Roman"/>
                      <w:i/>
                      <w:color w:val="000000" w:themeColor="text1"/>
                      <w:sz w:val="28"/>
                      <w14:ligatures w14:val="none"/>
                    </w:rPr>
                  </w:ins>
                </m:ctrlPr>
              </m:sSubPr>
              <m:e>
                <m:r>
                  <w:ins w:id="380" w:author="yun qiao" w:date="2026-04-25T12:54:00Z">
                    <w:rPr>
                      <w:rFonts w:ascii="Cambria Math" w:eastAsia="宋体" w:hAnsi="Cambria Math" w:cs="Times New Roman"/>
                      <w:color w:val="000000" w:themeColor="text1"/>
                      <w:sz w:val="28"/>
                      <w14:ligatures w14:val="none"/>
                    </w:rPr>
                    <m:t>y</m:t>
                  </w:ins>
                </m:r>
                <m:ctrlPr>
                  <w:ins w:id="381" w:author="yun qiao" w:date="2026-04-25T12:54:00Z">
                    <w:rPr>
                      <w:rFonts w:ascii="Cambria Math" w:eastAsia="宋体" w:hAnsi="Cambria Math" w:cs="Times New Roman"/>
                      <w:color w:val="000000" w:themeColor="text1"/>
                      <w:sz w:val="28"/>
                      <w14:ligatures w14:val="none"/>
                    </w:rPr>
                  </w:ins>
                </m:ctrlPr>
              </m:e>
              <m:sub>
                <m:r>
                  <w:ins w:id="382" w:author="yun qiao" w:date="2026-04-25T12:54:00Z">
                    <w:rPr>
                      <w:rFonts w:ascii="Cambria Math" w:eastAsia="宋体" w:hAnsi="Cambria Math" w:cs="Times New Roman"/>
                      <w:color w:val="000000" w:themeColor="text1"/>
                      <w:sz w:val="28"/>
                      <w14:ligatures w14:val="none"/>
                    </w:rPr>
                    <m:t>t</m:t>
                  </w:ins>
                </m:r>
              </m:sub>
            </m:sSub>
            <m:r>
              <w:ins w:id="383"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r>
        <w:rPr>
          <w:rFonts w:ascii="Times New Roman" w:eastAsia="宋体" w:hAnsi="Times New Roman" w:cs="Times New Roman"/>
          <w:color w:val="000000" w:themeColor="text1"/>
          <w:sz w:val="28"/>
          <w14:ligatures w14:val="none"/>
        </w:rPr>
        <w:t>表示基于知识图谱约束计算得到的合法性权重函数；</w:t>
      </w:r>
      <m:oMath>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表示对所述权重进行对数变换后引入到归一化前的得分中；softmax(</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p>
    <w:p w14:paraId="70B95E24" w14:textId="5B8FE6FE"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所述合法性权重函数</w:t>
      </w:r>
      <m:oMath>
        <m:r>
          <w:rPr>
            <w:rFonts w:ascii="Cambria Math" w:eastAsia="宋体" w:hAnsi="Cambria Math" w:cs="Times New Roman" w:hint="eastAsia"/>
            <w:color w:val="000000" w:themeColor="text1"/>
            <w:sz w:val="28"/>
            <w14:ligatures w14:val="none"/>
          </w:rPr>
          <m:t>w</m:t>
        </m:r>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w:t>
        <w:lastRenderedPageBreak/>
        <w:t>反之，对于满足结构约束的候选操作原语，其权重值保持或提升，从而实现约束信息在生成过程中的内生融合。</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1DBD0F03" w:rsidR="00752138" w:rsidRDefault="00752138">
      <w:pPr>
        <w:widowControl/>
        <w:spacing w:before="100" w:after="0" w:line="480" w:lineRule="exact"/>
        <w:ind w:firstLineChars="200" w:firstLine="560"/>
        <w:jc w:val="both"/>
        <w:rPr>
          <w:ins w:id="384" w:author="yun qiao" w:date="2026-04-25T13:05: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del w:id="385"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0AD521D2"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oMath>
      <w:r>
        <w:rPr>
          <w:rFonts w:ascii="Times New Roman" w:eastAsia="宋体" w:hAnsi="Times New Roman" w:cs="Times New Roman"/>
          <w:color w:val="000000" w:themeColor="text1"/>
          <w:sz w:val="28"/>
          <w14:ligatures w14:val="none"/>
        </w:rPr>
        <w:t>表示融合位置编码后的最终输入表示；通过将位置编码函数</w:t>
      </w:r>
      <m:oMath>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作用于经条件调制后的输入表示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2B7D9806" w14:textId="342A8F90" w:rsidR="00A106CE" w:rsidRDefault="00D235AC" w:rsidP="001A3F38">
      <w:pPr>
        <w:widowControl/>
        <w:spacing w:before="100" w:after="0" w:line="480" w:lineRule="exact"/>
        <w:ind w:firstLineChars="200" w:firstLine="560"/>
        <w:jc w:val="both"/>
        <w:rPr>
          <w:ins w:id="386" w:author="yun qiao" w:date="2026-04-25T15:12: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所述解码器采用基于Transformer的多层结构，各子层计算过程遵循标准的归一化残差结构及多头注意力机制。</w:t>
      </w:r>
    </w:p>
    <w:bookmarkEnd w:id="28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16、输出投影模块与图谱先验词嵌入。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所述输出词表由操作原语集合构成，以降低输出空间规模并减少多源异构算子带来的预测歧义。</w:t>
      </w:r>
    </w:p>
    <w:p w14:paraId="2E4BB715" w14:textId="723C639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个时间步，解码器输出的隐藏状态记为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等线"/>
          <w:color w:val="000000" w:themeColor="text1"/>
          <w:sz w:val="28"/>
          <w14:ligatures w14:val="none"/>
        </w:rPr>
        <w:t xml:space="preserve">所述线性映射结果 </w:t>
      </w:r>
      <m:oMath>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color w:val="000000" w:themeColor="text1"/>
          <w:sz w:val="28"/>
          <w14:ligatures w14:val="none"/>
        </w:rPr>
        <w:t>表示当前隐藏状态在操作原语词表空间上的匹配得分，softmax(</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3964D1D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t个时间</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表示在第t步之前的真实序列，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oMath>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13D0244B" w:rsidR="003E6244" w:rsidRDefault="00000000" w:rsidP="001A3F38">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iCs/>
                <w:color w:val="000000" w:themeColor="text1"/>
                <w:sz w:val="28"/>
                <w14:ligatures w14:val="none"/>
                <w:rPrChange w:id="387" w:author="yun qiao" w:date="2026-05-19T18:21:00Z">
                  <w:rPr>
                    <w:rFonts w:ascii="Cambria Math" w:eastAsia="宋体" w:hAnsi="Cambria Math" w:cs="Times New Roman"/>
                    <w:color w:val="000000" w:themeColor="text1"/>
                    <w:sz w:val="28"/>
                    <w14:ligatures w14:val="none"/>
                  </w:rPr>
                </w:rPrChange>
              </w:rPr>
            </m:ctrlPr>
          </m:dPr>
          <m:e>
            <m:sSub>
              <m:sSubPr>
                <m:ctrlPr>
                  <w:rPr>
                    <w:rFonts w:ascii="Cambria Math" w:eastAsia="宋体" w:hAnsi="Cambria Math" w:cs="Times New Roman"/>
                    <w:i/>
                    <w:iCs/>
                    <w:color w:val="000000" w:themeColor="text1"/>
                    <w:sz w:val="28"/>
                    <w14:ligatures w14:val="none"/>
                    <w:rPrChange w:id="388" w:author="yun qiao" w:date="2026-05-19T18:21:00Z">
                      <w:rPr>
                        <w:rFonts w:ascii="Cambria Math" w:eastAsia="宋体" w:hAnsi="Cambria Math" w:cs="Times New Roman"/>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14:ligatures w14:val="none"/>
                <w:rPrChange w:id="389" w:author="yun qiao" w:date="2026-05-19T18:21:00Z">
                  <w:rPr>
                    <w:rFonts w:ascii="Cambria Math" w:eastAsia="宋体" w:hAnsi="Cambria Math" w:cs="Times New Roman"/>
                    <w:iCs/>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r>
        <w:rPr>
          <w:rFonts w:ascii="Times New Roman" w:eastAsia="宋体" w:hAnsi="Times New Roman" w:cs="Times New Roman"/>
          <w:color w:val="000000" w:themeColor="text1"/>
          <w:sz w:val="28"/>
          <w14:ligatures w14:val="none"/>
        </w:rPr>
        <w:t>j表示候选操作原语</w:t>
      </w:r>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y</m:t>
                </m:r>
              </m:e>
              <m:sub>
                <m:r>
                  <m:rPr>
                    <m:sty m:val="p"/>
                  </m:rPr>
                  <w:rPr>
                    <w:rFonts w:ascii="Cambria Math" w:eastAsia="宋体" w:hAnsi="Cambria Math" w:cs="Times New Roman"/>
                    <w:color w:val="000000" w:themeColor="text1"/>
                    <w:sz w:val="28"/>
                    <w14:ligatures w14:val="none"/>
                  </w:rPr>
                  <m:t>&lt;</m:t>
                </m:r>
                <m:r>
                  <w:rPr>
                    <w:rFonts w:ascii="Cambria Math" w:eastAsia="宋体" w:hAnsi="Cambria Math" w:cs="Times New Roman"/>
                    <w:color w:val="000000" w:themeColor="text1"/>
                    <w:sz w:val="28"/>
                    <w14:ligatures w14:val="none"/>
                  </w:rPr>
                  <m:t>t</m:t>
                </m:r>
              </m:sub>
            </m:sSub>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模型在当前条件下生成候选操作原语j的概率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color w:val="000000" w:themeColor="text1"/>
                <w:sz w:val="28"/>
                <w14:ligatures w14:val="none"/>
              </w:rPr>
            </m:ctrlPr>
          </m:sSubPr>
          <m:e>
            <m:r>
              <m:rPr>
                <m:scr m:val="script"/>
                <m:sty m:val="p"/>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w:r>
        <w:rPr>
          <w:rFonts w:ascii="Times New Roman" w:eastAsia="宋体" w:hAnsi="Times New Roman" w:cs="Times New Roman"/>
          <w:color w:val="000000" w:themeColor="text1"/>
          <w:sz w:val="28"/>
          <w14:ligatures w14:val="none"/>
        </w:rPr>
        <w:t>表示对不符合操作语义约束的转移行为进行惩罚的损失项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26A7AA1A"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m:oMath>
        <m:r>
          <m:rPr>
            <m:scr m:val="script"/>
          </m:rPr>
          <w:rPr>
            <w:rFonts w:ascii="Cambria Math" w:eastAsia="宋体" w:hAnsi="Cambria Math" w:cs="Times New Roman"/>
            <w:color w:val="000000" w:themeColor="text1"/>
            <w:sz w:val="28"/>
            <w14:ligatures w14:val="none"/>
          </w:rPr>
          <m:t>L</m:t>
        </m:r>
      </m:oMath>
      <w:r>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表示在当前训练阶段采用模型自身生成结果作为下一步输入的概率；</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为调节系数，用于控制采样概率的增长速率</w:t>
      </w:r>
      <w:r>
        <w:rPr>
          <w:rFonts w:ascii="Times New Roman" w:eastAsia="宋体" w:hAnsi="Times New Roman" w:cs="Times New Roman" w:hint="eastAsia"/>
          <w:color w:val="000000" w:themeColor="text1"/>
          <w:sz w:val="28"/>
          <w:szCs w:val="28"/>
          <w14:ligatures w14:val="none"/>
        </w:rPr>
        <w:t>。</w:t>
      </w:r>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在训练过程中，以概率</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选择使用模型生成的操作原语作为下一时间步输入，以概率</w:t>
      </w:r>
      <m:oMath>
        <m:r>
          <w:rPr>
            <w:rFonts w:ascii="Cambria Math" w:eastAsia="宋体" w:hAnsi="Cambria Math" w:cs="Times New Roman"/>
            <w:color w:val="000000" w:themeColor="text1"/>
            <w:sz w:val="28"/>
            <w:szCs w:val="28"/>
            <w14:ligatures w14:val="none"/>
          </w:rPr>
          <m:t>1-</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0" w:name="_Hlk227244226"/>
      <w:bookmarkEnd w:id="3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通过对用户输入的自然语言地理处理任务进行语义解析，提取任务意图及约束信息，构建结构化语义表示</w:t>
      </w:r>
      <w:bookmarkEnd w:id="39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391" w:name="_Hlk227244378"/>
      <w:r>
        <w:rPr>
          <w:rFonts w:ascii="Times New Roman" w:eastAsia="宋体" w:hAnsi="Times New Roman" w:cs="Times New Roman" w:hint="eastAsia"/>
          <w:color w:val="000000" w:themeColor="text1"/>
          <w:sz w:val="28"/>
          <w14:ligatures w14:val="none"/>
        </w:rPr>
        <w:t>S21、地理处理任务语义解析与特征提取。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2" w:name="_Hlk227244400"/>
      <w:bookmarkEnd w:id="39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3C4D5E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93" w:author="yun qiao" w:date="2026-05-19T00:00:00Z">
        <w:r>
          <w:rPr>
            <w:rFonts w:ascii="Times New Roman" w:eastAsia="宋体" w:hAnsi="Times New Roman" w:cs="Times New Roman" w:hint="eastAsia"/>
            <w:color w:val="000000" w:themeColor="text1"/>
            <w:sz w:val="28"/>
            <w:szCs w:val="28"/>
            <w14:ligatures w14:val="none"/>
          </w:rPr>
          <w:t>在能源时空业务场景中，所述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ins>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394" w:name="_Hlk227244409"/>
      <w:bookmarkEnd w:id="392"/>
      <w:r>
        <w:rPr>
          <w:rFonts w:ascii="Times New Roman" w:eastAsia="宋体" w:hAnsi="Times New Roman" w:cs="Times New Roman" w:hint="eastAsia"/>
          <w:color w:val="000000" w:themeColor="text1"/>
          <w:sz w:val="28"/>
          <w14:ligatures w14:val="none"/>
        </w:rPr>
        <w:t>S22、任务类型识别与结构化语义表示构建。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5" w:name="_Hlk227244419"/>
      <w:bookmarkEnd w:id="394"/>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5DF9A59" w14:textId="0D412627" w:rsidR="003E6244" w:rsidRDefault="00000000" w:rsidP="001A3F3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bookmarkEnd w:id="395"/>
      <w:r>
        <w:rPr>
          <w:rFonts w:ascii="Times New Roman" w:eastAsia="宋体" w:hAnsi="Times New Roman" w:cs="Times New Roman" w:hint="eastAsia"/>
          <w:color w:val="000000" w:themeColor="text1"/>
          <w:sz w:val="28"/>
          <w14:ligatures w14:val="none"/>
        </w:rPr>
        <w:t>在获得任务类型标识后，将所述任务类型标识与结构化语义特征进行融合，形成统一的语义表示，并将所述</w:t>
      </w:r>
      <w:bookmarkStart w:id="396" w:name="_Hlk227244530"/>
      <w:r>
        <w:rPr>
          <w:rFonts w:ascii="Times New Roman" w:eastAsia="宋体" w:hAnsi="Times New Roman" w:cs="Times New Roman" w:hint="eastAsia"/>
          <w:color w:val="000000" w:themeColor="text1"/>
          <w:sz w:val="28"/>
          <w14:ligatures w14:val="none"/>
        </w:rPr>
        <w:t>任务类型标识、所述统一语义表示及原始任务描述的文本编码结果作为后续条件化序列生成模型的输入特征。</w:t>
      </w:r>
      <w:bookmarkEnd w:id="39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7" w:name="_Hlk211500314"/>
      <w:bookmarkStart w:id="398" w:name="_Hlk227245595"/>
      <w:bookmarkEnd w:id="397"/>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398"/>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9"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400" w:author="yun qiao" w:date="2026-04-25T13:52:00Z">
        <w:r>
          <w:rPr>
            <w:rFonts w:ascii="Times New Roman" w:eastAsia="宋体" w:hAnsi="Times New Roman" w:cs="Times New Roman" w:hint="eastAsia"/>
            <w:color w:val="000000" w:themeColor="text1"/>
            <w:sz w:val="28"/>
            <w:szCs w:val="28"/>
            <w14:ligatures w14:val="none"/>
          </w:rPr>
          <w:t>，</w:t>
        </w:r>
      </w:ins>
      <m:oMath>
        <m:r>
          <w:del w:id="401" w:author="yun qiao" w:date="2026-04-25T13:52:00Z">
            <w:rPr>
              <w:rFonts w:ascii="Cambria Math" w:eastAsia="宋体" w:hAnsi="Cambria Math" w:cs="Times New Roman"/>
              <w:color w:val="000000" w:themeColor="text1"/>
              <w:sz w:val="28"/>
              <w:szCs w:val="28"/>
              <w14:ligatures w14:val="none"/>
            </w:rPr>
            <m:t>​</m:t>
          </w:del>
        </m:r>
      </m:oMath>
      <w:del w:id="402"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403"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404"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≥0</m:t>
            </m:r>
          </m:sub>
          <m:sup>
            <m:r>
              <w:rPr>
                <w:rFonts w:ascii="Cambria Math" w:eastAsia="宋体" w:hAnsi="Cambria Math" w:cs="Times New Roman"/>
                <w:color w:val="000000" w:themeColor="text1"/>
                <w:sz w:val="28"/>
                <w:szCs w:val="28"/>
                <w14:ligatures w14:val="none"/>
              </w:rPr>
              <m:t xml:space="preserve"> </m:t>
            </m:r>
          </m:sup>
        </m:sSubSup>
      </m:oMath>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m:oMath>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oMath>
      <w:r>
        <w:rPr>
          <w:rFonts w:ascii="Times New Roman" w:eastAsia="宋体" w:hAnsi="Times New Roman" w:cs="Times New Roman"/>
          <w:color w:val="000000" w:themeColor="text1"/>
          <w:sz w:val="28"/>
          <w:szCs w:val="28"/>
          <w14:ligatures w14:val="none"/>
        </w:rPr>
        <w:t>表示操作原语集合的基数，即操作原语的数量；</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表示第i个操作原语向第j个操作原语的转移合法性程度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i,j</m:t>
        </m:r>
        <m:r>
          <m:rPr>
            <m:sty m:val="p"/>
          </m:rP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{1,2,</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所述转移合法性矩阵为基于规则约束与统计信息构建的加权矩阵，其取值综合反映操作原语层次结构约束、训练样本中的转移统计规律以及输入输出数据类型兼容关系。</w:t>
      </w:r>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（2）在训练样本中存在相邻操作原语转移关系，或符合领域规则允许的处理流程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（1）任务类型对应的操作大类约束；</w:t>
        <w:br/>
        <w:lastRenderedPageBreak/>
        <w:t>（2）已生成操作原语序列的层次归属关系约束；</w:t>
        <w:br/>
        <w:t>（3）操作原语转移合法性约束；</w:t>
        <w:br/>
        <w:t>（4）相邻步骤输入输出数据类型兼容性约束。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，其中满足上述约束条件的候选操作原语对应元素取值为1，否则取值为0，则经约束筛选后的概率分布可表示为：</w:t>
      </w:r>
    </w:p>
    <w:p w14:paraId="5BB508DD" w14:textId="0FB20BB2"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r>
            <w:rPr>
              <w:rFonts w:ascii="Cambria Math" w:eastAsia="宋体" w:hAnsi="Cambria Math" w:cs="Times New Roman" w:hint="eastAsia"/>
              <w:color w:val="000000" w:themeColor="text1"/>
              <w:sz w:val="28"/>
              <w:szCs w:val="28"/>
              <w14:ligatures w14:val="none"/>
            </w:rPr>
            <m:t>=</m:t>
          </m:r>
          <m:r>
            <m:rPr>
              <m:nor/>
            </m:rPr>
            <w:rPr>
              <w:rFonts w:ascii="Cambria Math" w:eastAsia="宋体" w:hAnsi="Cambria Math" w:cs="Times New Roman" w:hint="eastAsia"/>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t</m:t>
                  </m:r>
                </m:sub>
              </m:sSub>
            </m:e>
          </m:d>
        </m:oMath>
      </m:oMathPara>
    </w:p>
    <w:p w14:paraId="425277D1" w14:textId="1AF327F3" w:rsidR="0069252C" w:rsidRPr="001A3F38" w:rsidRDefault="00000000" w:rsidP="0069252C">
      <w:pPr>
        <w:spacing w:after="0" w:line="480" w:lineRule="exact"/>
        <w:ind w:firstLineChars="200" w:firstLine="560"/>
        <w:jc w:val="both"/>
        <w:rPr>
          <w:rFonts w:ascii="Times New Roman" w:eastAsia="宋体" w:hAnsi="Times New Roman" w:cs="Times New Roman"/>
          <w:b/>
          <w:bCs/>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r>
          <m:rPr>
            <m:sty m:val="p"/>
          </m:rP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{0,1</m:t>
        </m:r>
        <m:sSup>
          <m:sSupPr>
            <m:ctrlPr>
              <w:rPr>
                <w:rFonts w:ascii="Cambria Math" w:eastAsia="宋体" w:hAnsi="Cambria Math" w:cs="Times New Roman"/>
                <w:i/>
                <w:color w:val="000000" w:themeColor="text1"/>
                <w:sz w:val="28"/>
                <w:szCs w:val="28"/>
                <w14:ligatures w14:val="none"/>
              </w:rPr>
            </m:ctrlPr>
          </m:sSupPr>
          <m:e>
            <m:r>
              <m:rPr>
                <m:lit/>
              </m:rPr>
              <w:rPr>
                <w:rFonts w:ascii="Cambria Math" w:eastAsia="宋体" w:hAnsi="Cambria Math" w:cs="Times New Roman"/>
                <w:color w:val="000000" w:themeColor="text1"/>
                <w:sz w:val="28"/>
                <w:szCs w:val="28"/>
                <w14:ligatures w14:val="none"/>
              </w:rPr>
              <m:t>}</m:t>
            </m:r>
          </m:e>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p>
      </m:oMath>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r>
        <w:rPr>
          <w:rFonts w:ascii="Times New Roman" w:eastAsia="宋体" w:hAnsi="Times New Roman" w:cs="Times New Roman"/>
          <w:color w:val="000000" w:themeColor="text1"/>
          <w:sz w:val="28"/>
          <w:szCs w:val="28"/>
          <w14:ligatures w14:val="none"/>
        </w:rPr>
        <w:t>Normalize表示对筛选后的候选集合进行重新归一化</w:t>
      </w:r>
      <w:r>
        <w:rPr>
          <w:rFonts w:ascii="Times New Roman" w:eastAsia="宋体" w:hAnsi="Times New Roman" w:cs="Times New Roman" w:hint="eastAsia"/>
          <w:color w:val="000000" w:themeColor="text1"/>
          <w:sz w:val="28"/>
          <w:szCs w:val="28"/>
          <w14:ligatures w14:val="none"/>
        </w:rPr>
        <w:t>，使其满足概率分布约束；</w:t>
      </w:r>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oMath>
      <w:r>
        <w:rPr>
          <w:rFonts w:ascii="Times New Roman" w:eastAsia="宋体" w:hAnsi="Times New Roman" w:cs="Times New Roman"/>
          <w:color w:val="000000" w:themeColor="text1"/>
          <w:sz w:val="28"/>
          <w:szCs w:val="28"/>
          <w14:ligatures w14:val="none"/>
        </w:rPr>
        <w:t>表示在引入结构约束后的候选操作原语概率分布。所述计算过程通过将候选屏蔽向量与原始概率分布进行逐元素相乘，对不满足结构约束条件的候选操作原语进行概率抑制或屏蔽，并对剩余候选项进行归一化处理，从而在概率空间内实现约束驱动的候选筛选。</w:t>
      </w:r>
    </w:p>
    <w:p w14:paraId="58FDBB63" w14:textId="77777777" w:rsidR="0069252C"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对于不满足约束条件的候选操作原语，其对应概率在筛选过程中被置零或显著降低，从而不参与当前时间步的选择过程。</w:t>
      </w:r>
    </w:p>
    <w:p w14:paraId="7D4E2AA1" w14:textId="0FB59B3D"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4FFD2818" w14:textId="548799CC"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m:oMath>
        <m:r>
          <w:rPr>
            <w:rFonts w:ascii="Cambria Math" w:eastAsia="宋体" w:hAnsi="Cambria Math" w:cs="Times New Roman"/>
            <w:color w:val="000000" w:themeColor="text1"/>
            <w:sz w:val="28"/>
            <w:szCs w:val="28"/>
            <w14:ligatures w14:val="none"/>
          </w:rPr>
          <m:t>Y=</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其累计生成得分可表示为：</w:t>
      </w:r>
    </w:p>
    <w:p w14:paraId="3DF7FFBA" w14:textId="39BF4E5A" w:rsidR="003E6244" w:rsidRPr="001A3F38"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hint="eastAsia"/>
          <w:iCs/>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oMath>
      <w:r>
        <w:rPr>
          <w:rFonts w:ascii="Times New Roman" w:eastAsia="宋体" w:hAnsi="Times New Roman" w:cs="Times New Roman"/>
          <w:color w:val="000000" w:themeColor="text1"/>
          <w:sz w:val="28"/>
          <w:szCs w:val="28"/>
          <w14:ligatures w14:val="none"/>
        </w:rPr>
        <w:t>表示候</w:t>
        <w:lastRenderedPageBreak/>
        <w:t>选序列的累计生成得分。所述累计得分通过对各时间步的对数生成概率进行累加，用于刻画候选序列在整体生成过程中的概率一致性与语义合理性，从而为多候选路径之间的排序与筛选提供依据。</w:t>
      </w:r>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399"/>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5"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bookmarkStart w:id="406"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405"/>
      <w:bookmarkEnd w:id="406"/>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7"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407"/>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452A129C"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08" w:name="_Hlk227245807"/>
      <w:r>
        <w:rPr>
          <w:rFonts w:ascii="Times New Roman" w:eastAsia="宋体" w:hAnsi="Times New Roman" w:cs="Times New Roman"/>
          <w:color w:val="000000" w:themeColor="text1"/>
          <w:sz w:val="28"/>
          <w:szCs w:val="28"/>
          <w14:ligatures w14:val="none"/>
        </w:rPr>
        <w:t>在本实施方式中，</w:t>
      </w:r>
      <w:r>
        <w:rPr>
          <w:rFonts w:ascii="Times New Roman" w:eastAsia="宋体" w:hAnsi="Times New Roman" w:cs="Times New Roman" w:hint="eastAsia"/>
          <w:color w:val="000000" w:themeColor="text1"/>
          <w:sz w:val="28"/>
          <w:szCs w:val="28"/>
          <w14:ligatures w14:val="none"/>
        </w:rPr>
        <w:t>设</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408"/>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24DB5462" w:rsidR="003E6244" w:rsidRPr="001A3F38"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409"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409"/>
    </w:p>
    <w:p w14:paraId="470F74F2" w14:textId="30CD416E" w:rsidR="00CF68B4" w:rsidRDefault="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rPr>
          <w:rPr>
            <w:rFonts w:ascii="Cambria Math" w:eastAsia="宋体" w:hAnsi="Cambria Math" w:cs="Times New Roman"/>
            <w:color w:val="000000" w:themeColor="text1"/>
            <w:sz w:val="28"/>
            <w:szCs w:val="28"/>
            <w14:ligatures w14:val="none"/>
          </w:rPr>
          <m:t>O</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存在映射关系的候选算子集合；</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表示目标平台中的具体算子；</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oMath>
      <w:r>
        <w:rPr>
          <w:rFonts w:ascii="Times New Roman" w:eastAsia="宋体" w:hAnsi="Times New Roman" w:cs="Times New Roman"/>
          <w:color w:val="000000" w:themeColor="text1"/>
          <w:sz w:val="28"/>
          <w:szCs w:val="28"/>
          <w14:ligatures w14:val="none"/>
        </w:rPr>
        <w:t>表示操作原语与具体算子之间的映射关系集合。</w:t>
      </w:r>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r>
        <w:rPr>
          <w:rFonts w:ascii="Times New Roman" w:eastAsia="宋体" w:hAnsi="Times New Roman" w:cs="Times New Roman"/>
          <w:color w:val="000000" w:themeColor="text1"/>
          <w:sz w:val="28"/>
          <w:szCs w:val="28"/>
          <w14:ligatures w14:val="none"/>
        </w:rPr>
        <w:t>所述映射评分优选以语义相似度为基础进行构建</w:t>
      </w:r>
      <w:r>
        <w:rPr>
          <w:rFonts w:ascii="Times New Roman" w:eastAsia="宋体" w:hAnsi="Times New Roman" w:cs="Times New Roman" w:hint="eastAsia"/>
          <w:color w:val="000000" w:themeColor="text1"/>
          <w:sz w:val="28"/>
          <w:szCs w:val="28"/>
          <w14:ligatures w14:val="none"/>
        </w:rPr>
        <w:t>：</w:t>
      </w:r>
    </w:p>
    <w:p w14:paraId="32899C4A" w14:textId="65CD3F96" w:rsidR="003E6244" w:rsidRPr="001A3F38"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m:oMathPara>
    </w:p>
    <w:p w14:paraId="643D996C" w14:textId="731FAE0C"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表示候选算子与操作原语之间的综合映射评分；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410"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410"/>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1"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4925D76" w:rsidR="003E6244" w:rsidRPr="001A3F38"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表示相邻步骤中的具体算子；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表示对应的相邻操作原语；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nor/>
          </m:rPr>
          <w:rPr>
            <w:rFonts w:ascii="Times New Roman" w:eastAsia="宋体" w:hAnsi="Times New Roman" w:cs="Times New Roman"/>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4C86EE5D"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40BD3ED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hint="eastAsia"/>
          <w:color w:val="000000" w:themeColor="text1"/>
          <w:sz w:val="28"/>
          <w:szCs w:val="28"/>
          <w14:ligatures w14:val="none"/>
        </w:rPr>
        <w:t>表</w:t>
      </w:r>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（3）层次结构约束</w:t>
      </w:r>
      <w:r>
        <w:rPr>
          <w:rFonts w:ascii="Times New Roman" w:eastAsia="宋体" w:hAnsi="Times New Roman" w:cs="Times New Roman" w:hint="eastAsia"/>
          <w:color w:val="000000" w:themeColor="text1"/>
          <w:sz w:val="28"/>
          <w:szCs w:val="28"/>
          <w14:ligatures w14:val="none"/>
        </w:rPr>
        <w:t>：</w:t>
      </w:r>
    </w:p>
    <w:p w14:paraId="52D1B95B" w14:textId="36BA2FDF"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476C1FCF"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p>
    <w:bookmarkEnd w:id="411"/>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A74B843"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表示目标平台中的候选具体算子；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oMath>
      <w:r>
        <w:rPr>
          <w:rFonts w:ascii="Times New Roman" w:eastAsia="宋体" w:hAnsi="Times New Roman" w:cs="Times New Roman"/>
          <w:color w:val="000000" w:themeColor="text1"/>
          <w:sz w:val="28"/>
          <w:szCs w:val="28"/>
          <w14:ligatures w14:val="none"/>
        </w:rPr>
        <w:t>表示候选序列的映射覆盖度；候选操作原语序列长度为T，成功映射的操作原语数量为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412"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412"/>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2584131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3"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m:oMath>
        <m:r>
          <w:rPr>
            <w:rFonts w:ascii="Cambria Math" w:eastAsia="宋体" w:hAnsi="Cambria Math" w:cs="Times New Roman" w:hint="eastAsia"/>
            <w:color w:val="000000" w:themeColor="text1"/>
            <w:sz w:val="28"/>
            <w:szCs w:val="28"/>
            <w14:ligatures w14:val="none"/>
          </w:rPr>
          <m:t>C={</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，其综合评分定义为：</w:t>
      </w:r>
    </w:p>
    <w:p w14:paraId="1BAEEFE0" w14:textId="15E5C68A"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37211C8"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r>
        <w:rPr>
          <w:rFonts w:ascii="Times New Roman" w:eastAsia="宋体" w:hAnsi="Times New Roman" w:cs="Times New Roman"/>
          <w:color w:val="000000" w:themeColor="text1"/>
          <w:sz w:val="28"/>
          <w:szCs w:val="28"/>
          <w14:ligatures w14:val="none"/>
        </w:rPr>
        <w:t>C表示候选算子链；Y表示与候选算子链对应的操作原语序列；</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表示第i个操作原语；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表示算子与操作原语之间的语义映射评分；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w:r>
        <w:rPr>
          <w:rFonts w:ascii="Times New Roman" w:eastAsia="宋体" w:hAnsi="Times New Roman" w:cs="Times New Roman"/>
          <w:color w:val="000000" w:themeColor="text1"/>
          <w:sz w:val="28"/>
          <w:szCs w:val="28"/>
          <w14:ligatures w14:val="none"/>
        </w:rPr>
        <w:t>表示统一约束函数；</w:t>
      </w:r>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表示候选算子链的综合评分。所述综合评分通过对算子与操作原语之间的语义匹配程度以及相邻步骤之间的结构约束一致性进行联合建模，实现对候选算子链在语义合理性与结构完整性两个方面的综合评估。</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sty m:val="p"/>
          </m:rPr>
          <w:rPr>
            <w:rFonts w:ascii="Cambria Math" w:eastAsia="宋体" w:hAnsi="Cambria Math" w:cs="Times New Roman"/>
            <w:color w:val="000000" w:themeColor="text1"/>
            <w:sz w:val="28"/>
            <w:szCs w:val="28"/>
            <w14:ligatures w14:val="none"/>
          </w:rPr>
          <m:t>C</m:t>
        </m:r>
      </m:oMath>
      <w:r>
        <w:rPr>
          <w:rFonts w:ascii="Times New Roman" w:eastAsia="宋体" w:hAnsi="Times New Roman" w:cs="Times New Roman"/>
          <w:color w:val="000000" w:themeColor="text1"/>
          <w:sz w:val="28"/>
          <w:szCs w:val="28"/>
          <w14:ligatures w14:val="none"/>
        </w:rPr>
        <w:t>表示所有候选算子链的集合；</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color w:val="000000" w:themeColor="text1"/>
          <w:sz w:val="28"/>
          <w:szCs w:val="28"/>
          <w14:ligatures w14:val="none"/>
        </w:rPr>
        <w:t>表示预设保留的候选链数量；</w:t>
      </w:r>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oMath>
      <w:r>
        <w:rPr>
          <w:rFonts w:ascii="Times New Roman" w:eastAsia="宋体" w:hAnsi="Times New Roman" w:cs="Times New Roman"/>
          <w:color w:val="000000" w:themeColor="text1"/>
          <w:sz w:val="28"/>
          <w:szCs w:val="28"/>
          <w14:ligatures w14:val="none"/>
        </w:rPr>
        <w:t>表示筛选后的候选算子链集合。</w:t>
      </w:r>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41DE853B"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14" w:name="_Hlk227245968"/>
      <w:bookmarkEnd w:id="413"/>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414"/>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415" w:name="_Hlk227245984"/>
      <w:r>
        <w:rPr>
          <w:rFonts w:ascii="Times New Roman" w:eastAsia="宋体" w:hAnsi="Times New Roman" w:cs="Times New Roman" w:hint="eastAsia"/>
          <w:color w:val="000000" w:themeColor="text1"/>
          <w:sz w:val="28"/>
          <w:szCs w:val="28"/>
          <w14:ligatures w14:val="none"/>
        </w:rPr>
        <w:t>结构合理性与可执行性</w:t>
      </w:r>
      <w:bookmarkEnd w:id="415"/>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w:t>
        <w:lastRenderedPageBreak/>
        <w:t>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416"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416"/>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3424CC96"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所述映射覆盖度</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oMath>
      <w:r>
        <w:rPr>
          <w:rFonts w:ascii="Times New Roman" w:eastAsia="宋体" w:hAnsi="Times New Roman" w:cs="等线"/>
          <w:color w:val="000000" w:themeColor="text1"/>
          <w:sz w:val="28"/>
          <w14:ligatures w14:val="none"/>
        </w:rPr>
        <w:t>在映射阶段用于刻画候选操作原语序列向具体平台算子空间的映射完整性，并在本步骤中作为候选算子链的整体特征参与结构一致性评分计算，记为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417"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417"/>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表示结构一致性评分；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表示语义一致性评分；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r>
        <w:rPr>
          <w:rFonts w:ascii="Times New Roman" w:eastAsia="宋体" w:hAnsi="Times New Roman" w:cs="Times New Roman"/>
          <w:color w:val="000000" w:themeColor="text1"/>
          <w:sz w:val="28"/>
          <w:szCs w:val="28"/>
          <w14:ligatures w14:val="none"/>
        </w:rPr>
        <w:t>通过将基于知识图谱的</w:t>
        <w:lastRenderedPageBreak/>
        <w:t>结构一致性评分与基于大语言模型的语义一致性评分进行融合，实现结构约束与语义匹配的协同优化。</w:t>
      </w:r>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8" w:name="_Hlk227246108"/>
      <w:bookmarkStart w:id="419"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0"/>
          <w:footerReference w:type="default" r: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进一步地，所述修复过程采用“操作原语层级内优先替换—操作子类层级扩展替代—重映射筛选”的分级回退策略，所述策略直接依托于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418"/>
      <w:r>
        <w:rPr>
          <w:rFonts w:ascii="Times New Roman" w:eastAsia="宋体" w:hAnsi="Times New Roman" w:cs="Times New Roman" w:hint="eastAsia"/>
          <w:color w:val="000000" w:themeColor="text1"/>
          <w:sz w:val="28"/>
          <w:szCs w:val="28"/>
          <w14:ligatures w14:val="none"/>
        </w:rPr>
        <w:t>。</w:t>
      </w:r>
      <w:bookmarkEnd w:id="419"/>
    </w:p>
    <w:p w14:paraId="644CC443" w14:textId="2C6C0191" w:rsidR="003E6244" w:rsidRDefault="00000000">
      <w:pPr>
        <w:rPr>
          <w:rFonts w:hint="eastAsia"/>
          <w:color w:val="000000" w:themeColor="text1"/>
        </w:rPr>
      </w:pPr>
      <w:ins w:id="420" w:author="yun qiao" w:date="2026-04-24T20:53:00Z">
        <w:r>
          <w:rPr>
            <w:rFonts w:hint="eastAsia"/>
          </w:rPr>
          <w:object w:dxaOrig="25656" w:dyaOrig="17125" w14:anchorId="605AA719">
            <v:shape id="_x0000_i1026" type="#_x0000_t75" style="width:470.8pt;height:315.1pt" o:ole="">
              <v:imagedata r:id="rId22" o:title=""/>
            </v:shape>
            <o:OLEObject Type="Embed" ProgID="Visio.Drawing.15" ShapeID="_x0000_i1026" DrawAspect="Content" ObjectID="_1840721652" r:id="rId23"/>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 xml:space="preserve">图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2" w:author="mdzhang" w:date="2026-04-22T09:13:00Z" w:initials="da">
    <w:p w14:paraId="01C6B40D" w14:textId="77777777" w:rsidR="003E6244" w:rsidRDefault="00000000">
      <w:pPr>
        <w:pStyle w:val="a4"/>
      </w:pPr>
      <w:r>
        <w:rPr>
          <w:rFonts w:hint="eastAsia"/>
        </w:rPr>
        <w:t>更新</w:t>
      </w:r>
    </w:p>
  </w:comment>
  <w:comment w:id="28"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30"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32"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33"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4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27" w14:textId="77777777" w:rsidR="0028394F" w:rsidRDefault="0028394F">
      <w:pPr>
        <w:spacing w:line="240" w:lineRule="auto"/>
        <w:rPr>
          <w:rFonts w:hint="eastAsia"/>
        </w:rPr>
      </w:pPr>
      <w:r>
        <w:separator/>
      </w:r>
    </w:p>
  </w:endnote>
  <w:endnote w:type="continuationSeparator" w:id="0">
    <w:p w14:paraId="4D5D7F1A" w14:textId="77777777" w:rsidR="0028394F" w:rsidRDefault="0028394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B318" w14:textId="77777777" w:rsidR="0028394F" w:rsidRDefault="0028394F">
      <w:pPr>
        <w:spacing w:after="0"/>
        <w:rPr>
          <w:rFonts w:hint="eastAsia"/>
        </w:rPr>
      </w:pPr>
      <w:r>
        <w:separator/>
      </w:r>
    </w:p>
  </w:footnote>
  <w:footnote w:type="continuationSeparator" w:id="0">
    <w:p w14:paraId="3C9B0E57" w14:textId="77777777" w:rsidR="0028394F" w:rsidRDefault="0028394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A3F38"/>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8394F"/>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33C2"/>
    <w:rsid w:val="006970CE"/>
    <w:rsid w:val="006A1B49"/>
    <w:rsid w:val="006A22FA"/>
    <w:rsid w:val="006A2824"/>
    <w:rsid w:val="006A3D2D"/>
    <w:rsid w:val="006A7258"/>
    <w:rsid w:val="006B2980"/>
    <w:rsid w:val="006B49C8"/>
    <w:rsid w:val="006B5ADF"/>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42D7"/>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24C6A"/>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Relationships xmlns="http://schemas.openxmlformats.org/package/2006/relationships"><Relationship Id="rId1" Type="http://schemas.openxmlformats.org/officeDocument/2006/relationships/image" Target="media/image2.png"/></Relationship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4.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package" Target="embeddings/Microsoft_Visio_Drawing1.vsdx"/><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37</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64</cp:revision>
  <cp:lastPrinted>2026-04-21T11:12:00Z</cp:lastPrinted>
  <dcterms:created xsi:type="dcterms:W3CDTF">2026-04-23T08:54:00Z</dcterms:created>
  <dcterms:modified xsi:type="dcterms:W3CDTF">2026-05-19T10:47:00Z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