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BA17E7C">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lang w:val="zh-CN"/>
        </w:rPr>
        <w:t>本申请公开了一种</w:t>
      </w:r>
      <w:del w:id="0" w:author="AAA" w:date="2026-06-17T15:35:27Z">
        <w:r>
          <w:rPr>
            <w:rFonts w:hint="eastAsia" w:ascii="Times New Roman"/>
            <w:iCs/>
            <w:color w:val="000000"/>
            <w:sz w:val="28"/>
            <w:szCs w:val="28"/>
            <w:lang w:val="zh-CN"/>
          </w:rPr>
          <w:delText>地理信息任务处理</w:delText>
        </w:r>
      </w:del>
      <w:del w:id="1" w:author="AAA" w:date="2026-06-17T15:36:25Z">
        <w:r>
          <w:rPr>
            <w:rFonts w:hint="eastAsia" w:ascii="Times New Roman"/>
            <w:iCs/>
            <w:color w:val="000000"/>
            <w:sz w:val="28"/>
            <w:szCs w:val="28"/>
            <w:lang w:val="zh-CN"/>
          </w:rPr>
          <w:delText>方法、装置、电子设备及存储介质</w:delText>
        </w:r>
      </w:del>
      <w:ins w:id="2" w:author="AAA" w:date="2026-06-17T15:36:25Z">
        <w:r>
          <w:rPr>
            <w:rFonts w:hint="eastAsia" w:ascii="Times New Roman"/>
            <w:iCs/>
            <w:color w:val="000000"/>
            <w:sz w:val="28"/>
            <w:szCs w:val="28"/>
            <w:lang w:val="zh-CN"/>
          </w:rPr>
          <w:t>知识图谱与生成模型协同的地理任务智能处理方法及装置</w:t>
        </w:r>
      </w:ins>
      <w:r>
        <w:rPr>
          <w:rFonts w:hint="eastAsia" w:ascii="Times New Roman"/>
          <w:iCs/>
          <w:color w:val="000000"/>
          <w:sz w:val="28"/>
          <w:szCs w:val="28"/>
          <w:lang w:val="zh-CN"/>
        </w:rPr>
        <w:t>，涉及</w:t>
      </w:r>
      <w:r>
        <w:rPr>
          <w:rFonts w:hint="eastAsia" w:ascii="Times New Roman"/>
          <w:iCs/>
          <w:color w:val="000000"/>
          <w:sz w:val="28"/>
          <w:szCs w:val="28"/>
        </w:rPr>
        <w:t>地理信息系统</w:t>
      </w:r>
      <w:r>
        <w:rPr>
          <w:rFonts w:hint="eastAsia" w:ascii="Times New Roman"/>
          <w:iCs/>
          <w:color w:val="000000"/>
          <w:sz w:val="28"/>
          <w:szCs w:val="28"/>
          <w:lang w:val="zh-CN"/>
        </w:rPr>
        <w:t>技术领域，</w:t>
      </w:r>
      <w:r>
        <w:rPr>
          <w:rFonts w:hint="eastAsia" w:ascii="Times New Roman"/>
          <w:iCs/>
          <w:color w:val="000000"/>
          <w:sz w:val="28"/>
          <w:szCs w:val="28"/>
        </w:rPr>
        <w:t>该方法包括：基于不同地理信息平台的算子数据，融合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w:t>
      </w:r>
      <w:r>
        <w:rPr>
          <w:rFonts w:ascii="Times New Roman"/>
          <w:iCs/>
          <w:color w:val="000000"/>
          <w:sz w:val="28"/>
          <w:szCs w:val="28"/>
        </w:rPr>
        <w:t>；基于条件化序列生成模型与知识图谱的协同推理，对</w:t>
      </w:r>
      <w:r>
        <w:rPr>
          <w:rFonts w:hint="eastAsia" w:ascii="Times New Roman"/>
          <w:iCs/>
          <w:color w:val="000000"/>
          <w:sz w:val="28"/>
          <w:szCs w:val="28"/>
        </w:rPr>
        <w:t>地理信息处理任务</w:t>
      </w:r>
      <w:r>
        <w:rPr>
          <w:rFonts w:ascii="Times New Roman"/>
          <w:iCs/>
          <w:color w:val="000000"/>
          <w:sz w:val="28"/>
          <w:szCs w:val="28"/>
        </w:rPr>
        <w:t>进行语义解析，构建结构化语义表示；根据预构建的平台无关操作语义空间与目标平台算子之间的映射关系，将候选处理流程转换为候选算子链；</w:t>
      </w:r>
      <w:r>
        <w:rPr>
          <w:rFonts w:hint="eastAsia" w:ascii="Times New Roman"/>
          <w:iCs/>
          <w:color w:val="000000"/>
          <w:sz w:val="28"/>
          <w:szCs w:val="28"/>
        </w:rPr>
        <w:t>通过语义约束与结构约束对</w:t>
      </w:r>
      <w:r>
        <w:rPr>
          <w:rFonts w:ascii="Times New Roman"/>
          <w:iCs/>
          <w:color w:val="000000"/>
          <w:sz w:val="28"/>
          <w:szCs w:val="28"/>
        </w:rPr>
        <w:t>候选算子链进行筛选，并基于多源约束执行优化与迭代修复，以获得最优算子链及对应的</w:t>
      </w:r>
      <w:r>
        <w:rPr>
          <w:rFonts w:hint="eastAsia" w:ascii="Times New Roman"/>
          <w:iCs/>
          <w:color w:val="000000"/>
          <w:sz w:val="28"/>
          <w:szCs w:val="28"/>
          <w:lang w:val="zh-CN"/>
        </w:rPr>
        <w:t>地理信息处理模型</w:t>
      </w:r>
      <w:r>
        <w:rPr>
          <w:rFonts w:ascii="Times New Roman"/>
          <w:iCs/>
          <w:color w:val="000000"/>
          <w:sz w:val="28"/>
          <w:szCs w:val="28"/>
        </w:rPr>
        <w:t>。</w:t>
      </w:r>
      <w:ins w:id="3" w:author="AAA" w:date="2026-06-17T15:37:14Z">
        <w:bookmarkStart w:id="10" w:name="_GoBack"/>
        <w:bookmarkEnd w:id="10"/>
        <w:r>
          <w:rPr>
            <w:rFonts w:hint="eastAsia" w:ascii="Times New Roman"/>
            <w:iCs/>
            <w:color w:val="000000"/>
            <w:sz w:val="28"/>
            <w:szCs w:val="28"/>
            <w:lang w:val="en-US" w:eastAsia="zh-CN"/>
          </w:rPr>
          <w:t>本申请</w:t>
        </w:r>
      </w:ins>
      <w:r>
        <w:rPr>
          <w:rFonts w:hint="eastAsia" w:ascii="Times New Roman"/>
          <w:iCs/>
          <w:color w:val="000000"/>
          <w:sz w:val="28"/>
          <w:szCs w:val="28"/>
        </w:rPr>
        <w:t>在复杂业务场景下，提升了地理信息任务处理的适应性</w:t>
      </w:r>
      <w:del w:id="4" w:author="AAA" w:date="2026-06-17T15:37:10Z">
        <w:r>
          <w:rPr>
            <w:rFonts w:hint="eastAsia" w:ascii="Times New Roman"/>
            <w:iCs/>
            <w:color w:val="000000"/>
            <w:sz w:val="28"/>
            <w:szCs w:val="28"/>
          </w:rPr>
          <w:delText>和可执行性</w:delText>
        </w:r>
      </w:del>
      <w:r>
        <w:rPr>
          <w:rFonts w:hint="eastAsia" w:ascii="Times New Roman"/>
          <w:iCs/>
          <w:color w:val="000000"/>
          <w:sz w:val="28"/>
          <w:szCs w:val="28"/>
        </w:rPr>
        <w:t>。</w:t>
      </w:r>
    </w:p>
    <w:p w14:paraId="4D7DFF16">
      <w:pPr>
        <w:spacing w:after="12" w:line="360" w:lineRule="auto"/>
        <w:rPr>
          <w:iCs/>
          <w:sz w:val="28"/>
          <w:szCs w:val="28"/>
        </w:rPr>
        <w:sectPr>
          <w:headerReference r:id="rId3" w:type="default"/>
          <w:footerReference r:id="rId4" w:type="default"/>
          <w:pgSz w:w="11906" w:h="16838"/>
          <w:pgMar w:top="1361" w:right="851" w:bottom="851" w:left="1418" w:header="794" w:footer="113" w:gutter="0"/>
          <w:pgNumType w:start="1"/>
          <w:cols w:space="720" w:num="1"/>
          <w:docGrid w:type="lines" w:linePitch="312" w:charSpace="0"/>
        </w:sectPr>
      </w:pPr>
    </w:p>
    <w:p w14:paraId="75AFD6FD">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object>
          <v:shape id="_x0000_i1025" o:spt="75" type="#_x0000_t75" style="height:238.8pt;width:481.8pt;" o:ole="t" filled="f" o:preferrelative="t" stroked="f" coordsize="21600,21600">
            <v:path/>
            <v:fill on="f" focussize="0,0"/>
            <v:stroke on="f" joinstyle="miter"/>
            <v:imagedata r:id="rId13" o:title=""/>
            <o:lock v:ext="edit" aspectratio="f"/>
            <w10:wrap type="none"/>
            <w10:anchorlock/>
          </v:shape>
          <o:OLEObject Type="Embed" ProgID="Visio.Drawing.15" ShapeID="_x0000_i1025" DrawAspect="Content" ObjectID="_1468075725" r:id="rId12">
            <o:LockedField>false</o:LockedField>
          </o:OLEObject>
        </w:object>
      </w:r>
    </w:p>
    <w:p w14:paraId="75D7AC9B">
      <w:pPr>
        <w:spacing w:after="12" w:line="360" w:lineRule="auto"/>
        <w:jc w:val="center"/>
        <w:rPr>
          <w:iCs/>
          <w:sz w:val="28"/>
          <w:szCs w:val="28"/>
        </w:rPr>
        <w:sectPr>
          <w:headerReference r:id="rId5" w:type="default"/>
          <w:pgSz w:w="11906" w:h="16838"/>
          <w:pgMar w:top="1361" w:right="851" w:bottom="851" w:left="1418" w:header="794" w:footer="113" w:gutter="0"/>
          <w:pgNumType w:start="1"/>
          <w:cols w:space="720" w:num="1"/>
          <w:docGrid w:type="lines" w:linePitch="312" w:charSpace="0"/>
        </w:sectPr>
      </w:pPr>
    </w:p>
    <w:p w14:paraId="6E05AA85">
      <w:pPr>
        <w:pStyle w:val="5"/>
        <w:spacing w:after="12" w:line="360" w:lineRule="auto"/>
        <w:ind w:left="0" w:leftChars="0" w:firstLine="560" w:firstLineChars="200"/>
        <w:rPr>
          <w:rFonts w:ascii="Times New Roman"/>
          <w:iCs/>
          <w:color w:val="000000"/>
          <w:sz w:val="28"/>
          <w:szCs w:val="28"/>
        </w:rPr>
      </w:pPr>
      <w:bookmarkStart w:id="0" w:name="OLE_LINK2"/>
      <w:r>
        <w:rPr>
          <w:rFonts w:hint="eastAsia" w:ascii="Times New Roman"/>
          <w:iCs/>
          <w:color w:val="000000"/>
          <w:sz w:val="28"/>
          <w:szCs w:val="28"/>
        </w:rPr>
        <w:t>1.一种</w:t>
      </w:r>
      <w:del w:id="5" w:author="AAA" w:date="2026-06-17T15:35:27Z">
        <w:r>
          <w:rPr>
            <w:rFonts w:hint="eastAsia" w:ascii="Times New Roman"/>
            <w:iCs/>
            <w:color w:val="000000"/>
            <w:sz w:val="28"/>
            <w:szCs w:val="28"/>
            <w:lang w:val="zh-CN"/>
          </w:rPr>
          <w:delText>地理信息</w:delText>
        </w:r>
      </w:del>
      <w:del w:id="6" w:author="AAA" w:date="2026-06-17T15:35:27Z">
        <w:r>
          <w:rPr>
            <w:rFonts w:hint="eastAsia" w:ascii="Times New Roman"/>
            <w:iCs/>
            <w:color w:val="000000"/>
            <w:sz w:val="28"/>
            <w:szCs w:val="28"/>
          </w:rPr>
          <w:delText>任务</w:delText>
        </w:r>
      </w:del>
      <w:del w:id="7" w:author="AAA" w:date="2026-06-17T15:35:27Z">
        <w:r>
          <w:rPr>
            <w:rFonts w:hint="eastAsia" w:ascii="Times New Roman"/>
            <w:iCs/>
            <w:color w:val="000000"/>
            <w:sz w:val="28"/>
            <w:szCs w:val="28"/>
            <w:lang w:val="zh-CN"/>
          </w:rPr>
          <w:delText>处理</w:delText>
        </w:r>
      </w:del>
      <w:ins w:id="8" w:author="AAA" w:date="2026-06-17T15:35:27Z">
        <w:r>
          <w:rPr>
            <w:rFonts w:hint="eastAsia" w:ascii="Times New Roman"/>
            <w:iCs/>
            <w:color w:val="000000"/>
            <w:sz w:val="28"/>
            <w:szCs w:val="28"/>
            <w:lang w:val="zh-CN"/>
          </w:rPr>
          <w:t>知识图谱与生成模型协同的地理任务智能处理</w:t>
        </w:r>
      </w:ins>
      <w:r>
        <w:rPr>
          <w:rFonts w:hint="eastAsia" w:ascii="Times New Roman"/>
          <w:iCs/>
          <w:color w:val="000000"/>
          <w:sz w:val="28"/>
          <w:szCs w:val="28"/>
        </w:rPr>
        <w:t>方法，其特征在于，所述的方法包括：</w:t>
      </w:r>
    </w:p>
    <w:p w14:paraId="6A6BA607">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w:t>
      </w:r>
      <w:r>
        <w:rPr>
          <w:rFonts w:ascii="Times New Roman"/>
          <w:iCs/>
          <w:color w:val="000000"/>
          <w:sz w:val="28"/>
          <w:szCs w:val="28"/>
        </w:rPr>
        <w:t>；</w:t>
      </w:r>
    </w:p>
    <w:p w14:paraId="3ECD422B">
      <w:pPr>
        <w:pStyle w:val="5"/>
        <w:tabs>
          <w:tab w:val="left" w:pos="559"/>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hint="eastAsia" w:ascii="Times New Roman"/>
          <w:iCs/>
          <w:color w:val="000000"/>
          <w:sz w:val="28"/>
          <w:szCs w:val="28"/>
        </w:rPr>
        <w:t>地理信息处理任务</w:t>
      </w:r>
      <w:r>
        <w:rPr>
          <w:rFonts w:ascii="Times New Roman"/>
          <w:iCs/>
          <w:color w:val="000000"/>
          <w:sz w:val="28"/>
          <w:szCs w:val="28"/>
        </w:rPr>
        <w:t>进行语义解析，构建结构化语义表示；</w:t>
      </w:r>
    </w:p>
    <w:p w14:paraId="63704D7A">
      <w:pPr>
        <w:pStyle w:val="5"/>
        <w:tabs>
          <w:tab w:val="left" w:pos="559"/>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基于所述结构化语义表示，生成候选处理流程，并根据预构建的平台无关操作语义空间与目标平台算子之间的映射关系，将所述候选处理流程转换为候选算子链；</w:t>
      </w:r>
    </w:p>
    <w:p w14:paraId="665923B3">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通过语义约束与结构约束对</w:t>
      </w:r>
      <w:r>
        <w:rPr>
          <w:rFonts w:ascii="Times New Roman"/>
          <w:iCs/>
          <w:color w:val="000000"/>
          <w:sz w:val="28"/>
          <w:szCs w:val="28"/>
        </w:rPr>
        <w:t>所述候选算子链进行筛选，并基于多源约束执行优化与迭代修复，以获得最优算子链及对应的</w:t>
      </w:r>
      <w:r>
        <w:rPr>
          <w:rFonts w:hint="eastAsia" w:ascii="Times New Roman"/>
          <w:iCs/>
          <w:color w:val="000000"/>
          <w:sz w:val="28"/>
          <w:szCs w:val="28"/>
          <w:lang w:val="zh-CN"/>
        </w:rPr>
        <w:t>地理信息处理模型，</w:t>
      </w:r>
      <w:r>
        <w:rPr>
          <w:rFonts w:ascii="Times New Roman"/>
          <w:iCs/>
          <w:color w:val="000000"/>
          <w:sz w:val="28"/>
          <w:szCs w:val="28"/>
        </w:rPr>
        <w:t>所述</w:t>
      </w:r>
      <w:r>
        <w:rPr>
          <w:rFonts w:hint="eastAsia" w:ascii="Times New Roman"/>
          <w:iCs/>
          <w:color w:val="000000"/>
          <w:sz w:val="28"/>
          <w:szCs w:val="28"/>
          <w:lang w:val="zh-CN"/>
        </w:rPr>
        <w:t>地理信息处理模型</w:t>
      </w:r>
      <w:r>
        <w:rPr>
          <w:rFonts w:hint="eastAsia" w:ascii="Times New Roman"/>
          <w:iCs/>
          <w:color w:val="000000"/>
          <w:sz w:val="28"/>
          <w:szCs w:val="28"/>
        </w:rPr>
        <w:t>用于在</w:t>
      </w:r>
      <w:r>
        <w:rPr>
          <w:rFonts w:ascii="Times New Roman"/>
          <w:iCs/>
          <w:color w:val="000000"/>
          <w:sz w:val="28"/>
          <w:szCs w:val="28"/>
        </w:rPr>
        <w:t>目标平台执行</w:t>
      </w:r>
      <w:r>
        <w:rPr>
          <w:rFonts w:hint="eastAsia" w:ascii="Times New Roman"/>
          <w:iCs/>
          <w:color w:val="000000"/>
          <w:sz w:val="28"/>
          <w:szCs w:val="28"/>
        </w:rPr>
        <w:t>地理信息处理任务</w:t>
      </w:r>
      <w:r>
        <w:rPr>
          <w:rFonts w:ascii="Times New Roman"/>
          <w:iCs/>
          <w:color w:val="000000"/>
          <w:sz w:val="28"/>
          <w:szCs w:val="28"/>
        </w:rPr>
        <w:t>。</w:t>
      </w:r>
    </w:p>
    <w:p w14:paraId="04BB76D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2.如权利要求1所述的方法，其特征在于，所述基于不同地理信息平台的算子数据，融合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，构建条件化序列生成模型的步骤，包括：</w:t>
      </w:r>
    </w:p>
    <w:p w14:paraId="26CA4C9A">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基于不同地理信息平台的算子数据，构建训练样本集</w:t>
      </w:r>
      <w:r>
        <w:rPr>
          <w:rFonts w:hint="eastAsia" w:ascii="Times New Roman"/>
          <w:iCs/>
          <w:color w:val="000000"/>
          <w:sz w:val="28"/>
          <w:szCs w:val="28"/>
        </w:rPr>
        <w:t>，所述</w:t>
      </w:r>
      <w:r>
        <w:rPr>
          <w:rFonts w:ascii="Times New Roman"/>
          <w:iCs/>
          <w:color w:val="000000"/>
          <w:sz w:val="28"/>
          <w:szCs w:val="28"/>
        </w:rPr>
        <w:t>训练样本集</w:t>
      </w:r>
      <w:r>
        <w:rPr>
          <w:rFonts w:hint="eastAsia" w:ascii="Times New Roman"/>
          <w:iCs/>
          <w:color w:val="000000"/>
          <w:sz w:val="28"/>
          <w:szCs w:val="28"/>
        </w:rPr>
        <w:t>包括</w:t>
      </w:r>
      <w:r>
        <w:rPr>
          <w:rFonts w:ascii="Times New Roman"/>
          <w:iCs/>
          <w:color w:val="000000"/>
          <w:sz w:val="28"/>
          <w:szCs w:val="28"/>
        </w:rPr>
        <w:t>历史任务描述及对应的操作原语序列；</w:t>
      </w:r>
    </w:p>
    <w:p w14:paraId="39E98284">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对所述历史任务描述进行编码，提取任务文本的语义表示；</w:t>
      </w:r>
    </w:p>
    <w:p w14:paraId="4E40E23C">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融合任务类型表示</w:t>
      </w:r>
      <w:r>
        <w:rPr>
          <w:rFonts w:hint="eastAsia" w:ascii="Times New Roman"/>
          <w:iCs/>
          <w:color w:val="000000"/>
          <w:sz w:val="28"/>
          <w:szCs w:val="28"/>
        </w:rPr>
        <w:t>、</w:t>
      </w:r>
      <w:r>
        <w:rPr>
          <w:rFonts w:ascii="Times New Roman"/>
          <w:iCs/>
          <w:color w:val="000000"/>
          <w:sz w:val="28"/>
          <w:szCs w:val="28"/>
        </w:rPr>
        <w:t>所述任务文本的语义表示</w:t>
      </w:r>
      <w:r>
        <w:rPr>
          <w:rFonts w:hint="eastAsia" w:ascii="Times New Roman"/>
          <w:iCs/>
          <w:color w:val="000000"/>
          <w:sz w:val="28"/>
          <w:szCs w:val="28"/>
        </w:rPr>
        <w:t>以</w:t>
      </w:r>
      <w:r>
        <w:rPr>
          <w:rFonts w:ascii="Times New Roman"/>
          <w:iCs/>
          <w:color w:val="000000"/>
          <w:sz w:val="28"/>
          <w:szCs w:val="28"/>
        </w:rPr>
        <w:t>及所述知识图谱中的结构化语义约束信息，生成统一的任务条件表示；</w:t>
      </w:r>
    </w:p>
    <w:p w14:paraId="2A34014C">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通过特征级线性调制机制，在解码过程中将所述统一的任务条件表示与所述知识图谱的约束信息联合注入，以自回归方式生成预测的操作原语序列，并在每个时间步计算候选操作原语的条件生成概率；</w:t>
      </w:r>
    </w:p>
    <w:p w14:paraId="282290DC">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基于真实操作原语序列中每个位置的操作原语与对应时间步的所述条件生成概率，计算损失函数，并根据所述损失函数更新模型参数，直至满足收敛条件</w:t>
      </w:r>
      <w:r>
        <w:rPr>
          <w:rFonts w:hint="eastAsia" w:ascii="Times New Roman"/>
          <w:iCs/>
          <w:color w:val="000000"/>
          <w:sz w:val="28"/>
          <w:szCs w:val="28"/>
        </w:rPr>
        <w:t>。</w:t>
      </w:r>
    </w:p>
    <w:p w14:paraId="511C100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3.如权利要求1所述的方法，其特征在于，所述</w:t>
      </w: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hint="eastAsia" w:ascii="Times New Roman"/>
          <w:iCs/>
          <w:color w:val="000000"/>
          <w:sz w:val="28"/>
          <w:szCs w:val="28"/>
        </w:rPr>
        <w:t>地理信息处理任务</w:t>
      </w:r>
      <w:r>
        <w:rPr>
          <w:rFonts w:ascii="Times New Roman"/>
          <w:iCs/>
          <w:color w:val="000000"/>
          <w:sz w:val="28"/>
          <w:szCs w:val="28"/>
        </w:rPr>
        <w:t>进行语义解析，构建结构化语义表示</w:t>
      </w:r>
      <w:r>
        <w:rPr>
          <w:rFonts w:hint="eastAsia" w:ascii="Times New Roman"/>
          <w:iCs/>
          <w:color w:val="000000"/>
          <w:sz w:val="28"/>
          <w:szCs w:val="28"/>
        </w:rPr>
        <w:t>的步骤，包括：</w:t>
      </w:r>
    </w:p>
    <w:p w14:paraId="3C9EC62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对所述地理信息处理任务进行语义解析，提取任务意图及约束信息，生成初始结构化语义表示；</w:t>
      </w:r>
    </w:p>
    <w:p w14:paraId="3224FDE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基于预定义的任务类型词表，通过语义相似度计算确定所述地理信息处理任务对应的任务类型标识；</w:t>
      </w:r>
    </w:p>
    <w:p w14:paraId="502CFC5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将所述任务类型标识、所述初始结构化语义表示及任务文本语义表示共同作为输入，构建结构化语义特征。</w:t>
      </w:r>
    </w:p>
    <w:p w14:paraId="68D9F17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4.如权利要求1所述的方法，其特征在于，所述基于不同地理信息平台的算子数据，融合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，构建条件化序列生成模型的步骤之前，还包括：</w:t>
      </w:r>
    </w:p>
    <w:p w14:paraId="0C1079B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按照功能语义将地理处理操作划分为操作大类、操作子类及操作原语的三级层次结构，其中操作原语为原子操作单元；</w:t>
      </w:r>
    </w:p>
    <w:p w14:paraId="6F19DFA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基于预构建的所述知识图谱，建立多个不同平台中的具体算子与所述操作原语之间的映射关系，</w:t>
      </w:r>
      <w:r>
        <w:rPr>
          <w:rFonts w:ascii="Times New Roman"/>
          <w:iCs/>
          <w:color w:val="000000"/>
          <w:sz w:val="28"/>
          <w:szCs w:val="28"/>
        </w:rPr>
        <w:t>构建平台无关操作语义空间</w:t>
      </w:r>
      <w:r>
        <w:rPr>
          <w:rFonts w:hint="eastAsia" w:ascii="Times New Roman"/>
          <w:iCs/>
          <w:color w:val="000000"/>
          <w:sz w:val="28"/>
          <w:szCs w:val="28"/>
        </w:rPr>
        <w:t>，所述映射关系用于将不同平台中语义等价或相似的算子对齐至所述操作原语。</w:t>
      </w:r>
    </w:p>
    <w:p w14:paraId="4EA708A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5.如权利要求4所述的方法，其特征在于，</w:t>
      </w:r>
      <w:r>
        <w:rPr>
          <w:rFonts w:ascii="Times New Roman"/>
          <w:iCs/>
          <w:color w:val="000000"/>
          <w:sz w:val="28"/>
          <w:szCs w:val="28"/>
        </w:rPr>
        <w:t>所述基于所述结构化语义表示，生成候选处理流程，并根据预构建的平台无关操作语义空间与目标平台算子之间的映射关系，将所述候选处理流程转换为候选算子链</w:t>
      </w:r>
      <w:r>
        <w:rPr>
          <w:rFonts w:hint="eastAsia" w:ascii="Times New Roman"/>
          <w:iCs/>
          <w:color w:val="000000"/>
          <w:sz w:val="28"/>
          <w:szCs w:val="28"/>
        </w:rPr>
        <w:t>的步骤，包括：</w:t>
      </w:r>
    </w:p>
    <w:p w14:paraId="7902CA0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利用所述条件化序列生成模型，在所述平台无关的操作语义空间内以自回归方式生成候选操作原语序列；</w:t>
      </w:r>
    </w:p>
    <w:p w14:paraId="7B0E2C1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所述生成候选操作原语序列的过程中，在每一时间步，根据任务类型标识、已生成操作原语序列的层次归属关系、操作原语转移合法性约束以及相邻步骤输入输出数据类型兼容性约束，构建候选操作原语集合，并对不满足约束的候选操作原语进行筛选；</w:t>
      </w:r>
    </w:p>
    <w:p w14:paraId="69BE406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对所述候选操作原语序列中的每个操作原语，从所述知识图谱中检索与其相关联且属于目标平台的算子集合，得到</w:t>
      </w:r>
      <w:r>
        <w:rPr>
          <w:rFonts w:ascii="Times New Roman"/>
          <w:iCs/>
          <w:color w:val="000000"/>
          <w:sz w:val="28"/>
          <w:szCs w:val="28"/>
        </w:rPr>
        <w:t>候选算子链</w:t>
      </w:r>
      <w:r>
        <w:rPr>
          <w:rFonts w:hint="eastAsia" w:ascii="Times New Roman"/>
          <w:iCs/>
          <w:color w:val="000000"/>
          <w:sz w:val="28"/>
          <w:szCs w:val="28"/>
        </w:rPr>
        <w:t>。</w:t>
      </w:r>
    </w:p>
    <w:p w14:paraId="42B9855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6.如权利要求5所述的方法，其特征在于，所述通过语义约束与结构约束对</w:t>
      </w:r>
      <w:r>
        <w:rPr>
          <w:rFonts w:ascii="Times New Roman"/>
          <w:iCs/>
          <w:color w:val="000000"/>
          <w:sz w:val="28"/>
          <w:szCs w:val="28"/>
        </w:rPr>
        <w:t>所述候选算子链进行筛选，并基于多源约束执行优化与迭代修复，以获得最优算子链及对应的</w:t>
      </w:r>
      <w:r>
        <w:rPr>
          <w:rFonts w:hint="eastAsia" w:ascii="Times New Roman"/>
          <w:iCs/>
          <w:color w:val="000000"/>
          <w:sz w:val="28"/>
          <w:szCs w:val="28"/>
          <w:lang w:val="zh-CN"/>
        </w:rPr>
        <w:t>地理信息处理模型</w:t>
      </w:r>
      <w:r>
        <w:rPr>
          <w:rFonts w:hint="eastAsia" w:ascii="Times New Roman"/>
          <w:iCs/>
          <w:color w:val="000000"/>
          <w:sz w:val="28"/>
          <w:szCs w:val="28"/>
        </w:rPr>
        <w:t>的步骤，包括：</w:t>
      </w:r>
    </w:p>
    <w:p w14:paraId="623E015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基于所述</w:t>
      </w:r>
      <w:r>
        <w:rPr>
          <w:rFonts w:ascii="Times New Roman"/>
          <w:iCs/>
          <w:color w:val="000000"/>
          <w:sz w:val="28"/>
          <w:szCs w:val="28"/>
        </w:rPr>
        <w:t>候选算子链</w:t>
      </w:r>
      <w:r>
        <w:rPr>
          <w:rFonts w:hint="eastAsia" w:ascii="Times New Roman"/>
          <w:iCs/>
          <w:color w:val="000000"/>
          <w:sz w:val="28"/>
          <w:szCs w:val="28"/>
        </w:rPr>
        <w:t>，根据语义相似度计算映射评分；</w:t>
      </w:r>
    </w:p>
    <w:p w14:paraId="7FC7896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在逐步映射过程中，引入统一约束函数对候选算子链进行约束建模，并将所述映射评分与所述统一约束函数联合引入路径评分函数，以对候选算子链进行累积评分，得到初始评分结果；</w:t>
      </w:r>
    </w:p>
    <w:p w14:paraId="24EE2F5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基于所述初始评分结果，根据所述知识图谱对候选算子链进行结构一致性评估，并结合大语言模型对候选算子链进行语义一致性评估，得到综合评分；</w:t>
      </w:r>
    </w:p>
    <w:p w14:paraId="609B2C6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基于所述综合评分选取</w:t>
      </w:r>
      <w:r>
        <w:rPr>
          <w:rFonts w:ascii="Times New Roman"/>
          <w:iCs/>
          <w:color w:val="000000"/>
          <w:sz w:val="28"/>
          <w:szCs w:val="28"/>
        </w:rPr>
        <w:t>最优算子链及对应的</w:t>
      </w:r>
      <w:r>
        <w:rPr>
          <w:rFonts w:hint="eastAsia" w:ascii="Times New Roman"/>
          <w:iCs/>
          <w:color w:val="000000"/>
          <w:sz w:val="28"/>
          <w:szCs w:val="28"/>
          <w:lang w:val="zh-CN"/>
        </w:rPr>
        <w:t>地理信息处理模型</w:t>
      </w:r>
      <w:r>
        <w:rPr>
          <w:rFonts w:hint="eastAsia" w:ascii="Times New Roman"/>
          <w:iCs/>
          <w:color w:val="000000"/>
          <w:sz w:val="28"/>
          <w:szCs w:val="28"/>
        </w:rPr>
        <w:t>。</w:t>
      </w:r>
    </w:p>
    <w:p w14:paraId="3C02E7F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7.如权利要求6所述的方法，其特征在于，所述基于所述综合评分选取</w:t>
      </w:r>
      <w:r>
        <w:rPr>
          <w:rFonts w:ascii="Times New Roman"/>
          <w:iCs/>
          <w:color w:val="000000"/>
          <w:sz w:val="28"/>
          <w:szCs w:val="28"/>
        </w:rPr>
        <w:t>最优算子链及对应的</w:t>
      </w:r>
      <w:r>
        <w:rPr>
          <w:rFonts w:hint="eastAsia" w:ascii="Times New Roman"/>
          <w:iCs/>
          <w:color w:val="000000"/>
          <w:sz w:val="28"/>
          <w:szCs w:val="28"/>
          <w:lang w:val="zh-CN"/>
        </w:rPr>
        <w:t>地理信息处理模型</w:t>
      </w:r>
      <w:r>
        <w:rPr>
          <w:rFonts w:hint="eastAsia" w:ascii="Times New Roman"/>
          <w:iCs/>
          <w:color w:val="000000"/>
          <w:sz w:val="28"/>
          <w:szCs w:val="28"/>
        </w:rPr>
        <w:t>的步骤之前，还包括：</w:t>
      </w:r>
    </w:p>
    <w:p w14:paraId="568A07A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针对选取得分较优的候选算子链中存在的输入输出不兼容或局部链路不合法的位置，优先在与当前算子对应的同一操作原语范围内检索替代候选算子；</w:t>
      </w:r>
    </w:p>
    <w:p w14:paraId="0854ADD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当同一操作原语范围内不存在满足约束的候选算子时，扩展至同一操作子类范围内检索替代操作原语，并基于所述替代操作原语重新执行算子映射；</w:t>
      </w:r>
    </w:p>
    <w:p w14:paraId="339D197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在完成替换后，对替换后的算子链重新执行一致性评估，并根据当前不兼容问题数量和映射覆盖度执行回滚控制。</w:t>
      </w:r>
    </w:p>
    <w:p w14:paraId="2CE6012F">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8.一种</w:t>
      </w:r>
      <w:del w:id="9" w:author="AAA" w:date="2026-06-17T15:35:27Z">
        <w:r>
          <w:rPr>
            <w:rFonts w:hint="eastAsia" w:ascii="Times New Roman"/>
            <w:iCs/>
            <w:color w:val="000000"/>
            <w:sz w:val="28"/>
            <w:szCs w:val="28"/>
          </w:rPr>
          <w:delText>地理信息任务处理</w:delText>
        </w:r>
      </w:del>
      <w:ins w:id="10"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装置，其特征在于，所述</w:t>
      </w:r>
      <w:del w:id="11" w:author="AAA" w:date="2026-06-17T15:35:27Z">
        <w:r>
          <w:rPr>
            <w:rFonts w:hint="eastAsia" w:ascii="Times New Roman"/>
            <w:iCs/>
            <w:color w:val="000000"/>
            <w:sz w:val="28"/>
            <w:szCs w:val="28"/>
          </w:rPr>
          <w:delText>地理信息任务处理</w:delText>
        </w:r>
      </w:del>
      <w:ins w:id="12"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装置包括：</w:t>
      </w:r>
    </w:p>
    <w:p w14:paraId="0EC82897">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lang w:eastAsia="zh-CN"/>
        </w:rPr>
        <w:t>条件序列生成模块</w:t>
      </w:r>
      <w:r>
        <w:rPr>
          <w:rFonts w:hint="eastAsia" w:ascii="Times New Roman"/>
          <w:iCs/>
          <w:color w:val="000000"/>
          <w:sz w:val="28"/>
          <w:szCs w:val="28"/>
        </w:rPr>
        <w:t>，用于基于不同地理信息平台的算子数据，融合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w:t>
      </w:r>
      <w:r>
        <w:rPr>
          <w:rFonts w:ascii="Times New Roman"/>
          <w:iCs/>
          <w:color w:val="000000"/>
          <w:sz w:val="28"/>
          <w:szCs w:val="28"/>
        </w:rPr>
        <w:t>；</w:t>
      </w:r>
    </w:p>
    <w:p w14:paraId="2FC9EB65">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语义结构化模块，用于</w:t>
      </w: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hint="eastAsia" w:ascii="Times New Roman"/>
          <w:iCs/>
          <w:color w:val="000000"/>
          <w:sz w:val="28"/>
          <w:szCs w:val="28"/>
        </w:rPr>
        <w:t>地理信息处理任务</w:t>
      </w:r>
      <w:r>
        <w:rPr>
          <w:rFonts w:ascii="Times New Roman"/>
          <w:iCs/>
          <w:color w:val="000000"/>
          <w:sz w:val="28"/>
          <w:szCs w:val="28"/>
        </w:rPr>
        <w:t>进行语义解析，构建结构化语义表示；</w:t>
      </w:r>
    </w:p>
    <w:p w14:paraId="7058408E">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流程转换模块，用于</w:t>
      </w:r>
      <w:r>
        <w:rPr>
          <w:rFonts w:ascii="Times New Roman"/>
          <w:iCs/>
          <w:color w:val="000000"/>
          <w:sz w:val="28"/>
          <w:szCs w:val="28"/>
        </w:rPr>
        <w:t>基于所述结构化语义表示，生成候选处理流程，并根据预构建的平台无关操作语义空间与目标平台算子之间的映射关系，将所述候选处理流程转换为候选算子链；</w:t>
      </w:r>
    </w:p>
    <w:p w14:paraId="04B170A4">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任务处理模块，用于通过语义约束与结构约束对</w:t>
      </w:r>
      <w:r>
        <w:rPr>
          <w:rFonts w:ascii="Times New Roman"/>
          <w:iCs/>
          <w:color w:val="000000"/>
          <w:sz w:val="28"/>
          <w:szCs w:val="28"/>
        </w:rPr>
        <w:t>所述候选算子链进行筛选，并基于多源约束执行优化与迭代修复，以获得最优算子链及对应的</w:t>
      </w:r>
      <w:r>
        <w:rPr>
          <w:rFonts w:hint="eastAsia" w:ascii="Times New Roman"/>
          <w:iCs/>
          <w:color w:val="000000"/>
          <w:sz w:val="28"/>
          <w:szCs w:val="28"/>
          <w:lang w:val="zh-CN"/>
        </w:rPr>
        <w:t>地理信息处理模型，</w:t>
      </w:r>
      <w:r>
        <w:rPr>
          <w:rFonts w:ascii="Times New Roman"/>
          <w:iCs/>
          <w:color w:val="000000"/>
          <w:sz w:val="28"/>
          <w:szCs w:val="28"/>
        </w:rPr>
        <w:t>所述</w:t>
      </w:r>
      <w:r>
        <w:rPr>
          <w:rFonts w:hint="eastAsia" w:ascii="Times New Roman"/>
          <w:iCs/>
          <w:color w:val="000000"/>
          <w:sz w:val="28"/>
          <w:szCs w:val="28"/>
          <w:lang w:val="zh-CN"/>
        </w:rPr>
        <w:t>地理信息处理模型</w:t>
      </w:r>
      <w:r>
        <w:rPr>
          <w:rFonts w:hint="eastAsia" w:ascii="Times New Roman"/>
          <w:iCs/>
          <w:color w:val="000000"/>
          <w:sz w:val="28"/>
          <w:szCs w:val="28"/>
        </w:rPr>
        <w:t>用于在</w:t>
      </w:r>
      <w:r>
        <w:rPr>
          <w:rFonts w:ascii="Times New Roman"/>
          <w:iCs/>
          <w:color w:val="000000"/>
          <w:sz w:val="28"/>
          <w:szCs w:val="28"/>
        </w:rPr>
        <w:t>目标平台执行</w:t>
      </w:r>
      <w:r>
        <w:rPr>
          <w:rFonts w:hint="eastAsia" w:ascii="Times New Roman"/>
          <w:iCs/>
          <w:color w:val="000000"/>
          <w:sz w:val="28"/>
          <w:szCs w:val="28"/>
        </w:rPr>
        <w:t>地理信息处理任务</w:t>
      </w:r>
      <w:r>
        <w:rPr>
          <w:rFonts w:ascii="Times New Roman"/>
          <w:iCs/>
          <w:color w:val="000000"/>
          <w:sz w:val="28"/>
          <w:szCs w:val="28"/>
        </w:rPr>
        <w:t>。</w:t>
      </w:r>
    </w:p>
    <w:bookmarkEnd w:id="0"/>
    <w:p w14:paraId="263AEA2B">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9.一种电子设备，其特征在于，所述电子设备包括：存储器、处理器及存储在所述存储器上并可在所述处理器上运行的计算机程序，所述计算机程序配置为实现如权利要求1至7中任一项所述的</w:t>
      </w:r>
      <w:del w:id="13" w:author="AAA" w:date="2026-06-17T15:35:27Z">
        <w:r>
          <w:rPr>
            <w:rFonts w:hint="eastAsia" w:ascii="Times New Roman"/>
            <w:iCs/>
            <w:color w:val="000000"/>
            <w:sz w:val="28"/>
            <w:szCs w:val="28"/>
          </w:rPr>
          <w:delText>地理信息任务处理</w:delText>
        </w:r>
      </w:del>
      <w:ins w:id="14"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方法的步骤。</w:t>
      </w:r>
    </w:p>
    <w:p w14:paraId="3D363C01">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10.一种非暂态计算机存储介质，其特征在于，所述非暂态计算机存储介质上存储有计算机程序，所述计算机程序被处理器执行时实现如权利要求1至7中任一项所述的</w:t>
      </w:r>
      <w:del w:id="15" w:author="AAA" w:date="2026-06-17T15:35:27Z">
        <w:r>
          <w:rPr>
            <w:rFonts w:hint="eastAsia" w:ascii="Times New Roman"/>
            <w:iCs/>
            <w:color w:val="000000"/>
            <w:sz w:val="28"/>
            <w:szCs w:val="28"/>
          </w:rPr>
          <w:delText>地理信息任务处理</w:delText>
        </w:r>
      </w:del>
      <w:ins w:id="16"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方法的步骤。</w:t>
      </w:r>
    </w:p>
    <w:p w14:paraId="64A8B7AC">
      <w:pPr>
        <w:pStyle w:val="5"/>
        <w:numPr>
          <w:ilvl w:val="0"/>
          <w:numId w:val="1"/>
        </w:numPr>
        <w:spacing w:after="12" w:line="360" w:lineRule="auto"/>
        <w:ind w:left="0" w:leftChars="0" w:firstLine="560"/>
        <w:rPr>
          <w:rFonts w:ascii="Times New Roman"/>
          <w:iCs/>
          <w:color w:val="000000"/>
          <w:sz w:val="28"/>
          <w:szCs w:val="28"/>
        </w:rPr>
        <w:sectPr>
          <w:headerReference r:id="rId6" w:type="default"/>
          <w:footerReference r:id="rId7" w:type="default"/>
          <w:pgSz w:w="11906" w:h="16838"/>
          <w:pgMar w:top="1361" w:right="851" w:bottom="851" w:left="1418" w:header="794" w:footer="113" w:gutter="0"/>
          <w:pgNumType w:start="1"/>
          <w:cols w:space="720" w:num="1"/>
          <w:docGrid w:type="lines" w:linePitch="312" w:charSpace="0"/>
        </w:sectPr>
      </w:pPr>
    </w:p>
    <w:p w14:paraId="379B1C00">
      <w:pPr>
        <w:spacing w:after="12" w:line="360" w:lineRule="auto"/>
        <w:jc w:val="center"/>
        <w:rPr>
          <w:b/>
          <w:iCs/>
          <w:sz w:val="28"/>
          <w:szCs w:val="28"/>
        </w:rPr>
      </w:pPr>
      <w:del w:id="17" w:author="AAA" w:date="2026-06-17T15:35:27Z">
        <w:r>
          <w:rPr>
            <w:rFonts w:hint="eastAsia"/>
            <w:b/>
            <w:iCs/>
            <w:sz w:val="28"/>
            <w:szCs w:val="28"/>
          </w:rPr>
          <w:delText>地理信息任务处理</w:delText>
        </w:r>
      </w:del>
      <w:del w:id="18" w:author="AAA" w:date="2026-06-17T15:36:25Z">
        <w:r>
          <w:rPr>
            <w:rFonts w:hint="eastAsia"/>
            <w:b/>
            <w:iCs/>
            <w:sz w:val="28"/>
            <w:szCs w:val="28"/>
          </w:rPr>
          <w:delText>方法、装置、电子设备及存储介质</w:delText>
        </w:r>
      </w:del>
      <w:ins w:id="19" w:author="AAA" w:date="2026-06-17T15:36:25Z">
        <w:r>
          <w:rPr>
            <w:rFonts w:hint="eastAsia"/>
            <w:b/>
            <w:iCs/>
            <w:sz w:val="28"/>
            <w:szCs w:val="28"/>
            <w:lang w:eastAsia="zh-CN"/>
          </w:rPr>
          <w:t>知识图谱与生成模型协同的地理任务智能处理方法及装置</w:t>
        </w:r>
      </w:ins>
    </w:p>
    <w:p w14:paraId="548DEFA9">
      <w:pPr>
        <w:spacing w:after="12" w:line="360" w:lineRule="auto"/>
        <w:rPr>
          <w:b/>
          <w:iCs/>
          <w:sz w:val="28"/>
          <w:szCs w:val="28"/>
        </w:rPr>
      </w:pPr>
      <w:r>
        <w:rPr>
          <w:b/>
          <w:iCs/>
          <w:sz w:val="28"/>
          <w:szCs w:val="28"/>
        </w:rPr>
        <w:t>技术领域</w:t>
      </w:r>
    </w:p>
    <w:p w14:paraId="6430010E">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本申请</w:t>
      </w:r>
      <w:r>
        <w:rPr>
          <w:rFonts w:ascii="Times New Roman"/>
          <w:iCs/>
          <w:color w:val="000000"/>
          <w:sz w:val="28"/>
          <w:szCs w:val="28"/>
        </w:rPr>
        <w:t>涉及</w:t>
      </w:r>
      <w:r>
        <w:rPr>
          <w:rFonts w:hint="eastAsia" w:ascii="Times New Roman"/>
          <w:iCs/>
          <w:color w:val="000000"/>
          <w:sz w:val="28"/>
          <w:szCs w:val="28"/>
        </w:rPr>
        <w:t>地理信息系统</w:t>
      </w:r>
      <w:r>
        <w:rPr>
          <w:rFonts w:ascii="Times New Roman"/>
          <w:iCs/>
          <w:color w:val="000000"/>
          <w:sz w:val="28"/>
          <w:szCs w:val="28"/>
        </w:rPr>
        <w:t>技术领域，尤其涉及</w:t>
      </w:r>
      <w:del w:id="20" w:author="AAA" w:date="2026-06-17T15:35:27Z">
        <w:r>
          <w:rPr>
            <w:rFonts w:hint="eastAsia" w:ascii="Times New Roman"/>
            <w:iCs/>
            <w:color w:val="000000"/>
            <w:sz w:val="28"/>
            <w:szCs w:val="28"/>
          </w:rPr>
          <w:delText>地理信息任务处理</w:delText>
        </w:r>
      </w:del>
      <w:del w:id="21" w:author="AAA" w:date="2026-06-17T15:36:25Z">
        <w:r>
          <w:rPr>
            <w:rFonts w:hint="eastAsia" w:ascii="Times New Roman"/>
            <w:iCs/>
            <w:color w:val="000000"/>
            <w:sz w:val="28"/>
            <w:szCs w:val="28"/>
          </w:rPr>
          <w:delText>方法、装置、电子设备及存储介质</w:delText>
        </w:r>
      </w:del>
      <w:ins w:id="22" w:author="AAA" w:date="2026-06-17T15:36:25Z">
        <w:r>
          <w:rPr>
            <w:rFonts w:hint="eastAsia" w:ascii="Times New Roman"/>
            <w:iCs/>
            <w:color w:val="000000"/>
            <w:sz w:val="28"/>
            <w:szCs w:val="28"/>
            <w:lang w:eastAsia="zh-CN"/>
          </w:rPr>
          <w:t>知识图谱与生成模型协同的地理任务智能处理方法及装置</w:t>
        </w:r>
      </w:ins>
      <w:r>
        <w:rPr>
          <w:rFonts w:ascii="Times New Roman"/>
          <w:iCs/>
          <w:color w:val="000000"/>
          <w:sz w:val="28"/>
          <w:szCs w:val="28"/>
        </w:rPr>
        <w:t>。</w:t>
      </w:r>
    </w:p>
    <w:p w14:paraId="20A56E0C">
      <w:pPr>
        <w:spacing w:after="12" w:line="360" w:lineRule="auto"/>
        <w:rPr>
          <w:b/>
          <w:iCs/>
          <w:sz w:val="28"/>
          <w:szCs w:val="28"/>
        </w:rPr>
      </w:pPr>
      <w:r>
        <w:rPr>
          <w:b/>
          <w:iCs/>
          <w:sz w:val="28"/>
          <w:szCs w:val="28"/>
          <w:lang w:val="zh-CN"/>
        </w:rPr>
        <w:t>背景技术</w:t>
      </w:r>
    </w:p>
    <w:p w14:paraId="057B94C9">
      <w:pPr>
        <w:pStyle w:val="5"/>
        <w:spacing w:after="12" w:line="360" w:lineRule="auto"/>
        <w:ind w:left="0" w:leftChars="0" w:firstLine="560" w:firstLineChars="200"/>
      </w:pPr>
      <w:r>
        <w:rPr>
          <w:rFonts w:hint="eastAsia" w:ascii="Times New Roman"/>
          <w:iCs/>
          <w:color w:val="000000"/>
          <w:sz w:val="28"/>
          <w:szCs w:val="28"/>
        </w:rPr>
        <w:t>地理信息系统（Geographic Information System，GIS）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71078F00">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当前，如基于语义检索、图神经网络或大语言模型的技术，通常面向单一平台的具体算子</w:t>
      </w:r>
      <w:r>
        <w:rPr>
          <w:rFonts w:hint="eastAsia" w:ascii="Times New Roman"/>
          <w:iCs/>
          <w:color w:val="000000"/>
          <w:sz w:val="28"/>
          <w:szCs w:val="28"/>
        </w:rPr>
        <w:t>，</w:t>
      </w:r>
      <w:r>
        <w:rPr>
          <w:rFonts w:ascii="Times New Roman"/>
          <w:iCs/>
          <w:color w:val="000000"/>
          <w:sz w:val="28"/>
          <w:szCs w:val="28"/>
        </w:rPr>
        <w:t>在生成处理链时，难以有效融入任务语义理解、输入输出类型约束及数据流衔接要求，导致生成结果的结构合理性与平台可执行性不足，且易出现错误累积。在实际应用中，如生态遥感监测任务，常需串联来自不同来源的多种处理算子，目前主要依赖人工经验进行查找、适配与编排，效率低下</w:t>
      </w:r>
      <w:r>
        <w:rPr>
          <w:rFonts w:hint="eastAsia" w:ascii="Times New Roman"/>
          <w:iCs/>
          <w:color w:val="000000"/>
          <w:sz w:val="28"/>
          <w:szCs w:val="28"/>
        </w:rPr>
        <w:t>且</w:t>
      </w:r>
      <w:r>
        <w:rPr>
          <w:rFonts w:ascii="Times New Roman"/>
          <w:iCs/>
          <w:color w:val="000000"/>
          <w:sz w:val="28"/>
          <w:szCs w:val="28"/>
        </w:rPr>
        <w:t>方案固化，难以灵活响应多样化的业务需求。</w:t>
      </w:r>
    </w:p>
    <w:p w14:paraId="4A05E4BE">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因此，在涉及多源算子和复杂数据流的业务场景下，如何提升地理信息任务处理的适应性和可执行性，是目前亟需解决的一个问题。</w:t>
      </w:r>
    </w:p>
    <w:p w14:paraId="5F251CAC">
      <w:pPr>
        <w:spacing w:after="12" w:line="360" w:lineRule="auto"/>
        <w:rPr>
          <w:b/>
          <w:iCs/>
          <w:sz w:val="28"/>
          <w:szCs w:val="28"/>
          <w:lang w:val="zh-CN"/>
        </w:rPr>
      </w:pPr>
      <w:r>
        <w:rPr>
          <w:rFonts w:hint="eastAsia"/>
          <w:b/>
          <w:iCs/>
          <w:sz w:val="28"/>
          <w:szCs w:val="28"/>
          <w:lang w:val="zh-CN"/>
        </w:rPr>
        <w:t>发明</w:t>
      </w:r>
      <w:r>
        <w:rPr>
          <w:b/>
          <w:iCs/>
          <w:sz w:val="28"/>
          <w:szCs w:val="28"/>
          <w:lang w:val="zh-CN"/>
        </w:rPr>
        <w:t>内容</w:t>
      </w:r>
    </w:p>
    <w:p w14:paraId="2DC9CF8C">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本申请的主要</w:t>
      </w:r>
      <w:r>
        <w:rPr>
          <w:rFonts w:ascii="Times New Roman"/>
          <w:iCs/>
          <w:color w:val="000000"/>
          <w:sz w:val="28"/>
          <w:szCs w:val="28"/>
        </w:rPr>
        <w:t>目的在于提供</w:t>
      </w:r>
      <w:r>
        <w:rPr>
          <w:rFonts w:hint="eastAsia" w:ascii="Times New Roman"/>
          <w:iCs/>
          <w:color w:val="000000"/>
          <w:sz w:val="28"/>
          <w:szCs w:val="28"/>
        </w:rPr>
        <w:t>一种</w:t>
      </w:r>
      <w:del w:id="23" w:author="AAA" w:date="2026-06-17T15:35:27Z">
        <w:r>
          <w:rPr>
            <w:rFonts w:hint="eastAsia" w:ascii="Times New Roman"/>
            <w:iCs/>
            <w:color w:val="000000"/>
            <w:sz w:val="28"/>
            <w:szCs w:val="28"/>
          </w:rPr>
          <w:delText>地理信息任务处理</w:delText>
        </w:r>
      </w:del>
      <w:del w:id="24" w:author="AAA" w:date="2026-06-17T15:36:25Z">
        <w:r>
          <w:rPr>
            <w:rFonts w:hint="eastAsia" w:ascii="Times New Roman"/>
            <w:iCs/>
            <w:color w:val="000000"/>
            <w:sz w:val="28"/>
            <w:szCs w:val="28"/>
          </w:rPr>
          <w:delText>方法、装置、电子设备及存储介质</w:delText>
        </w:r>
      </w:del>
      <w:ins w:id="25" w:author="AAA" w:date="2026-06-17T15:36:25Z">
        <w:r>
          <w:rPr>
            <w:rFonts w:hint="eastAsia" w:ascii="Times New Roman"/>
            <w:iCs/>
            <w:color w:val="000000"/>
            <w:sz w:val="28"/>
            <w:szCs w:val="28"/>
            <w:lang w:eastAsia="zh-CN"/>
          </w:rPr>
          <w:t>知识图谱与生成模型协同的地理任务智能处理方法及装置</w:t>
        </w:r>
      </w:ins>
      <w:r>
        <w:rPr>
          <w:rFonts w:ascii="Times New Roman"/>
          <w:iCs/>
          <w:color w:val="000000"/>
          <w:sz w:val="28"/>
          <w:szCs w:val="28"/>
        </w:rPr>
        <w:t>，旨在解决</w:t>
      </w:r>
      <w:r>
        <w:rPr>
          <w:rFonts w:hint="eastAsia" w:ascii="Times New Roman"/>
          <w:iCs/>
          <w:color w:val="000000"/>
          <w:sz w:val="28"/>
          <w:szCs w:val="28"/>
        </w:rPr>
        <w:t>在涉及多源算子和复杂数据流的业务场景下，如何提升地理信息任务处理的适应性和可执行性</w:t>
      </w:r>
      <w:r>
        <w:rPr>
          <w:rFonts w:ascii="Times New Roman"/>
          <w:iCs/>
          <w:color w:val="000000"/>
          <w:sz w:val="28"/>
          <w:szCs w:val="28"/>
        </w:rPr>
        <w:t>的技术问题。</w:t>
      </w:r>
    </w:p>
    <w:p w14:paraId="322BF844">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为实现上述目的，</w:t>
      </w:r>
      <w:r>
        <w:rPr>
          <w:rFonts w:hint="eastAsia" w:ascii="Times New Roman"/>
          <w:iCs/>
          <w:color w:val="000000"/>
          <w:sz w:val="28"/>
          <w:szCs w:val="28"/>
        </w:rPr>
        <w:t>本申请</w:t>
      </w:r>
      <w:r>
        <w:rPr>
          <w:rFonts w:ascii="Times New Roman"/>
          <w:iCs/>
          <w:color w:val="000000"/>
          <w:sz w:val="28"/>
          <w:szCs w:val="28"/>
        </w:rPr>
        <w:t>提</w:t>
      </w:r>
      <w:r>
        <w:rPr>
          <w:rFonts w:hint="eastAsia" w:ascii="Times New Roman"/>
          <w:iCs/>
          <w:color w:val="000000"/>
          <w:sz w:val="28"/>
          <w:szCs w:val="28"/>
        </w:rPr>
        <w:t>出一种</w:t>
      </w:r>
      <w:del w:id="26" w:author="AAA" w:date="2026-06-17T15:35:27Z">
        <w:r>
          <w:rPr>
            <w:rFonts w:hint="eastAsia" w:ascii="Times New Roman"/>
            <w:iCs/>
            <w:color w:val="000000"/>
            <w:sz w:val="28"/>
            <w:szCs w:val="28"/>
          </w:rPr>
          <w:delText>地理信息任务处理</w:delText>
        </w:r>
      </w:del>
      <w:ins w:id="27"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方法</w:t>
      </w:r>
      <w:r>
        <w:rPr>
          <w:rFonts w:ascii="Times New Roman"/>
          <w:iCs/>
          <w:color w:val="000000"/>
          <w:sz w:val="28"/>
          <w:szCs w:val="28"/>
        </w:rPr>
        <w:t>，所述</w:t>
      </w:r>
      <w:r>
        <w:rPr>
          <w:rFonts w:hint="eastAsia" w:ascii="Times New Roman"/>
          <w:iCs/>
          <w:color w:val="000000"/>
          <w:sz w:val="28"/>
          <w:szCs w:val="28"/>
        </w:rPr>
        <w:t>的方法</w:t>
      </w:r>
      <w:r>
        <w:rPr>
          <w:rFonts w:ascii="Times New Roman"/>
          <w:iCs/>
          <w:color w:val="000000"/>
          <w:sz w:val="28"/>
          <w:szCs w:val="28"/>
        </w:rPr>
        <w:t>包括：</w:t>
      </w:r>
    </w:p>
    <w:p w14:paraId="5BE00A57">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w:t>
      </w:r>
      <w:r>
        <w:rPr>
          <w:rFonts w:ascii="Times New Roman"/>
          <w:iCs/>
          <w:color w:val="000000"/>
          <w:sz w:val="28"/>
          <w:szCs w:val="28"/>
        </w:rPr>
        <w:t>；</w:t>
      </w:r>
    </w:p>
    <w:p w14:paraId="3CF989F1">
      <w:pPr>
        <w:pStyle w:val="5"/>
        <w:tabs>
          <w:tab w:val="left" w:pos="559"/>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hint="eastAsia" w:ascii="Times New Roman"/>
          <w:iCs/>
          <w:color w:val="000000"/>
          <w:sz w:val="28"/>
          <w:szCs w:val="28"/>
        </w:rPr>
        <w:t>地理信息处理任务</w:t>
      </w:r>
      <w:r>
        <w:rPr>
          <w:rFonts w:ascii="Times New Roman"/>
          <w:iCs/>
          <w:color w:val="000000"/>
          <w:sz w:val="28"/>
          <w:szCs w:val="28"/>
        </w:rPr>
        <w:t>进行语义解析，构建结构化语义表示；</w:t>
      </w:r>
    </w:p>
    <w:p w14:paraId="4C2DB053">
      <w:pPr>
        <w:pStyle w:val="5"/>
        <w:tabs>
          <w:tab w:val="left" w:pos="559"/>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基于所述结构化语义表示，生成候选处理流程，并根据预构建的平台无关操作语义空间与目标平台算子之间的映射关系，将所述候选处理流程转换为候选算子链；</w:t>
      </w:r>
    </w:p>
    <w:p w14:paraId="0FD24ED3">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通过语义约束与结构约束对</w:t>
      </w:r>
      <w:r>
        <w:rPr>
          <w:rFonts w:ascii="Times New Roman"/>
          <w:iCs/>
          <w:color w:val="000000"/>
          <w:sz w:val="28"/>
          <w:szCs w:val="28"/>
        </w:rPr>
        <w:t>所述候选算子链进行筛选，并基于多源约束执行优化与迭代修复，以获得最优算子链及对应的</w:t>
      </w:r>
      <w:r>
        <w:rPr>
          <w:rFonts w:hint="eastAsia" w:ascii="Times New Roman"/>
          <w:iCs/>
          <w:color w:val="000000"/>
          <w:sz w:val="28"/>
          <w:szCs w:val="28"/>
          <w:lang w:val="zh-CN"/>
        </w:rPr>
        <w:t>地理信息处理模型，</w:t>
      </w:r>
      <w:r>
        <w:rPr>
          <w:rFonts w:ascii="Times New Roman"/>
          <w:iCs/>
          <w:color w:val="000000"/>
          <w:sz w:val="28"/>
          <w:szCs w:val="28"/>
        </w:rPr>
        <w:t>所述</w:t>
      </w:r>
      <w:r>
        <w:rPr>
          <w:rFonts w:hint="eastAsia" w:ascii="Times New Roman"/>
          <w:iCs/>
          <w:color w:val="000000"/>
          <w:sz w:val="28"/>
          <w:szCs w:val="28"/>
          <w:lang w:val="zh-CN"/>
        </w:rPr>
        <w:t>地理信息处理模型</w:t>
      </w:r>
      <w:r>
        <w:rPr>
          <w:rFonts w:hint="eastAsia" w:ascii="Times New Roman"/>
          <w:iCs/>
          <w:color w:val="000000"/>
          <w:sz w:val="28"/>
          <w:szCs w:val="28"/>
        </w:rPr>
        <w:t>用于在</w:t>
      </w:r>
      <w:r>
        <w:rPr>
          <w:rFonts w:ascii="Times New Roman"/>
          <w:iCs/>
          <w:color w:val="000000"/>
          <w:sz w:val="28"/>
          <w:szCs w:val="28"/>
        </w:rPr>
        <w:t>目标平台执行</w:t>
      </w:r>
      <w:r>
        <w:rPr>
          <w:rFonts w:hint="eastAsia" w:ascii="Times New Roman"/>
          <w:iCs/>
          <w:color w:val="000000"/>
          <w:sz w:val="28"/>
          <w:szCs w:val="28"/>
        </w:rPr>
        <w:t>地理信息处理任务</w:t>
      </w:r>
      <w:r>
        <w:rPr>
          <w:rFonts w:ascii="Times New Roman"/>
          <w:iCs/>
          <w:color w:val="000000"/>
          <w:sz w:val="28"/>
          <w:szCs w:val="28"/>
        </w:rPr>
        <w:t>。</w:t>
      </w:r>
    </w:p>
    <w:p w14:paraId="1226B2F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在一实施例中，所述基于不同地理信息平台的算子数据，融合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，构建条件化序列生成模型的步骤，包括：</w:t>
      </w:r>
    </w:p>
    <w:p w14:paraId="71AD98E8">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基于不同地理信息平台的算子数据，构建训练样本集</w:t>
      </w:r>
      <w:r>
        <w:rPr>
          <w:rFonts w:hint="eastAsia" w:ascii="Times New Roman"/>
          <w:iCs/>
          <w:color w:val="000000"/>
          <w:sz w:val="28"/>
          <w:szCs w:val="28"/>
        </w:rPr>
        <w:t>，所述</w:t>
      </w:r>
      <w:r>
        <w:rPr>
          <w:rFonts w:ascii="Times New Roman"/>
          <w:iCs/>
          <w:color w:val="000000"/>
          <w:sz w:val="28"/>
          <w:szCs w:val="28"/>
        </w:rPr>
        <w:t>训练样本集</w:t>
      </w:r>
      <w:r>
        <w:rPr>
          <w:rFonts w:hint="eastAsia" w:ascii="Times New Roman"/>
          <w:iCs/>
          <w:color w:val="000000"/>
          <w:sz w:val="28"/>
          <w:szCs w:val="28"/>
        </w:rPr>
        <w:t>包括</w:t>
      </w:r>
      <w:r>
        <w:rPr>
          <w:rFonts w:ascii="Times New Roman"/>
          <w:iCs/>
          <w:color w:val="000000"/>
          <w:sz w:val="28"/>
          <w:szCs w:val="28"/>
        </w:rPr>
        <w:t>历史任务描述及对应的操作原语序列；</w:t>
      </w:r>
    </w:p>
    <w:p w14:paraId="2BCFE5EF">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对所述历史任务描述进行编码，提取任务文本的语义表示；</w:t>
      </w:r>
    </w:p>
    <w:p w14:paraId="61B4B9CB">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融合任务类型表示</w:t>
      </w:r>
      <w:r>
        <w:rPr>
          <w:rFonts w:hint="eastAsia" w:ascii="Times New Roman"/>
          <w:iCs/>
          <w:color w:val="000000"/>
          <w:sz w:val="28"/>
          <w:szCs w:val="28"/>
        </w:rPr>
        <w:t>、</w:t>
      </w:r>
      <w:r>
        <w:rPr>
          <w:rFonts w:ascii="Times New Roman"/>
          <w:iCs/>
          <w:color w:val="000000"/>
          <w:sz w:val="28"/>
          <w:szCs w:val="28"/>
        </w:rPr>
        <w:t>所述任务文本的语义表示</w:t>
      </w:r>
      <w:r>
        <w:rPr>
          <w:rFonts w:hint="eastAsia" w:ascii="Times New Roman"/>
          <w:iCs/>
          <w:color w:val="000000"/>
          <w:sz w:val="28"/>
          <w:szCs w:val="28"/>
        </w:rPr>
        <w:t>以</w:t>
      </w:r>
      <w:r>
        <w:rPr>
          <w:rFonts w:ascii="Times New Roman"/>
          <w:iCs/>
          <w:color w:val="000000"/>
          <w:sz w:val="28"/>
          <w:szCs w:val="28"/>
        </w:rPr>
        <w:t>及所述知识图谱中的结构化语义约束信息，生成统一的任务条件表示；</w:t>
      </w:r>
    </w:p>
    <w:p w14:paraId="6D4894E2">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通过特征级线性调制机制，在解码过程中将所述统一的任务条件表示与所述知识图谱的约束信息联合注入，以自回归方式生成预测的操作原语序列，并在每个时间步计算候选操作原语的条件生成概率；</w:t>
      </w:r>
    </w:p>
    <w:p w14:paraId="148490C6">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基于真实操作原语序列中每个位置的操作原语与对应时间步的所述条件生成概率，计算损失函数，并根据所述损失函数更新模型参数，直至满足收敛条件</w:t>
      </w:r>
      <w:r>
        <w:rPr>
          <w:rFonts w:hint="eastAsia" w:ascii="Times New Roman"/>
          <w:iCs/>
          <w:color w:val="000000"/>
          <w:sz w:val="28"/>
          <w:szCs w:val="28"/>
        </w:rPr>
        <w:t>。</w:t>
      </w:r>
    </w:p>
    <w:p w14:paraId="3CB2BA5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在一实施例中，所述</w:t>
      </w: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hint="eastAsia" w:ascii="Times New Roman"/>
          <w:iCs/>
          <w:color w:val="000000"/>
          <w:sz w:val="28"/>
          <w:szCs w:val="28"/>
        </w:rPr>
        <w:t>地理信息处理任务</w:t>
      </w:r>
      <w:r>
        <w:rPr>
          <w:rFonts w:ascii="Times New Roman"/>
          <w:iCs/>
          <w:color w:val="000000"/>
          <w:sz w:val="28"/>
          <w:szCs w:val="28"/>
        </w:rPr>
        <w:t>进行语义解析，构建结构化语义表示</w:t>
      </w:r>
      <w:r>
        <w:rPr>
          <w:rFonts w:hint="eastAsia" w:ascii="Times New Roman"/>
          <w:iCs/>
          <w:color w:val="000000"/>
          <w:sz w:val="28"/>
          <w:szCs w:val="28"/>
        </w:rPr>
        <w:t>的步骤，包括：</w:t>
      </w:r>
    </w:p>
    <w:p w14:paraId="2FA3A79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对所述地理信息处理任务进行语义解析，提取任务意图及约束信息，生成初始结构化语义表示；</w:t>
      </w:r>
    </w:p>
    <w:p w14:paraId="3460719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基于预定义的任务类型词表，通过语义相似度计算确定所述地理信息处理任务对应的任务类型标识；</w:t>
      </w:r>
    </w:p>
    <w:p w14:paraId="72F1A63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将所述任务类型标识、所述初始结构化语义表示及任务文本语义表示共同作为输入，构建结构化语义特征。</w:t>
      </w:r>
    </w:p>
    <w:p w14:paraId="3B832E7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在一实施例中，所述基于不同地理信息平台的算子数据，融合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，构建条件化序列生成模型的步骤之前，还包括：</w:t>
      </w:r>
    </w:p>
    <w:p w14:paraId="329AE0B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按照功能语义将地理处理操作划分为操作大类、操作子类及操作原语的三级层次结构，其中操作原语为原子操作单元；</w:t>
      </w:r>
    </w:p>
    <w:p w14:paraId="7AAB1FD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基于预构建的所述知识图谱，建立多个不同平台中的具体算子与所述操作原语之间的映射关系，</w:t>
      </w:r>
      <w:r>
        <w:rPr>
          <w:rFonts w:ascii="Times New Roman"/>
          <w:iCs/>
          <w:color w:val="000000"/>
          <w:sz w:val="28"/>
          <w:szCs w:val="28"/>
        </w:rPr>
        <w:t>构建平台无关操作语义空间</w:t>
      </w:r>
      <w:r>
        <w:rPr>
          <w:rFonts w:hint="eastAsia" w:ascii="Times New Roman"/>
          <w:iCs/>
          <w:color w:val="000000"/>
          <w:sz w:val="28"/>
          <w:szCs w:val="28"/>
        </w:rPr>
        <w:t>，所述映射关系用于将不同平台中语义等价或相似的算子对齐至所述操作原语。</w:t>
      </w:r>
    </w:p>
    <w:p w14:paraId="11F0B19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在一实施例中，</w:t>
      </w:r>
      <w:r>
        <w:rPr>
          <w:rFonts w:ascii="Times New Roman"/>
          <w:iCs/>
          <w:color w:val="000000"/>
          <w:sz w:val="28"/>
          <w:szCs w:val="28"/>
        </w:rPr>
        <w:t>所述基于所述结构化语义表示，生成候选处理流程，并根据预构建的平台无关操作语义空间与目标平台算子之间的映射关系，将所述候选处理流程转换为候选算子链</w:t>
      </w:r>
      <w:r>
        <w:rPr>
          <w:rFonts w:hint="eastAsia" w:ascii="Times New Roman"/>
          <w:iCs/>
          <w:color w:val="000000"/>
          <w:sz w:val="28"/>
          <w:szCs w:val="28"/>
        </w:rPr>
        <w:t>的步骤，包括：</w:t>
      </w:r>
    </w:p>
    <w:p w14:paraId="59DA339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利用所述条件化序列生成模型，在所述平台无关的操作语义空间内以自回归方式生成候选操作原语序列；</w:t>
      </w:r>
    </w:p>
    <w:p w14:paraId="22FA0F1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所述生成候选操作原语序列的过程中，在每一时间步，根据任务类型标识、已生成操作原语序列的层次归属关系、操作原语转移合法性约束以及相邻步骤输入输出数据类型兼容性约束，构建候选操作原语集合，并对不满足约束的候选操作原语进行筛选；</w:t>
      </w:r>
    </w:p>
    <w:p w14:paraId="6E22642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对所述候选操作原语序列中的每个操作原语，从所述知识图谱中检索与其相关联且属于目标平台的算子集合，得到</w:t>
      </w:r>
      <w:r>
        <w:rPr>
          <w:rFonts w:ascii="Times New Roman"/>
          <w:iCs/>
          <w:color w:val="000000"/>
          <w:sz w:val="28"/>
          <w:szCs w:val="28"/>
        </w:rPr>
        <w:t>候选算子链</w:t>
      </w:r>
      <w:r>
        <w:rPr>
          <w:rFonts w:hint="eastAsia" w:ascii="Times New Roman"/>
          <w:iCs/>
          <w:color w:val="000000"/>
          <w:sz w:val="28"/>
          <w:szCs w:val="28"/>
        </w:rPr>
        <w:t>。</w:t>
      </w:r>
    </w:p>
    <w:p w14:paraId="386A561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在一实施例中，所述通过语义约束与结构约束对</w:t>
      </w:r>
      <w:r>
        <w:rPr>
          <w:rFonts w:ascii="Times New Roman"/>
          <w:iCs/>
          <w:color w:val="000000"/>
          <w:sz w:val="28"/>
          <w:szCs w:val="28"/>
        </w:rPr>
        <w:t>所述候选算子链进行筛选，并基于多源约束执行优化与迭代修复，以获得最优算子链及对应的</w:t>
      </w:r>
      <w:r>
        <w:rPr>
          <w:rFonts w:hint="eastAsia" w:ascii="Times New Roman"/>
          <w:iCs/>
          <w:color w:val="000000"/>
          <w:sz w:val="28"/>
          <w:szCs w:val="28"/>
          <w:lang w:val="zh-CN"/>
        </w:rPr>
        <w:t>地理信息处理模型</w:t>
      </w:r>
      <w:r>
        <w:rPr>
          <w:rFonts w:hint="eastAsia" w:ascii="Times New Roman"/>
          <w:iCs/>
          <w:color w:val="000000"/>
          <w:sz w:val="28"/>
          <w:szCs w:val="28"/>
        </w:rPr>
        <w:t>的步骤，包括：</w:t>
      </w:r>
    </w:p>
    <w:p w14:paraId="6274685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基于所述</w:t>
      </w:r>
      <w:r>
        <w:rPr>
          <w:rFonts w:ascii="Times New Roman"/>
          <w:iCs/>
          <w:color w:val="000000"/>
          <w:sz w:val="28"/>
          <w:szCs w:val="28"/>
        </w:rPr>
        <w:t>候选算子链</w:t>
      </w:r>
      <w:r>
        <w:rPr>
          <w:rFonts w:hint="eastAsia" w:ascii="Times New Roman"/>
          <w:iCs/>
          <w:color w:val="000000"/>
          <w:sz w:val="28"/>
          <w:szCs w:val="28"/>
        </w:rPr>
        <w:t>，根据语义相似度计算映射评分；</w:t>
      </w:r>
    </w:p>
    <w:p w14:paraId="26D4E61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在逐步映射过程中，引入统一约束函数对候选算子链进行约束建模，并将所述映射评分与所述统一约束函数联合引入路径评分函数，以对候选算子链进行累积评分，得到初始评分结果；</w:t>
      </w:r>
    </w:p>
    <w:p w14:paraId="508B070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基于所述初始评分结果，根据所述知识图谱对候选算子链进行结构一致性评估，并结合大语言模型对候选算子链进行语义一致性评估，得到综合评分；</w:t>
      </w:r>
    </w:p>
    <w:p w14:paraId="009A2E4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基于所述综合评分选取</w:t>
      </w:r>
      <w:r>
        <w:rPr>
          <w:rFonts w:ascii="Times New Roman"/>
          <w:iCs/>
          <w:color w:val="000000"/>
          <w:sz w:val="28"/>
          <w:szCs w:val="28"/>
        </w:rPr>
        <w:t>最优算子链及对应的</w:t>
      </w:r>
      <w:r>
        <w:rPr>
          <w:rFonts w:hint="eastAsia" w:ascii="Times New Roman"/>
          <w:iCs/>
          <w:color w:val="000000"/>
          <w:sz w:val="28"/>
          <w:szCs w:val="28"/>
          <w:lang w:val="zh-CN"/>
        </w:rPr>
        <w:t>地理信息处理模型</w:t>
      </w:r>
      <w:r>
        <w:rPr>
          <w:rFonts w:hint="eastAsia" w:ascii="Times New Roman"/>
          <w:iCs/>
          <w:color w:val="000000"/>
          <w:sz w:val="28"/>
          <w:szCs w:val="28"/>
        </w:rPr>
        <w:t>。</w:t>
      </w:r>
    </w:p>
    <w:p w14:paraId="35EE283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在一实施例中，所述基于所述综合评分选取</w:t>
      </w:r>
      <w:r>
        <w:rPr>
          <w:rFonts w:ascii="Times New Roman"/>
          <w:iCs/>
          <w:color w:val="000000"/>
          <w:sz w:val="28"/>
          <w:szCs w:val="28"/>
        </w:rPr>
        <w:t>最优算子链及对应的</w:t>
      </w:r>
      <w:r>
        <w:rPr>
          <w:rFonts w:hint="eastAsia" w:ascii="Times New Roman"/>
          <w:iCs/>
          <w:color w:val="000000"/>
          <w:sz w:val="28"/>
          <w:szCs w:val="28"/>
          <w:lang w:val="zh-CN"/>
        </w:rPr>
        <w:t>地理信息处理模型</w:t>
      </w:r>
      <w:r>
        <w:rPr>
          <w:rFonts w:hint="eastAsia" w:ascii="Times New Roman"/>
          <w:iCs/>
          <w:color w:val="000000"/>
          <w:sz w:val="28"/>
          <w:szCs w:val="28"/>
        </w:rPr>
        <w:t>的步骤之前，还包括：</w:t>
      </w:r>
    </w:p>
    <w:p w14:paraId="0C8AB33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针对选取得分较优的候选算子链中存在的输入输出不兼容或局部链路不合法的位置，优先在与当前算子对应的同一操作原语范围内检索替代候选算子；</w:t>
      </w:r>
    </w:p>
    <w:p w14:paraId="4008DD2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当同一操作原语范围内不存在满足约束的候选算子时，扩展至同一操作子类范围内检索替代操作原语，并基于所述替代操作原语重新执行算子映射；</w:t>
      </w:r>
    </w:p>
    <w:p w14:paraId="2F18FB2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在完成替换后，对替换后的算子链重新执行一致性评估，并根据当前不兼容问题数量和映射覆盖度执行回滚控制。</w:t>
      </w:r>
    </w:p>
    <w:p w14:paraId="6C680D23">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此外，为实现上述目的，本申请还提出一种</w:t>
      </w:r>
      <w:del w:id="28" w:author="AAA" w:date="2026-06-17T15:35:27Z">
        <w:r>
          <w:rPr>
            <w:rFonts w:hint="eastAsia" w:ascii="Times New Roman"/>
            <w:iCs/>
            <w:color w:val="000000"/>
            <w:sz w:val="28"/>
            <w:szCs w:val="28"/>
          </w:rPr>
          <w:delText>地理信息任务处理</w:delText>
        </w:r>
      </w:del>
      <w:ins w:id="29"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装置，所述</w:t>
      </w:r>
      <w:del w:id="30" w:author="AAA" w:date="2026-06-17T15:35:27Z">
        <w:r>
          <w:rPr>
            <w:rFonts w:hint="eastAsia" w:ascii="Times New Roman"/>
            <w:iCs/>
            <w:color w:val="000000"/>
            <w:sz w:val="28"/>
            <w:szCs w:val="28"/>
          </w:rPr>
          <w:delText>地理信息任务处理</w:delText>
        </w:r>
      </w:del>
      <w:ins w:id="31"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装置包括：</w:t>
      </w:r>
    </w:p>
    <w:p w14:paraId="6ECCEF39">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lang w:eastAsia="zh-CN"/>
        </w:rPr>
        <w:t>条件序列生成模块</w:t>
      </w:r>
      <w:r>
        <w:rPr>
          <w:rFonts w:ascii="Times New Roman"/>
          <w:iCs/>
          <w:color w:val="000000"/>
          <w:sz w:val="28"/>
          <w:szCs w:val="28"/>
        </w:rPr>
        <w:t>，用于基于不同地理信息平台的算子数据，融合任务语义信息和知识图谱中的结构化语义约束，并引入约束感知调制机制，构建条件化序列生成模型；</w:t>
      </w:r>
    </w:p>
    <w:p w14:paraId="4702531F">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语义结构化模块，用于接收用户输入的地理信息处理任务，基于所述条件化序列生成模型与所述知识图谱的协同推理，对所述地理信息处理任务进行语义解析，构建结构化语义表示；</w:t>
      </w:r>
    </w:p>
    <w:p w14:paraId="3F3B9804">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流程转换模块，用于基于所述结构化语义表示，生成候选处理流程，并根据预构建的平台无关操作语义空间与目标平台算子之间的映射关系，将所述候选处理流程转换为候选算子链；</w:t>
      </w:r>
    </w:p>
    <w:p w14:paraId="6C439D6E">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任务处理模块，用于</w:t>
      </w:r>
      <w:r>
        <w:rPr>
          <w:rFonts w:hint="eastAsia" w:ascii="Times New Roman"/>
          <w:iCs/>
          <w:color w:val="000000"/>
          <w:sz w:val="28"/>
          <w:szCs w:val="28"/>
        </w:rPr>
        <w:t>通过语义约束与结构约束对</w:t>
      </w:r>
      <w:r>
        <w:rPr>
          <w:rFonts w:ascii="Times New Roman"/>
          <w:iCs/>
          <w:color w:val="000000"/>
          <w:sz w:val="28"/>
          <w:szCs w:val="28"/>
        </w:rPr>
        <w:t>所述候选算子链进行筛选，并基于多源约束执行优化与迭代修复，以获得最优算子链及对应的地理信息处理模型，所述地理信息处理模型用于在目标平台执行地理信息处理任务。</w:t>
      </w:r>
    </w:p>
    <w:p w14:paraId="78FB65D7">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此外，为实现上述目的，本申请还提出一种电子设备，所述电子设备包括：存储器、处理器及存储在所述存储器上并可在所述处理器上运行的计算机程序，所述计算机程序配置为实现如上文所述的</w:t>
      </w:r>
      <w:del w:id="32" w:author="AAA" w:date="2026-06-17T15:35:27Z">
        <w:r>
          <w:rPr>
            <w:rFonts w:hint="eastAsia" w:ascii="Times New Roman"/>
            <w:iCs/>
            <w:color w:val="000000"/>
            <w:sz w:val="28"/>
            <w:szCs w:val="28"/>
          </w:rPr>
          <w:delText>地理信息任务处理</w:delText>
        </w:r>
      </w:del>
      <w:ins w:id="33"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方法的步骤。</w:t>
      </w:r>
    </w:p>
    <w:p w14:paraId="5F7EE410">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此外，为实现上述目的，本申请还提出一种非暂态计算机存储介质，所述非暂态计算机存储介质上存储有计算机程序，所述计算机程序被处理器执行时实现如上文所述的</w:t>
      </w:r>
      <w:del w:id="34" w:author="AAA" w:date="2026-06-17T15:35:27Z">
        <w:r>
          <w:rPr>
            <w:rFonts w:hint="eastAsia" w:ascii="Times New Roman"/>
            <w:iCs/>
            <w:color w:val="000000"/>
            <w:sz w:val="28"/>
            <w:szCs w:val="28"/>
          </w:rPr>
          <w:delText>地理信息任务处理</w:delText>
        </w:r>
      </w:del>
      <w:ins w:id="35"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方法的步骤。</w:t>
      </w:r>
    </w:p>
    <w:p w14:paraId="22001680">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本申请提出的一个或多个技术方案，至少具有以下技术效果：</w:t>
      </w:r>
    </w:p>
    <w:p w14:paraId="786BFA6C">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（1）基于不同地理信息平台的算子数据，融合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w:t>
      </w: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，基于条件化序列生成模型与知识图谱的协同推理，对</w:t>
      </w:r>
      <w:r>
        <w:rPr>
          <w:rFonts w:hint="eastAsia" w:ascii="Times New Roman"/>
          <w:iCs/>
          <w:color w:val="000000"/>
          <w:sz w:val="28"/>
          <w:szCs w:val="28"/>
        </w:rPr>
        <w:t>地理信息处理任务</w:t>
      </w:r>
      <w:r>
        <w:rPr>
          <w:rFonts w:ascii="Times New Roman"/>
          <w:iCs/>
          <w:color w:val="000000"/>
          <w:sz w:val="28"/>
          <w:szCs w:val="28"/>
        </w:rPr>
        <w:t>进行语义解析，构建结构化语义表示；基于结构化语义表示，生成候选处理流程，并根据预构建的平台无关操作语义空间与目标平台算子之间的映射关系，将候选处理流程转换为候选算子链；</w:t>
      </w:r>
      <w:r>
        <w:rPr>
          <w:rFonts w:hint="eastAsia" w:ascii="Times New Roman"/>
          <w:iCs/>
          <w:color w:val="000000"/>
          <w:sz w:val="28"/>
          <w:szCs w:val="28"/>
        </w:rPr>
        <w:t>通过语义约束与结构约束对</w:t>
      </w:r>
      <w:r>
        <w:rPr>
          <w:rFonts w:ascii="Times New Roman"/>
          <w:iCs/>
          <w:color w:val="000000"/>
          <w:sz w:val="28"/>
          <w:szCs w:val="28"/>
        </w:rPr>
        <w:t>候选算子链进行筛选，并基于多源约束执行优化与迭代修复，以获得最优算子链及对应的</w:t>
      </w:r>
      <w:r>
        <w:rPr>
          <w:rFonts w:hint="eastAsia" w:ascii="Times New Roman"/>
          <w:iCs/>
          <w:color w:val="000000"/>
          <w:sz w:val="28"/>
          <w:szCs w:val="28"/>
          <w:lang w:val="zh-CN"/>
        </w:rPr>
        <w:t>地理信息处理模型，地理信息处理模型</w:t>
      </w:r>
      <w:r>
        <w:rPr>
          <w:rFonts w:hint="eastAsia" w:ascii="Times New Roman"/>
          <w:iCs/>
          <w:color w:val="000000"/>
          <w:sz w:val="28"/>
          <w:szCs w:val="28"/>
        </w:rPr>
        <w:t>用于在</w:t>
      </w:r>
      <w:r>
        <w:rPr>
          <w:rFonts w:ascii="Times New Roman"/>
          <w:iCs/>
          <w:color w:val="000000"/>
          <w:sz w:val="28"/>
          <w:szCs w:val="28"/>
        </w:rPr>
        <w:t>目标平台执行</w:t>
      </w:r>
      <w:r>
        <w:rPr>
          <w:rFonts w:hint="eastAsia" w:ascii="Times New Roman"/>
          <w:iCs/>
          <w:color w:val="000000"/>
          <w:sz w:val="28"/>
          <w:szCs w:val="28"/>
        </w:rPr>
        <w:t>地理信息处理任务</w:t>
      </w:r>
      <w:r>
        <w:rPr>
          <w:rFonts w:ascii="Times New Roman"/>
          <w:iCs/>
          <w:color w:val="000000"/>
          <w:sz w:val="28"/>
          <w:szCs w:val="28"/>
        </w:rPr>
        <w:t>。</w:t>
      </w:r>
      <w:r>
        <w:rPr>
          <w:rFonts w:hint="eastAsia" w:ascii="Times New Roman"/>
          <w:iCs/>
          <w:color w:val="000000"/>
          <w:sz w:val="28"/>
          <w:szCs w:val="28"/>
        </w:rPr>
        <w:t>采用了构建融合任务语义与知识图谱约束的条件化序列生成模型的技术手段，解决了现有大语言模型等方法缺乏领域知识引导、生成流程逻辑混乱且易出错的问题，实现了对用户复杂地理信息任务意图的深度理解与结构化解析，为生成科学合理的处理流程奠定了坚实基础。由于采用了构建平台无关操作语义空间并与多源平台算子建立映射的技术手段，解决了不同GIS平台算子表示异构、功能与参数定义不统一导致的跨平台迁移与组合难题，实现了将抽象处理流程自动、准确地适配并转换为目标平台可执行的具体算子链，显著提升了模型构建的自动化程度与平台适应性。由于采用了基于多源约束对候选算子链进行协同推理、筛选、优化与迭代修复的技术手段，解决了生成序列在数据流衔接、类型兼容性及执行可行性方面的潜在缺陷，实现了对生成结果从语义到结构的全方位验证与增强，从而最终获得既符合任务目标、又满足目标平台执行要求的地理信息处理模型，有效保证了生成结果的可靠性与可直接应用性。在涉及多源算子和复杂数据流的业务场景下，显著提升了地理信息任务处理的适应性和可执行性。</w:t>
      </w:r>
    </w:p>
    <w:p w14:paraId="6172FDD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（2）</w:t>
      </w:r>
      <w:r>
        <w:rPr>
          <w:rFonts w:ascii="Times New Roman"/>
          <w:iCs/>
          <w:color w:val="000000"/>
          <w:sz w:val="28"/>
          <w:szCs w:val="28"/>
        </w:rPr>
        <w:t>基于不同地理信息平台的算子数据，构建训练样本集</w:t>
      </w:r>
      <w:r>
        <w:rPr>
          <w:rFonts w:hint="eastAsia" w:ascii="Times New Roman"/>
          <w:iCs/>
          <w:color w:val="000000"/>
          <w:sz w:val="28"/>
          <w:szCs w:val="28"/>
        </w:rPr>
        <w:t>，</w:t>
      </w:r>
      <w:r>
        <w:rPr>
          <w:rFonts w:ascii="Times New Roman"/>
          <w:iCs/>
          <w:color w:val="000000"/>
          <w:sz w:val="28"/>
          <w:szCs w:val="28"/>
        </w:rPr>
        <w:t>训练样本集</w:t>
      </w:r>
      <w:r>
        <w:rPr>
          <w:rFonts w:hint="eastAsia" w:ascii="Times New Roman"/>
          <w:iCs/>
          <w:color w:val="000000"/>
          <w:sz w:val="28"/>
          <w:szCs w:val="28"/>
        </w:rPr>
        <w:t>包括</w:t>
      </w:r>
      <w:r>
        <w:rPr>
          <w:rFonts w:ascii="Times New Roman"/>
          <w:iCs/>
          <w:color w:val="000000"/>
          <w:sz w:val="28"/>
          <w:szCs w:val="28"/>
        </w:rPr>
        <w:t>历史任务描述及对应的操作原语序列；对历史任务描述进行编码，提取任务文本的语义表示；融合任务类型表示</w:t>
      </w:r>
      <w:r>
        <w:rPr>
          <w:rFonts w:hint="eastAsia" w:ascii="Times New Roman"/>
          <w:iCs/>
          <w:color w:val="000000"/>
          <w:sz w:val="28"/>
          <w:szCs w:val="28"/>
        </w:rPr>
        <w:t>、</w:t>
      </w:r>
      <w:r>
        <w:rPr>
          <w:rFonts w:ascii="Times New Roman"/>
          <w:iCs/>
          <w:color w:val="000000"/>
          <w:sz w:val="28"/>
          <w:szCs w:val="28"/>
        </w:rPr>
        <w:t>任务文本的语义表示</w:t>
      </w:r>
      <w:r>
        <w:rPr>
          <w:rFonts w:hint="eastAsia" w:ascii="Times New Roman"/>
          <w:iCs/>
          <w:color w:val="000000"/>
          <w:sz w:val="28"/>
          <w:szCs w:val="28"/>
        </w:rPr>
        <w:t>以</w:t>
      </w:r>
      <w:r>
        <w:rPr>
          <w:rFonts w:ascii="Times New Roman"/>
          <w:iCs/>
          <w:color w:val="000000"/>
          <w:sz w:val="28"/>
          <w:szCs w:val="28"/>
        </w:rPr>
        <w:t>及知识图谱中的结构化语义约束信息，生成统一的任务条件表示；通过特征级线性调制机制，在解码过程中将统一的任务条件表示与知识图谱的约束信息联合注入，以自回归方式生成预测的操作原语序列，并在每个时间步计算候选操作原语的条件生成概率；基于真实操作原语序列中每个位置的操作原语与对应时间步的条件生成概率，计算损失函数，并根据损失函数更新模型参数，直至满足收敛条件</w:t>
      </w:r>
      <w:r>
        <w:rPr>
          <w:rFonts w:hint="eastAsia" w:ascii="Times New Roman"/>
          <w:iCs/>
          <w:color w:val="000000"/>
          <w:sz w:val="28"/>
          <w:szCs w:val="28"/>
        </w:rPr>
        <w:t>。采用了基于多平台算子数据构建训练样本集并定义平台无关的操作原语序列作为学习目标的技术手段，解决了直接面向多源异构、接口各异的平台具体算子建模复杂度高、泛化性差的问题，实现了模型在统一的抽象语义空间中进行学习，降低了对特定平台的依赖，为跨平台算子链生成奠定了基础。将融合任务文本语义、任务类型及知识图谱结构化约束以生成统一的任务条件表示，解决了生成过程缺乏任务意图引导和领域知识约束，导致结果语义漂移的问题，实现了使生成过程始终在任务目标和领域规则的双重调控下进行，提升了生成序列的语义一致性与科学性。通过特征级线性调制机制在解码过程中联合注入任务条件与图谱约束，解决了传统自回归生成模型在推理阶段因误差累积导致序列结构偏离合理范围，以及训练与推理阶段输入分布不一致的问题，实现了对生成路径的实时、动态约束，有效抑制了不合理转移，保障了生成流程的结构合理性与数据流连贯性。最终，通过上述协同作用，使得训练所得的模型能够将用户的自然语言任务描述，转化为结构合理、符合领域约束且不绑定具体平台的抽象处理流程。</w:t>
      </w:r>
    </w:p>
    <w:p w14:paraId="1380FDA5">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3）针对选取得分较优的候选算子链中存在的输入输出不兼容或局部链路不合法的位置，优先在与当前算子对应的同一操作原语范围内检索替代候选算子；当同一操作原语范围内不存在满足约束的候选算子时，扩展至同一操作子类范围内检索替代操作原语，并基于替代操作原语重新执行算子映射；在完成替换后，对替换后的算子链重新执行一致性评估，并根据当前不兼容问题数量和映射覆盖度执行回滚控制。由于采用了基于操作原语层次结构的分级回退修复机制并结合回滚控制的技术手段，解决了评分较优的候选链中仍可能存在的局部数据不兼容或映射缺失等问题，实现了对接近最优的方案进行有针对性的、语义受控的自动化迭代优化与修复，在不过度改变原流程语义的前提下显著提升其结构完整性与可执行性。</w:t>
      </w:r>
    </w:p>
    <w:p w14:paraId="568F62EE">
      <w:pPr>
        <w:spacing w:after="12" w:line="360" w:lineRule="auto"/>
        <w:rPr>
          <w:b/>
          <w:iCs/>
          <w:sz w:val="28"/>
          <w:szCs w:val="28"/>
          <w:lang w:val="zh-CN"/>
        </w:rPr>
      </w:pPr>
      <w:r>
        <w:rPr>
          <w:rFonts w:hint="eastAsia"/>
          <w:b/>
          <w:iCs/>
          <w:sz w:val="28"/>
          <w:szCs w:val="28"/>
          <w:lang w:val="zh-CN"/>
        </w:rPr>
        <w:t>附图说明</w:t>
      </w:r>
    </w:p>
    <w:p w14:paraId="55D322F2">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此处的附图被并入说明书中并构成本说明书的一部分，示出了符合本申请的实施例，并与说明书一起用于解释本申请的原理。</w:t>
      </w:r>
    </w:p>
    <w:p w14:paraId="1FF079A1">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为了更清楚地说明本申请实施例或现有技术中的技术方案，下面将对实施例或现有技术描述中所需要使用的附图作简单</w:t>
      </w:r>
      <w:r>
        <w:rPr>
          <w:rFonts w:hint="eastAsia" w:ascii="Times New Roman"/>
          <w:iCs/>
          <w:color w:val="000000"/>
          <w:sz w:val="28"/>
          <w:szCs w:val="28"/>
        </w:rPr>
        <w:t>的</w:t>
      </w:r>
      <w:r>
        <w:rPr>
          <w:rFonts w:ascii="Times New Roman"/>
          <w:iCs/>
          <w:color w:val="000000"/>
          <w:sz w:val="28"/>
          <w:szCs w:val="28"/>
        </w:rPr>
        <w:t>介绍，显而易见地，对于本领域普通技术人员而言，在不付出创造性劳动性的前提下，还可以根据这些附图获得其他的附图。</w:t>
      </w:r>
    </w:p>
    <w:p w14:paraId="6776D58D">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图</w:t>
      </w:r>
      <w:r>
        <w:rPr>
          <w:rFonts w:hint="eastAsia" w:ascii="Times New Roman"/>
          <w:iCs/>
          <w:color w:val="000000"/>
          <w:sz w:val="28"/>
          <w:szCs w:val="28"/>
        </w:rPr>
        <w:t>1</w:t>
      </w:r>
      <w:r>
        <w:rPr>
          <w:rFonts w:ascii="Times New Roman"/>
          <w:iCs/>
          <w:color w:val="000000"/>
          <w:sz w:val="28"/>
          <w:szCs w:val="28"/>
        </w:rPr>
        <w:t>为本申请</w:t>
      </w:r>
      <w:del w:id="36" w:author="AAA" w:date="2026-06-17T15:35:27Z">
        <w:r>
          <w:rPr>
            <w:rFonts w:hint="eastAsia" w:ascii="Times New Roman"/>
            <w:iCs/>
            <w:color w:val="000000"/>
            <w:sz w:val="28"/>
            <w:szCs w:val="28"/>
          </w:rPr>
          <w:delText>地理信息任务处理</w:delText>
        </w:r>
      </w:del>
      <w:ins w:id="37"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方法</w:t>
      </w:r>
      <w:r>
        <w:rPr>
          <w:rFonts w:ascii="Times New Roman"/>
          <w:iCs/>
          <w:color w:val="000000"/>
          <w:sz w:val="28"/>
          <w:szCs w:val="28"/>
        </w:rPr>
        <w:t>第一实施例</w:t>
      </w:r>
      <w:r>
        <w:rPr>
          <w:rFonts w:hint="eastAsia" w:ascii="Times New Roman"/>
          <w:iCs/>
          <w:color w:val="000000"/>
          <w:sz w:val="28"/>
          <w:szCs w:val="28"/>
        </w:rPr>
        <w:t>的</w:t>
      </w:r>
      <w:r>
        <w:rPr>
          <w:rFonts w:ascii="Times New Roman"/>
          <w:iCs/>
          <w:color w:val="000000"/>
          <w:sz w:val="28"/>
          <w:szCs w:val="28"/>
        </w:rPr>
        <w:t>流程示意图</w:t>
      </w:r>
      <w:r>
        <w:rPr>
          <w:rFonts w:hint="eastAsia" w:ascii="Times New Roman"/>
          <w:iCs/>
          <w:color w:val="000000"/>
          <w:sz w:val="28"/>
          <w:szCs w:val="28"/>
        </w:rPr>
        <w:t>；</w:t>
      </w:r>
    </w:p>
    <w:p w14:paraId="54EB67AD">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图2为</w:t>
      </w:r>
      <w:r>
        <w:rPr>
          <w:rFonts w:ascii="Times New Roman"/>
          <w:iCs/>
          <w:color w:val="000000"/>
          <w:sz w:val="28"/>
          <w:szCs w:val="28"/>
        </w:rPr>
        <w:t>本申请</w:t>
      </w:r>
      <w:r>
        <w:rPr>
          <w:rFonts w:hint="eastAsia" w:ascii="Times New Roman"/>
          <w:iCs/>
          <w:color w:val="000000"/>
          <w:sz w:val="28"/>
          <w:szCs w:val="28"/>
        </w:rPr>
        <w:t>操作原语体系结构示意图；</w:t>
      </w:r>
    </w:p>
    <w:p w14:paraId="65F52F70">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图3为</w:t>
      </w:r>
      <w:r>
        <w:rPr>
          <w:rFonts w:ascii="Times New Roman"/>
          <w:iCs/>
          <w:color w:val="000000"/>
          <w:sz w:val="28"/>
          <w:szCs w:val="28"/>
        </w:rPr>
        <w:t>本申请</w:t>
      </w:r>
      <w:r>
        <w:rPr>
          <w:rFonts w:hint="eastAsia" w:ascii="Times New Roman"/>
          <w:iCs/>
          <w:color w:val="000000"/>
          <w:sz w:val="28"/>
          <w:szCs w:val="28"/>
        </w:rPr>
        <w:t>条件化序列生成模型文本处理流程示意图；</w:t>
      </w:r>
    </w:p>
    <w:p w14:paraId="0A29C27E">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图4为</w:t>
      </w:r>
      <w:r>
        <w:rPr>
          <w:rFonts w:ascii="Times New Roman"/>
          <w:iCs/>
          <w:color w:val="000000"/>
          <w:sz w:val="28"/>
          <w:szCs w:val="28"/>
        </w:rPr>
        <w:t>本申请</w:t>
      </w:r>
      <w:r>
        <w:rPr>
          <w:rFonts w:hint="eastAsia" w:ascii="Times New Roman"/>
          <w:iCs/>
          <w:color w:val="000000"/>
          <w:sz w:val="28"/>
          <w:szCs w:val="28"/>
        </w:rPr>
        <w:t>融合推理与链修复流程示意图；</w:t>
      </w:r>
    </w:p>
    <w:p w14:paraId="7F171757">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图5为</w:t>
      </w:r>
      <w:r>
        <w:rPr>
          <w:rFonts w:ascii="Times New Roman"/>
          <w:iCs/>
          <w:color w:val="000000"/>
          <w:sz w:val="28"/>
          <w:szCs w:val="28"/>
        </w:rPr>
        <w:t>本申请</w:t>
      </w:r>
      <w:r>
        <w:rPr>
          <w:rFonts w:hint="eastAsia" w:ascii="Times New Roman"/>
          <w:iCs/>
          <w:color w:val="000000"/>
          <w:sz w:val="28"/>
          <w:szCs w:val="28"/>
        </w:rPr>
        <w:t>实施例和实施方式的总流程示意图；</w:t>
      </w:r>
    </w:p>
    <w:p w14:paraId="33E74DF5">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图</w:t>
      </w:r>
      <w:r>
        <w:rPr>
          <w:rFonts w:hint="eastAsia" w:ascii="Times New Roman"/>
          <w:iCs/>
          <w:color w:val="000000"/>
          <w:sz w:val="28"/>
          <w:szCs w:val="28"/>
        </w:rPr>
        <w:t>6</w:t>
      </w:r>
      <w:r>
        <w:rPr>
          <w:rFonts w:ascii="Times New Roman"/>
          <w:iCs/>
          <w:color w:val="000000"/>
          <w:sz w:val="28"/>
          <w:szCs w:val="28"/>
        </w:rPr>
        <w:t>为本申请</w:t>
      </w:r>
      <w:del w:id="38" w:author="AAA" w:date="2026-06-17T15:35:27Z">
        <w:r>
          <w:rPr>
            <w:rFonts w:hint="eastAsia" w:ascii="Times New Roman"/>
            <w:iCs/>
            <w:color w:val="000000"/>
            <w:sz w:val="28"/>
            <w:szCs w:val="28"/>
          </w:rPr>
          <w:delText>地理信息任务处理</w:delText>
        </w:r>
      </w:del>
      <w:ins w:id="39"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装置的模块结构</w:t>
      </w:r>
      <w:r>
        <w:rPr>
          <w:rFonts w:ascii="Times New Roman"/>
          <w:iCs/>
          <w:color w:val="000000"/>
          <w:sz w:val="28"/>
          <w:szCs w:val="28"/>
        </w:rPr>
        <w:t>示意图</w:t>
      </w:r>
      <w:r>
        <w:rPr>
          <w:rFonts w:hint="eastAsia" w:ascii="Times New Roman"/>
          <w:iCs/>
          <w:color w:val="000000"/>
          <w:sz w:val="28"/>
          <w:szCs w:val="28"/>
        </w:rPr>
        <w:t>。</w:t>
      </w:r>
    </w:p>
    <w:p w14:paraId="4BA67277">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本申请目的实现、功能特点及优点将结合实施例，参照附图做进一步说明。</w:t>
      </w:r>
    </w:p>
    <w:p w14:paraId="4B821D7D">
      <w:pPr>
        <w:spacing w:after="12" w:line="360" w:lineRule="auto"/>
        <w:rPr>
          <w:b/>
          <w:iCs/>
          <w:sz w:val="28"/>
          <w:szCs w:val="28"/>
          <w:lang w:val="zh-CN"/>
        </w:rPr>
      </w:pPr>
      <w:r>
        <w:rPr>
          <w:b/>
          <w:iCs/>
          <w:sz w:val="28"/>
          <w:szCs w:val="28"/>
          <w:lang w:val="zh-CN"/>
        </w:rPr>
        <w:t>具体实施方式</w:t>
      </w:r>
    </w:p>
    <w:p w14:paraId="59B23194">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下面将结合本申请实施方式，对本申请实施方式中的技术方案进行清楚、完整地描述，显然，所描述的实施方式仅仅是本申请一部分实施方式，而不是全部的实施方式。基于本申请中的实施方式，本领域普通技术人员在没有做出创造性劳动前提下所获得的所有其他实施方式，都属于本申请保护的范围。</w:t>
      </w:r>
    </w:p>
    <w:p w14:paraId="2424ED8F">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目前，主流GIS软件的建模工具，如ArcGIS ModelBuilder，通常依赖用户以图形化界面的方式手动拖拽算子并配置参数，以构建地理处理模型。此类方法虽然直观，但高度依赖用户的专业知识与经验，构建效率低，且难以保证算子组合的科学性与最优性。</w:t>
      </w:r>
    </w:p>
    <w:p w14:paraId="37BA44EA">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近年来，传统技术尝试利用语义检索、图神经网络、大语言模型等技术实现地理处理模型的自动构建。基于语义检索的方法通常只能检索单个或少量候选算子，难以生成具有逻辑顺序的完整处理链；基于图神经网络的方法依赖预先构建的候选算子图中的候选子图，难以面向完整地理处理流程进行端到端生成；基于大语言模型的方法虽具有较强的自然语言理解能力，但缺乏面向地理处理链构建的专用结构约束，生成结果的输入输出兼容性、数据流连贯性及目标平台可执行性难以得到保证。上述问题在面向多业务场景的时空智能计算平台中尤为突出：一方面，不同来源的地理处理算子在表示方式与接口规范上难以统一，跨平台迁移与组合面临显著障碍；另一方面，面向复杂时空任务的序列生成模型若缺乏任务条件与结构约束的协同注入，其生成结果的合理性与可执行性难以保证。以生态遥感监测、灾害预警与应急等能源行业典型应用为例，单个业务任务通常需要跨越遥感影像处理、空间叠加分析、气象数据融合、AI模型推理及成果可视化等多个处理阶段，涉及影像、栅格、矢量、表格、时序数据等多种空间数据类型。在此过程中，平台需要调度和组合来自不同来源的地理处理算子，包括平台自有的基础分析算子库、遥感监测算子库及业务专题算子库中的内部算子、第三方容器化部署的算子服务，以及外部开源GIS工具提供的特定处理能力。上述算子来源各异，在命名方式、功能粒度和参数定义上均存在显著差异，且不同算子之间在输入输出数据类型和空间参考上存在严格的依赖与兼容约束。目前，此类多源算子的跨场景组合与流程编排主要依赖人工经验完成，用户需要在不同算子来源之间手动查找、适配并串联算子，构建效率低，且编排方案固化、适应性弱、扩展困难，难以满足多业务场景下对时空计算任务敏捷响应和智能生成的需求。</w:t>
      </w:r>
    </w:p>
    <w:p w14:paraId="7FF2A729">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基于此，本申请实施例提供了一种</w:t>
      </w:r>
      <w:del w:id="40" w:author="AAA" w:date="2026-06-17T15:35:27Z">
        <w:r>
          <w:rPr>
            <w:rFonts w:hint="eastAsia" w:ascii="Times New Roman"/>
            <w:iCs/>
            <w:color w:val="000000"/>
            <w:sz w:val="28"/>
            <w:szCs w:val="28"/>
          </w:rPr>
          <w:delText>地理信息任务处理</w:delText>
        </w:r>
      </w:del>
      <w:ins w:id="41"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方法。具体地，参照图1，图1为本申请</w:t>
      </w:r>
      <w:del w:id="42" w:author="AAA" w:date="2026-06-17T15:35:27Z">
        <w:r>
          <w:rPr>
            <w:rFonts w:hint="eastAsia" w:ascii="Times New Roman"/>
            <w:iCs/>
            <w:color w:val="000000"/>
            <w:sz w:val="28"/>
            <w:szCs w:val="28"/>
          </w:rPr>
          <w:delText>地理信息任务处理</w:delText>
        </w:r>
      </w:del>
      <w:ins w:id="43"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方法第一实施例的流程示意图。本实施例中，</w:t>
      </w:r>
      <w:del w:id="44" w:author="AAA" w:date="2026-06-17T15:35:27Z">
        <w:r>
          <w:rPr>
            <w:rFonts w:hint="eastAsia" w:ascii="Times New Roman"/>
            <w:iCs/>
            <w:color w:val="000000"/>
            <w:sz w:val="28"/>
            <w:szCs w:val="28"/>
          </w:rPr>
          <w:delText>地理信息任务处理</w:delText>
        </w:r>
      </w:del>
      <w:ins w:id="45"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方法包括步骤S10~S40：</w:t>
      </w:r>
    </w:p>
    <w:p w14:paraId="1B03CE27">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步骤S10，基于不同地理信息平台的算子数据，融合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w:t>
      </w:r>
    </w:p>
    <w:p w14:paraId="7C086430">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不同来源的地理处理算子数据可以包括系统自有算子库、第三方服务化算子、外部开源GIS工具算子资料以及公开处理流程样本等，用于执行特定空间处理功能，如缓冲区分析、叠加分析、重分类等的最小功能单元及其相关描述信息。任务语义信息指用户以自然语言或结构化查询方式描述的地理信息处理任务，如“找出市内距离河流500米内的居民区”中所蕴含的目标、意图和上下文含义。知识图谱是以图结构形式组织和存储地理信息领域知识的数据模型，其节点代表实体，如“缓冲区分析”、“矢量数据”，边代表实体间的关系，如“输入”、“输出”、“属于”，用于编码领域内概念、算子、数据类型间的结构化关联与约束。结构化语义约束指在知识图谱中明确定义的、关于地理处理操作必须遵守的规则，例如某个算子要求输入的数据必须是“面状矢量数据”，其输出类型为“栅格数据”，或者某些算子之间存在固定的前后执行顺序。约束感知调制机制可以理解为在模型生成过程中，动态感知并融入上述结构化语义约束的技术手段，用于引导和调制模型的生成方向，确保其输出符合领域规则。条件化序列生成模型可以理解为以任务语义和结构化约束为条件，自动生成处理流程的人工智能模型，其生成过程受到任务描述和领域知识的共同调控，示例性的，条件化序列生成模型可以为面向地理处理任务的条件化序列生成模型（Conditional Semantic Generation for Geo-processing，CSG-Geo）。</w:t>
      </w:r>
    </w:p>
    <w:p w14:paraId="68F88437">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步骤S20，</w:t>
      </w: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，基于条件化序列生成模型与知识图谱的协同推理，对</w:t>
      </w:r>
      <w:r>
        <w:rPr>
          <w:rFonts w:hint="eastAsia" w:ascii="Times New Roman"/>
          <w:iCs/>
          <w:color w:val="000000"/>
          <w:sz w:val="28"/>
          <w:szCs w:val="28"/>
        </w:rPr>
        <w:t>地理信息处理任务</w:t>
      </w:r>
      <w:r>
        <w:rPr>
          <w:rFonts w:ascii="Times New Roman"/>
          <w:iCs/>
          <w:color w:val="000000"/>
          <w:sz w:val="28"/>
          <w:szCs w:val="28"/>
        </w:rPr>
        <w:t>进行语义解析，构建结构化语义表示</w:t>
      </w:r>
      <w:r>
        <w:rPr>
          <w:rFonts w:hint="eastAsia" w:ascii="Times New Roman"/>
          <w:iCs/>
          <w:color w:val="000000"/>
          <w:sz w:val="28"/>
          <w:szCs w:val="28"/>
        </w:rPr>
        <w:t>。</w:t>
      </w:r>
    </w:p>
    <w:p w14:paraId="20F518B6">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需要说明的是，协同推理指条件化序列生成模型与知识图谱共同工作、相互配合的过程。</w:t>
      </w:r>
      <w:r>
        <w:rPr>
          <w:rFonts w:ascii="Times New Roman"/>
          <w:iCs/>
          <w:color w:val="000000"/>
          <w:sz w:val="28"/>
          <w:szCs w:val="28"/>
        </w:rPr>
        <w:t>条件化序列生成模型</w:t>
      </w:r>
      <w:r>
        <w:rPr>
          <w:rFonts w:hint="eastAsia" w:ascii="Times New Roman"/>
          <w:iCs/>
          <w:color w:val="000000"/>
          <w:sz w:val="28"/>
          <w:szCs w:val="28"/>
        </w:rPr>
        <w:t>可以利用知识图谱中的结构化知识来辅助理解任务语义，并进行逻辑推理。将用户输入的地理信息处理任务，解析并转化为机器能够理解和处理的、结构化的含义表示。</w:t>
      </w:r>
      <w:r>
        <w:rPr>
          <w:rFonts w:ascii="Times New Roman"/>
          <w:iCs/>
          <w:color w:val="000000"/>
          <w:sz w:val="28"/>
          <w:szCs w:val="28"/>
        </w:rPr>
        <w:t>结构化语义表示</w:t>
      </w:r>
      <w:r>
        <w:rPr>
          <w:rFonts w:hint="eastAsia" w:ascii="Times New Roman"/>
          <w:iCs/>
          <w:color w:val="000000"/>
          <w:sz w:val="28"/>
          <w:szCs w:val="28"/>
        </w:rPr>
        <w:t>为语义解析后得到的、一种形式化的中间表示。</w:t>
      </w:r>
      <w:r>
        <w:rPr>
          <w:rFonts w:ascii="Times New Roman"/>
          <w:iCs/>
          <w:color w:val="000000"/>
          <w:sz w:val="28"/>
          <w:szCs w:val="28"/>
        </w:rPr>
        <w:t>结构化语义表示</w:t>
      </w:r>
      <w:r>
        <w:rPr>
          <w:rFonts w:hint="eastAsia" w:ascii="Times New Roman"/>
          <w:iCs/>
          <w:color w:val="000000"/>
          <w:sz w:val="28"/>
          <w:szCs w:val="28"/>
        </w:rPr>
        <w:t>以一种标准化的结构，如包含任务目标、涉及的地理实体、所需操作类型、数据流关系等数据内容，从而清晰地刻画了地理信息处理任务的核心要素与逻辑。</w:t>
      </w:r>
    </w:p>
    <w:p w14:paraId="75C1B2B7">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步骤S30，</w:t>
      </w:r>
      <w:r>
        <w:rPr>
          <w:rFonts w:ascii="Times New Roman"/>
          <w:iCs/>
          <w:color w:val="000000"/>
          <w:sz w:val="28"/>
          <w:szCs w:val="28"/>
        </w:rPr>
        <w:t>基于结构化语义表示，生成候选处理流程，并根据预构建的平台无关操作语义空间与目标平台算子之间的映射关系，将候选处理流程转换为候选算子链</w:t>
      </w:r>
      <w:r>
        <w:rPr>
          <w:rFonts w:hint="eastAsia" w:ascii="Times New Roman"/>
          <w:iCs/>
          <w:color w:val="000000"/>
          <w:sz w:val="28"/>
          <w:szCs w:val="28"/>
        </w:rPr>
        <w:t>。</w:t>
      </w:r>
    </w:p>
    <w:p w14:paraId="22F203F4">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候选处理流程指由条件化序列生成模型基于结构化语义表示，初步生成的一个或多个由抽象操作步骤组成的处理序列。平台无关操作语义空间定义了地理信息处理的核心功能，如“空间叠加”、“距离计算”，但不绑定任何具体GIS平台的特定算子实现，从而实现了对多源算子的统一描述。目标平台可以为已建立算子映射关系并具备执行接口的地理信息处理平台或工具，例如QGIS等开源GIS工具；其中，Google Earth Engine</w:t>
      </w:r>
      <w:r>
        <w:rPr>
          <w:rFonts w:hint="eastAsia" w:ascii="Times New Roman"/>
          <w:iCs/>
          <w:color w:val="000000"/>
          <w:sz w:val="28"/>
          <w:szCs w:val="28"/>
          <w:lang w:eastAsia="zh-CN"/>
        </w:rPr>
        <w:t>（GEE）</w:t>
      </w:r>
      <w:r>
        <w:rPr>
          <w:rFonts w:hint="eastAsia" w:ascii="Times New Roman"/>
          <w:iCs/>
          <w:color w:val="000000"/>
          <w:sz w:val="28"/>
          <w:szCs w:val="28"/>
        </w:rPr>
        <w:t>相关公开代码或处理流程样本可作为遥感处理流程知识和训练样本来源，但不作为本实施例中的目标平台。</w:t>
      </w:r>
      <w:r>
        <w:rPr>
          <w:rFonts w:hint="eastAsia" w:ascii="Times New Roman"/>
          <w:iCs/>
          <w:color w:val="000000"/>
          <w:sz w:val="28"/>
          <w:szCs w:val="28"/>
          <w:lang w:val="en-US" w:eastAsia="zh-CN"/>
        </w:rPr>
        <w:t>需要说明的是，算子数据来源与用户最终执行任务的目标平台在算子命名、功能粒度和参数定义上存在天然差异，即训练来源与执行目标不属于同一平台体系。基于此，需要构建</w:t>
      </w:r>
      <w:r>
        <w:rPr>
          <w:rFonts w:ascii="Times New Roman"/>
          <w:iCs/>
          <w:color w:val="000000"/>
          <w:sz w:val="28"/>
          <w:szCs w:val="28"/>
        </w:rPr>
        <w:t>平台无关操作语义空间与目标平台算子之间</w:t>
      </w:r>
      <w:r>
        <w:rPr>
          <w:rFonts w:hint="eastAsia" w:ascii="Times New Roman"/>
          <w:iCs/>
          <w:color w:val="000000"/>
          <w:sz w:val="28"/>
          <w:szCs w:val="28"/>
          <w:lang w:eastAsia="zh-CN"/>
        </w:rPr>
        <w:t>的</w:t>
      </w:r>
      <w:r>
        <w:rPr>
          <w:rFonts w:hint="eastAsia" w:ascii="Times New Roman"/>
          <w:iCs/>
          <w:color w:val="000000"/>
          <w:sz w:val="28"/>
          <w:szCs w:val="28"/>
          <w:lang w:val="en-US" w:eastAsia="zh-CN"/>
        </w:rPr>
        <w:t>映射关系</w:t>
      </w:r>
      <w:r>
        <w:rPr>
          <w:rFonts w:hint="eastAsia" w:ascii="Times New Roman"/>
          <w:iCs/>
          <w:color w:val="000000"/>
          <w:sz w:val="28"/>
          <w:szCs w:val="28"/>
        </w:rPr>
        <w:t>。映射关系为预先建立的、从“平台无关操作语义空间”中的抽象操作，到“目标平台算子”中具体实现之间的对应关系表或规则。候选算子链可以理解为根据映射关系，将抽象的“候选处理流程”实例化为目标平台上具体可执行的、由一连串实际算子组成的链条。</w:t>
      </w:r>
    </w:p>
    <w:p w14:paraId="398E69A7">
      <w:pPr>
        <w:pStyle w:val="5"/>
        <w:tabs>
          <w:tab w:val="left" w:pos="559"/>
        </w:tabs>
        <w:spacing w:after="12" w:line="360" w:lineRule="auto"/>
        <w:ind w:left="0" w:leftChars="0" w:firstLine="560" w:firstLineChars="200"/>
        <w:rPr>
          <w:rFonts w:ascii="Times New Roman"/>
          <w:iCs/>
          <w:color w:val="000000"/>
          <w:sz w:val="28"/>
          <w:szCs w:val="28"/>
          <w:lang w:val="zh-CN"/>
        </w:rPr>
      </w:pPr>
      <w:r>
        <w:rPr>
          <w:rFonts w:hint="eastAsia" w:ascii="Times New Roman"/>
          <w:iCs/>
          <w:color w:val="000000"/>
          <w:sz w:val="28"/>
          <w:szCs w:val="28"/>
        </w:rPr>
        <w:t>步骤S40，通过语义约束与结构约束对</w:t>
      </w:r>
      <w:r>
        <w:rPr>
          <w:rFonts w:ascii="Times New Roman"/>
          <w:iCs/>
          <w:color w:val="000000"/>
          <w:sz w:val="28"/>
          <w:szCs w:val="28"/>
        </w:rPr>
        <w:t>候选算子链进行筛选，并基于多源约束执行优化与迭代修复，以获得最优算子链及对应的</w:t>
      </w:r>
      <w:r>
        <w:rPr>
          <w:rFonts w:hint="eastAsia" w:ascii="Times New Roman"/>
          <w:iCs/>
          <w:color w:val="000000"/>
          <w:sz w:val="28"/>
          <w:szCs w:val="28"/>
          <w:lang w:val="zh-CN"/>
        </w:rPr>
        <w:t>地理信息处理模型。</w:t>
      </w:r>
    </w:p>
    <w:p w14:paraId="2778067C">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语义与结构约束指从知识图谱和任务本身中提取的，关于数据流类型匹配、操作逻辑顺序、参数有效性等方面的规则限制。利用上述约束，对多个“候选算子链”进行合规性检查，过滤掉存在明显逻辑错误或类型不匹配的链条。 多源约束指来自不同方面的约束集合，包括输入输出数据类型约束、空间参考一致性约束、算子执行前提约束等。优化与迭代修复可以理解为对通过初步筛选的算子链进行进一步评估，如评估效率、复杂度，并对其可能存在的细微不兼容问题进行自动调整和修正，是一个多次尝试、逐步改进的过程。最优算子链为经过筛选、优化和修复后得到的，在语义正确性、结构合理性和目标平台可执行性上综合表现最好的具体算子序列。 地理信息处理模型可以理解为最终形成的、可在目标地理信息系统中加载并直接运行的地理处理工作流或脚本，用于在</w:t>
      </w:r>
      <w:r>
        <w:rPr>
          <w:rFonts w:ascii="Times New Roman"/>
          <w:iCs/>
          <w:color w:val="000000"/>
          <w:sz w:val="28"/>
          <w:szCs w:val="28"/>
        </w:rPr>
        <w:t>目标平台执行</w:t>
      </w:r>
      <w:r>
        <w:rPr>
          <w:rFonts w:hint="eastAsia" w:ascii="Times New Roman"/>
          <w:iCs/>
          <w:color w:val="000000"/>
          <w:sz w:val="28"/>
          <w:szCs w:val="28"/>
        </w:rPr>
        <w:t>地理信息处理任务</w:t>
      </w:r>
      <w:r>
        <w:rPr>
          <w:rFonts w:ascii="Times New Roman"/>
          <w:iCs/>
          <w:color w:val="000000"/>
          <w:sz w:val="28"/>
          <w:szCs w:val="28"/>
        </w:rPr>
        <w:t>。</w:t>
      </w:r>
    </w:p>
    <w:p w14:paraId="429D7C38">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实施例中，采用了构建融合任务语义与知识图谱约束的条件化序列生成模型的技术手段，解决了现有大语言模型等方法缺乏领域知识引导、生成流程逻辑混乱且易出错的问题，实现了对用户复杂地理信息任务意图的深度理解与结构化解析，为生成科学合理的处理流程奠定了坚实基础。由于采用了构建平台无关操作语义空间并与多源平台算子建立映射的技术手段，解决了不同GIS平台算子表示异构、功能与参数定义不统一导致的跨平台迁移与组合难题，实现了将抽象处理流程自动、准确地适配并转换为目标平台可执行的具体算子链，显著提升了模型构建的自动化程度与平台适应性。由于采用了基于多源约束对候选算子链进行协同推理、筛选、优化与迭代修复的技术手段，解决了生成序列在数据流衔接、类型兼容性及执行可行性方面的潜在缺陷，实现了对生成结果从语义到结构的全方位验证与增强，从而最终获得既符合任务目标、又满足目标平台执行要求的地理信息处理模型，有效保证了生成结果的可靠性与可直接应用性。在涉及多源算子和复杂数据流的业务场景下，显著提升了地理信息任务处理的适应性和可执行性。</w:t>
      </w:r>
    </w:p>
    <w:p w14:paraId="2EB33A86">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在一种实施方式中，步骤S10包括：</w:t>
      </w:r>
    </w:p>
    <w:p w14:paraId="2CD8F9C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步骤S101，</w:t>
      </w:r>
      <w:r>
        <w:rPr>
          <w:rFonts w:ascii="Times New Roman"/>
          <w:iCs/>
          <w:color w:val="000000"/>
          <w:sz w:val="28"/>
          <w:szCs w:val="28"/>
        </w:rPr>
        <w:t>基于不同地理信息平台的算子数据，构建训练样本集</w:t>
      </w:r>
      <w:r>
        <w:rPr>
          <w:rFonts w:hint="eastAsia" w:ascii="Times New Roman"/>
          <w:iCs/>
          <w:color w:val="000000"/>
          <w:sz w:val="28"/>
          <w:szCs w:val="28"/>
        </w:rPr>
        <w:t>，</w:t>
      </w:r>
      <w:r>
        <w:rPr>
          <w:rFonts w:ascii="Times New Roman"/>
          <w:iCs/>
          <w:color w:val="000000"/>
          <w:sz w:val="28"/>
          <w:szCs w:val="28"/>
        </w:rPr>
        <w:t>训练样本集</w:t>
      </w:r>
      <w:r>
        <w:rPr>
          <w:rFonts w:hint="eastAsia" w:ascii="Times New Roman"/>
          <w:iCs/>
          <w:color w:val="000000"/>
          <w:sz w:val="28"/>
          <w:szCs w:val="28"/>
        </w:rPr>
        <w:t>包括</w:t>
      </w:r>
      <w:r>
        <w:rPr>
          <w:rFonts w:ascii="Times New Roman"/>
          <w:iCs/>
          <w:color w:val="000000"/>
          <w:sz w:val="28"/>
          <w:szCs w:val="28"/>
        </w:rPr>
        <w:t>历史任务描述及对应的操作原语序列</w:t>
      </w:r>
      <w:r>
        <w:rPr>
          <w:rFonts w:hint="eastAsia" w:ascii="Times New Roman"/>
          <w:iCs/>
          <w:color w:val="000000"/>
          <w:sz w:val="28"/>
          <w:szCs w:val="28"/>
        </w:rPr>
        <w:t>。</w:t>
      </w:r>
    </w:p>
    <w:p w14:paraId="1AF30BA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训练样本集为用于训练条件化序列生成模型的数据集合，每个样本可以由一对输入和输出组成。历史任务描述为训练样本集中的输入部分，是过去已完成的、用自然语言表述的地理信息处理任务。操作原语序列为训练样本集中的输出部分，是与历史任务描述相对应的、在平台无关的操作语义空间中定义的一系列原子操作步骤。每个操作原语是一个抽象的功能单元，如“栅格裁剪”、“变化检测”，不绑定任何具体平台。</w:t>
      </w:r>
    </w:p>
    <w:p w14:paraId="7911EC2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示例性的，可以对</w:t>
      </w:r>
      <w:r>
        <w:rPr>
          <w:rFonts w:ascii="Times New Roman"/>
          <w:iCs/>
          <w:color w:val="000000"/>
          <w:sz w:val="28"/>
          <w:szCs w:val="28"/>
        </w:rPr>
        <w:t>不同地理信息平台的算子元数据进行字段层面的统一映射，将不同平台中的算子名称、功能描述及参数列表等信息转换至统一的元数据表示模式；在此基础上，进一步对数据类型进行跨平台对齐，构建统一的数据类型映射关系，将各平台的类型系统映射至平台无关的抽象数据类型集合；同时，对算子参数结构进行规范化处理，包括可选参数标记、默认值定义及参数依赖关系的统一表示。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对不同来源算子的泛化能力。操作原语体系同时作为统一输出空间，为算子映射及组合提供语义基础。</w:t>
      </w:r>
    </w:p>
    <w:p w14:paraId="3F9CF3F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步骤S102，</w:t>
      </w:r>
      <w:r>
        <w:rPr>
          <w:rFonts w:ascii="Times New Roman"/>
          <w:iCs/>
          <w:color w:val="000000"/>
          <w:sz w:val="28"/>
          <w:szCs w:val="28"/>
        </w:rPr>
        <w:t>对历史任务描述进行编码，提取任务文本的语义表示</w:t>
      </w:r>
      <w:r>
        <w:rPr>
          <w:rFonts w:hint="eastAsia" w:ascii="Times New Roman"/>
          <w:iCs/>
          <w:color w:val="000000"/>
          <w:sz w:val="28"/>
          <w:szCs w:val="28"/>
        </w:rPr>
        <w:t>。</w:t>
      </w:r>
    </w:p>
    <w:p w14:paraId="0347873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示例性的，可以通过神经网络，如Transformer编码器将文本形式的历史任务描述转换为计算机可以处理的数值向量表示的过程。经过编码后得到的向量或向量序列为</w:t>
      </w:r>
      <w:r>
        <w:rPr>
          <w:rFonts w:ascii="Times New Roman"/>
          <w:iCs/>
          <w:color w:val="000000"/>
          <w:sz w:val="28"/>
          <w:szCs w:val="28"/>
        </w:rPr>
        <w:t>任务文本的语义表示</w:t>
      </w:r>
      <w:r>
        <w:rPr>
          <w:rFonts w:hint="eastAsia" w:ascii="Times New Roman"/>
          <w:iCs/>
          <w:color w:val="000000"/>
          <w:sz w:val="28"/>
          <w:szCs w:val="28"/>
        </w:rPr>
        <w:t>，其捕捉和浓缩了任务描述文本的语义信息，用于后续的模型推理。</w:t>
      </w:r>
    </w:p>
    <w:p w14:paraId="6A1B564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步骤S103，</w:t>
      </w:r>
      <w:r>
        <w:rPr>
          <w:rFonts w:ascii="Times New Roman"/>
          <w:iCs/>
          <w:color w:val="000000"/>
          <w:sz w:val="28"/>
          <w:szCs w:val="28"/>
        </w:rPr>
        <w:t>融合任务类型表示</w:t>
      </w:r>
      <w:r>
        <w:rPr>
          <w:rFonts w:hint="eastAsia" w:ascii="Times New Roman"/>
          <w:iCs/>
          <w:color w:val="000000"/>
          <w:sz w:val="28"/>
          <w:szCs w:val="28"/>
        </w:rPr>
        <w:t>、</w:t>
      </w:r>
      <w:r>
        <w:rPr>
          <w:rFonts w:ascii="Times New Roman"/>
          <w:iCs/>
          <w:color w:val="000000"/>
          <w:sz w:val="28"/>
          <w:szCs w:val="28"/>
        </w:rPr>
        <w:t>任务文本的语义表示</w:t>
      </w:r>
      <w:r>
        <w:rPr>
          <w:rFonts w:hint="eastAsia" w:ascii="Times New Roman"/>
          <w:iCs/>
          <w:color w:val="000000"/>
          <w:sz w:val="28"/>
          <w:szCs w:val="28"/>
        </w:rPr>
        <w:t>以</w:t>
      </w:r>
      <w:r>
        <w:rPr>
          <w:rFonts w:ascii="Times New Roman"/>
          <w:iCs/>
          <w:color w:val="000000"/>
          <w:sz w:val="28"/>
          <w:szCs w:val="28"/>
        </w:rPr>
        <w:t>及知识图谱中的结构化语义约束信息，生成统一的任务条件表示</w:t>
      </w:r>
      <w:r>
        <w:rPr>
          <w:rFonts w:hint="eastAsia" w:ascii="Times New Roman"/>
          <w:iCs/>
          <w:color w:val="000000"/>
          <w:sz w:val="28"/>
          <w:szCs w:val="28"/>
        </w:rPr>
        <w:t>。</w:t>
      </w:r>
    </w:p>
    <w:p w14:paraId="35CA6B1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为实现操作语义结构及算子关系的统一组织与高效检索，将所述构建的操作原语层次结构及算子映射关系进行图结构化建模，构建面向地理处理任务的知识图谱。知识图谱包括算子节点、操作原语节点、输入节点、输出节点、数据类型节点、算法节点、平台节点及业务场景节点，并建立算子与输入、输出参数的关联关系，算子与操作原语的映射关系，算子与平台的所属关系，算子与业务场景的适用关系，参数与数据类型的类型关系，以及算子与算法的归属关系。同时，在数据类型节点之间建立兼容关系，用于支持算子链构建过程中输入输出一致性的判定。</w:t>
      </w:r>
    </w:p>
    <w:p w14:paraId="317C2FA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知识图谱可以采用图数据库进行存储与管理，通过节点、关系及属性对算子信息及其语义关联进行结构化建模。优选地，采用Neo4j图数据库对算子、操作原语、平台、业务场景、输入输出参数、数据类型及其关系进行统一组织；其中，算子节点通过映射关系连接操作原语节点，通过所属关系连接平台节点，通过适用关系连接业务场景节点，并通过输入输出参数节点及数据类型兼容关系支撑跨平台算子链构建过程中的结构约束分析。</w:t>
      </w:r>
    </w:p>
    <w:p w14:paraId="043CAD4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步骤S104，</w:t>
      </w:r>
      <w:r>
        <w:rPr>
          <w:rFonts w:ascii="Times New Roman"/>
          <w:iCs/>
          <w:color w:val="000000"/>
          <w:sz w:val="28"/>
          <w:szCs w:val="28"/>
        </w:rPr>
        <w:t>通过特征级线性调制机制，在解码过程中将统一的任务条件表示与知识图谱的约束信息联合注入，以自回归方式生成预测的操作原语序列，并在每个时间步计算候选操作原语的条件生成概率</w:t>
      </w:r>
      <w:r>
        <w:rPr>
          <w:rFonts w:hint="eastAsia" w:ascii="Times New Roman"/>
          <w:iCs/>
          <w:color w:val="000000"/>
          <w:sz w:val="28"/>
          <w:szCs w:val="28"/>
        </w:rPr>
        <w:t>。</w:t>
      </w:r>
    </w:p>
    <w:p w14:paraId="26D12D1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条件化序列生成模型可以基于Transformer解码器构建，包括文本编码模块、条件融合模块、条件化解码模块及输出投影模块。以任务语义为条件，对操作原语序列进行自回归生成，其输入包括结构化语义表示、任务类型标识以及已生成的操作原语序列，输出为下一时刻操作原语的概率分布，从而形成面向地理处理任务的条件化序列生成模型。其中，文本编码模块用于对输入任务描述进行语义编码，获得上下文语义表示，并提取表征任务整体语义的全局特征，用于后续条件构建；条件融合模块用于融合文本语义表示与任务类型表示，生成任务条件向量，使任务内容语义与任务类别信息在统一表示空间中进行编码，从而对序列生成过程形成全局约束；条件化解码模块用于在序列生成过程中引入任务条件向量，对解码过程中的隐藏状态进行调制，使生成过程在保持序列建模能力的同时受到任务语义约束，从而生成符合任务目标的操作原语序列；输出投影模块用于将解码器输出的隐藏状态映射至操作原语输出空间，计算候选操作原语的生成概率。</w:t>
      </w:r>
    </w:p>
    <w:p w14:paraId="41BB246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示例性的，条件化序列生成模型按照自回归方式逐步生成操作原语序列，其概率建模形式如下：</w:t>
      </w:r>
    </w:p>
    <w:p w14:paraId="436FFF26">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r>
                <m:rPr>
                  <m:sty m:val="p"/>
                </m:rPr>
                <w:rPr>
                  <w:rFonts w:hint="eastAsia" w:ascii="Times New Roman"/>
                  <w:color w:val="000000"/>
                  <w:sz w:val="28"/>
                  <w:szCs w:val="28"/>
                </w:rPr>
                <m:t>Y</m:t>
              </m:r>
              <m:ctrlPr>
                <w:rPr>
                  <w:rFonts w:hint="eastAsia" w:ascii="Cambria Math" w:hAnsi="Cambria Math"/>
                  <w:iCs/>
                  <w:color w:val="000000"/>
                  <w:sz w:val="28"/>
                  <w:szCs w:val="28"/>
                </w:rPr>
              </m:ctrlPr>
            </m:e>
            <m:e>
              <m:r>
                <m:rPr>
                  <m:sty m:val="p"/>
                </m:rPr>
                <w:rPr>
                  <w:rFonts w:hint="eastAsia" w:ascii="Times New Roman"/>
                  <w:color w:val="000000"/>
                  <w:sz w:val="28"/>
                  <w:szCs w:val="28"/>
                </w:rPr>
                <m:t>c</m:t>
              </m:r>
              <m:ctrlPr>
                <w:rPr>
                  <w:rFonts w:hint="eastAsia" w:ascii="Cambria Math" w:hAnsi="Cambria Math"/>
                  <w:iCs/>
                  <w:color w:val="000000"/>
                  <w:sz w:val="28"/>
                  <w:szCs w:val="28"/>
                </w:rPr>
              </m:ctrlPr>
            </m:e>
          </m:d>
          <m:r>
            <m:rPr>
              <m:sty m:val="p"/>
            </m:rPr>
            <w:rPr>
              <w:rFonts w:hint="eastAsia" w:ascii="Times New Roman"/>
              <w:color w:val="000000"/>
              <w:sz w:val="28"/>
              <w:szCs w:val="28"/>
            </w:rPr>
            <m:t>=</m:t>
          </m:r>
          <m:nary>
            <m:naryPr>
              <m:chr m:val="∏"/>
              <m:ctrlPr>
                <w:rPr>
                  <w:rFonts w:hint="eastAsia" w:ascii="Cambria Math" w:hAnsi="Cambria Math"/>
                  <w:iCs/>
                  <w:color w:val="000000"/>
                  <w:sz w:val="28"/>
                  <w:szCs w:val="28"/>
                </w:rPr>
              </m:ctrlPr>
            </m:naryPr>
            <m:sub>
              <m:r>
                <m:rPr>
                  <m:sty m:val="p"/>
                </m:rPr>
                <w:rPr>
                  <w:rFonts w:hint="eastAsia" w:ascii="Times New Roman"/>
                  <w:color w:val="000000"/>
                  <w:sz w:val="28"/>
                  <w:szCs w:val="28"/>
                </w:rPr>
                <m:t>t=1</m:t>
              </m:r>
              <m:ctrlPr>
                <w:rPr>
                  <w:rFonts w:hint="eastAsia" w:ascii="Cambria Math" w:hAnsi="Cambria Math"/>
                  <w:iCs/>
                  <w:color w:val="000000"/>
                  <w:sz w:val="28"/>
                  <w:szCs w:val="28"/>
                </w:rPr>
              </m:ctrlPr>
            </m:sub>
            <m:sup>
              <m:r>
                <m:rPr>
                  <m:sty m:val="p"/>
                </m:rPr>
                <w:rPr>
                  <w:rFonts w:hint="eastAsia" w:ascii="Times New Roman"/>
                  <w:color w:val="000000"/>
                  <w:sz w:val="28"/>
                  <w:szCs w:val="28"/>
                </w:rPr>
                <m:t>T</m:t>
              </m:r>
              <m:ctrlPr>
                <w:rPr>
                  <w:rFonts w:hint="eastAsia" w:ascii="Cambria Math" w:hAnsi="Cambria Math"/>
                  <w:iCs/>
                  <w:color w:val="000000"/>
                  <w:sz w:val="28"/>
                  <w:szCs w:val="28"/>
                </w:rPr>
              </m:ctrlPr>
            </m:sup>
            <m:e>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ctrlPr>
                <w:rPr>
                  <w:rFonts w:hint="eastAsia" w:ascii="Cambria Math" w:hAnsi="Cambria Math"/>
                  <w:iCs/>
                  <w:color w:val="000000"/>
                  <w:sz w:val="28"/>
                  <w:szCs w:val="28"/>
                </w:rPr>
              </m:ctrlPr>
            </m:e>
          </m:nary>
        </m:oMath>
      </m:oMathPara>
    </w:p>
    <w:p w14:paraId="3A9C211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r>
              <m:rPr>
                <m:sty m:val="p"/>
              </m:rPr>
              <w:rPr>
                <w:rFonts w:hint="eastAsia" w:ascii="Times New Roman"/>
                <w:color w:val="000000"/>
                <w:sz w:val="28"/>
                <w:szCs w:val="28"/>
              </w:rPr>
              <m:t>Y</m:t>
            </m:r>
            <m:ctrlPr>
              <w:rPr>
                <w:rFonts w:hint="eastAsia" w:ascii="Cambria Math" w:hAnsi="Cambria Math"/>
                <w:iCs/>
                <w:color w:val="000000"/>
                <w:sz w:val="28"/>
                <w:szCs w:val="28"/>
              </w:rPr>
            </m:ctrlPr>
          </m:e>
          <m:e>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表示在给定条件向量</w:t>
      </w:r>
      <m:oMath>
        <m:r>
          <m:rPr>
            <m:sty m:val="p"/>
          </m:rPr>
          <w:rPr>
            <w:rFonts w:hint="eastAsia" w:ascii="Times New Roman"/>
            <w:color w:val="000000"/>
            <w:sz w:val="28"/>
            <w:szCs w:val="28"/>
          </w:rPr>
          <m:t>c</m:t>
        </m:r>
      </m:oMath>
      <w:r>
        <w:rPr>
          <w:rFonts w:hint="eastAsia" w:ascii="Times New Roman"/>
          <w:iCs/>
          <w:color w:val="000000"/>
          <w:sz w:val="28"/>
          <w:szCs w:val="28"/>
        </w:rPr>
        <w:t>的情况下生成完整操作原语序列</w:t>
      </w:r>
      <m:oMath>
        <m:r>
          <m:rPr>
            <m:sty m:val="p"/>
          </m:rPr>
          <w:rPr>
            <w:rFonts w:hint="eastAsia" w:ascii="Times New Roman"/>
            <w:color w:val="000000"/>
            <w:sz w:val="28"/>
            <w:szCs w:val="28"/>
          </w:rPr>
          <m:t>Y</m:t>
        </m:r>
      </m:oMath>
      <w:r>
        <w:rPr>
          <w:rFonts w:hint="eastAsia" w:ascii="Times New Roman"/>
          <w:iCs/>
          <w:color w:val="000000"/>
          <w:sz w:val="28"/>
          <w:szCs w:val="28"/>
        </w:rPr>
        <w:t>的条件概率，</w:t>
      </w:r>
      <m:oMath>
        <m:r>
          <m:rPr>
            <m:sty m:val="p"/>
          </m:rPr>
          <w:rPr>
            <w:rFonts w:hint="eastAsia" w:ascii="Times New Roman"/>
            <w:color w:val="000000"/>
            <w:sz w:val="28"/>
            <w:szCs w:val="28"/>
          </w:rPr>
          <m:t>Y=</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表示长度为T的操作原语序列；</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oMath>
      <w:r>
        <w:rPr>
          <w:rFonts w:hint="eastAsia" w:ascii="Times New Roman"/>
          <w:iCs/>
          <w:color w:val="000000"/>
          <w:sz w:val="28"/>
          <w:szCs w:val="28"/>
        </w:rPr>
        <w:t>表示第</w:t>
      </w:r>
      <m:oMath>
        <m:r>
          <m:rPr>
            <m:sty m:val="p"/>
          </m:rPr>
          <w:rPr>
            <w:rFonts w:hint="eastAsia" w:ascii="Times New Roman"/>
            <w:color w:val="000000"/>
            <w:sz w:val="28"/>
            <w:szCs w:val="28"/>
          </w:rPr>
          <m:t>t</m:t>
        </m:r>
      </m:oMath>
      <w:r>
        <w:rPr>
          <w:rFonts w:hint="eastAsia" w:ascii="Times New Roman"/>
          <w:iCs/>
          <w:color w:val="000000"/>
          <w:sz w:val="28"/>
          <w:szCs w:val="28"/>
        </w:rPr>
        <w:t>步生成的操作原语，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表示在第t步之前已生成的历史序列；</w:t>
      </w:r>
      <m:oMath>
        <m:r>
          <m:rPr>
            <m:sty m:val="p"/>
          </m:rPr>
          <w:rPr>
            <w:rFonts w:hint="eastAsia" w:ascii="Times New Roman"/>
            <w:color w:val="000000"/>
            <w:sz w:val="28"/>
            <w:szCs w:val="28"/>
          </w:rPr>
          <m:t>c</m:t>
        </m:r>
      </m:oMath>
      <w:r>
        <w:rPr>
          <w:rFonts w:hint="eastAsia" w:ascii="Times New Roman"/>
          <w:iCs/>
          <w:color w:val="000000"/>
          <w:sz w:val="28"/>
          <w:szCs w:val="28"/>
        </w:rPr>
        <w:t>表示由条件融合模块生成的任务条件向量，用于对生成过程进行约束与调制；</w:t>
      </w:r>
      <m:oMath>
        <m:nary>
          <m:naryPr>
            <m:chr m:val="∏"/>
            <m:ctrlPr>
              <w:rPr>
                <w:rFonts w:hint="eastAsia" w:ascii="Cambria Math" w:hAnsi="Cambria Math"/>
                <w:iCs/>
                <w:color w:val="000000"/>
                <w:sz w:val="28"/>
                <w:szCs w:val="28"/>
              </w:rPr>
            </m:ctrlPr>
          </m:naryPr>
          <m:sub>
            <m:r>
              <m:rPr>
                <m:sty m:val="p"/>
              </m:rPr>
              <w:rPr>
                <w:rFonts w:hint="eastAsia" w:ascii="Times New Roman"/>
                <w:color w:val="000000"/>
                <w:sz w:val="28"/>
                <w:szCs w:val="28"/>
              </w:rPr>
              <m:t>t=1</m:t>
            </m:r>
            <m:ctrlPr>
              <w:rPr>
                <w:rFonts w:hint="eastAsia" w:ascii="Cambria Math" w:hAnsi="Cambria Math"/>
                <w:iCs/>
                <w:color w:val="000000"/>
                <w:sz w:val="28"/>
                <w:szCs w:val="28"/>
              </w:rPr>
            </m:ctrlPr>
          </m:sub>
          <m:sup>
            <m:r>
              <m:rPr>
                <m:sty m:val="p"/>
              </m:rPr>
              <w:rPr>
                <w:rFonts w:hint="eastAsia" w:ascii="Times New Roman"/>
                <w:color w:val="000000"/>
                <w:sz w:val="28"/>
                <w:szCs w:val="28"/>
              </w:rPr>
              <m:t>T</m:t>
            </m:r>
            <m:ctrlPr>
              <w:rPr>
                <w:rFonts w:hint="eastAsia" w:ascii="Cambria Math" w:hAnsi="Cambria Math"/>
                <w:iCs/>
                <w:color w:val="000000"/>
                <w:sz w:val="28"/>
                <w:szCs w:val="28"/>
              </w:rPr>
            </m:ctrlPr>
          </m:sup>
          <m:e>
            <m:r>
              <m:rPr>
                <m:sty m:val="p"/>
              </m:rPr>
              <w:rPr>
                <w:rFonts w:hint="eastAsia" w:ascii="Times New Roman"/>
                <w:color w:val="000000"/>
                <w:sz w:val="28"/>
                <w:szCs w:val="28"/>
              </w:rPr>
              <m:t xml:space="preserve"> </m:t>
            </m:r>
            <m:ctrlPr>
              <w:rPr>
                <w:rFonts w:hint="eastAsia" w:ascii="Cambria Math" w:hAnsi="Cambria Math"/>
                <w:iCs/>
                <w:color w:val="000000"/>
                <w:sz w:val="28"/>
                <w:szCs w:val="28"/>
              </w:rPr>
            </m:ctrlPr>
          </m:e>
        </m:nary>
      </m:oMath>
      <w:r>
        <w:rPr>
          <w:rFonts w:hint="eastAsia" w:ascii="Times New Roman"/>
          <w:iCs/>
          <w:color w:val="000000"/>
          <w:sz w:val="28"/>
          <w:szCs w:val="28"/>
        </w:rPr>
        <w:t>表示对各时间步条件概率的连乘运算；</w:t>
      </w:r>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表示在已生成历史序列及条件向量约束下生成当前操作原语的条件概率。</w:t>
      </w:r>
    </w:p>
    <w:p w14:paraId="12ADF90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基于文本编码模块，对结构化模板文本进行语义表示建模，将输入的任务描述转换为用于序列生成的上下文语义表示。设输入的结构化文本序列为：</w:t>
      </w:r>
    </w:p>
    <w:p w14:paraId="37371F37">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X={</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n</m:t>
              </m:r>
              <m:ctrlPr>
                <w:rPr>
                  <w:rFonts w:hint="eastAsia" w:ascii="Cambria Math" w:hAnsi="Cambria Math"/>
                  <w:iCs/>
                  <w:color w:val="000000"/>
                  <w:sz w:val="28"/>
                  <w:szCs w:val="28"/>
                </w:rPr>
              </m:ctrlPr>
            </m:sub>
          </m:sSub>
          <m:r>
            <m:rPr>
              <m:sty m:val="p"/>
            </m:rPr>
            <w:rPr>
              <w:rFonts w:hint="eastAsia" w:ascii="Times New Roman"/>
              <w:color w:val="000000"/>
              <w:sz w:val="28"/>
              <w:szCs w:val="28"/>
            </w:rPr>
            <m:t>}</m:t>
          </m:r>
        </m:oMath>
      </m:oMathPara>
    </w:p>
    <w:p w14:paraId="58B5581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其中，X表示输入的结构化文本序列；</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oMath>
      <w:r>
        <w:rPr>
          <w:rFonts w:hint="eastAsia" w:ascii="Times New Roman"/>
          <w:iCs/>
          <w:color w:val="000000"/>
          <w:sz w:val="28"/>
          <w:szCs w:val="28"/>
        </w:rPr>
        <w:t>表示序列中的第i个元素，用于表示结构化文本中的一个基本单元，包括字段、词或标记；n表示输入序列的长度；</w:t>
      </w:r>
    </w:p>
    <w:p w14:paraId="4002809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经文本编码处理后，得到对应的隐藏状态序列：</w:t>
      </w:r>
    </w:p>
    <w:p w14:paraId="3B0D01B2">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H=</m:t>
          </m:r>
          <m:r>
            <m:rPr>
              <m:nor/>
              <m:sty m:val="p"/>
            </m:rPr>
            <w:rPr>
              <w:rFonts w:hint="eastAsia" w:ascii="Times New Roman"/>
              <w:color w:val="000000"/>
              <w:sz w:val="28"/>
              <w:szCs w:val="28"/>
            </w:rPr>
            <m:t>Encoder</m:t>
          </m:r>
          <m:d>
            <m:dPr>
              <m:ctrlPr>
                <w:rPr>
                  <w:rFonts w:hint="eastAsia" w:ascii="Cambria Math" w:hAnsi="Cambria Math"/>
                  <w:iCs/>
                  <w:color w:val="000000"/>
                  <w:sz w:val="28"/>
                  <w:szCs w:val="28"/>
                </w:rPr>
              </m:ctrlPr>
            </m:dPr>
            <m:e>
              <m:r>
                <m:rPr>
                  <m:sty m:val="p"/>
                </m:rPr>
                <w:rPr>
                  <w:rFonts w:hint="eastAsia" w:ascii="Times New Roman"/>
                  <w:color w:val="000000"/>
                  <w:sz w:val="28"/>
                  <w:szCs w:val="28"/>
                </w:rPr>
                <m:t>X</m:t>
              </m:r>
              <m:ctrlPr>
                <w:rPr>
                  <w:rFonts w:hint="eastAsia" w:ascii="Cambria Math" w:hAnsi="Cambria Math"/>
                  <w:iCs/>
                  <w:color w:val="000000"/>
                  <w:sz w:val="28"/>
                  <w:szCs w:val="28"/>
                </w:rPr>
              </m:ctrlPr>
            </m:e>
          </m:d>
          <m:r>
            <m:rPr>
              <m:sty m:val="p"/>
            </m:rPr>
            <w:rPr>
              <w:rFonts w:hint="eastAsia" w:ascii="Times New Roman"/>
              <w:color w:val="000000"/>
              <w:sz w:val="28"/>
              <w:szCs w:val="28"/>
            </w:rPr>
            <m:t>,H∈</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n×d</m:t>
              </m:r>
              <m:ctrlPr>
                <w:rPr>
                  <w:rFonts w:hint="eastAsia" w:ascii="Cambria Math" w:hAnsi="Cambria Math"/>
                  <w:iCs/>
                  <w:color w:val="000000"/>
                  <w:sz w:val="28"/>
                  <w:szCs w:val="28"/>
                </w:rPr>
              </m:ctrlPr>
            </m:sup>
          </m:sSup>
        </m:oMath>
      </m:oMathPara>
    </w:p>
    <w:p w14:paraId="7D06CA6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sty m:val="p"/>
          </m:rPr>
          <w:rPr>
            <w:rFonts w:hint="eastAsia" w:ascii="Times New Roman"/>
            <w:color w:val="000000"/>
            <w:sz w:val="28"/>
            <w:szCs w:val="28"/>
          </w:rPr>
          <m:t>Encoder(</m:t>
        </m:r>
      </m:oMath>
      <w:r>
        <w:rPr>
          <w:rFonts w:hint="eastAsia" w:ascii="Times New Roman"/>
          <w:iCs/>
          <w:color w:val="000000"/>
          <w:sz w:val="28"/>
          <w:szCs w:val="28"/>
        </w:rPr>
        <w:t>⋅)表示文本编码函数，用于将输入序列映射为上下文语义表示；H表示编码后的隐藏状态矩阵；</w:t>
      </w:r>
      <m:oMath>
        <m:r>
          <m:rPr>
            <m:sty m:val="p"/>
          </m:rPr>
          <w:rPr>
            <w:rFonts w:hint="eastAsia" w:ascii="Times New Roman"/>
            <w:color w:val="000000"/>
            <w:sz w:val="28"/>
            <w:szCs w:val="28"/>
          </w:rPr>
          <m:t>H=</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nor/>
                    <m:sty m:val="p"/>
                  </m:rPr>
                  <w:rPr>
                    <w:rFonts w:ascii="Times New Roman"/>
                    <w:b w:val="0"/>
                    <w:i w:val="0"/>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nor/>
                    <m:sty m:val="p"/>
                  </m:rPr>
                  <w:rPr>
                    <w:rFonts w:ascii="Times New Roman"/>
                    <w:b w:val="0"/>
                    <w:i w:val="0"/>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nor/>
                    <m:sty m:val="p"/>
                  </m:rPr>
                  <w:rPr>
                    <w:rFonts w:ascii="Times New Roman"/>
                    <w:b w:val="0"/>
                    <w:i w:val="0"/>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n</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nor/>
                <m:sty m:val="p"/>
              </m:rPr>
              <w:rPr>
                <w:rFonts w:ascii="Times New Roman"/>
                <w:b w:val="0"/>
                <w:i w:val="0"/>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n×d</m:t>
            </m:r>
            <m:ctrlPr>
              <w:rPr>
                <w:rFonts w:hint="eastAsia" w:ascii="Cambria Math" w:hAnsi="Cambria Math"/>
                <w:iCs/>
                <w:color w:val="000000"/>
                <w:sz w:val="28"/>
                <w:szCs w:val="28"/>
              </w:rPr>
            </m:ctrlPr>
          </m:sup>
        </m:sSup>
      </m:oMath>
      <w:r>
        <w:rPr>
          <w:rFonts w:hint="eastAsia" w:ascii="Times New Roman"/>
          <w:iCs/>
          <w:color w:val="000000"/>
          <w:sz w:val="28"/>
          <w:szCs w:val="28"/>
        </w:rPr>
        <w:t>表示第i个位置对应的上下文语义向量；d表示隐藏表示的特征维度；</w:t>
      </w:r>
      <m:oMath>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n×d</m:t>
            </m:r>
            <m:ctrlPr>
              <w:rPr>
                <w:rFonts w:hint="eastAsia" w:ascii="Cambria Math" w:hAnsi="Cambria Math"/>
                <w:iCs/>
                <w:color w:val="000000"/>
                <w:sz w:val="28"/>
                <w:szCs w:val="28"/>
              </w:rPr>
            </m:ctrlPr>
          </m:sup>
        </m:sSup>
      </m:oMath>
      <w:r>
        <w:rPr>
          <w:rFonts w:hint="eastAsia" w:ascii="Times New Roman"/>
          <w:iCs/>
          <w:color w:val="000000"/>
          <w:sz w:val="28"/>
          <w:szCs w:val="28"/>
        </w:rPr>
        <w:t>表示由实数组成的</w:t>
      </w:r>
      <m:oMath>
        <m:r>
          <m:rPr>
            <m:sty m:val="p"/>
          </m:rPr>
          <w:rPr>
            <w:rFonts w:hint="eastAsia" w:ascii="Times New Roman"/>
            <w:color w:val="000000"/>
            <w:sz w:val="28"/>
            <w:szCs w:val="28"/>
          </w:rPr>
          <m:t>n×d</m:t>
        </m:r>
      </m:oMath>
      <w:r>
        <w:rPr>
          <w:rFonts w:hint="eastAsia" w:ascii="Times New Roman"/>
          <w:iCs/>
          <w:color w:val="000000"/>
          <w:sz w:val="28"/>
          <w:szCs w:val="28"/>
        </w:rPr>
        <w:t>维矩阵空间，文本编码函数可基于预训练语言模型或神经网络编码结构实现，包括但不限于Transformer编码器结构。</w:t>
      </w:r>
    </w:p>
    <w:p w14:paraId="088FA8DD">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为在保证语义表达能力的同时控制后续解码计算复杂度，对隐藏状态序列进行压缩建模处理，从隐藏状态序列中提取并构造固定规模的语义记忆表示：</w:t>
      </w:r>
    </w:p>
    <w:p w14:paraId="0A4DD8DE">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M∈</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K×d</m:t>
              </m:r>
              <m:ctrlPr>
                <w:rPr>
                  <w:rFonts w:hint="eastAsia" w:ascii="Cambria Math" w:hAnsi="Cambria Math"/>
                  <w:iCs/>
                  <w:color w:val="000000"/>
                  <w:sz w:val="28"/>
                  <w:szCs w:val="28"/>
                </w:rPr>
              </m:ctrlPr>
            </m:sup>
          </m:sSup>
        </m:oMath>
      </m:oMathPara>
    </w:p>
    <w:p w14:paraId="6785611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其中，M表示记忆向量矩阵；表示记忆向量的数量，且K&lt;n，d表示语义表示的特征维度；</w:t>
      </w:r>
      <m:oMath>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K×d</m:t>
            </m:r>
            <m:ctrlPr>
              <w:rPr>
                <w:rFonts w:hint="eastAsia" w:ascii="Cambria Math" w:hAnsi="Cambria Math"/>
                <w:iCs/>
                <w:color w:val="000000"/>
                <w:sz w:val="28"/>
                <w:szCs w:val="28"/>
              </w:rPr>
            </m:ctrlPr>
          </m:sup>
        </m:sSup>
      </m:oMath>
      <w:r>
        <w:rPr>
          <w:rFonts w:hint="eastAsia" w:ascii="Times New Roman"/>
          <w:iCs/>
          <w:color w:val="000000"/>
          <w:sz w:val="28"/>
          <w:szCs w:val="28"/>
        </w:rPr>
        <w:t>表示由实数组成的</w:t>
      </w:r>
      <m:oMath>
        <m:r>
          <m:rPr>
            <m:sty m:val="p"/>
          </m:rPr>
          <w:rPr>
            <w:rFonts w:hint="eastAsia" w:ascii="Times New Roman"/>
            <w:color w:val="000000"/>
            <w:sz w:val="28"/>
            <w:szCs w:val="28"/>
          </w:rPr>
          <m:t>K×d</m:t>
        </m:r>
      </m:oMath>
      <w:r>
        <w:rPr>
          <w:rFonts w:hint="eastAsia" w:ascii="Times New Roman"/>
          <w:iCs/>
          <w:color w:val="000000"/>
          <w:sz w:val="28"/>
          <w:szCs w:val="28"/>
        </w:rPr>
        <w:t>维矩阵空间；记忆向量矩阵M由隐藏状态序列</w:t>
      </w:r>
      <m:oMath>
        <m:r>
          <m:rPr>
            <m:sty m:val="p"/>
          </m:rPr>
          <w:rPr>
            <w:rFonts w:hint="eastAsia" w:ascii="Times New Roman"/>
            <w:color w:val="000000"/>
            <w:sz w:val="28"/>
            <w:szCs w:val="28"/>
          </w:rPr>
          <m:t>H∈</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n×d</m:t>
            </m:r>
            <m:ctrlPr>
              <w:rPr>
                <w:rFonts w:hint="eastAsia" w:ascii="Cambria Math" w:hAnsi="Cambria Math"/>
                <w:iCs/>
                <w:color w:val="000000"/>
                <w:sz w:val="28"/>
                <w:szCs w:val="28"/>
              </w:rPr>
            </m:ctrlPr>
          </m:sup>
        </m:sSup>
      </m:oMath>
      <w:r>
        <w:rPr>
          <w:rFonts w:hint="eastAsia" w:ascii="Times New Roman"/>
          <w:iCs/>
          <w:color w:val="000000"/>
          <w:sz w:val="28"/>
          <w:szCs w:val="28"/>
        </w:rPr>
        <w:t>经过信息选择与聚合操作得到，其在特征维度d上与隐藏状态保持一致，而在序列长度维度上由n压缩为K，用于提取输入序列中的关键语义信息。</w:t>
      </w:r>
    </w:p>
    <w:p w14:paraId="02E9874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此外，对隐藏状态序列进行全局聚合，获得任务语义的整体表示：</w:t>
      </w:r>
    </w:p>
    <w:p w14:paraId="53F811FA">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v</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text</m:t>
              </m:r>
              <m:ctrlPr>
                <w:rPr>
                  <w:rFonts w:hint="eastAsia" w:ascii="Cambria Math" w:hAnsi="Cambria Math"/>
                  <w:iCs/>
                  <w:color w:val="000000"/>
                  <w:sz w:val="28"/>
                  <w:szCs w:val="28"/>
                </w:rPr>
              </m:ctrlPr>
            </m:sub>
          </m:sSub>
          <m:r>
            <m:rPr>
              <m:sty m:val="p"/>
            </m:rPr>
            <w:rPr>
              <w:rFonts w:hint="eastAsia" w:ascii="Times New Roman"/>
              <w:color w:val="000000"/>
              <w:sz w:val="28"/>
              <w:szCs w:val="28"/>
            </w:rPr>
            <m:t>=</m:t>
          </m:r>
          <m:r>
            <m:rPr>
              <m:nor/>
              <m:sty m:val="p"/>
            </m:rPr>
            <w:rPr>
              <w:rFonts w:hint="eastAsia" w:ascii="Times New Roman"/>
              <w:color w:val="000000"/>
              <w:sz w:val="28"/>
              <w:szCs w:val="28"/>
            </w:rPr>
            <m:t>Pool</m:t>
          </m:r>
          <m:d>
            <m:dPr>
              <m:ctrlPr>
                <w:rPr>
                  <w:rFonts w:hint="eastAsia" w:ascii="Cambria Math" w:hAnsi="Cambria Math"/>
                  <w:iCs/>
                  <w:color w:val="000000"/>
                  <w:sz w:val="28"/>
                  <w:szCs w:val="28"/>
                </w:rPr>
              </m:ctrlPr>
            </m:dPr>
            <m:e>
              <m:r>
                <m:rPr>
                  <m:sty m:val="p"/>
                </m:rPr>
                <w:rPr>
                  <w:rFonts w:hint="eastAsia" w:ascii="Times New Roman"/>
                  <w:color w:val="000000"/>
                  <w:sz w:val="28"/>
                  <w:szCs w:val="28"/>
                </w:rPr>
                <m:t>H</m:t>
              </m:r>
              <m:ctrlPr>
                <w:rPr>
                  <w:rFonts w:hint="eastAsia" w:ascii="Cambria Math" w:hAnsi="Cambria Math"/>
                  <w:iCs/>
                  <w:color w:val="000000"/>
                  <w:sz w:val="28"/>
                  <w:szCs w:val="28"/>
                </w:rPr>
              </m:ctrlPr>
            </m:e>
          </m:d>
        </m:oMath>
      </m:oMathPara>
    </w:p>
    <w:p w14:paraId="6ED6737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v</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text</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d</m:t>
            </m:r>
            <m:ctrlPr>
              <w:rPr>
                <w:rFonts w:hint="eastAsia" w:ascii="Cambria Math" w:hAnsi="Cambria Math"/>
                <w:iCs/>
                <w:color w:val="000000"/>
                <w:sz w:val="28"/>
                <w:szCs w:val="28"/>
              </w:rPr>
            </m:ctrlPr>
          </m:sup>
        </m:sSup>
      </m:oMath>
      <w:r>
        <w:rPr>
          <w:rFonts w:hint="eastAsia" w:ascii="Times New Roman"/>
          <w:iCs/>
          <w:color w:val="000000"/>
          <w:sz w:val="28"/>
          <w:szCs w:val="28"/>
        </w:rPr>
        <w:t>表示文本语义的全局表示向量；</w:t>
      </w:r>
      <m:oMath>
        <m:r>
          <m:rPr>
            <m:nor/>
            <m:sty m:val="p"/>
          </m:rPr>
          <w:rPr>
            <w:rFonts w:hint="eastAsia" w:ascii="Times New Roman"/>
            <w:b w:val="0"/>
            <w:i w:val="0"/>
            <w:iCs/>
            <w:color w:val="000000"/>
            <w:sz w:val="28"/>
            <w:szCs w:val="28"/>
          </w:rPr>
          <m:t>Pool</m:t>
        </m:r>
        <m:d>
          <m:dPr>
            <m:ctrlPr>
              <w:rPr>
                <w:rFonts w:hint="eastAsia" w:ascii="Cambria Math" w:hAnsi="Cambria Math"/>
                <w:iCs/>
                <w:color w:val="000000"/>
                <w:sz w:val="28"/>
                <w:szCs w:val="28"/>
              </w:rPr>
            </m:ctrlPr>
          </m:dPr>
          <m:e>
            <m:r>
              <m:rPr>
                <m:sty m:val="p"/>
              </m:rPr>
              <w:rPr>
                <w:rFonts w:hint="eastAsia" w:ascii="Times New Roman"/>
                <w:color w:val="000000"/>
                <w:sz w:val="28"/>
                <w:szCs w:val="28"/>
              </w:rPr>
              <m:t>⋅</m:t>
            </m:r>
            <m:ctrlPr>
              <w:rPr>
                <w:rFonts w:hint="eastAsia" w:ascii="Cambria Math" w:hAnsi="Cambria Math"/>
                <w:iCs/>
                <w:color w:val="000000"/>
                <w:sz w:val="28"/>
                <w:szCs w:val="28"/>
              </w:rPr>
            </m:ctrlPr>
          </m:e>
        </m:d>
      </m:oMath>
      <w:r>
        <w:rPr>
          <w:rFonts w:hint="eastAsia" w:ascii="Times New Roman"/>
          <w:iCs/>
          <w:color w:val="000000"/>
          <w:sz w:val="28"/>
          <w:szCs w:val="28"/>
        </w:rPr>
        <w:t>表示序列聚合函数，用于对隐藏状态序列进行全局信息汇聚。</w:t>
      </w:r>
    </w:p>
    <w:p w14:paraId="3418B6A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在此基础上，条件融合模块将文本语义表示与任务类型信息进行统一建模。首先，将任务类型标识映射为嵌入向量：</w:t>
      </w:r>
    </w:p>
    <w:p w14:paraId="332432CF">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e</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task</m:t>
              </m:r>
              <m:ctrlPr>
                <w:rPr>
                  <w:rFonts w:hint="eastAsia" w:ascii="Cambria Math" w:hAnsi="Cambria Math"/>
                  <w:iCs/>
                  <w:color w:val="000000"/>
                  <w:sz w:val="28"/>
                  <w:szCs w:val="28"/>
                </w:rPr>
              </m:ctrlPr>
            </m:sub>
          </m:sSub>
          <m:r>
            <m:rPr>
              <m:sty m:val="p"/>
            </m:rPr>
            <w:rPr>
              <w:rFonts w:hint="eastAsia" w:ascii="Times New Roman"/>
              <w:color w:val="000000"/>
              <w:sz w:val="28"/>
              <w:szCs w:val="28"/>
            </w:rPr>
            <m:t>=</m:t>
          </m:r>
          <m:r>
            <m:rPr>
              <m:nor/>
              <m:sty m:val="p"/>
            </m:rPr>
            <w:rPr>
              <w:rFonts w:hint="eastAsia" w:ascii="Times New Roman"/>
              <w:color w:val="000000"/>
              <w:sz w:val="28"/>
              <w:szCs w:val="28"/>
            </w:rPr>
            <m:t>Embedding</m:t>
          </m:r>
          <m:d>
            <m:dPr>
              <m:ctrlPr>
                <w:rPr>
                  <w:rFonts w:hint="eastAsia" w:ascii="Cambria Math" w:hAnsi="Cambria Math"/>
                  <w:iCs/>
                  <w:color w:val="000000"/>
                  <w:sz w:val="28"/>
                  <w:szCs w:val="28"/>
                </w:rPr>
              </m:ctrlPr>
            </m:dPr>
            <m:e>
              <m:r>
                <m:rPr>
                  <m:nor/>
                  <m:sty m:val="p"/>
                </m:rPr>
                <w:rPr>
                  <w:rFonts w:hint="eastAsia" w:ascii="Times New Roman"/>
                  <w:b w:val="0"/>
                  <w:i w:val="0"/>
                  <w:iCs/>
                  <w:color w:val="000000"/>
                  <w:sz w:val="28"/>
                  <w:szCs w:val="28"/>
                </w:rPr>
                <m:t>task_type</m:t>
              </m:r>
              <m:ctrlPr>
                <w:rPr>
                  <w:rFonts w:hint="eastAsia" w:ascii="Cambria Math" w:hAnsi="Cambria Math"/>
                  <w:iCs/>
                  <w:color w:val="000000"/>
                  <w:sz w:val="28"/>
                  <w:szCs w:val="28"/>
                </w:rPr>
              </m:ctrlPr>
            </m:e>
          </m:d>
        </m:oMath>
      </m:oMathPara>
    </w:p>
    <w:p w14:paraId="0EBDF8A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e</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task</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d</m:t>
            </m:r>
            <m:ctrlPr>
              <w:rPr>
                <w:rFonts w:hint="eastAsia" w:ascii="Cambria Math" w:hAnsi="Cambria Math"/>
                <w:iCs/>
                <w:color w:val="000000"/>
                <w:sz w:val="28"/>
                <w:szCs w:val="28"/>
              </w:rPr>
            </m:ctrlPr>
          </m:sup>
        </m:sSup>
      </m:oMath>
      <w:r>
        <w:rPr>
          <w:rFonts w:hint="eastAsia" w:ascii="Times New Roman"/>
          <w:iCs/>
          <w:color w:val="000000"/>
          <w:sz w:val="28"/>
          <w:szCs w:val="28"/>
        </w:rPr>
        <w:t>表示任务类型的嵌入向量，</w:t>
      </w:r>
      <m:oMath>
        <m:r>
          <m:rPr>
            <m:nor/>
            <m:sty m:val="p"/>
          </m:rPr>
          <w:rPr>
            <w:rFonts w:hint="eastAsia" w:ascii="Times New Roman"/>
            <w:b w:val="0"/>
            <w:i w:val="0"/>
            <w:iCs/>
            <w:color w:val="000000"/>
            <w:sz w:val="28"/>
            <w:szCs w:val="28"/>
          </w:rPr>
          <m:t>Embedding</m:t>
        </m:r>
        <m:d>
          <m:dPr>
            <m:ctrlPr>
              <w:rPr>
                <w:rFonts w:hint="eastAsia" w:ascii="Cambria Math" w:hAnsi="Cambria Math"/>
                <w:iCs/>
                <w:color w:val="000000"/>
                <w:sz w:val="28"/>
                <w:szCs w:val="28"/>
              </w:rPr>
            </m:ctrlPr>
          </m:dPr>
          <m:e>
            <m:r>
              <m:rPr>
                <m:sty m:val="p"/>
              </m:rPr>
              <w:rPr>
                <w:rFonts w:hint="eastAsia" w:ascii="Times New Roman"/>
                <w:color w:val="000000"/>
                <w:sz w:val="28"/>
                <w:szCs w:val="28"/>
              </w:rPr>
              <m:t>⋅</m:t>
            </m:r>
            <m:ctrlPr>
              <w:rPr>
                <w:rFonts w:hint="eastAsia" w:ascii="Cambria Math" w:hAnsi="Cambria Math"/>
                <w:iCs/>
                <w:color w:val="000000"/>
                <w:sz w:val="28"/>
                <w:szCs w:val="28"/>
              </w:rPr>
            </m:ctrlPr>
          </m:e>
        </m:d>
      </m:oMath>
      <w:r>
        <w:rPr>
          <w:rFonts w:hint="eastAsia" w:ascii="Times New Roman"/>
          <w:iCs/>
          <w:color w:val="000000"/>
          <w:sz w:val="28"/>
          <w:szCs w:val="28"/>
        </w:rPr>
        <w:t>表示嵌入映射函数。</w:t>
      </w:r>
    </w:p>
    <w:p w14:paraId="28F812A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进一步地，基于预构建的知识图谱，对操作原语之间的输入输出关系、数据类型约束及操作依赖关系进行结构化编码，得到结构化语义表示：</w:t>
      </w:r>
    </w:p>
    <w:p w14:paraId="4FEF71AB">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g</m:t>
              </m:r>
              <m:ctrlPr>
                <w:rPr>
                  <w:rFonts w:hint="eastAsia" w:ascii="Cambria Math" w:hAnsi="Cambria Math"/>
                  <w:iCs/>
                  <w:color w:val="000000"/>
                  <w:sz w:val="28"/>
                  <w:szCs w:val="28"/>
                </w:rPr>
              </m:ctrlPr>
            </m:e>
            <m:sub>
              <m:r>
                <m:rPr>
                  <m:sty m:val="p"/>
                </m:rPr>
                <w:rPr>
                  <w:rFonts w:hint="eastAsia" w:ascii="Times New Roman"/>
                  <w:color w:val="000000"/>
                  <w:sz w:val="28"/>
                  <w:szCs w:val="28"/>
                </w:rPr>
                <m:t>struct</m:t>
              </m:r>
              <m:ctrlPr>
                <w:rPr>
                  <w:rFonts w:hint="eastAsia" w:ascii="Cambria Math" w:hAnsi="Cambria Math"/>
                  <w:iCs/>
                  <w:color w:val="000000"/>
                  <w:sz w:val="28"/>
                  <w:szCs w:val="28"/>
                </w:rPr>
              </m:ctrlPr>
            </m:sub>
          </m:sSub>
          <m:r>
            <m:rPr>
              <m:sty m:val="p"/>
            </m:rPr>
            <w:rPr>
              <w:rFonts w:hint="eastAsia" w:ascii="Times New Roman"/>
              <w:color w:val="000000"/>
              <w:sz w:val="28"/>
              <w:szCs w:val="28"/>
            </w:rPr>
            <m:t>=Grap</m:t>
          </m:r>
          <m:r>
            <m:rPr>
              <m:nor/>
              <m:sty m:val="p"/>
            </m:rPr>
            <w:rPr>
              <w:rFonts w:ascii="Times New Roman"/>
              <w:b w:val="0"/>
              <w:i w:val="0"/>
              <w:color w:val="000000"/>
              <w:sz w:val="28"/>
              <w:szCs w:val="28"/>
            </w:rPr>
            <m:t>h</m:t>
          </m:r>
          <m:r>
            <m:rPr>
              <m:sty m:val="p"/>
            </m:rPr>
            <w:rPr>
              <w:rFonts w:hint="eastAsia" w:ascii="Times New Roman"/>
              <w:color w:val="000000"/>
              <w:sz w:val="28"/>
              <w:szCs w:val="28"/>
            </w:rPr>
            <m:t>Encoder(G)</m:t>
          </m:r>
        </m:oMath>
      </m:oMathPara>
    </w:p>
    <w:p w14:paraId="2FE89C6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g</m:t>
            </m:r>
            <m:ctrlPr>
              <w:rPr>
                <w:rFonts w:hint="eastAsia" w:ascii="Cambria Math" w:hAnsi="Cambria Math"/>
                <w:iCs/>
                <w:color w:val="000000"/>
                <w:sz w:val="28"/>
                <w:szCs w:val="28"/>
              </w:rPr>
            </m:ctrlPr>
          </m:e>
          <m:sub>
            <m:r>
              <m:rPr>
                <m:sty m:val="p"/>
              </m:rPr>
              <w:rPr>
                <w:rFonts w:hint="eastAsia" w:ascii="Times New Roman"/>
                <w:color w:val="000000"/>
                <w:sz w:val="28"/>
                <w:szCs w:val="28"/>
              </w:rPr>
              <m:t>struct</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d</m:t>
                </m:r>
                <m:ctrlPr>
                  <w:rPr>
                    <w:rFonts w:hint="eastAsia" w:ascii="Cambria Math" w:hAnsi="Cambria Math"/>
                    <w:iCs/>
                    <w:color w:val="000000"/>
                    <w:sz w:val="28"/>
                    <w:szCs w:val="28"/>
                  </w:rPr>
                </m:ctrlPr>
              </m:e>
              <m:sub>
                <m:r>
                  <m:rPr>
                    <m:sty m:val="p"/>
                  </m:rPr>
                  <w:rPr>
                    <w:rFonts w:hint="eastAsia" w:ascii="Times New Roman"/>
                    <w:color w:val="000000"/>
                    <w:sz w:val="28"/>
                    <w:szCs w:val="28"/>
                  </w:rPr>
                  <m:t>g</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sup>
        </m:sSup>
      </m:oMath>
      <w:r>
        <w:rPr>
          <w:rFonts w:hint="eastAsia" w:ascii="Times New Roman"/>
          <w:iCs/>
          <w:color w:val="000000"/>
          <w:sz w:val="28"/>
          <w:szCs w:val="28"/>
        </w:rPr>
        <w:t>表示图结构语义表示向量；G表示知识图谱结构；GraphEncoder(⋅)表示图编码函数。GraphEncoder基于操作原语之间的输入输出依赖关系及数据类型约束构建邻接结构，并通过图表示学习方法对节点进行语义编码。</w:t>
      </w:r>
    </w:p>
    <w:p w14:paraId="09C4780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随后，将文本语义表示与任务类型嵌入进行拼接，并通过非线性映射函数生成条件向量：</w:t>
      </w:r>
    </w:p>
    <w:p w14:paraId="513E6EC0">
      <w:pPr>
        <w:pStyle w:val="5"/>
        <w:tabs>
          <w:tab w:val="left" w:pos="1215"/>
        </w:tabs>
        <w:spacing w:after="12" w:line="360" w:lineRule="auto"/>
        <w:ind w:left="0" w:leftChars="0" w:firstLine="560" w:firstLineChars="200"/>
        <w:rPr>
          <w:rFonts w:ascii="Times New Roman"/>
          <w:iCs/>
          <w:color w:val="000000"/>
          <w:sz w:val="28"/>
          <w:szCs w:val="28"/>
        </w:rPr>
      </w:pPr>
      <m:oMathPara>
        <m:oMath>
          <w:bookmarkStart w:id="1" w:name="_Hlk227690660"/>
          <m:r>
            <m:rPr>
              <m:sty m:val="p"/>
            </m:rPr>
            <w:rPr>
              <w:rFonts w:hint="eastAsia" w:ascii="Times New Roman"/>
              <w:color w:val="000000"/>
              <w:sz w:val="28"/>
              <w:szCs w:val="28"/>
            </w:rPr>
            <m:t>c=</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MLP</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d>
                <m:dPr>
                  <m:begChr m:val="["/>
                  <m:end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v</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text</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e</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task</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g</m:t>
                      </m:r>
                      <m:ctrlPr>
                        <w:rPr>
                          <w:rFonts w:hint="eastAsia" w:ascii="Cambria Math" w:hAnsi="Cambria Math"/>
                          <w:iCs/>
                          <w:color w:val="000000"/>
                          <w:sz w:val="28"/>
                          <w:szCs w:val="28"/>
                        </w:rPr>
                      </m:ctrlPr>
                    </m:e>
                    <m:sub>
                      <m:r>
                        <m:rPr>
                          <m:sty m:val="p"/>
                        </m:rPr>
                        <w:rPr>
                          <w:rFonts w:hint="eastAsia" w:ascii="Times New Roman"/>
                          <w:color w:val="000000"/>
                          <w:sz w:val="28"/>
                          <w:szCs w:val="28"/>
                        </w:rPr>
                        <m:t>struct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ctrlPr>
                <w:rPr>
                  <w:rFonts w:hint="eastAsia" w:ascii="Cambria Math" w:hAnsi="Cambria Math"/>
                  <w:iCs/>
                  <w:color w:val="000000"/>
                  <w:sz w:val="28"/>
                  <w:szCs w:val="28"/>
                </w:rPr>
              </m:ctrlPr>
            </m:e>
          </m:d>
        </m:oMath>
      </m:oMathPara>
    </w:p>
    <w:bookmarkEnd w:id="1"/>
    <w:p w14:paraId="632BA86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 表示向量拼接操作，</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MLP</m:t>
            </m:r>
            <m:ctrlPr>
              <w:rPr>
                <w:rFonts w:hint="eastAsia" w:ascii="Cambria Math" w:hAnsi="Cambria Math"/>
                <w:iCs/>
                <w:color w:val="000000"/>
                <w:sz w:val="28"/>
                <w:szCs w:val="28"/>
              </w:rPr>
            </m:ctrlPr>
          </m:sub>
        </m:sSub>
      </m:oMath>
      <w:r>
        <w:rPr>
          <w:rFonts w:hint="eastAsia" w:ascii="Times New Roman"/>
          <w:iCs/>
          <w:color w:val="000000"/>
          <w:sz w:val="28"/>
          <w:szCs w:val="28"/>
        </w:rPr>
        <w:t>表示多层感知机映射函数；所述条件向量c作为统一的约束表示，在后续序列生成过程中参与各时间步条件概率的计算，对候选操作原语的生成概率分布进行调制，从而实现多源语义信息与结构约束信息的协同作用。</w:t>
      </w:r>
    </w:p>
    <w:p w14:paraId="1CE8131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条件化解码模块用于在序列生成过程中引入任务条件表示，实现对操作原语生成过程的动态调控。任务条件表示包括地理处理操作类型、空间数据对象以及输入输出约束等结构化语义特征，用于在操作语义层面对生成过程进行约束。</w:t>
      </w:r>
    </w:p>
    <w:p w14:paraId="0E304DF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解码器中的隐藏状态并非通用特征表示，而是在操作语义空间中表征操作原语语义特征的表示，语义特征包括操作类型、数据类型及输入输出依赖关系。解码模块采用基于Transformer的多层堆叠结构，在各解码层中引入特征级线性调制机制，以实现任务条件向量与知识图谱的约束信息对隐藏状态的联合调控。对于第</w:t>
      </w:r>
      <m:oMath>
        <m:r>
          <m:rPr>
            <m:sty m:val="p"/>
          </m:rPr>
          <w:rPr>
            <w:rFonts w:hint="eastAsia" w:ascii="Times New Roman"/>
            <w:color w:val="000000"/>
            <w:sz w:val="28"/>
            <w:szCs w:val="28"/>
          </w:rPr>
          <m:t>l</m:t>
        </m:r>
      </m:oMath>
      <w:r>
        <w:rPr>
          <w:rFonts w:hint="eastAsia" w:ascii="Times New Roman"/>
          <w:iCs/>
          <w:color w:val="000000"/>
          <w:sz w:val="28"/>
          <w:szCs w:val="28"/>
        </w:rPr>
        <w:t>层解码器，其输入隐藏状态记为</w:t>
      </w:r>
      <m:oMath>
        <m:sSub>
          <m:sSubPr>
            <m:ctrlPr>
              <w:rPr>
                <w:rFonts w:hint="eastAsia" w:ascii="Cambria Math" w:hAnsi="Cambria Math"/>
                <w:iCs/>
                <w:color w:val="000000"/>
                <w:sz w:val="28"/>
                <w:szCs w:val="28"/>
              </w:rPr>
            </m:ctrlPr>
          </m:sSub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d</m:t>
            </m:r>
            <m:ctrlPr>
              <w:rPr>
                <w:rFonts w:hint="eastAsia" w:ascii="Cambria Math" w:hAnsi="Cambria Math"/>
                <w:iCs/>
                <w:color w:val="000000"/>
                <w:sz w:val="28"/>
                <w:szCs w:val="28"/>
              </w:rPr>
            </m:ctrlPr>
          </m:sup>
        </m:sSup>
      </m:oMath>
      <w:r>
        <w:rPr>
          <w:rFonts w:hint="eastAsia" w:ascii="Times New Roman"/>
          <w:iCs/>
          <w:color w:val="000000"/>
          <w:sz w:val="28"/>
          <w:szCs w:val="28"/>
        </w:rPr>
        <w:t>，通过约束感知调制机制得到调制结果，对应公式为：</w:t>
      </w:r>
    </w:p>
    <w:p w14:paraId="6E2CC271">
      <w:pPr>
        <w:pStyle w:val="5"/>
        <w:tabs>
          <w:tab w:val="left" w:pos="1215"/>
        </w:tabs>
        <w:spacing w:after="12" w:line="360" w:lineRule="auto"/>
        <w:ind w:left="0" w:leftChars="0" w:firstLine="560" w:firstLineChars="200"/>
        <w:rPr>
          <w:rFonts w:ascii="Times New Roman"/>
          <w:iCs/>
          <w:color w:val="000000"/>
          <w:sz w:val="28"/>
          <w:szCs w:val="28"/>
        </w:rPr>
      </w:pPr>
      <m:oMathPara>
        <m:oMath>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m:oMathPara>
    </w:p>
    <w:p w14:paraId="462C599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sty m:val="p"/>
          </m:rPr>
          <w:rPr>
            <w:rFonts w:hint="eastAsia" w:ascii="Times New Roman"/>
            <w:color w:val="000000"/>
            <w:sz w:val="28"/>
            <w:szCs w:val="28"/>
          </w:rPr>
          <m:t>G</m:t>
        </m:r>
      </m:oMath>
      <w:r>
        <w:rPr>
          <w:rFonts w:hint="eastAsia" w:ascii="Times New Roman"/>
          <w:iCs/>
          <w:color w:val="000000"/>
          <w:sz w:val="28"/>
          <w:szCs w:val="28"/>
        </w:rPr>
        <w:t xml:space="preserve">表示知识图谱中的结构化语义约束信息， </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表示基于任务条件向量c与知识图谱的约束信息G生成的缩放系数，</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表示对应的偏移系数，⊙表示逐元素乘法。其中，缩放参数</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与偏移参数</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由任务条件向量与知识图谱的约束信息通过约束感知映射函数联合生成，映射函数基于操作原语之间的输入输出依赖关系构建，使调制参数与操作语义约束结构保持一致。</w:t>
      </w:r>
    </w:p>
    <w:p w14:paraId="2E75EF77">
      <w:pPr>
        <w:pStyle w:val="5"/>
        <w:tabs>
          <w:tab w:val="left" w:pos="1215"/>
        </w:tabs>
        <w:spacing w:after="12" w:line="360" w:lineRule="auto"/>
        <w:ind w:left="0" w:leftChars="0" w:firstLine="560" w:firstLineChars="200"/>
        <w:rPr>
          <w:rFonts w:ascii="Times New Roman"/>
          <w:iCs/>
          <w:color w:val="000000"/>
          <w:sz w:val="28"/>
          <w:szCs w:val="28"/>
        </w:rPr>
      </w:pPr>
      <m:oMath>
        <m:r>
          <m:rPr>
            <m:sty m:val="p"/>
          </m:rPr>
          <w:rPr>
            <w:rFonts w:hint="eastAsia" w:ascii="Times New Roman"/>
            <w:color w:val="000000"/>
            <w:sz w:val="28"/>
            <w:szCs w:val="28"/>
          </w:rPr>
          <m:t>经</m:t>
        </m:r>
      </m:oMath>
      <w:r>
        <w:rPr>
          <w:rFonts w:hint="eastAsia" w:ascii="Times New Roman"/>
          <w:iCs/>
          <w:color w:val="000000"/>
          <w:sz w:val="28"/>
          <w:szCs w:val="28"/>
        </w:rPr>
        <w:t>上述调制后得到的隐藏状态</w:t>
      </w:r>
      <m:oMath>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作为下一层解码器的输入，从而实现条件信息与结构化语义约束在多层网络中的持续传播。</w:t>
      </w:r>
    </w:p>
    <w:p w14:paraId="7D707A8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进一步地，调制参数在构造过程中显式结合知识图谱中的操作依赖关系及数据类型约束信息，使调制过程能够反映操作语义层面的结构约束特征。调制参数的生成方式表示为：</w:t>
      </w:r>
    </w:p>
    <w:p w14:paraId="5F186B45">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sty m:val="p"/>
                </m:rPr>
                <w:rPr>
                  <w:rFonts w:hint="eastAsia" w:ascii="Times New Roman"/>
                  <w:color w:val="000000"/>
                  <w:sz w:val="28"/>
                  <w:szCs w:val="28"/>
                </w:rPr>
                <m:t>γ,l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m:oMathPara>
    </w:p>
    <w:p w14:paraId="46D83020">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sty m:val="p"/>
                </m:rPr>
                <w:rPr>
                  <w:rFonts w:hint="eastAsia" w:ascii="Times New Roman"/>
                  <w:color w:val="000000"/>
                  <w:sz w:val="28"/>
                  <w:szCs w:val="28"/>
                </w:rPr>
                <m:t>β,l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m:oMathPara>
    </w:p>
    <w:p w14:paraId="6EBB115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sty m:val="p"/>
              </m:rPr>
              <w:rPr>
                <w:rFonts w:hint="eastAsia" w:ascii="Times New Roman"/>
                <w:color w:val="000000"/>
                <w:sz w:val="28"/>
                <w:szCs w:val="28"/>
              </w:rPr>
              <m:t>γ,l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m:t>
            </m:r>
            <m:ctrlPr>
              <w:rPr>
                <w:rFonts w:hint="eastAsia" w:ascii="Cambria Math" w:hAnsi="Cambria Math"/>
                <w:iCs/>
                <w:color w:val="000000"/>
                <w:sz w:val="28"/>
                <w:szCs w:val="28"/>
              </w:rPr>
            </m:ctrlPr>
          </m:e>
        </m:d>
      </m:oMath>
      <w:r>
        <w:rPr>
          <w:rFonts w:hint="eastAsia" w:ascii="Times New Roman"/>
          <w:iCs/>
          <w:color w:val="000000"/>
          <w:sz w:val="28"/>
          <w:szCs w:val="28"/>
        </w:rPr>
        <w:t>与</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sty m:val="p"/>
              </m:rPr>
              <w:rPr>
                <w:rFonts w:hint="eastAsia" w:ascii="Times New Roman"/>
                <w:color w:val="000000"/>
                <w:sz w:val="28"/>
                <w:szCs w:val="28"/>
              </w:rPr>
              <m:t>β,l</m:t>
            </m:r>
            <m:ctrlPr>
              <w:rPr>
                <w:rFonts w:hint="eastAsia" w:ascii="Cambria Math" w:hAnsi="Cambria Math"/>
                <w:iCs/>
                <w:color w:val="000000"/>
                <w:sz w:val="28"/>
                <w:szCs w:val="28"/>
              </w:rPr>
            </m:ctrlPr>
          </m:sub>
        </m:sSub>
        <m:r>
          <m:rPr>
            <m:sty m:val="p"/>
          </m:rPr>
          <w:rPr>
            <w:rFonts w:hint="eastAsia" w:ascii="Times New Roman"/>
            <w:color w:val="000000"/>
            <w:sz w:val="28"/>
            <w:szCs w:val="28"/>
          </w:rPr>
          <m:t>(⋅)</m:t>
        </m:r>
      </m:oMath>
      <w:r>
        <w:rPr>
          <w:rFonts w:hint="eastAsia" w:ascii="Times New Roman"/>
          <w:iCs/>
          <w:color w:val="000000"/>
          <w:sz w:val="28"/>
          <w:szCs w:val="28"/>
        </w:rPr>
        <w:t>表示约束感知映射函数，</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sty m:val="p"/>
              </m:rPr>
              <w:rPr>
                <w:rFonts w:hint="eastAsia" w:ascii="Times New Roman"/>
                <w:color w:val="000000"/>
                <w:sz w:val="28"/>
                <w:szCs w:val="28"/>
              </w:rPr>
              <m:t>γ,l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表示第</w:t>
      </w:r>
      <m:oMath>
        <m:r>
          <m:rPr>
            <m:sty m:val="p"/>
          </m:rPr>
          <w:rPr>
            <w:rFonts w:hint="eastAsia" w:ascii="Times New Roman"/>
            <w:color w:val="000000"/>
            <w:sz w:val="28"/>
            <w:szCs w:val="28"/>
          </w:rPr>
          <m:t>l</m:t>
        </m:r>
      </m:oMath>
      <w:r>
        <w:rPr>
          <w:rFonts w:hint="eastAsia" w:ascii="Times New Roman"/>
          <w:iCs/>
          <w:color w:val="000000"/>
          <w:sz w:val="28"/>
          <w:szCs w:val="28"/>
        </w:rPr>
        <w:t>层在任务条件表示c与知识图谱结构约束G共同作用下生成的缩放系数向量，</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sty m:val="p"/>
              </m:rPr>
              <w:rPr>
                <w:rFonts w:hint="eastAsia" w:ascii="Times New Roman"/>
                <w:color w:val="000000"/>
                <w:sz w:val="28"/>
                <w:szCs w:val="28"/>
              </w:rPr>
              <m:t>β,l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表示第</w:t>
      </w:r>
      <m:oMath>
        <m:r>
          <m:rPr>
            <m:sty m:val="p"/>
          </m:rPr>
          <w:rPr>
            <w:rFonts w:hint="eastAsia" w:ascii="Times New Roman"/>
            <w:color w:val="000000"/>
            <w:sz w:val="28"/>
            <w:szCs w:val="28"/>
          </w:rPr>
          <m:t>l</m:t>
        </m:r>
      </m:oMath>
      <w:r>
        <w:rPr>
          <w:rFonts w:hint="eastAsia" w:ascii="Times New Roman"/>
          <w:iCs/>
          <w:color w:val="000000"/>
          <w:sz w:val="28"/>
          <w:szCs w:val="28"/>
        </w:rPr>
        <w:t>层在任务条件表示c与知识图谱结构约束G共同作用下生成的偏移系数向量。映射函数可以采用参数化线性变换形式，并结合结构化语义约束信息进行扩展，其计算方式为：</w:t>
      </w:r>
    </w:p>
    <w:p w14:paraId="19952F05">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γ,l</m:t>
              </m:r>
              <m:ctrlPr>
                <w:rPr>
                  <w:rFonts w:hint="eastAsia" w:ascii="Cambria Math" w:hAnsi="Cambria Math"/>
                  <w:iCs/>
                  <w:color w:val="000000"/>
                  <w:sz w:val="28"/>
                  <w:szCs w:val="28"/>
                </w:rPr>
              </m:ctrlPr>
            </m:sub>
          </m:sSub>
          <m:r>
            <m:rPr>
              <m:sty m:val="p"/>
            </m:rPr>
            <w:rPr>
              <w:rFonts w:hint="eastAsia" w:ascii="Times New Roman"/>
              <w:color w:val="000000"/>
              <w:sz w:val="28"/>
              <w:szCs w:val="28"/>
            </w:rPr>
            <m:t>⋅</m:t>
          </m:r>
          <m:d>
            <m:dPr>
              <m:begChr m:val="["/>
              <m:endChr m:val="]"/>
              <m:ctrlPr>
                <w:rPr>
                  <w:rFonts w:hint="eastAsia" w:ascii="Cambria Math" w:hAnsi="Cambria Math"/>
                  <w:iCs/>
                  <w:color w:val="000000"/>
                  <w:sz w:val="28"/>
                  <w:szCs w:val="28"/>
                </w:rPr>
              </m:ctrlPr>
            </m:dPr>
            <m:e>
              <m:r>
                <m:rPr>
                  <m:sty m:val="p"/>
                </m:rPr>
                <w:rPr>
                  <w:rFonts w:hint="eastAsia" w:ascii="Times New Roman"/>
                  <w:color w:val="000000"/>
                  <w:sz w:val="28"/>
                  <w:szCs w:val="28"/>
                </w:rPr>
                <m:t>c;</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g</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struct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b</m:t>
              </m:r>
              <m:ctrlPr>
                <w:rPr>
                  <w:rFonts w:hint="eastAsia" w:ascii="Cambria Math" w:hAnsi="Cambria Math"/>
                  <w:iCs/>
                  <w:color w:val="000000"/>
                  <w:sz w:val="28"/>
                  <w:szCs w:val="28"/>
                </w:rPr>
              </m:ctrlPr>
            </m:e>
            <m:sub>
              <m:r>
                <m:rPr>
                  <m:sty m:val="p"/>
                </m:rPr>
                <w:rPr>
                  <w:rFonts w:hint="eastAsia" w:ascii="Times New Roman"/>
                  <w:color w:val="000000"/>
                  <w:sz w:val="28"/>
                  <w:szCs w:val="28"/>
                </w:rPr>
                <m:t>γ,l</m:t>
              </m:r>
              <m:ctrlPr>
                <w:rPr>
                  <w:rFonts w:hint="eastAsia" w:ascii="Cambria Math" w:hAnsi="Cambria Math"/>
                  <w:iCs/>
                  <w:color w:val="000000"/>
                  <w:sz w:val="28"/>
                  <w:szCs w:val="28"/>
                </w:rPr>
              </m:ctrlPr>
            </m:sub>
          </m:sSub>
        </m:oMath>
      </m:oMathPara>
    </w:p>
    <w:p w14:paraId="0B398266">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β,l</m:t>
              </m:r>
              <m:ctrlPr>
                <w:rPr>
                  <w:rFonts w:hint="eastAsia" w:ascii="Cambria Math" w:hAnsi="Cambria Math"/>
                  <w:iCs/>
                  <w:color w:val="000000"/>
                  <w:sz w:val="28"/>
                  <w:szCs w:val="28"/>
                </w:rPr>
              </m:ctrlPr>
            </m:sub>
          </m:sSub>
          <m:r>
            <m:rPr>
              <m:sty m:val="p"/>
            </m:rPr>
            <w:rPr>
              <w:rFonts w:hint="eastAsia" w:ascii="Times New Roman"/>
              <w:color w:val="000000"/>
              <w:sz w:val="28"/>
              <w:szCs w:val="28"/>
            </w:rPr>
            <m:t>⋅</m:t>
          </m:r>
          <m:d>
            <m:dPr>
              <m:begChr m:val="["/>
              <m:endChr m:val="]"/>
              <m:ctrlPr>
                <w:rPr>
                  <w:rFonts w:hint="eastAsia" w:ascii="Cambria Math" w:hAnsi="Cambria Math"/>
                  <w:iCs/>
                  <w:color w:val="000000"/>
                  <w:sz w:val="28"/>
                  <w:szCs w:val="28"/>
                </w:rPr>
              </m:ctrlPr>
            </m:dPr>
            <m:e>
              <m:r>
                <m:rPr>
                  <m:sty m:val="p"/>
                </m:rPr>
                <w:rPr>
                  <w:rFonts w:hint="eastAsia" w:ascii="Times New Roman"/>
                  <w:color w:val="000000"/>
                  <w:sz w:val="28"/>
                  <w:szCs w:val="28"/>
                </w:rPr>
                <m:t>c;</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g</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struct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b</m:t>
              </m:r>
              <m:ctrlPr>
                <w:rPr>
                  <w:rFonts w:hint="eastAsia" w:ascii="Cambria Math" w:hAnsi="Cambria Math"/>
                  <w:iCs/>
                  <w:color w:val="000000"/>
                  <w:sz w:val="28"/>
                  <w:szCs w:val="28"/>
                </w:rPr>
              </m:ctrlPr>
            </m:e>
            <m:sub>
              <m:r>
                <m:rPr>
                  <m:sty m:val="p"/>
                </m:rPr>
                <w:rPr>
                  <w:rFonts w:hint="eastAsia" w:ascii="Times New Roman"/>
                  <w:color w:val="000000"/>
                  <w:sz w:val="28"/>
                  <w:szCs w:val="28"/>
                </w:rPr>
                <m:t>β,l</m:t>
              </m:r>
              <m:ctrlPr>
                <w:rPr>
                  <w:rFonts w:hint="eastAsia" w:ascii="Cambria Math" w:hAnsi="Cambria Math"/>
                  <w:iCs/>
                  <w:color w:val="000000"/>
                  <w:sz w:val="28"/>
                  <w:szCs w:val="28"/>
                </w:rPr>
              </m:ctrlPr>
            </m:sub>
          </m:sSub>
        </m:oMath>
      </m:oMathPara>
    </w:p>
    <w:p w14:paraId="384C43A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d>
          <m:dPr>
            <m:begChr m:val="["/>
            <m:endChr m:val="]"/>
            <m:ctrlPr>
              <w:rPr>
                <w:rFonts w:hint="eastAsia" w:ascii="Cambria Math" w:hAnsi="Cambria Math"/>
                <w:iCs/>
                <w:color w:val="000000"/>
                <w:sz w:val="28"/>
                <w:szCs w:val="28"/>
              </w:rPr>
            </m:ctrlPr>
          </m:dPr>
          <m:e>
            <m:r>
              <m:rPr>
                <m:sty m:val="p"/>
              </m:rPr>
              <w:rPr>
                <w:rFonts w:hint="eastAsia" w:ascii="Times New Roman"/>
                <w:color w:val="000000"/>
                <w:sz w:val="28"/>
                <w:szCs w:val="28"/>
              </w:rPr>
              <m:t>c;</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g</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struct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lang w:val="en-US" w:eastAsia="zh-CN"/>
        </w:rPr>
        <w:t>表示将任务条表示</w:t>
      </w:r>
      <w:r>
        <w:rPr>
          <w:rFonts w:hint="eastAsia" w:ascii="Times New Roman"/>
          <w:iCs/>
          <w:color w:val="000000"/>
          <w:sz w:val="28"/>
          <w:szCs w:val="28"/>
        </w:rPr>
        <w:t>c与结构化语义表示</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g</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struct</m:t>
            </m:r>
            <m:ctrlPr>
              <w:rPr>
                <w:rFonts w:hint="eastAsia" w:ascii="Cambria Math" w:hAnsi="Cambria Math"/>
                <w:iCs/>
                <w:color w:val="000000"/>
                <w:sz w:val="28"/>
                <w:szCs w:val="28"/>
              </w:rPr>
            </m:ctrlPr>
          </m:sub>
        </m:sSub>
      </m:oMath>
      <w:r>
        <w:rPr>
          <w:rFonts w:hint="eastAsia" w:ascii="Times New Roman"/>
          <w:iCs/>
          <w:color w:val="000000"/>
          <w:sz w:val="28"/>
          <w:szCs w:val="28"/>
        </w:rPr>
        <w:t>进行拼接得到的联合特征表示；</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γ,l</m:t>
            </m:r>
            <m:ctrlPr>
              <w:rPr>
                <w:rFonts w:hint="eastAsia" w:ascii="Cambria Math" w:hAnsi="Cambria Math"/>
                <w:iCs/>
                <w:color w:val="000000"/>
                <w:sz w:val="28"/>
                <w:szCs w:val="28"/>
              </w:rPr>
            </m:ctrlPr>
          </m:sub>
        </m:sSub>
      </m:oMath>
      <w:r>
        <w:rPr>
          <w:rFonts w:hint="eastAsia" w:ascii="Times New Roman"/>
          <w:iCs/>
          <w:color w:val="000000"/>
          <w:sz w:val="28"/>
          <w:szCs w:val="28"/>
        </w:rPr>
        <w:t>,</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β,l</m:t>
            </m:r>
            <m:ctrlPr>
              <w:rPr>
                <w:rFonts w:hint="eastAsia" w:ascii="Cambria Math" w:hAnsi="Cambria Math"/>
                <w:iCs/>
                <w:color w:val="000000"/>
                <w:sz w:val="28"/>
                <w:szCs w:val="28"/>
              </w:rPr>
            </m:ctrlPr>
          </m:sub>
        </m:sSub>
      </m:oMath>
      <w:r>
        <w:rPr>
          <w:rFonts w:hint="eastAsia" w:ascii="Times New Roman"/>
          <w:iCs/>
          <w:color w:val="000000"/>
          <w:sz w:val="28"/>
          <w:szCs w:val="28"/>
        </w:rPr>
        <w:t>,</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b</m:t>
            </m:r>
            <m:ctrlPr>
              <w:rPr>
                <w:rFonts w:hint="eastAsia" w:ascii="Cambria Math" w:hAnsi="Cambria Math"/>
                <w:iCs/>
                <w:color w:val="000000"/>
                <w:sz w:val="28"/>
                <w:szCs w:val="28"/>
              </w:rPr>
            </m:ctrlPr>
          </m:e>
          <m:sub>
            <m:r>
              <m:rPr>
                <m:sty m:val="p"/>
              </m:rPr>
              <w:rPr>
                <w:rFonts w:hint="eastAsia" w:ascii="Times New Roman"/>
                <w:color w:val="000000"/>
                <w:sz w:val="28"/>
                <w:szCs w:val="28"/>
              </w:rPr>
              <m:t>γ,l</m:t>
            </m:r>
            <m:ctrlPr>
              <w:rPr>
                <w:rFonts w:hint="eastAsia" w:ascii="Cambria Math" w:hAnsi="Cambria Math"/>
                <w:iCs/>
                <w:color w:val="000000"/>
                <w:sz w:val="28"/>
                <w:szCs w:val="28"/>
              </w:rPr>
            </m:ctrlPr>
          </m:sub>
        </m:sSub>
      </m:oMath>
      <w:r>
        <w:rPr>
          <w:rFonts w:hint="eastAsia" w:ascii="Times New Roman"/>
          <w:iCs/>
          <w:color w:val="000000"/>
          <w:sz w:val="28"/>
          <w:szCs w:val="28"/>
        </w:rPr>
        <w:t>,</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b</m:t>
            </m:r>
            <m:ctrlPr>
              <w:rPr>
                <w:rFonts w:hint="eastAsia" w:ascii="Cambria Math" w:hAnsi="Cambria Math"/>
                <w:iCs/>
                <w:color w:val="000000"/>
                <w:sz w:val="28"/>
                <w:szCs w:val="28"/>
              </w:rPr>
            </m:ctrlPr>
          </m:e>
          <m:sub>
            <m:r>
              <m:rPr>
                <m:sty m:val="p"/>
              </m:rPr>
              <w:rPr>
                <w:rFonts w:hint="eastAsia" w:ascii="Times New Roman"/>
                <w:color w:val="000000"/>
                <w:sz w:val="28"/>
                <w:szCs w:val="28"/>
              </w:rPr>
              <m:t>β,l</m:t>
            </m:r>
            <m:ctrlPr>
              <w:rPr>
                <w:rFonts w:hint="eastAsia" w:ascii="Cambria Math" w:hAnsi="Cambria Math"/>
                <w:iCs/>
                <w:color w:val="000000"/>
                <w:sz w:val="28"/>
                <w:szCs w:val="28"/>
              </w:rPr>
            </m:ctrlPr>
          </m:sub>
        </m:sSub>
      </m:oMath>
      <w:r>
        <w:rPr>
          <w:rFonts w:hint="eastAsia" w:ascii="Times New Roman"/>
          <w:iCs/>
          <w:color w:val="000000"/>
          <w:sz w:val="28"/>
          <w:szCs w:val="28"/>
        </w:rPr>
        <w:t xml:space="preserve">为可学习参数。上述计算过程用于将任务语义信息与知识图谱中的结构化约束信息进行融合，并生成与当前解码层相匹配的缩放系数 </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与偏移系数</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，从而实现对隐藏状态的条件调制。调制参数在生成过程中直接作用于隐藏状态表示，使结构化约束信息以显式方式参与特征计算过程。</w:t>
      </w:r>
    </w:p>
    <w:p w14:paraId="60CBDA7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需要说明的是，调制机制不仅作用于隐藏状态表示，还作用于操作原语候选空间，在生成概率计算过程中引入基于知识图谱约束的合法性权重函数：</w:t>
      </w:r>
    </w:p>
    <w:p w14:paraId="07882886">
      <w:pPr>
        <w:pStyle w:val="5"/>
        <w:tabs>
          <w:tab w:val="left" w:pos="1215"/>
        </w:tabs>
        <w:spacing w:after="12" w:line="360" w:lineRule="auto"/>
        <w:ind w:left="0" w:leftChars="0" w:firstLine="560" w:firstLineChars="200"/>
        <w:rPr>
          <w:rFonts w:ascii="Times New Roman"/>
          <w:iCs/>
          <w:color w:val="000000"/>
          <w:sz w:val="28"/>
          <w:szCs w:val="28"/>
        </w:rPr>
      </w:pPr>
      <m:oMathPara>
        <m:oMath>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P</m:t>
              </m:r>
              <m:ctrlPr>
                <w:rPr>
                  <w:rFonts w:hint="eastAsia" w:ascii="Cambria Math" w:hAnsi="Cambria Math"/>
                  <w:iCs/>
                  <w:color w:val="000000"/>
                  <w:sz w:val="28"/>
                  <w:szCs w:val="28"/>
                </w:rPr>
              </m:ctrlPr>
            </m:e>
            <m:sup>
              <m:r>
                <m:rPr>
                  <m:sty m:val="p"/>
                </m:rPr>
                <w:rPr>
                  <w:rFonts w:hint="eastAsia" w:ascii="Times New Roman"/>
                  <w:color w:val="000000"/>
                  <w:sz w:val="28"/>
                  <w:szCs w:val="28"/>
                </w:rPr>
                <m:t>'</m:t>
              </m:r>
              <m:ctrlPr>
                <w:rPr>
                  <w:rFonts w:hint="eastAsia" w:ascii="Cambria Math" w:hAnsi="Cambria Math"/>
                  <w:iCs/>
                  <w:color w:val="000000"/>
                  <w:sz w:val="28"/>
                  <w:szCs w:val="28"/>
                </w:rPr>
              </m:ctrlPr>
            </m:sup>
          </m:sSup>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r>
            <m:rPr>
              <m:nor/>
              <m:sty m:val="p"/>
            </m:rPr>
            <w:rPr>
              <w:rFonts w:hint="eastAsia" w:ascii="Times New Roman"/>
              <w:color w:val="000000"/>
              <w:sz w:val="28"/>
              <w:szCs w:val="28"/>
            </w:rPr>
            <m:t>softmax</m:t>
          </m:r>
          <m:d>
            <m:dPr>
              <m:ctrlPr>
                <w:rPr>
                  <w:rFonts w:hint="eastAsia" w:ascii="Cambria Math" w:hAnsi="Cambria Math"/>
                  <w:iCs/>
                  <w:color w:val="000000"/>
                  <w:sz w:val="28"/>
                  <w:szCs w:val="28"/>
                </w:rPr>
              </m:ctrlPr>
            </m:dPr>
            <m:e>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E</m:t>
                  </m:r>
                  <m:ctrlPr>
                    <w:rPr>
                      <w:rFonts w:hint="eastAsia" w:ascii="Cambria Math" w:hAnsi="Cambria Math"/>
                      <w:iCs/>
                      <w:color w:val="000000"/>
                      <w:sz w:val="28"/>
                      <w:szCs w:val="28"/>
                    </w:rPr>
                  </m:ctrlPr>
                </m:e>
                <m:sup>
                  <m:r>
                    <m:rPr>
                      <m:sty m:val="p"/>
                    </m:rPr>
                    <w:rPr>
                      <w:rFonts w:hint="eastAsia" w:ascii="Times New Roman"/>
                      <w:color w:val="000000"/>
                      <w:sz w:val="28"/>
                      <w:szCs w:val="28"/>
                    </w:rPr>
                    <m:t>⊤</m:t>
                  </m:r>
                  <m:ctrlPr>
                    <w:rPr>
                      <w:rFonts w:hint="eastAsia" w:ascii="Cambria Math" w:hAnsi="Cambria Math"/>
                      <w:iCs/>
                      <w:color w:val="000000"/>
                      <w:sz w:val="28"/>
                      <w:szCs w:val="28"/>
                    </w:rPr>
                  </m:ctrlPr>
                </m:sup>
              </m:sSup>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func>
                <m:funcPr>
                  <m:ctrlPr>
                    <w:rPr>
                      <w:rFonts w:hint="eastAsia" w:ascii="Cambria Math" w:hAnsi="Cambria Math"/>
                      <w:iCs/>
                      <w:color w:val="000000"/>
                      <w:sz w:val="28"/>
                      <w:szCs w:val="28"/>
                    </w:rPr>
                  </m:ctrlPr>
                </m:funcPr>
                <m:fName>
                  <m:r>
                    <m:rPr>
                      <m:sty m:val="p"/>
                    </m:rPr>
                    <w:rPr>
                      <w:rFonts w:hint="eastAsia" w:ascii="Times New Roman"/>
                      <w:color w:val="000000"/>
                      <w:sz w:val="28"/>
                      <w:szCs w:val="28"/>
                    </w:rPr>
                    <m:t>log</m:t>
                  </m:r>
                  <m:ctrlPr>
                    <w:rPr>
                      <w:rFonts w:hint="eastAsia" w:ascii="Cambria Math" w:hAnsi="Cambria Math"/>
                      <w:iCs/>
                      <w:color w:val="000000"/>
                      <w:sz w:val="28"/>
                      <w:szCs w:val="28"/>
                    </w:rPr>
                  </m:ctrlPr>
                </m:fName>
                <m:e>
                  <m:r>
                    <m:rPr>
                      <m:sty m:val="p"/>
                    </m:rPr>
                    <w:rPr>
                      <w:rFonts w:hint="eastAsia" w:ascii="Times New Roman"/>
                      <w:color w:val="000000"/>
                      <w:sz w:val="28"/>
                      <w:szCs w:val="28"/>
                    </w:rPr>
                    <m:t>w</m:t>
                  </m:r>
                  <m:ctrlPr>
                    <w:rPr>
                      <w:rFonts w:hint="eastAsia" w:ascii="Cambria Math" w:hAnsi="Cambria Math"/>
                      <w:iCs/>
                      <w:color w:val="000000"/>
                      <w:sz w:val="28"/>
                      <w:szCs w:val="28"/>
                    </w:rPr>
                  </m:ctrlPr>
                </m:e>
              </m:func>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r>
                    <m:rPr>
                      <m:sty m:val="p"/>
                    </m:rPr>
                    <w:rPr>
                      <w:rFonts w:hint="eastAsia" w:ascii="Times New Roman"/>
                      <w:color w:val="000000"/>
                      <w:sz w:val="28"/>
                      <w:szCs w:val="28"/>
                    </w:rPr>
                    <m:t>,G</m:t>
                  </m:r>
                  <m:ctrlPr>
                    <w:rPr>
                      <w:rFonts w:hint="eastAsia" w:ascii="Cambria Math" w:hAnsi="Cambria Math"/>
                      <w:iCs/>
                      <w:color w:val="000000"/>
                      <w:sz w:val="28"/>
                      <w:szCs w:val="28"/>
                    </w:rPr>
                  </m:ctrlPr>
                </m:e>
              </m:d>
              <m:ctrlPr>
                <w:rPr>
                  <w:rFonts w:hint="eastAsia" w:ascii="Cambria Math" w:hAnsi="Cambria Math"/>
                  <w:iCs/>
                  <w:color w:val="000000"/>
                  <w:sz w:val="28"/>
                  <w:szCs w:val="28"/>
                </w:rPr>
              </m:ctrlPr>
            </m:e>
          </m:d>
        </m:oMath>
      </m:oMathPara>
    </w:p>
    <w:p w14:paraId="0D875FB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P</m:t>
            </m:r>
            <m:ctrlPr>
              <w:rPr>
                <w:rFonts w:hint="eastAsia" w:ascii="Cambria Math" w:hAnsi="Cambria Math"/>
                <w:iCs/>
                <w:color w:val="000000"/>
                <w:sz w:val="28"/>
                <w:szCs w:val="28"/>
              </w:rPr>
            </m:ctrlPr>
          </m:e>
          <m:sup>
            <m:r>
              <m:rPr>
                <m:sty m:val="p"/>
              </m:rPr>
              <w:rPr>
                <w:rFonts w:hint="eastAsia" w:ascii="Times New Roman"/>
                <w:color w:val="000000"/>
                <w:sz w:val="28"/>
                <w:szCs w:val="28"/>
              </w:rPr>
              <m:t>'</m:t>
            </m:r>
            <m:ctrlPr>
              <w:rPr>
                <w:rFonts w:hint="eastAsia" w:ascii="Cambria Math" w:hAnsi="Cambria Math"/>
                <w:iCs/>
                <w:color w:val="000000"/>
                <w:sz w:val="28"/>
                <w:szCs w:val="28"/>
              </w:rPr>
            </m:ctrlPr>
          </m:sup>
        </m:sSup>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表示在引入结构约束后的候选操作原语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oMath>
      <w:r>
        <w:rPr>
          <w:rFonts w:hint="eastAsia" w:ascii="Times New Roman"/>
          <w:iCs/>
          <w:color w:val="000000"/>
          <w:sz w:val="28"/>
          <w:szCs w:val="28"/>
        </w:rPr>
        <w:t>的生成概率；</w:t>
      </w:r>
      <m:oMath>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d</m:t>
            </m:r>
            <m:ctrlPr>
              <w:rPr>
                <w:rFonts w:hint="eastAsia" w:ascii="Cambria Math" w:hAnsi="Cambria Math"/>
                <w:iCs/>
                <w:color w:val="000000"/>
                <w:sz w:val="28"/>
                <w:szCs w:val="28"/>
              </w:rPr>
            </m:ctrlPr>
          </m:sup>
        </m:sSup>
      </m:oMath>
      <w:r>
        <w:rPr>
          <w:rFonts w:hint="eastAsia" w:ascii="Times New Roman"/>
          <w:iCs/>
          <w:color w:val="000000"/>
          <w:sz w:val="28"/>
          <w:szCs w:val="28"/>
        </w:rPr>
        <w:t>表示在第t个时间步经条件调制后的隐藏状态表示；</w:t>
      </w:r>
      <m:oMath>
        <m:r>
          <m:rPr>
            <m:sty m:val="p"/>
          </m:rPr>
          <w:rPr>
            <w:rFonts w:hint="eastAsia" w:ascii="Times New Roman"/>
            <w:color w:val="000000"/>
            <w:sz w:val="28"/>
            <w:szCs w:val="28"/>
          </w:rPr>
          <m:t>E∈</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d×</m:t>
            </m:r>
            <m:d>
              <m:dPr>
                <m:begChr m:val="|"/>
                <m:endChr m:val="|"/>
                <m:ctrlPr>
                  <w:rPr>
                    <w:rFonts w:hint="eastAsia" w:ascii="Cambria Math" w:hAnsi="Cambria Math"/>
                    <w:iCs/>
                    <w:color w:val="000000"/>
                    <w:sz w:val="28"/>
                    <w:szCs w:val="28"/>
                  </w:rPr>
                </m:ctrlPr>
              </m:dPr>
              <m:e>
                <m:r>
                  <m:rPr>
                    <m:sty m:val="p"/>
                  </m:rPr>
                  <w:rPr>
                    <w:rFonts w:hint="eastAsia" w:ascii="Times New Roman"/>
                    <w:color w:val="000000"/>
                    <w:sz w:val="28"/>
                    <w:szCs w:val="28"/>
                  </w:rPr>
                  <m:t>V</m:t>
                </m:r>
                <m:ctrlPr>
                  <w:rPr>
                    <w:rFonts w:hint="eastAsia" w:ascii="Cambria Math" w:hAnsi="Cambria Math"/>
                    <w:iCs/>
                    <w:color w:val="000000"/>
                    <w:sz w:val="28"/>
                    <w:szCs w:val="28"/>
                  </w:rPr>
                </m:ctrlPr>
              </m:e>
            </m:d>
            <m:ctrlPr>
              <w:rPr>
                <w:rFonts w:hint="eastAsia" w:ascii="Cambria Math" w:hAnsi="Cambria Math"/>
                <w:iCs/>
                <w:color w:val="000000"/>
                <w:sz w:val="28"/>
                <w:szCs w:val="28"/>
              </w:rPr>
            </m:ctrlPr>
          </m:sup>
        </m:sSup>
      </m:oMath>
      <w:r>
        <w:rPr>
          <w:rFonts w:hint="eastAsia" w:ascii="Times New Roman"/>
          <w:iCs/>
          <w:color w:val="000000"/>
          <w:sz w:val="28"/>
          <w:szCs w:val="28"/>
        </w:rPr>
        <w:t>表示操作原语嵌入矩阵，</w:t>
      </w:r>
      <m:oMath>
        <m:d>
          <m:dPr>
            <m:begChr m:val="|"/>
            <m:endChr m:val="|"/>
            <m:ctrlPr>
              <w:rPr>
                <w:rFonts w:hint="eastAsia" w:ascii="Cambria Math" w:hAnsi="Cambria Math"/>
                <w:iCs/>
                <w:color w:val="000000"/>
                <w:sz w:val="28"/>
                <w:szCs w:val="28"/>
              </w:rPr>
            </m:ctrlPr>
          </m:dPr>
          <m:e>
            <m:r>
              <m:rPr>
                <m:sty m:val="p"/>
              </m:rPr>
              <w:rPr>
                <w:rFonts w:hint="eastAsia" w:ascii="Times New Roman"/>
                <w:color w:val="000000"/>
                <w:sz w:val="28"/>
                <w:szCs w:val="28"/>
              </w:rPr>
              <m:t>V</m:t>
            </m:r>
            <m:ctrlPr>
              <w:rPr>
                <w:rFonts w:hint="eastAsia" w:ascii="Cambria Math" w:hAnsi="Cambria Math"/>
                <w:iCs/>
                <w:color w:val="000000"/>
                <w:sz w:val="28"/>
                <w:szCs w:val="28"/>
              </w:rPr>
            </m:ctrlPr>
          </m:e>
        </m:d>
      </m:oMath>
      <w:r>
        <w:rPr>
          <w:rFonts w:hint="eastAsia" w:ascii="Times New Roman"/>
          <w:iCs/>
          <w:color w:val="000000"/>
          <w:sz w:val="28"/>
          <w:szCs w:val="28"/>
        </w:rPr>
        <w:t>表示操作原语词表大小；</w:t>
      </w:r>
      <m:oMath>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E</m:t>
            </m:r>
            <m:ctrlPr>
              <w:rPr>
                <w:rFonts w:hint="eastAsia" w:ascii="Cambria Math" w:hAnsi="Cambria Math"/>
                <w:iCs/>
                <w:color w:val="000000"/>
                <w:sz w:val="28"/>
                <w:szCs w:val="28"/>
              </w:rPr>
            </m:ctrlPr>
          </m:e>
          <m:sup>
            <m:r>
              <m:rPr>
                <m:sty m:val="p"/>
              </m:rPr>
              <w:rPr>
                <w:rFonts w:hint="eastAsia" w:ascii="Times New Roman"/>
                <w:color w:val="000000"/>
                <w:sz w:val="28"/>
                <w:szCs w:val="28"/>
              </w:rPr>
              <m:t>⊤</m:t>
            </m:r>
            <m:ctrlPr>
              <w:rPr>
                <w:rFonts w:hint="eastAsia" w:ascii="Cambria Math" w:hAnsi="Cambria Math"/>
                <w:iCs/>
                <w:color w:val="000000"/>
                <w:sz w:val="28"/>
                <w:szCs w:val="28"/>
              </w:rPr>
            </m:ctrlPr>
          </m:sup>
        </m:sSup>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表示当前隐藏状态与各候选操作原语嵌入之间的匹配得分；</w:t>
      </w:r>
      <m:oMath>
        <m:r>
          <m:rPr>
            <m:sty m:val="p"/>
          </m:rPr>
          <w:rPr>
            <w:rFonts w:hint="eastAsia" w:ascii="Times New Roman"/>
            <w:color w:val="000000"/>
            <w:sz w:val="28"/>
            <w:szCs w:val="28"/>
          </w:rPr>
          <m:t>w</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r>
              <m:rPr>
                <m:sty m:val="p"/>
              </m:rPr>
              <w:rPr>
                <w:rFonts w:hint="eastAsia" w:ascii="Times New Roman"/>
                <w:color w:val="000000"/>
                <w:sz w:val="28"/>
                <w:szCs w:val="28"/>
              </w:rPr>
              <m:t>,G</m:t>
            </m:r>
            <m:ctrlPr>
              <w:rPr>
                <w:rFonts w:hint="eastAsia" w:ascii="Cambria Math" w:hAnsi="Cambria Math"/>
                <w:iCs/>
                <w:color w:val="000000"/>
                <w:sz w:val="28"/>
                <w:szCs w:val="28"/>
              </w:rPr>
            </m:ctrlPr>
          </m:e>
        </m:d>
      </m:oMath>
      <w:r>
        <w:rPr>
          <w:rFonts w:hint="eastAsia" w:ascii="Times New Roman"/>
          <w:iCs/>
          <w:color w:val="000000"/>
          <w:sz w:val="28"/>
          <w:szCs w:val="28"/>
        </w:rPr>
        <w:t>表示基于知识图谱约束计算得到的合法性权重函数；</w:t>
      </w:r>
      <m:oMath>
        <m:func>
          <m:funcPr>
            <m:ctrlPr>
              <w:rPr>
                <w:rFonts w:hint="eastAsia" w:ascii="Cambria Math" w:hAnsi="Cambria Math"/>
                <w:iCs/>
                <w:color w:val="000000"/>
                <w:sz w:val="28"/>
                <w:szCs w:val="28"/>
              </w:rPr>
            </m:ctrlPr>
          </m:funcPr>
          <m:fName>
            <m:r>
              <m:rPr>
                <m:sty m:val="p"/>
              </m:rPr>
              <w:rPr>
                <w:rFonts w:hint="eastAsia" w:ascii="Times New Roman"/>
                <w:color w:val="000000"/>
                <w:sz w:val="28"/>
                <w:szCs w:val="28"/>
              </w:rPr>
              <m:t>log</m:t>
            </m:r>
            <m:ctrlPr>
              <w:rPr>
                <w:rFonts w:hint="eastAsia" w:ascii="Cambria Math" w:hAnsi="Cambria Math"/>
                <w:iCs/>
                <w:color w:val="000000"/>
                <w:sz w:val="28"/>
                <w:szCs w:val="28"/>
              </w:rPr>
            </m:ctrlPr>
          </m:fName>
          <m:e>
            <m:r>
              <m:rPr>
                <m:sty m:val="p"/>
              </m:rPr>
              <w:rPr>
                <w:rFonts w:hint="eastAsia" w:ascii="Times New Roman"/>
                <w:color w:val="000000"/>
                <w:sz w:val="28"/>
                <w:szCs w:val="28"/>
              </w:rPr>
              <m:t>w</m:t>
            </m:r>
            <m:ctrlPr>
              <w:rPr>
                <w:rFonts w:hint="eastAsia" w:ascii="Cambria Math" w:hAnsi="Cambria Math"/>
                <w:iCs/>
                <w:color w:val="000000"/>
                <w:sz w:val="28"/>
                <w:szCs w:val="28"/>
              </w:rPr>
            </m:ctrlPr>
          </m:e>
        </m:func>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r>
              <m:rPr>
                <m:sty m:val="p"/>
              </m:rPr>
              <w:rPr>
                <w:rFonts w:hint="eastAsia" w:ascii="Times New Roman"/>
                <w:color w:val="000000"/>
                <w:sz w:val="28"/>
                <w:szCs w:val="28"/>
              </w:rPr>
              <m:t>,G</m:t>
            </m:r>
            <m:ctrlPr>
              <w:rPr>
                <w:rFonts w:hint="eastAsia" w:ascii="Cambria Math" w:hAnsi="Cambria Math"/>
                <w:iCs/>
                <w:color w:val="000000"/>
                <w:sz w:val="28"/>
                <w:szCs w:val="28"/>
              </w:rPr>
            </m:ctrlPr>
          </m:e>
        </m:d>
      </m:oMath>
      <w:r>
        <w:rPr>
          <w:rFonts w:hint="eastAsia" w:ascii="Times New Roman"/>
          <w:iCs/>
          <w:color w:val="000000"/>
          <w:sz w:val="28"/>
          <w:szCs w:val="28"/>
        </w:rPr>
        <w:t>表示对权重进行对数变换后引入到归一化前的得分中；softmax(⋅)表示对所有候选操作原语的得分进行归一化处理。</w:t>
      </w:r>
    </w:p>
    <w:p w14:paraId="1D70C54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合法性权重函数</w:t>
      </w:r>
      <m:oMath>
        <m:r>
          <m:rPr>
            <m:sty m:val="p"/>
          </m:rPr>
          <w:rPr>
            <w:rFonts w:hint="eastAsia" w:ascii="Times New Roman"/>
            <w:color w:val="000000"/>
            <w:sz w:val="28"/>
            <w:szCs w:val="28"/>
          </w:rPr>
          <m:t>w</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r>
              <m:rPr>
                <m:sty m:val="p"/>
              </m:rPr>
              <w:rPr>
                <w:rFonts w:hint="eastAsia" w:ascii="Times New Roman"/>
                <w:color w:val="000000"/>
                <w:sz w:val="28"/>
                <w:szCs w:val="28"/>
              </w:rPr>
              <m:t>,G</m:t>
            </m:r>
            <m:ctrlPr>
              <w:rPr>
                <w:rFonts w:hint="eastAsia" w:ascii="Cambria Math" w:hAnsi="Cambria Math"/>
                <w:iCs/>
                <w:color w:val="000000"/>
                <w:sz w:val="28"/>
                <w:szCs w:val="28"/>
              </w:rPr>
            </m:ctrlPr>
          </m:e>
        </m:d>
      </m:oMath>
      <w:r>
        <w:rPr>
          <w:rFonts w:hint="eastAsia" w:ascii="Times New Roman"/>
          <w:iCs/>
          <w:color w:val="000000"/>
          <w:sz w:val="28"/>
          <w:szCs w:val="28"/>
        </w:rPr>
        <w:t>用于刻画候选操作原语在当前语义上下文及知识图谱结构约束下的可行性。当候选操作原语不满足输入输出关系或数据类型约束时，其对应的权重值降低，从而在概率计算过程中对该候选项进行抑制；反之，对于满足结构约束的候选操作原语，其权重值保持或提升，从而实现约束信息在生成过程中的内生融合。</w:t>
      </w:r>
    </w:p>
    <w:p w14:paraId="0A4E0D8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为保证模型训练初期的稳定性，缩放参数与偏移参数采用如下初始化方式，对应公式为：</w:t>
      </w:r>
    </w:p>
    <w:p w14:paraId="6F6A368E">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≈1,</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≈0</m:t>
          </m:r>
        </m:oMath>
      </m:oMathPara>
    </w:p>
    <w:p w14:paraId="58BBD41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使得初始阶段满足：</w:t>
      </w:r>
    </w:p>
    <w:p w14:paraId="38C4E6A7">
      <w:pPr>
        <w:pStyle w:val="5"/>
        <w:tabs>
          <w:tab w:val="left" w:pos="1215"/>
        </w:tabs>
        <w:spacing w:after="12" w:line="360" w:lineRule="auto"/>
        <w:ind w:left="0" w:leftChars="0" w:firstLine="560" w:firstLineChars="200"/>
        <w:rPr>
          <w:rFonts w:ascii="Times New Roman"/>
          <w:iCs/>
          <w:color w:val="000000"/>
          <w:sz w:val="28"/>
          <w:szCs w:val="28"/>
        </w:rPr>
      </w:pPr>
      <m:oMathPara>
        <m:oMath>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oMath>
      </m:oMathPara>
    </w:p>
    <w:p w14:paraId="74D15C2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从而在训练初期使条件调制对隐藏状态的影响较小，避免对模型原有表达能力产生扰动。</w:t>
      </w:r>
    </w:p>
    <w:p w14:paraId="1EC9029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进一步地，在解码器输入端对操作原语嵌入向量同样施加一次条件调制，其过程表示为：</w:t>
      </w:r>
    </w:p>
    <w:p w14:paraId="2074F3CF">
      <w:pPr>
        <w:pStyle w:val="5"/>
        <w:tabs>
          <w:tab w:val="left" w:pos="1215"/>
        </w:tabs>
        <w:spacing w:after="12" w:line="360" w:lineRule="auto"/>
        <w:ind w:left="0" w:leftChars="0" w:firstLine="560" w:firstLineChars="200"/>
        <w:rPr>
          <w:rFonts w:ascii="Times New Roman"/>
          <w:iCs/>
          <w:color w:val="000000"/>
          <w:sz w:val="28"/>
          <w:szCs w:val="28"/>
        </w:rPr>
      </w:pPr>
      <m:oMathPara>
        <m:oMath>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m:oMathPara>
    </w:p>
    <w:p w14:paraId="41BA125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oMath>
      <w:r>
        <w:rPr>
          <w:rFonts w:hint="eastAsia" w:ascii="Times New Roman"/>
          <w:iCs/>
          <w:color w:val="000000"/>
          <w:sz w:val="28"/>
          <w:szCs w:val="28"/>
        </w:rPr>
        <w:t>为操作原语嵌入表示，</w:t>
      </w:r>
      <m:oMath>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为调制后的输入表示，</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分别表示输入层对应的缩放参数与偏移参数，该计算过程用于根据任务条件表示与结构化语义约束，对操作原语嵌入表示进行特征级调制，使输入表示在进入解码过程前即完成与任务语义及结构约束的对齐。结合后续位置编码：</w:t>
      </w:r>
    </w:p>
    <w:p w14:paraId="1A5E2152">
      <w:pPr>
        <w:pStyle w:val="5"/>
        <w:tabs>
          <w:tab w:val="left" w:pos="1215"/>
        </w:tabs>
        <w:spacing w:after="12" w:line="360" w:lineRule="auto"/>
        <w:ind w:left="0" w:leftChars="0" w:firstLine="560" w:firstLineChars="200"/>
        <w:rPr>
          <w:rFonts w:ascii="Times New Roman"/>
          <w:iCs/>
          <w:color w:val="000000"/>
          <w:sz w:val="28"/>
          <w:szCs w:val="28"/>
        </w:rPr>
      </w:pPr>
      <m:oMathPara>
        <m:oMath>
          <m:acc>
            <m:accPr>
              <m:chr m:val="̃"/>
              <m:ctrlPr>
                <w:rPr>
                  <w:rFonts w:hint="eastAsia" w:ascii="Cambria Math" w:hAnsi="Cambria Math"/>
                  <w:iCs/>
                  <w:color w:val="000000"/>
                  <w:sz w:val="28"/>
                  <w:szCs w:val="28"/>
                </w:rPr>
              </m:ctrlPr>
            </m:acc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acc>
          <m:r>
            <m:rPr>
              <m:sty m:val="p"/>
            </m:rPr>
            <w:rPr>
              <w:rFonts w:hint="eastAsia" w:ascii="Times New Roman"/>
              <w:color w:val="000000"/>
              <w:sz w:val="28"/>
              <w:szCs w:val="28"/>
            </w:rPr>
            <m:t>=</m:t>
          </m:r>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r>
            <m:rPr>
              <m:nor/>
              <m:sty m:val="p"/>
            </m:rPr>
            <w:rPr>
              <w:rFonts w:hint="eastAsia" w:ascii="Times New Roman"/>
              <w:color w:val="000000"/>
              <w:sz w:val="28"/>
              <w:szCs w:val="28"/>
            </w:rPr>
            <m:t>PE</m:t>
          </m:r>
          <m:d>
            <m:dPr>
              <m:ctrlPr>
                <w:rPr>
                  <w:rFonts w:hint="eastAsia" w:ascii="Cambria Math" w:hAnsi="Cambria Math"/>
                  <w:iCs/>
                  <w:color w:val="000000"/>
                  <w:sz w:val="28"/>
                  <w:szCs w:val="28"/>
                </w:rPr>
              </m:ctrlPr>
            </m:dPr>
            <m:e>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ctrlPr>
                <w:rPr>
                  <w:rFonts w:hint="eastAsia" w:ascii="Cambria Math" w:hAnsi="Cambria Math"/>
                  <w:iCs/>
                  <w:color w:val="000000"/>
                  <w:sz w:val="28"/>
                  <w:szCs w:val="28"/>
                </w:rPr>
              </m:ctrlPr>
            </m:e>
          </m:d>
        </m:oMath>
      </m:oMathPara>
    </w:p>
    <w:p w14:paraId="2831037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acc>
          <m:accPr>
            <m:chr m:val="̃"/>
            <m:ctrlPr>
              <w:rPr>
                <w:rFonts w:hint="eastAsia" w:ascii="Cambria Math" w:hAnsi="Cambria Math"/>
                <w:iCs/>
                <w:color w:val="000000"/>
                <w:sz w:val="28"/>
                <w:szCs w:val="28"/>
              </w:rPr>
            </m:ctrlPr>
          </m:acc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acc>
      </m:oMath>
      <w:r>
        <w:rPr>
          <w:rFonts w:hint="eastAsia" w:ascii="Times New Roman"/>
          <w:iCs/>
          <w:color w:val="000000"/>
          <w:sz w:val="28"/>
          <w:szCs w:val="28"/>
        </w:rPr>
        <w:t>表示融合位置编码后的最终输入表示；通过将位置编码函数</w:t>
      </w:r>
      <m:oMath>
        <m:r>
          <m:rPr>
            <m:nor/>
            <m:sty m:val="p"/>
          </m:rPr>
          <w:rPr>
            <w:rFonts w:hint="eastAsia" w:ascii="Times New Roman"/>
            <w:b w:val="0"/>
            <w:i w:val="0"/>
            <w:iCs/>
            <w:color w:val="000000"/>
            <w:sz w:val="28"/>
            <w:szCs w:val="28"/>
          </w:rPr>
          <m:t>PE</m:t>
        </m:r>
        <m:d>
          <m:dPr>
            <m:ctrlPr>
              <w:rPr>
                <w:rFonts w:hint="eastAsia" w:ascii="Cambria Math" w:hAnsi="Cambria Math"/>
                <w:iCs/>
                <w:color w:val="000000"/>
                <w:sz w:val="28"/>
                <w:szCs w:val="28"/>
              </w:rPr>
            </m:ctrlPr>
          </m:dPr>
          <m:e>
            <m:r>
              <m:rPr>
                <m:sty m:val="p"/>
              </m:rPr>
              <w:rPr>
                <w:rFonts w:hint="eastAsia" w:ascii="Times New Roman"/>
                <w:color w:val="000000"/>
                <w:sz w:val="28"/>
                <w:szCs w:val="28"/>
              </w:rPr>
              <m:t>⋅</m:t>
            </m:r>
            <m:ctrlPr>
              <w:rPr>
                <w:rFonts w:hint="eastAsia" w:ascii="Cambria Math" w:hAnsi="Cambria Math"/>
                <w:iCs/>
                <w:color w:val="000000"/>
                <w:sz w:val="28"/>
                <w:szCs w:val="28"/>
              </w:rPr>
            </m:ctrlPr>
          </m:e>
        </m:d>
      </m:oMath>
      <w:r>
        <w:rPr>
          <w:rFonts w:hint="eastAsia" w:ascii="Times New Roman"/>
          <w:iCs/>
          <w:color w:val="000000"/>
          <w:sz w:val="28"/>
          <w:szCs w:val="28"/>
        </w:rPr>
        <w:t>作用于经条件调制后的输入表示</w:t>
      </w:r>
      <m:oMath>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，并与其进行叠加，使输入表示在引入任务语义及结构约束信息的同时，进一步编码序列位置信息，从而实现语义特征与位置特征的统一建模。</w:t>
      </w:r>
    </w:p>
    <w:p w14:paraId="7B5F647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通过在输入层及多层解码过程中引入条件调制机制，使任务条件表示在不同语义层级上持续作用，从而提升生成序列在地理处理语义上的一致性及操作流程的结构合理性，使生成结果满足空间数据处理过程中的输入输出约束及操作依赖关系。</w:t>
      </w:r>
    </w:p>
    <w:p w14:paraId="159E20D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解码器采用基于Transformer的多层结构，各子层计算过程遵循标准的归一化残差结构及多头注意力机制。</w:t>
      </w:r>
    </w:p>
    <w:p w14:paraId="6E5DC7D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步骤S105，</w:t>
      </w:r>
      <w:r>
        <w:rPr>
          <w:rFonts w:ascii="Times New Roman"/>
          <w:iCs/>
          <w:color w:val="000000"/>
          <w:sz w:val="28"/>
          <w:szCs w:val="28"/>
        </w:rPr>
        <w:t>基于真实操作原语序列中每个位置的操作原语与对应时间步的条件生成概率，计算损失函数，并根据损失函数更新模型参数，直至满足收敛条件</w:t>
      </w:r>
      <w:r>
        <w:rPr>
          <w:rFonts w:hint="eastAsia" w:ascii="Times New Roman"/>
          <w:iCs/>
          <w:color w:val="000000"/>
          <w:sz w:val="28"/>
          <w:szCs w:val="28"/>
        </w:rPr>
        <w:t>。</w:t>
      </w:r>
    </w:p>
    <w:p w14:paraId="1EC9769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输出投影模块用于将条件化解码模块输出的隐藏状态映射至操作原语词表空间，从而计算当前时间步各候选操作原语的生成概率，实现从连续表示空间到离散操作序列的映射。所述输出词表由操作原语集合构成，以降低输出空间规模并减少多源异构算子带来的预测歧义。</w:t>
      </w:r>
    </w:p>
    <w:p w14:paraId="31D7BB9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具体地，在第</w:t>
      </w:r>
      <m:oMath>
        <m:r>
          <m:rPr>
            <m:sty m:val="p"/>
          </m:rPr>
          <w:rPr>
            <w:rFonts w:hint="eastAsia" w:ascii="Times New Roman"/>
            <w:color w:val="000000"/>
            <w:sz w:val="28"/>
            <w:szCs w:val="28"/>
          </w:rPr>
          <m:t>t</m:t>
        </m:r>
      </m:oMath>
      <w:r>
        <w:rPr>
          <w:rFonts w:hint="eastAsia" w:ascii="Times New Roman"/>
          <w:iCs/>
          <w:color w:val="000000"/>
          <w:sz w:val="28"/>
          <w:szCs w:val="28"/>
        </w:rPr>
        <w:t>个时间步，解码器输出的隐藏状态记为</w:t>
      </w:r>
      <m:oMath>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，通过线性映射与归一化操作得到概率分布，其计算方式如下：</w:t>
      </w:r>
    </w:p>
    <w:p w14:paraId="3C44CBA0">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r>
            <m:rPr>
              <m:sty m:val="p"/>
            </m:rPr>
            <w:rPr>
              <w:rFonts w:hint="eastAsia" w:ascii="Times New Roman"/>
              <w:color w:val="000000"/>
              <w:sz w:val="28"/>
              <w:szCs w:val="28"/>
            </w:rPr>
            <m:t>=</m:t>
          </m:r>
          <m:r>
            <m:rPr>
              <m:nor/>
              <m:sty m:val="p"/>
            </m:rPr>
            <w:rPr>
              <w:rFonts w:hint="eastAsia" w:ascii="Times New Roman"/>
              <w:color w:val="000000"/>
              <w:sz w:val="28"/>
              <w:szCs w:val="28"/>
            </w:rPr>
            <m:t>softmax</m:t>
          </m:r>
          <m:d>
            <m:dPr>
              <m:ctrlPr>
                <w:rPr>
                  <w:rFonts w:hint="eastAsia" w:ascii="Cambria Math" w:hAnsi="Cambria Math"/>
                  <w:iCs/>
                  <w:color w:val="000000"/>
                  <w:sz w:val="28"/>
                  <w:szCs w:val="28"/>
                </w:rPr>
              </m:ctrlPr>
            </m:dPr>
            <m:e>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E</m:t>
                  </m:r>
                  <m:ctrlPr>
                    <w:rPr>
                      <w:rFonts w:hint="eastAsia" w:ascii="Cambria Math" w:hAnsi="Cambria Math"/>
                      <w:iCs/>
                      <w:color w:val="000000"/>
                      <w:sz w:val="28"/>
                      <w:szCs w:val="28"/>
                    </w:rPr>
                  </m:ctrlPr>
                </m:e>
                <m:sup>
                  <m:r>
                    <m:rPr>
                      <m:sty m:val="p"/>
                    </m:rPr>
                    <w:rPr>
                      <w:rFonts w:hint="eastAsia" w:ascii="Times New Roman"/>
                      <w:color w:val="000000"/>
                      <w:sz w:val="28"/>
                      <w:szCs w:val="28"/>
                    </w:rPr>
                    <m:t>⊤</m:t>
                  </m:r>
                  <m:ctrlPr>
                    <w:rPr>
                      <w:rFonts w:hint="eastAsia" w:ascii="Cambria Math" w:hAnsi="Cambria Math"/>
                      <w:iCs/>
                      <w:color w:val="000000"/>
                      <w:sz w:val="28"/>
                      <w:szCs w:val="28"/>
                    </w:rPr>
                  </m:ctrlPr>
                </m:sup>
              </m:sSup>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ctrlPr>
                <w:rPr>
                  <w:rFonts w:hint="eastAsia" w:ascii="Cambria Math" w:hAnsi="Cambria Math"/>
                  <w:iCs/>
                  <w:color w:val="000000"/>
                  <w:sz w:val="28"/>
                  <w:szCs w:val="28"/>
                </w:rPr>
              </m:ctrlPr>
            </m:e>
          </m:d>
        </m:oMath>
      </m:oMathPara>
    </w:p>
    <w:p w14:paraId="36449A4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oMath>
      <w:r>
        <w:rPr>
          <w:rFonts w:hint="eastAsia" w:ascii="Times New Roman"/>
          <w:iCs/>
          <w:color w:val="000000"/>
          <w:sz w:val="28"/>
          <w:szCs w:val="28"/>
        </w:rPr>
        <w:t>表示第t步生成的操作原语，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oMath>
      <w:r>
        <w:rPr>
          <w:rFonts w:hint="eastAsia" w:ascii="Times New Roman"/>
          <w:iCs/>
          <w:color w:val="000000"/>
          <w:sz w:val="28"/>
          <w:szCs w:val="28"/>
        </w:rPr>
        <w:t>表示已生成的序列，</w:t>
      </w:r>
      <m:oMath>
        <m:r>
          <m:rPr>
            <m:sty m:val="p"/>
          </m:rPr>
          <w:rPr>
            <w:rFonts w:hint="eastAsia" w:ascii="Times New Roman"/>
            <w:color w:val="000000"/>
            <w:sz w:val="28"/>
            <w:szCs w:val="28"/>
          </w:rPr>
          <m:t>E</m:t>
        </m:r>
      </m:oMath>
      <w:r>
        <w:rPr>
          <w:rFonts w:hint="eastAsia" w:ascii="Times New Roman"/>
          <w:iCs/>
          <w:color w:val="000000"/>
          <w:sz w:val="28"/>
          <w:szCs w:val="28"/>
        </w:rPr>
        <w:t>为共享的词嵌入矩阵，</w:t>
      </w:r>
      <m:oMath>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表示经条件调制后的第t步隐藏状态，线性映射结果</w:t>
      </w:r>
      <m:oMath>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E</m:t>
            </m:r>
            <m:ctrlPr>
              <w:rPr>
                <w:rFonts w:hint="eastAsia" w:ascii="Cambria Math" w:hAnsi="Cambria Math"/>
                <w:iCs/>
                <w:color w:val="000000"/>
                <w:sz w:val="28"/>
                <w:szCs w:val="28"/>
              </w:rPr>
            </m:ctrlPr>
          </m:e>
          <m:sup>
            <m:r>
              <m:rPr>
                <m:sty m:val="p"/>
              </m:rPr>
              <w:rPr>
                <w:rFonts w:hint="eastAsia" w:ascii="Times New Roman"/>
                <w:color w:val="000000"/>
                <w:sz w:val="28"/>
                <w:szCs w:val="28"/>
              </w:rPr>
              <m:t>⊤</m:t>
            </m:r>
            <m:ctrlPr>
              <w:rPr>
                <w:rFonts w:hint="eastAsia" w:ascii="Cambria Math" w:hAnsi="Cambria Math"/>
                <w:iCs/>
                <w:color w:val="000000"/>
                <w:sz w:val="28"/>
                <w:szCs w:val="28"/>
              </w:rPr>
            </m:ctrlPr>
          </m:sup>
        </m:sSup>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表示当前隐藏状态在操作原语词表空间上的匹配得分，softmax(⋅)用于对各候选操作原语的得分进行归一化，从而得到对应的生成概率分布。</w:t>
      </w:r>
    </w:p>
    <w:p w14:paraId="00E092BC">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操作原语词嵌入基于知识图谱进行预训练获得，以引入操作原语之间的层次关系、语义关联关系及共现模式作为语义先验，使模型在概率建模阶段即具备对操作语义结构的感知能力。</w:t>
      </w:r>
    </w:p>
    <w:p w14:paraId="4269D518">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进一步地，输出投影矩阵与词嵌入矩阵共享参数，从而在输入表示与输出预测之间建立统一的语义表示空间，使知识图谱语义先验在表示学习与概率建模过程中保持一致性，提升操作原语表示的稳定性及泛化能力。</w:t>
      </w:r>
    </w:p>
    <w:p w14:paraId="7120C64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需要说明的是，为训练条件化序列生成模型，可以采用以操作原语序列生成为主任务的监督学习方式。示例性的，设真实操作原语序列为</w:t>
      </w:r>
      <m:oMath>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，则主训练目标为最大化真实序列的条件生成概率，其对应损失函数为：</w:t>
      </w:r>
    </w:p>
    <w:p w14:paraId="116428FB">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CE</m:t>
              </m:r>
              <m:ctrlPr>
                <w:rPr>
                  <w:rFonts w:hint="eastAsia" w:ascii="Cambria Math" w:hAnsi="Cambria Math"/>
                  <w:iCs/>
                  <w:color w:val="000000"/>
                  <w:sz w:val="28"/>
                  <w:szCs w:val="28"/>
                </w:rPr>
              </m:ctrlPr>
            </m:sub>
          </m:sSub>
          <m:r>
            <m:rPr>
              <m:sty m:val="p"/>
            </m:rPr>
            <w:rPr>
              <w:rFonts w:hint="eastAsia" w:ascii="Times New Roman"/>
              <w:color w:val="000000"/>
              <w:sz w:val="28"/>
              <w:szCs w:val="28"/>
            </w:rPr>
            <m:t>=−</m:t>
          </m:r>
          <m:nary>
            <m:naryPr>
              <m:chr m:val="∑"/>
              <m:ctrlPr>
                <w:rPr>
                  <w:rFonts w:hint="eastAsia" w:ascii="Cambria Math" w:hAnsi="Cambria Math"/>
                  <w:iCs/>
                  <w:color w:val="000000"/>
                  <w:sz w:val="28"/>
                  <w:szCs w:val="28"/>
                </w:rPr>
              </m:ctrlPr>
            </m:naryPr>
            <m:sub>
              <m:r>
                <m:rPr>
                  <m:sty m:val="p"/>
                </m:rPr>
                <w:rPr>
                  <w:rFonts w:hint="eastAsia" w:ascii="Times New Roman"/>
                  <w:color w:val="000000"/>
                  <w:sz w:val="28"/>
                  <w:szCs w:val="28"/>
                </w:rPr>
                <m:t>t=1</m:t>
              </m:r>
              <m:ctrlPr>
                <w:rPr>
                  <w:rFonts w:hint="eastAsia" w:ascii="Cambria Math" w:hAnsi="Cambria Math"/>
                  <w:iCs/>
                  <w:color w:val="000000"/>
                  <w:sz w:val="28"/>
                  <w:szCs w:val="28"/>
                </w:rPr>
              </m:ctrlPr>
            </m:sub>
            <m:sup>
              <m:r>
                <m:rPr>
                  <m:sty m:val="p"/>
                </m:rPr>
                <w:rPr>
                  <w:rFonts w:hint="eastAsia" w:ascii="Times New Roman"/>
                  <w:color w:val="000000"/>
                  <w:sz w:val="28"/>
                  <w:szCs w:val="28"/>
                </w:rPr>
                <m:t>T</m:t>
              </m:r>
              <m:ctrlPr>
                <w:rPr>
                  <w:rFonts w:hint="eastAsia" w:ascii="Cambria Math" w:hAnsi="Cambria Math"/>
                  <w:iCs/>
                  <w:color w:val="000000"/>
                  <w:sz w:val="28"/>
                  <w:szCs w:val="28"/>
                </w:rPr>
              </m:ctrlPr>
            </m:sup>
            <m:e>
              <m:r>
                <m:rPr>
                  <m:sty m:val="p"/>
                </m:rPr>
                <w:rPr>
                  <w:rFonts w:hint="eastAsia" w:ascii="Times New Roman"/>
                  <w:color w:val="000000"/>
                  <w:sz w:val="28"/>
                  <w:szCs w:val="28"/>
                </w:rPr>
                <m:t>log</m:t>
              </m:r>
              <m:ctrlPr>
                <w:rPr>
                  <w:rFonts w:hint="eastAsia" w:ascii="Cambria Math" w:hAnsi="Cambria Math"/>
                  <w:iCs/>
                  <w:color w:val="000000"/>
                  <w:sz w:val="28"/>
                  <w:szCs w:val="28"/>
                </w:rPr>
              </m:ctrlPr>
            </m:e>
          </m:nary>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oMath>
      </m:oMathPara>
    </w:p>
    <w:p w14:paraId="4A84D0D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表示第t个时间步的真实操作原语，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oMath>
      <w:r>
        <w:rPr>
          <w:rFonts w:hint="eastAsia" w:ascii="Times New Roman"/>
          <w:iCs/>
          <w:color w:val="000000"/>
          <w:sz w:val="28"/>
          <w:szCs w:val="28"/>
        </w:rPr>
        <w:t>表示在第t步之前的真实序列，</w:t>
      </w:r>
      <m:oMath>
        <m:r>
          <m:rPr>
            <m:sty m:val="p"/>
          </m:rPr>
          <w:rPr>
            <w:rFonts w:hint="eastAsia" w:ascii="Times New Roman"/>
            <w:color w:val="000000"/>
            <w:sz w:val="28"/>
            <w:szCs w:val="28"/>
          </w:rPr>
          <m:t>c</m:t>
        </m:r>
      </m:oMath>
      <w:r>
        <w:rPr>
          <w:rFonts w:hint="eastAsia" w:ascii="Times New Roman"/>
          <w:iCs/>
          <w:color w:val="000000"/>
          <w:sz w:val="28"/>
          <w:szCs w:val="28"/>
        </w:rPr>
        <w:t>表示任务条件向量，P(⋅)表示模型在当前条件下对操作原语的生成概率，</w:t>
      </w:r>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CE</m:t>
            </m:r>
            <m:ctrlPr>
              <w:rPr>
                <w:rFonts w:hint="eastAsia" w:ascii="Cambria Math" w:hAnsi="Cambria Math"/>
                <w:iCs/>
                <w:color w:val="000000"/>
                <w:sz w:val="28"/>
                <w:szCs w:val="28"/>
              </w:rPr>
            </m:ctrlPr>
          </m:sub>
        </m:sSub>
      </m:oMath>
      <w:r>
        <w:rPr>
          <w:rFonts w:hint="eastAsia" w:ascii="Times New Roman"/>
          <w:iCs/>
          <w:color w:val="000000"/>
          <w:sz w:val="28"/>
          <w:szCs w:val="28"/>
        </w:rPr>
        <w:t>表示基于序列生成概率的监督学习损失，损失函数通过最大化真实操作原语序列的条件生成概率，引导模型学习从任务语义到操作序列的映射关系。</w:t>
      </w:r>
    </w:p>
    <w:p w14:paraId="644DAA8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进一步地，为增强模型对操作原语序列结构合理性的建模能力，引入基于操作原语转移关系的结构约束损失。结构约束基于训练数据中统计得到的操作原语转移关系构建，对不符合常见操作顺序的候选生成结果进行惩罚，其损失函数可表示为：</w:t>
      </w:r>
    </w:p>
    <w:p w14:paraId="129369F0">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trans</m:t>
              </m:r>
              <m:ctrlPr>
                <w:rPr>
                  <w:rFonts w:hint="eastAsia" w:ascii="Cambria Math" w:hAnsi="Cambria Math"/>
                  <w:iCs/>
                  <w:color w:val="000000"/>
                  <w:sz w:val="28"/>
                  <w:szCs w:val="28"/>
                </w:rPr>
              </m:ctrlPr>
            </m:sub>
          </m:sSub>
          <m:r>
            <m:rPr>
              <m:sty m:val="p"/>
            </m:rPr>
            <w:rPr>
              <w:rFonts w:hint="eastAsia" w:ascii="Times New Roman"/>
              <w:color w:val="000000"/>
              <w:sz w:val="28"/>
              <w:szCs w:val="28"/>
            </w:rPr>
            <m:t>=</m:t>
          </m:r>
          <m:nary>
            <m:naryPr>
              <m:chr m:val="∑"/>
              <m:ctrlPr>
                <w:rPr>
                  <w:rFonts w:hint="eastAsia" w:ascii="Cambria Math" w:hAnsi="Cambria Math"/>
                  <w:iCs/>
                  <w:color w:val="000000"/>
                  <w:sz w:val="28"/>
                  <w:szCs w:val="28"/>
                </w:rPr>
              </m:ctrlPr>
            </m:naryPr>
            <m:sub>
              <m:r>
                <m:rPr>
                  <m:sty m:val="p"/>
                </m:rPr>
                <w:rPr>
                  <w:rFonts w:hint="eastAsia" w:ascii="Times New Roman"/>
                  <w:color w:val="000000"/>
                  <w:sz w:val="28"/>
                  <w:szCs w:val="28"/>
                </w:rPr>
                <m:t>t=2</m:t>
              </m:r>
              <m:ctrlPr>
                <w:rPr>
                  <w:rFonts w:hint="eastAsia" w:ascii="Cambria Math" w:hAnsi="Cambria Math"/>
                  <w:iCs/>
                  <w:color w:val="000000"/>
                  <w:sz w:val="28"/>
                  <w:szCs w:val="28"/>
                </w:rPr>
              </m:ctrlPr>
            </m:sub>
            <m:sup>
              <m:r>
                <m:rPr>
                  <m:sty m:val="p"/>
                </m:rPr>
                <w:rPr>
                  <w:rFonts w:hint="eastAsia" w:ascii="Times New Roman"/>
                  <w:color w:val="000000"/>
                  <w:sz w:val="28"/>
                  <w:szCs w:val="28"/>
                </w:rPr>
                <m:t>T</m:t>
              </m:r>
              <m:ctrlPr>
                <w:rPr>
                  <w:rFonts w:hint="eastAsia" w:ascii="Cambria Math" w:hAnsi="Cambria Math"/>
                  <w:iCs/>
                  <w:color w:val="000000"/>
                  <w:sz w:val="28"/>
                  <w:szCs w:val="28"/>
                </w:rPr>
              </m:ctrlPr>
            </m:sup>
            <m:e>
              <m:nary>
                <m:naryPr>
                  <m:chr m:val="∑"/>
                  <m:supHide m:val="1"/>
                  <m:ctrlPr>
                    <w:rPr>
                      <w:rFonts w:hint="eastAsia" w:ascii="Cambria Math" w:hAnsi="Cambria Math"/>
                      <w:iCs/>
                      <w:color w:val="000000"/>
                      <w:sz w:val="28"/>
                      <w:szCs w:val="28"/>
                    </w:rPr>
                  </m:ctrlPr>
                </m:naryPr>
                <m:sub>
                  <m:r>
                    <m:rPr>
                      <m:sty m:val="p"/>
                    </m:rPr>
                    <w:rPr>
                      <w:rFonts w:hint="eastAsia" w:ascii="Times New Roman"/>
                      <w:color w:val="000000"/>
                      <w:sz w:val="28"/>
                      <w:szCs w:val="28"/>
                    </w:rPr>
                    <m:t>j</m:t>
                  </m:r>
                  <m:r>
                    <m:rPr>
                      <m:sty m:val="p"/>
                      <m:scr m:val="script"/>
                    </m:rPr>
                    <w:rPr>
                      <w:rFonts w:hint="eastAsia" w:ascii="Times New Roman" w:eastAsia="MS Mincho"/>
                      <w:color w:val="000000"/>
                      <w:sz w:val="28"/>
                      <w:szCs w:val="28"/>
                    </w:rPr>
                    <m:t>∈</m:t>
                  </m:r>
                  <m:r>
                    <m:rPr>
                      <m:nor/>
                      <m:sty m:val="p"/>
                      <m:scr m:val="script"/>
                    </m:rPr>
                    <w:rPr>
                      <w:rFonts w:hint="default" w:ascii="Times New Roman" w:hAnsi="Times New Roman" w:eastAsia="MS Mincho" w:cs="MS Mincho"/>
                      <w:b w:val="0"/>
                      <w:i w:val="0"/>
                      <w:color w:val="000000"/>
                      <w:sz w:val="28"/>
                      <w:szCs w:val="28"/>
                    </w:rPr>
                    <m:t>ℐ</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ctrlPr>
                    <w:rPr>
                      <w:rFonts w:hint="eastAsia" w:ascii="Cambria Math" w:hAnsi="Cambria Math"/>
                      <w:iCs/>
                      <w:color w:val="000000"/>
                      <w:sz w:val="28"/>
                      <w:szCs w:val="28"/>
                    </w:rPr>
                  </m:ctrlPr>
                </m:sub>
                <m:sup>
                  <m:ctrlPr>
                    <w:rPr>
                      <w:rFonts w:hint="eastAsia" w:ascii="Cambria Math" w:hAnsi="Cambria Math"/>
                      <w:iCs/>
                      <w:color w:val="000000"/>
                      <w:sz w:val="28"/>
                      <w:szCs w:val="28"/>
                    </w:rPr>
                  </m:ctrlPr>
                </m:sup>
                <m:e>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r>
                        <m:rPr>
                          <m:sty m:val="p"/>
                        </m:rPr>
                        <w:rPr>
                          <w:rFonts w:hint="eastAsia" w:ascii="Times New Roman"/>
                          <w:color w:val="000000"/>
                          <w:sz w:val="28"/>
                          <w:szCs w:val="28"/>
                        </w:rPr>
                        <m:t>j</m:t>
                      </m:r>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ctrlPr>
                    <w:rPr>
                      <w:rFonts w:hint="eastAsia" w:ascii="Cambria Math" w:hAnsi="Cambria Math"/>
                      <w:iCs/>
                      <w:color w:val="000000"/>
                      <w:sz w:val="28"/>
                      <w:szCs w:val="28"/>
                    </w:rPr>
                  </m:ctrlPr>
                </m:e>
              </m:nary>
              <m:ctrlPr>
                <w:rPr>
                  <w:rFonts w:hint="eastAsia" w:ascii="Cambria Math" w:hAnsi="Cambria Math"/>
                  <w:iCs/>
                  <w:color w:val="000000"/>
                  <w:sz w:val="28"/>
                  <w:szCs w:val="28"/>
                </w:rPr>
              </m:ctrlPr>
            </m:e>
          </m:nary>
        </m:oMath>
      </m:oMathPara>
    </w:p>
    <w:p w14:paraId="3C53E9D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nor/>
            <m:sty m:val="p"/>
            <m:scr m:val="script"/>
          </m:rPr>
          <w:rPr>
            <w:rFonts w:hint="default" w:ascii="Times New Roman" w:eastAsia="MS Mincho"/>
            <w:b w:val="0"/>
            <w:i w:val="0"/>
            <w:color w:val="000000"/>
            <w:sz w:val="28"/>
            <w:szCs w:val="28"/>
          </w:rPr>
          <m:t>ℐ</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表示在前一操作原语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t−1</m:t>
            </m:r>
            <m:ctrlPr>
              <w:rPr>
                <w:rFonts w:hint="eastAsia" w:ascii="Cambria Math" w:hAnsi="Cambria Math"/>
                <w:iCs/>
                <w:color w:val="000000"/>
                <w:sz w:val="28"/>
                <w:szCs w:val="28"/>
              </w:rPr>
            </m:ctrlPr>
          </m:sub>
        </m:sSub>
      </m:oMath>
      <w:r>
        <w:rPr>
          <w:rFonts w:hint="eastAsia" w:ascii="Times New Roman"/>
          <w:iCs/>
          <w:color w:val="000000"/>
          <w:sz w:val="28"/>
          <w:szCs w:val="28"/>
        </w:rPr>
        <w:t>条件下的非法转移集合，j表示候选操作原语，</w:t>
      </w:r>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r>
              <m:rPr>
                <m:sty m:val="p"/>
              </m:rPr>
              <w:rPr>
                <w:rFonts w:hint="eastAsia" w:ascii="Times New Roman"/>
                <w:color w:val="000000"/>
                <w:sz w:val="28"/>
                <w:szCs w:val="28"/>
              </w:rPr>
              <m:t>j</m:t>
            </m:r>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表示模型在当前条件下生成候选操作原语j的概率，</w:t>
      </w:r>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trans</m:t>
            </m:r>
            <m:ctrlPr>
              <w:rPr>
                <w:rFonts w:hint="eastAsia" w:ascii="Cambria Math" w:hAnsi="Cambria Math"/>
                <w:iCs/>
                <w:color w:val="000000"/>
                <w:sz w:val="28"/>
                <w:szCs w:val="28"/>
              </w:rPr>
            </m:ctrlPr>
          </m:sub>
        </m:sSub>
      </m:oMath>
      <w:r>
        <w:rPr>
          <w:rFonts w:hint="eastAsia" w:ascii="Times New Roman"/>
          <w:iCs/>
          <w:color w:val="000000"/>
          <w:sz w:val="28"/>
          <w:szCs w:val="28"/>
        </w:rPr>
        <w:t>表示对不符合操作语义约束的转移行为进行惩罚的损失项。所述结构约束损失通过对非法转移集合中的候选操作原语概率进行累加，对不符合常见操作顺序或输入输出依赖关系的生成结果进行惩罚，从而引导模型在训练过程中学习操作原语之间的合理转移关系，提升生成序列的结构一致性。</w:t>
      </w:r>
    </w:p>
    <w:p w14:paraId="7A3DB14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最终，整体训练目标为多任务加权组合：</w:t>
      </w:r>
    </w:p>
    <w:p w14:paraId="2BC77732">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scr m:val="script"/>
            </m:rPr>
            <w:rPr>
              <w:rFonts w:hint="eastAsia" w:ascii="Times New Roman" w:eastAsia="MS Mincho"/>
              <w:color w:val="000000"/>
              <w:sz w:val="28"/>
              <w:szCs w:val="28"/>
            </w:rPr>
            <m:t>ℒ</m:t>
          </m:r>
          <m:r>
            <m:rPr>
              <m:sty m:val="p"/>
            </m:rPr>
            <w:rPr>
              <w:rFonts w:hint="eastAsia" w:ascii="Times New Roman" w:eastAsia="MS Mincho"/>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CE</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λ</m:t>
              </m:r>
              <m:ctrlPr>
                <w:rPr>
                  <w:rFonts w:hint="eastAsia" w:ascii="Cambria Math" w:hAnsi="Cambria Math"/>
                  <w:iCs/>
                  <w:color w:val="000000"/>
                  <w:sz w:val="28"/>
                  <w:szCs w:val="28"/>
                </w:rPr>
              </m:ctrlPr>
            </m:e>
            <m:sub>
              <m:r>
                <m:rPr>
                  <m:sty m:val="p"/>
                </m:rPr>
                <w:rPr>
                  <w:rFonts w:hint="eastAsia" w:ascii="Times New Roman"/>
                  <w:color w:val="000000"/>
                  <w:sz w:val="28"/>
                  <w:szCs w:val="28"/>
                </w:rPr>
                <m:t xml:space="preserve"> </m:t>
              </m:r>
              <m:ctrlPr>
                <w:rPr>
                  <w:rFonts w:hint="eastAsia" w:ascii="Cambria Math" w:hAnsi="Cambria Math"/>
                  <w:iCs/>
                  <w:color w:val="000000"/>
                  <w:sz w:val="28"/>
                  <w:szCs w:val="28"/>
                </w:rPr>
              </m:ctrlPr>
            </m:sub>
          </m:sSub>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trans</m:t>
              </m:r>
              <m:ctrlPr>
                <w:rPr>
                  <w:rFonts w:hint="eastAsia" w:ascii="Cambria Math" w:hAnsi="Cambria Math"/>
                  <w:iCs/>
                  <w:color w:val="000000"/>
                  <w:sz w:val="28"/>
                  <w:szCs w:val="28"/>
                </w:rPr>
              </m:ctrlPr>
            </m:sub>
          </m:sSub>
        </m:oMath>
      </m:oMathPara>
    </w:p>
    <w:p w14:paraId="1E3470D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ascii="Cambria Math" w:hAnsi="Cambria Math"/>
                <w:iCs/>
                <w:color w:val="000000"/>
                <w:sz w:val="28"/>
                <w:szCs w:val="28"/>
              </w:rPr>
            </m:ctrlPr>
          </m:sSubPr>
          <m:e>
            <m:r>
              <m:rPr>
                <m:nor/>
                <m:sty m:val="p"/>
              </m:rPr>
              <w:rPr>
                <w:rFonts w:ascii="Times New Roman"/>
                <w:b w:val="0"/>
                <w:i w:val="0"/>
                <w:iCs/>
                <w:color w:val="000000"/>
                <w:sz w:val="28"/>
                <w:szCs w:val="28"/>
              </w:rPr>
              <m:t>λ</m:t>
            </m:r>
            <m:ctrlPr>
              <w:rPr>
                <w:rFonts w:ascii="Cambria Math" w:hAnsi="Cambria Math"/>
                <w:iCs/>
                <w:color w:val="000000"/>
                <w:sz w:val="28"/>
                <w:szCs w:val="28"/>
              </w:rPr>
            </m:ctrlPr>
          </m:e>
          <m:sub>
            <m:r>
              <m:rPr>
                <m:nor/>
                <m:sty m:val="p"/>
              </m:rPr>
              <w:rPr>
                <w:rFonts w:ascii="Times New Roman"/>
                <w:b w:val="0"/>
                <w:i w:val="0"/>
                <w:iCs/>
                <w:color w:val="000000"/>
                <w:sz w:val="28"/>
                <w:szCs w:val="28"/>
              </w:rPr>
              <m:t xml:space="preserve"> </m:t>
            </m:r>
            <m:ctrlPr>
              <w:rPr>
                <w:rFonts w:ascii="Cambria Math" w:hAnsi="Cambria Math"/>
                <w:iCs/>
                <w:color w:val="000000"/>
                <w:sz w:val="28"/>
                <w:szCs w:val="28"/>
              </w:rPr>
            </m:ctrlPr>
          </m:sub>
        </m:sSub>
      </m:oMath>
      <w:r>
        <w:rPr>
          <w:rFonts w:hint="eastAsia" w:ascii="Times New Roman"/>
          <w:iCs/>
          <w:color w:val="000000"/>
          <w:sz w:val="28"/>
          <w:szCs w:val="28"/>
        </w:rPr>
        <w:t>表示结构约束损失的权重系数，用于调节主任务损失与结构约束损失之间的平衡关系；</w:t>
      </w:r>
      <m:oMath>
        <m:r>
          <m:rPr>
            <m:sty m:val="p"/>
            <m:scr m:val="script"/>
          </m:rPr>
          <w:rPr>
            <w:rFonts w:hint="eastAsia" w:ascii="Times New Roman" w:eastAsia="MS Mincho"/>
            <w:color w:val="000000"/>
            <w:sz w:val="28"/>
            <w:szCs w:val="28"/>
          </w:rPr>
          <m:t>ℒ</m:t>
        </m:r>
      </m:oMath>
      <w:r>
        <w:rPr>
          <w:rFonts w:hint="eastAsia" w:ascii="Times New Roman"/>
          <w:iCs/>
          <w:color w:val="000000"/>
          <w:sz w:val="28"/>
          <w:szCs w:val="28"/>
        </w:rPr>
        <w:t>表示整体训练目标函数。通过对主任务生成损失与结构约束损失进行加权融合，使模型在学习生成准确性的同时，兼顾操作序列的结构合理性。需要说明的是，还可以引入序列长度预测、任务类型判别等辅助学习目标，对模型进行联合优化，以进一步提升模型对任务语义及生成序列结构的建模能力。</w:t>
      </w:r>
    </w:p>
    <w:p w14:paraId="5CD99A0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实施方式中，采用了基于多平台算子数据构建训练样本集并定义平台无关的操作原语序列作为学习目标的技术手段，解决了直接面向多源异构、接口各异的平台具体算子建模复杂度高、泛化性差的问题，实现了模型在统一的抽象语义空间中进行学习，降低了对特定平台的依赖，为跨平台算子链生成奠定了基础。将融合任务文本语义、任务类型及知识图谱结构化约束以生成统一的任务条件表示，解决了生成过程缺乏任务意图引导和领域知识约束，导致结果语义漂移的问题，实现了使生成过程始终在任务目标和领域规则的双重调控下进行，提升了生成序列的语义一致性与科学性。通过特征级线性调制机制在解码过程中联合注入任务条件与图谱约束，解决了传统自回归生成模型在推理阶段因误差累积导致序列结构偏离合理范围，以及训练与推理阶段输入分布不一致的问题，实现了对生成路径的实时、动态约束，有效抑制了不合理转移，保障了生成流程的结构合理性与数据流连贯性。最终，通过上述协同作用，使得训练所得的模型能够将用户的自然语言任务描述，转化为结构合理、符合领域约束且不绑定具体平台的抽象处理流程，为后续准确映射为可执行算子链提供了高质量的中间表示。</w:t>
      </w:r>
    </w:p>
    <w:p w14:paraId="22F6178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在一种实施方式中，为提升模型训练稳定性并缓解训练与推理阶段的不一致问题，可以采用分阶段渐进式训练策略。</w:t>
      </w:r>
    </w:p>
    <w:p w14:paraId="55F1062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首先，在训练初期采用教师强制（Teacher Forcing）策略，即在每个时间步均使用真实序列作为输入，使模型快速学习基本的序列生成能力。随后，引入计划采样（Scheduled Sampling）机制，使模型逐步从依赖真实输入过渡到依赖自身生成结果，其自回归采样概率可表示为：</w:t>
      </w:r>
    </w:p>
    <w:p w14:paraId="1A861941">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P</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AR</m:t>
              </m:r>
              <m:ctrlPr>
                <w:rPr>
                  <w:rFonts w:hint="eastAsia" w:ascii="Cambria Math" w:hAnsi="Cambria Math"/>
                  <w:iCs/>
                  <w:color w:val="000000"/>
                  <w:sz w:val="28"/>
                  <w:szCs w:val="28"/>
                </w:rPr>
              </m:ctrlPr>
            </m:sub>
          </m:sSub>
          <m:r>
            <m:rPr>
              <m:sty m:val="p"/>
            </m:rPr>
            <w:rPr>
              <w:rFonts w:hint="eastAsia" w:ascii="Times New Roman"/>
              <w:color w:val="000000"/>
              <w:sz w:val="28"/>
              <w:szCs w:val="28"/>
            </w:rPr>
            <m:t>=α⋅</m:t>
          </m:r>
          <m:f>
            <m:fPr>
              <m:ctrlPr>
                <w:rPr>
                  <w:rFonts w:hint="eastAsia" w:ascii="Cambria Math" w:hAnsi="Cambria Math"/>
                  <w:iCs/>
                  <w:color w:val="000000"/>
                  <w:sz w:val="28"/>
                  <w:szCs w:val="28"/>
                </w:rPr>
              </m:ctrlPr>
            </m:fPr>
            <m:num>
              <m:r>
                <m:rPr>
                  <m:sty m:val="p"/>
                </m:rPr>
                <w:rPr>
                  <w:rFonts w:hint="eastAsia" w:ascii="Times New Roman"/>
                  <w:color w:val="000000"/>
                  <w:sz w:val="28"/>
                  <w:szCs w:val="28"/>
                </w:rPr>
                <m:t>t</m:t>
              </m:r>
              <m:ctrlPr>
                <w:rPr>
                  <w:rFonts w:hint="eastAsia" w:ascii="Cambria Math" w:hAnsi="Cambria Math"/>
                  <w:iCs/>
                  <w:color w:val="000000"/>
                  <w:sz w:val="28"/>
                  <w:szCs w:val="28"/>
                </w:rPr>
              </m:ctrlPr>
            </m:num>
            <m:den>
              <m:r>
                <m:rPr>
                  <m:sty m:val="p"/>
                </m:rPr>
                <w:rPr>
                  <w:rFonts w:hint="eastAsia" w:ascii="Times New Roman"/>
                  <w:color w:val="000000"/>
                  <w:sz w:val="28"/>
                  <w:szCs w:val="28"/>
                </w:rPr>
                <m:t>T</m:t>
              </m:r>
              <m:ctrlPr>
                <w:rPr>
                  <w:rFonts w:hint="eastAsia" w:ascii="Cambria Math" w:hAnsi="Cambria Math"/>
                  <w:iCs/>
                  <w:color w:val="000000"/>
                  <w:sz w:val="28"/>
                  <w:szCs w:val="28"/>
                </w:rPr>
              </m:ctrlPr>
            </m:den>
          </m:f>
        </m:oMath>
      </m:oMathPara>
    </w:p>
    <w:p w14:paraId="25839B9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P</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AR</m:t>
            </m:r>
            <m:ctrlPr>
              <w:rPr>
                <w:rFonts w:hint="eastAsia" w:ascii="Cambria Math" w:hAnsi="Cambria Math"/>
                <w:iCs/>
                <w:color w:val="000000"/>
                <w:sz w:val="28"/>
                <w:szCs w:val="28"/>
              </w:rPr>
            </m:ctrlPr>
          </m:sub>
        </m:sSub>
      </m:oMath>
      <w:r>
        <w:rPr>
          <w:rFonts w:hint="eastAsia" w:ascii="Times New Roman"/>
          <w:iCs/>
          <w:color w:val="000000"/>
          <w:sz w:val="28"/>
          <w:szCs w:val="28"/>
        </w:rPr>
        <w:t>表示在当前训练阶段采用模型自身生成结果作为下一步输入的概率；</w:t>
      </w:r>
      <m:oMath>
        <m:r>
          <m:rPr>
            <m:sty m:val="p"/>
          </m:rPr>
          <w:rPr>
            <w:rFonts w:hint="eastAsia" w:ascii="Times New Roman"/>
            <w:color w:val="000000"/>
            <w:sz w:val="28"/>
            <w:szCs w:val="28"/>
          </w:rPr>
          <m:t>t</m:t>
        </m:r>
      </m:oMath>
      <w:r>
        <w:rPr>
          <w:rFonts w:hint="eastAsia" w:ascii="Times New Roman"/>
          <w:iCs/>
          <w:color w:val="000000"/>
          <w:sz w:val="28"/>
          <w:szCs w:val="28"/>
        </w:rPr>
        <w:t>为当前训练步数，</w:t>
      </w:r>
      <m:oMath>
        <m:r>
          <m:rPr>
            <m:sty m:val="p"/>
          </m:rPr>
          <w:rPr>
            <w:rFonts w:hint="eastAsia" w:ascii="Times New Roman"/>
            <w:color w:val="000000"/>
            <w:sz w:val="28"/>
            <w:szCs w:val="28"/>
          </w:rPr>
          <m:t>T</m:t>
        </m:r>
      </m:oMath>
      <w:r>
        <w:rPr>
          <w:rFonts w:hint="eastAsia" w:ascii="Times New Roman"/>
          <w:iCs/>
          <w:color w:val="000000"/>
          <w:sz w:val="28"/>
          <w:szCs w:val="28"/>
        </w:rPr>
        <w:t>为总训练步数，α为调节系数，用于控制采样概率的增长速率。在训练过程中，以概率</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P</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AR</m:t>
            </m:r>
            <m:ctrlPr>
              <w:rPr>
                <w:rFonts w:hint="eastAsia" w:ascii="Cambria Math" w:hAnsi="Cambria Math"/>
                <w:iCs/>
                <w:color w:val="000000"/>
                <w:sz w:val="28"/>
                <w:szCs w:val="28"/>
              </w:rPr>
            </m:ctrlPr>
          </m:sub>
        </m:sSub>
      </m:oMath>
      <w:r>
        <w:rPr>
          <w:rFonts w:hint="eastAsia" w:ascii="Times New Roman"/>
          <w:iCs/>
          <w:color w:val="000000"/>
          <w:sz w:val="28"/>
          <w:szCs w:val="28"/>
        </w:rPr>
        <w:t>选择使用模型生成的操作原语作为下一时间步输入，以概率</w:t>
      </w:r>
      <m:oMath>
        <m:r>
          <m:rPr>
            <m:sty m:val="p"/>
          </m:rPr>
          <w:rPr>
            <w:rFonts w:hint="eastAsia" w:ascii="Times New Roman"/>
            <w:color w:val="000000"/>
            <w:sz w:val="28"/>
            <w:szCs w:val="28"/>
          </w:rPr>
          <m:t>1−</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P</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AR</m:t>
            </m:r>
            <m:ctrlPr>
              <w:rPr>
                <w:rFonts w:hint="eastAsia" w:ascii="Cambria Math" w:hAnsi="Cambria Math"/>
                <w:iCs/>
                <w:color w:val="000000"/>
                <w:sz w:val="28"/>
                <w:szCs w:val="28"/>
              </w:rPr>
            </m:ctrlPr>
          </m:sub>
        </m:sSub>
      </m:oMath>
      <w:r>
        <w:rPr>
          <w:rFonts w:hint="eastAsia" w:ascii="Times New Roman"/>
          <w:iCs/>
          <w:color w:val="000000"/>
          <w:sz w:val="28"/>
          <w:szCs w:val="28"/>
        </w:rPr>
        <w:t>选择使用真实操作原语作为输入，从而实现由教师强制训练向自回归生成的平滑过渡，缓解训练阶段与推理阶段输入分布不一致的问题。</w:t>
      </w:r>
    </w:p>
    <w:p w14:paraId="44F4ECE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可以引入基于操作原语序列长度的课程式训练策略。将训练样本按照操作原语序列长度划分为多个阶段，先使用较短序列样本进行训练，再逐步引入较长序列样本，使模型由简单模式逐渐过渡至复杂模式。通过由短到长的渐进式训练方式，使模型在初期优先学习局部操作模式与基础转移关系，在后续阶段逐步学习复杂的全局依赖结构，从而提升序列生成的稳定性与结构合理性。</w:t>
      </w:r>
    </w:p>
    <w:p w14:paraId="0331868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具体实现中，序列长度划分阈值可以根据训练数据中序列长度分布自适应确定，可根据分位数或统计区间对序列长度进行分段划分，从而形成短序列、中等长度序列及完整序列的分阶段训练数据集。各阶段按照预设训练进度逐步切换，或在当前阶段训练损失收敛后进入下一阶段。</w:t>
      </w:r>
    </w:p>
    <w:p w14:paraId="1E03BC3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实施方式中，采用了在训练初期使用教师强制策略、随后引入计划采样机制的技术手段，解决了自回归序列生成模型在训练阶段依赖真实序列输入而在推理阶段依赖自身生成输出所导致的输入分布不一致问题，实现了模型从学习确定性序列到适应自生序列的平滑过渡，有效缓解了推理阶段因预测误差累积而导致的序列结构偏离。由于采用了基于序列长度的课程式训练策略，将训练样本按长度分阶段、由短到长逐步训练的技术手段，解决了模型一次性学习复杂长序列时难以捕获全局依赖、训练不稳定且易过拟合的问题，让模型从学习简单基础转移关系开始，逐步掌握复杂的长程结构，从而提升了生成序列的整体稳定性与结构合理性。</w:t>
      </w:r>
    </w:p>
    <w:p w14:paraId="10597B6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种实施方式中，步骤S10之前还包括：按照功能语义将地理处理操作划分为操作大类、操作子类及操作原语的三级层次结构，其中操作原语为原子操作单元；基于预构建的知识图谱，建立多个不同平台中的具体算子与操作原语之间的映射关系，</w:t>
      </w:r>
      <w:r>
        <w:rPr>
          <w:rFonts w:ascii="Times New Roman"/>
          <w:iCs/>
          <w:color w:val="000000"/>
          <w:sz w:val="28"/>
          <w:szCs w:val="28"/>
        </w:rPr>
        <w:t>构建平台无关操作语义空间</w:t>
      </w:r>
      <w:r>
        <w:rPr>
          <w:rFonts w:hint="eastAsia" w:ascii="Times New Roman"/>
          <w:iCs/>
          <w:color w:val="000000"/>
          <w:sz w:val="28"/>
          <w:szCs w:val="28"/>
        </w:rPr>
        <w:t>，映射关系用于将不同平台中语义等价或相似的算子对齐至操作原语。</w:t>
      </w:r>
    </w:p>
    <w:p w14:paraId="53DF157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需要说明的是，操作原语层次体系基于多源公开算子资料以及能源时空业务场景需求共同构建。示例性的，Google Earth Engine（GEE）平台相关算子及处理流程样本来源于公开代码仓库、公开网站及已发表论文等公开资料；在此基础上，结合能源时空信息平台中矿区生态变化分析、遥感监测、分区统计、轨迹分析及风险评估等典型业务任务，对算子能力进行功能语义归纳，形成面向能源时空业务场景的操作原语层次体系。在该层次体系中，可按照地理处理能力将操作原语归纳为时空基础分析类、遥感监测分析类及时空业务分析类。其中，时空基础分析类用于表征矢量分析、栅格计算、轨迹分析及气象分析等基础地理处理能力；遥感监测分析类用于表征光谱分析、SAR数据处理、云掩膜、指数计算及变化检测等遥感处理能力；时空业务分析类用于表征路径规划、轨迹异常识别、生态评估及气象风险评估等面向具体业务场景的分析能力。</w:t>
      </w:r>
    </w:p>
    <w:p w14:paraId="3046B51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上述来自不同平台和公开资料的算子经过字段规范化、数据类型对齐及功能语义抽象后，被统一映射为平台无关的操作原语。例如，栅格裁剪、栅格计算和区域统计等算子可被抽象为对应的基础分析类操作原语；影像筛选、云掩膜、光谱指数计算和变化检测等遥感算子可被抽象为遥感监测分析类操作原语；轨迹聚合、异常识别、路径分析和气象风险评估等算子可被抽象为时空业务分析类操作原语。同时，上述操作原语及算子之间的映射关系、算子所属平台信息、算子适用的能源业务场景信息以及算子的输入输出数据类型信息均通过知识图谱进行结构化建模，使后续序列生成模型能够基于知识图谱中的语义先验和结构约束，感知不同操作原语在能源时空业务场景中的语义关联与数据类型兼容关系，从而为跨平台算子链的自动生成提供场景相关的语义约束基础。</w:t>
      </w:r>
    </w:p>
    <w:p w14:paraId="239F1FA9">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具体地，如图2所示，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多源异构算子语义对齐。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类属于同一功能领域时，归属于同一操作大类。</w:t>
      </w:r>
    </w:p>
    <w:p w14:paraId="2A8E4F1E">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示例性的，三级层次结构可形式化表示为一个有向无环层次图</w:t>
      </w:r>
      <m:oMath>
        <m:r>
          <m:rPr>
            <m:scr m:val="script"/>
          </m:rPr>
          <w:rPr>
            <w:rFonts w:ascii="Cambria Math" w:hAnsi="Cambria Math"/>
            <w:color w:val="000000" w:themeColor="text1"/>
            <w:sz w:val="28"/>
            <w14:textFill>
              <w14:solidFill>
                <w14:schemeClr w14:val="tx1"/>
              </w14:solidFill>
            </w14:textFill>
          </w:rPr>
          <m:t>ℋ</m:t>
        </m:r>
        <m:r>
          <m:rPr>
            <m:sty m:val="p"/>
          </m:rPr>
          <w:rPr>
            <w:rFonts w:hint="eastAsia" w:ascii="Times New Roman" w:eastAsia="MS Mincho"/>
            <w:color w:val="000000"/>
            <w:sz w:val="28"/>
            <w:szCs w:val="28"/>
          </w:rPr>
          <m:t>=</m:t>
        </m:r>
        <m:d>
          <m:dPr>
            <m:ctrlPr>
              <w:rPr>
                <w:rFonts w:hint="eastAsia" w:ascii="Cambria Math" w:hAnsi="Cambria Math"/>
                <w:iCs/>
                <w:color w:val="000000"/>
                <w:sz w:val="28"/>
                <w:szCs w:val="28"/>
              </w:rPr>
            </m:ctrlPr>
          </m:dPr>
          <m:e>
            <m:r>
              <m:rPr>
                <m:sty m:val="p"/>
                <m:scr m:val="script"/>
              </m:rPr>
              <w:rPr>
                <w:rFonts w:hint="eastAsia" w:ascii="Times New Roman" w:eastAsia="MS Mincho"/>
                <w:color w:val="000000"/>
                <w:sz w:val="28"/>
                <w:szCs w:val="28"/>
              </w:rPr>
              <m:t>V,</m:t>
            </m:r>
            <m:sSub>
              <m:sSubPr>
                <m:ctrlPr>
                  <w:rPr>
                    <w:rFonts w:ascii="Cambria Math" w:hAnsi="Cambria Math"/>
                    <w:i/>
                    <w:color w:val="000000" w:themeColor="text1"/>
                    <w:sz w:val="28"/>
                    <w14:textFill>
                      <w14:solidFill>
                        <w14:schemeClr w14:val="tx1"/>
                      </w14:solidFill>
                    </w14:textFill>
                  </w:rPr>
                </m:ctrlPr>
              </m:sSubPr>
              <m:e>
                <m:r>
                  <m:rPr>
                    <m:scr m:val="script"/>
                  </m:rPr>
                  <w:rPr>
                    <w:rFonts w:ascii="Cambria Math" w:hAnsi="Cambria Math"/>
                    <w:color w:val="000000" w:themeColor="text1"/>
                    <w:sz w:val="28"/>
                    <w14:textFill>
                      <w14:solidFill>
                        <w14:schemeClr w14:val="tx1"/>
                      </w14:solidFill>
                    </w14:textFill>
                  </w:rPr>
                  <m:t>ℰ</m:t>
                </m:r>
                <m:ctrlPr>
                  <w:rPr>
                    <w:rFonts w:ascii="Cambria Math" w:hAnsi="Cambria Math"/>
                    <w:i/>
                    <w:color w:val="000000" w:themeColor="text1"/>
                    <w:sz w:val="28"/>
                    <w14:textFill>
                      <w14:solidFill>
                        <w14:schemeClr w14:val="tx1"/>
                      </w14:solidFill>
                    </w14:textFill>
                  </w:rPr>
                </m:ctrlPr>
              </m:e>
              <m:sub>
                <m:r>
                  <m:rPr>
                    <m:scr m:val="script"/>
                  </m:rPr>
                  <w:rPr>
                    <w:rFonts w:ascii="Cambria Math" w:hAnsi="Cambria Math"/>
                    <w:color w:val="000000" w:themeColor="text1"/>
                    <w:sz w:val="28"/>
                    <w14:textFill>
                      <w14:solidFill>
                        <w14:schemeClr w14:val="tx1"/>
                      </w14:solidFill>
                    </w14:textFill>
                  </w:rPr>
                  <m:t>h</m:t>
                </m:r>
                <m:ctrlPr>
                  <w:rPr>
                    <w:rFonts w:ascii="Cambria Math" w:hAnsi="Cambria Math"/>
                    <w:i/>
                    <w:color w:val="000000" w:themeColor="text1"/>
                    <w:sz w:val="28"/>
                    <w14:textFill>
                      <w14:solidFill>
                        <w14:schemeClr w14:val="tx1"/>
                      </w14:solidFill>
                    </w14:textFill>
                  </w:rPr>
                </m:ctrlPr>
              </m:sub>
            </m:sSub>
            <m:ctrlPr>
              <w:rPr>
                <w:rFonts w:hint="eastAsia" w:ascii="Cambria Math" w:hAnsi="Cambria Math"/>
                <w:iCs/>
                <w:color w:val="000000"/>
                <w:sz w:val="28"/>
                <w:szCs w:val="28"/>
              </w:rPr>
            </m:ctrlPr>
          </m:e>
        </m:d>
      </m:oMath>
      <w:r>
        <w:rPr>
          <w:rFonts w:hint="eastAsia" w:ascii="Times New Roman"/>
          <w:iCs/>
          <w:color w:val="000000"/>
          <w:sz w:val="28"/>
          <w:szCs w:val="28"/>
        </w:rPr>
        <w:t>，其中节点集合</w:t>
      </w:r>
      <m:oMath>
        <m:r>
          <m:rPr>
            <m:sty m:val="p"/>
            <m:scr m:val="script"/>
          </m:rPr>
          <w:rPr>
            <w:rFonts w:hint="eastAsia" w:ascii="Times New Roman" w:eastAsia="MS Mincho"/>
            <w:color w:val="000000"/>
            <w:sz w:val="28"/>
            <w:szCs w:val="28"/>
          </w:rPr>
          <m:t>V=</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oMath>
      <w:r>
        <w:rPr>
          <w:rFonts w:hint="eastAsia" w:ascii="Times New Roman"/>
          <w:iCs/>
          <w:color w:val="000000"/>
          <w:sz w:val="28"/>
          <w:szCs w:val="28"/>
        </w:rPr>
        <w:t>，</w:t>
      </w:r>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oMath>
      <w:r>
        <w:rPr>
          <w:rFonts w:hint="eastAsia" w:ascii="Times New Roman"/>
          <w:iCs/>
          <w:color w:val="000000"/>
          <w:sz w:val="28"/>
          <w:szCs w:val="28"/>
        </w:rPr>
        <w:t>、</w:t>
      </w:r>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oMath>
      <w:r>
        <w:rPr>
          <w:rFonts w:hint="eastAsia" w:ascii="Times New Roman"/>
          <w:iCs/>
          <w:color w:val="000000"/>
          <w:sz w:val="28"/>
          <w:szCs w:val="28"/>
        </w:rPr>
        <w:t>、</w:t>
      </w:r>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oMath>
      <w:r>
        <w:rPr>
          <w:rFonts w:hint="eastAsia" w:ascii="Times New Roman"/>
          <w:iCs/>
          <w:color w:val="000000"/>
          <w:sz w:val="28"/>
          <w:szCs w:val="28"/>
        </w:rPr>
        <w:t>分别表示操作大类、操作子类和操作原语的节点集合，相应的，</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oMath>
      <w:r>
        <w:rPr>
          <w:rFonts w:hint="eastAsia" w:ascii="Times New Roman"/>
          <w:iCs/>
          <w:color w:val="000000"/>
          <w:sz w:val="28"/>
          <w:szCs w:val="28"/>
        </w:rPr>
        <w:t>分别表示对应集合中的单个节点元素；</w:t>
      </w:r>
      <m:oMath>
        <m:sSub>
          <m:sSubPr>
            <m:ctrlPr>
              <w:rPr>
                <w:rFonts w:ascii="Cambria Math" w:hAnsi="Cambria Math"/>
                <w:i/>
                <w:color w:val="000000" w:themeColor="text1"/>
                <w:sz w:val="28"/>
                <w14:textFill>
                  <w14:solidFill>
                    <w14:schemeClr w14:val="tx1"/>
                  </w14:solidFill>
                </w14:textFill>
              </w:rPr>
            </m:ctrlPr>
          </m:sSubPr>
          <m:e>
            <m:r>
              <m:rPr>
                <m:scr m:val="script"/>
              </m:rPr>
              <w:rPr>
                <w:rFonts w:ascii="Cambria Math" w:hAnsi="Cambria Math"/>
                <w:color w:val="000000" w:themeColor="text1"/>
                <w:sz w:val="28"/>
                <w14:textFill>
                  <w14:solidFill>
                    <w14:schemeClr w14:val="tx1"/>
                  </w14:solidFill>
                </w14:textFill>
              </w:rPr>
              <m:t>ℰ</m:t>
            </m:r>
            <m:ctrlPr>
              <w:rPr>
                <w:rFonts w:ascii="Cambria Math" w:hAnsi="Cambria Math"/>
                <w:i/>
                <w:color w:val="000000" w:themeColor="text1"/>
                <w:sz w:val="28"/>
                <w14:textFill>
                  <w14:solidFill>
                    <w14:schemeClr w14:val="tx1"/>
                  </w14:solidFill>
                </w14:textFill>
              </w:rPr>
            </m:ctrlPr>
          </m:e>
          <m:sub>
            <m:r>
              <m:rPr>
                <m:scr m:val="script"/>
              </m:rPr>
              <w:rPr>
                <w:rFonts w:ascii="Cambria Math" w:hAnsi="Cambria Math"/>
                <w:color w:val="000000" w:themeColor="text1"/>
                <w:sz w:val="28"/>
                <w14:textFill>
                  <w14:solidFill>
                    <w14:schemeClr w14:val="tx1"/>
                  </w14:solidFill>
                </w14:textFill>
              </w:rPr>
              <m:t>h</m:t>
            </m:r>
            <m:ctrlPr>
              <w:rPr>
                <w:rFonts w:ascii="Cambria Math" w:hAnsi="Cambria Math"/>
                <w:i/>
                <w:color w:val="000000" w:themeColor="text1"/>
                <w:sz w:val="28"/>
                <w14:textFill>
                  <w14:solidFill>
                    <w14:schemeClr w14:val="tx1"/>
                  </w14:solidFill>
                </w14:textFill>
              </w:rPr>
            </m:ctrlPr>
          </m:sub>
        </m:sSub>
      </m:oMath>
      <w:r>
        <w:rPr>
          <w:rFonts w:hint="eastAsia" w:ascii="Times New Roman"/>
          <w:iCs/>
          <w:color w:val="000000"/>
          <w:sz w:val="28"/>
          <w:szCs w:val="28"/>
        </w:rPr>
        <w:t>为层间归属关系的边集合，满足如下约束：</w:t>
      </w:r>
    </w:p>
    <w:p w14:paraId="307DF8A2">
      <w:pPr>
        <w:pStyle w:val="5"/>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 </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r>
            <m:rPr>
              <m:nor/>
              <m:sty m:val="p"/>
            </m:rPr>
            <w:rPr>
              <w:rFonts w:hint="eastAsia" w:ascii="Times New Roman"/>
              <w:color w:val="000000"/>
              <w:sz w:val="28"/>
              <w:szCs w:val="28"/>
            </w:rPr>
            <m:t>s.t.</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ascii="Cambria Math" w:hAnsi="Cambria Math"/>
                  <w:i/>
                  <w:color w:val="000000" w:themeColor="text1"/>
                  <w:sz w:val="28"/>
                  <w14:textFill>
                    <w14:solidFill>
                      <w14:schemeClr w14:val="tx1"/>
                    </w14:solidFill>
                  </w14:textFill>
                </w:rPr>
              </m:ctrlPr>
            </m:sSubPr>
            <m:e>
              <m:r>
                <m:rPr>
                  <m:scr m:val="script"/>
                </m:rPr>
                <w:rPr>
                  <w:rFonts w:ascii="Cambria Math" w:hAnsi="Cambria Math"/>
                  <w:color w:val="000000" w:themeColor="text1"/>
                  <w:sz w:val="28"/>
                  <w14:textFill>
                    <w14:solidFill>
                      <w14:schemeClr w14:val="tx1"/>
                    </w14:solidFill>
                  </w14:textFill>
                </w:rPr>
                <m:t>ℰ</m:t>
              </m:r>
              <m:ctrlPr>
                <w:rPr>
                  <w:rFonts w:ascii="Cambria Math" w:hAnsi="Cambria Math"/>
                  <w:i/>
                  <w:color w:val="000000" w:themeColor="text1"/>
                  <w:sz w:val="28"/>
                  <w14:textFill>
                    <w14:solidFill>
                      <w14:schemeClr w14:val="tx1"/>
                    </w14:solidFill>
                  </w14:textFill>
                </w:rPr>
              </m:ctrlPr>
            </m:e>
            <m:sub>
              <m:r>
                <m:rPr>
                  <m:scr m:val="script"/>
                </m:rPr>
                <w:rPr>
                  <w:rFonts w:ascii="Cambria Math" w:hAnsi="Cambria Math"/>
                  <w:color w:val="000000" w:themeColor="text1"/>
                  <w:sz w:val="28"/>
                  <w14:textFill>
                    <w14:solidFill>
                      <w14:schemeClr w14:val="tx1"/>
                    </w14:solidFill>
                  </w14:textFill>
                </w:rPr>
                <m:t>h</m:t>
              </m:r>
              <m:ctrlPr>
                <w:rPr>
                  <w:rFonts w:ascii="Cambria Math" w:hAnsi="Cambria Math"/>
                  <w:i/>
                  <w:color w:val="000000" w:themeColor="text1"/>
                  <w:sz w:val="28"/>
                  <w14:textFill>
                    <w14:solidFill>
                      <w14:schemeClr w14:val="tx1"/>
                    </w14:solidFill>
                  </w14:textFill>
                </w:rPr>
              </m:ctrlPr>
            </m:sub>
          </m:sSub>
        </m:oMath>
      </m:oMathPara>
    </w:p>
    <w:p w14:paraId="6BB8244F">
      <w:pPr>
        <w:pStyle w:val="5"/>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 </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r>
            <m:rPr>
              <m:nor/>
              <m:sty m:val="p"/>
            </m:rPr>
            <w:rPr>
              <w:rFonts w:hint="eastAsia" w:ascii="Times New Roman"/>
              <w:color w:val="000000"/>
              <w:sz w:val="28"/>
              <w:szCs w:val="28"/>
            </w:rPr>
            <m:t>s.t.</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ascii="Cambria Math" w:hAnsi="Cambria Math"/>
                  <w:i/>
                  <w:color w:val="000000" w:themeColor="text1"/>
                  <w:sz w:val="28"/>
                  <w14:textFill>
                    <w14:solidFill>
                      <w14:schemeClr w14:val="tx1"/>
                    </w14:solidFill>
                  </w14:textFill>
                </w:rPr>
              </m:ctrlPr>
            </m:sSubPr>
            <m:e>
              <m:r>
                <m:rPr>
                  <m:scr m:val="script"/>
                </m:rPr>
                <w:rPr>
                  <w:rFonts w:ascii="Cambria Math" w:hAnsi="Cambria Math"/>
                  <w:color w:val="000000" w:themeColor="text1"/>
                  <w:sz w:val="28"/>
                  <w14:textFill>
                    <w14:solidFill>
                      <w14:schemeClr w14:val="tx1"/>
                    </w14:solidFill>
                  </w14:textFill>
                </w:rPr>
                <m:t>ℰ</m:t>
              </m:r>
              <m:ctrlPr>
                <w:rPr>
                  <w:rFonts w:ascii="Cambria Math" w:hAnsi="Cambria Math"/>
                  <w:i/>
                  <w:color w:val="000000" w:themeColor="text1"/>
                  <w:sz w:val="28"/>
                  <w14:textFill>
                    <w14:solidFill>
                      <w14:schemeClr w14:val="tx1"/>
                    </w14:solidFill>
                  </w14:textFill>
                </w:rPr>
              </m:ctrlPr>
            </m:e>
            <m:sub>
              <m:r>
                <m:rPr>
                  <m:scr m:val="script"/>
                </m:rPr>
                <w:rPr>
                  <w:rFonts w:ascii="Cambria Math" w:hAnsi="Cambria Math"/>
                  <w:color w:val="000000" w:themeColor="text1"/>
                  <w:sz w:val="28"/>
                  <w14:textFill>
                    <w14:solidFill>
                      <w14:schemeClr w14:val="tx1"/>
                    </w14:solidFill>
                  </w14:textFill>
                </w:rPr>
                <m:t>h</m:t>
              </m:r>
              <m:ctrlPr>
                <w:rPr>
                  <w:rFonts w:ascii="Cambria Math" w:hAnsi="Cambria Math"/>
                  <w:i/>
                  <w:color w:val="000000" w:themeColor="text1"/>
                  <w:sz w:val="28"/>
                  <w14:textFill>
                    <w14:solidFill>
                      <w14:schemeClr w14:val="tx1"/>
                    </w14:solidFill>
                  </w14:textFill>
                </w:rPr>
              </m:ctrlPr>
            </m:sub>
          </m:sSub>
        </m:oMath>
      </m:oMathPara>
    </w:p>
    <w:p w14:paraId="1255D327">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sty m:val="p"/>
          </m:rPr>
          <w:rPr>
            <w:rFonts w:hint="eastAsia" w:ascii="Times New Roman"/>
            <w:color w:val="000000"/>
            <w:sz w:val="28"/>
            <w:szCs w:val="28"/>
          </w:rPr>
          <m:t>∀</m:t>
        </m:r>
      </m:oMath>
      <w:r>
        <w:rPr>
          <w:rFonts w:hint="eastAsia" w:ascii="Times New Roman"/>
          <w:iCs/>
          <w:color w:val="000000"/>
          <w:sz w:val="28"/>
          <w:szCs w:val="28"/>
        </w:rPr>
        <w:t>表示“对于任意”；</w:t>
      </w:r>
      <m:oMath>
        <m:r>
          <m:rPr>
            <m:sty m:val="p"/>
          </m:rPr>
          <w:rPr>
            <w:rFonts w:hint="eastAsia" w:ascii="Times New Roman"/>
            <w:color w:val="000000"/>
            <w:sz w:val="28"/>
            <w:szCs w:val="28"/>
          </w:rPr>
          <m:t>∃!</m:t>
        </m:r>
      </m:oMath>
      <w:r>
        <w:rPr>
          <w:rFonts w:hint="eastAsia" w:ascii="Times New Roman"/>
          <w:iCs/>
          <w:color w:val="000000"/>
          <w:sz w:val="28"/>
          <w:szCs w:val="28"/>
        </w:rPr>
        <w:t>表示“存在唯一一个”；</w:t>
      </w:r>
      <m:oMath>
        <m:r>
          <m:rPr>
            <m:nor/>
            <m:sty m:val="p"/>
          </m:rPr>
          <w:rPr>
            <w:rFonts w:hint="eastAsia" w:ascii="Times New Roman"/>
            <w:b w:val="0"/>
            <w:i w:val="0"/>
            <w:iCs/>
            <w:color w:val="000000"/>
            <w:sz w:val="28"/>
            <w:szCs w:val="28"/>
          </w:rPr>
          <m:t>s.t.</m:t>
        </m:r>
      </m:oMath>
      <w:r>
        <w:rPr>
          <w:rFonts w:hint="eastAsia" w:ascii="Times New Roman"/>
          <w:iCs/>
          <w:color w:val="000000"/>
          <w:sz w:val="28"/>
          <w:szCs w:val="28"/>
        </w:rPr>
        <w:t>表示“满足条件（such that）”；</w:t>
      </w:r>
      <m:oMath>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表示从节点</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oMath>
      <w:r>
        <w:rPr>
          <w:rFonts w:hint="eastAsia" w:ascii="Times New Roman"/>
          <w:iCs/>
          <w:color w:val="000000"/>
          <w:sz w:val="28"/>
          <w:szCs w:val="28"/>
        </w:rPr>
        <w:t>指向节点</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oMath>
      <w:r>
        <w:rPr>
          <w:rFonts w:hint="eastAsia" w:ascii="Times New Roman"/>
          <w:iCs/>
          <w:color w:val="000000"/>
          <w:sz w:val="28"/>
          <w:szCs w:val="28"/>
        </w:rPr>
        <w:t>的有向边。即每个操作原语唯一归属于一个操作子类，每个操作子类唯一归属于一个操作大类，从而形成确定性的层次结构。</w:t>
      </w:r>
    </w:p>
    <w:p w14:paraId="01923ABD">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进一步地，设平台算子集合为</w:t>
      </w:r>
      <m:oMath>
        <m:r>
          <m:rPr>
            <m:sty m:val="p"/>
            <m:scr m:val="script"/>
          </m:rPr>
          <w:rPr>
            <w:rFonts w:ascii="Times New Roman" w:eastAsia="MS Mincho"/>
            <w:color w:val="000000"/>
            <w:sz w:val="28"/>
            <w:szCs w:val="28"/>
          </w:rPr>
          <m:t>O</m:t>
        </m:r>
      </m:oMath>
      <w:r>
        <w:rPr>
          <w:rFonts w:ascii="Times New Roman"/>
          <w:iCs/>
          <w:color w:val="000000"/>
          <w:sz w:val="28"/>
          <w:szCs w:val="28"/>
        </w:rPr>
        <w:t>，具体算子与操作原语之间的映射关系可表示为</w:t>
      </w:r>
      <m:oMath>
        <m:sSub>
          <m:sSubPr>
            <m:ctrlPr>
              <w:rPr>
                <w:rFonts w:ascii="Cambria Math" w:hAnsi="Cambria Math"/>
                <w:iCs/>
                <w:color w:val="000000"/>
                <w:sz w:val="28"/>
                <w:szCs w:val="28"/>
              </w:rPr>
            </m:ctrlPr>
          </m:sSubPr>
          <m:e>
            <m:r>
              <m:rPr>
                <m:sty m:val="p"/>
                <m:scr m:val="script"/>
              </m:rPr>
              <w:rPr>
                <w:rFonts w:ascii="Times New Roman" w:eastAsia="MS Mincho"/>
                <w:color w:val="000000"/>
                <w:sz w:val="28"/>
                <w:szCs w:val="28"/>
              </w:rPr>
              <m:t>ℛ</m:t>
            </m:r>
            <m:ctrlPr>
              <w:rPr>
                <w:rFonts w:ascii="Cambria Math" w:hAnsi="Cambria Math"/>
                <w:iCs/>
                <w:color w:val="000000"/>
                <w:sz w:val="28"/>
                <w:szCs w:val="28"/>
              </w:rPr>
            </m:ctrlPr>
          </m:e>
          <m:sub>
            <m:r>
              <m:rPr>
                <m:sty m:val="p"/>
                <m:scr m:val="script"/>
              </m:rPr>
              <w:rPr>
                <w:rFonts w:ascii="Times New Roman" w:eastAsia="MS Mincho"/>
                <w:color w:val="000000"/>
                <w:sz w:val="28"/>
                <w:szCs w:val="28"/>
              </w:rPr>
              <m:t>m</m:t>
            </m:r>
            <m:ctrlPr>
              <w:rPr>
                <w:rFonts w:ascii="Cambria Math" w:hAnsi="Cambria Math"/>
                <w:iCs/>
                <w:color w:val="000000"/>
                <w:sz w:val="28"/>
                <w:szCs w:val="28"/>
              </w:rPr>
            </m:ctrlPr>
          </m:sub>
        </m:sSub>
        <m:r>
          <m:rPr>
            <m:sty m:val="p"/>
          </m:rPr>
          <w:rPr>
            <w:rFonts w:ascii="Times New Roman"/>
            <w:color w:val="000000"/>
            <w:sz w:val="28"/>
            <w:szCs w:val="28"/>
          </w:rPr>
          <m:t>⊆</m:t>
        </m:r>
        <m:r>
          <m:rPr>
            <m:sty m:val="p"/>
            <m:scr m:val="script"/>
          </m:rPr>
          <w:rPr>
            <w:rFonts w:ascii="Times New Roman" w:eastAsia="MS Mincho"/>
            <w:color w:val="000000"/>
            <w:sz w:val="28"/>
            <w:szCs w:val="28"/>
          </w:rPr>
          <m:t>O</m:t>
        </m:r>
        <m:r>
          <m:rPr>
            <m:sty m:val="p"/>
          </m:rPr>
          <w:rPr>
            <w:rFonts w:ascii="Times New Roman"/>
            <w:color w:val="000000"/>
            <w:sz w:val="28"/>
            <w:szCs w:val="28"/>
          </w:rPr>
          <m:t>×</m:t>
        </m:r>
        <m:sSub>
          <m:sSubPr>
            <m:ctrlPr>
              <w:rPr>
                <w:rFonts w:ascii="Cambria Math" w:hAnsi="Cambria Math"/>
                <w:iCs/>
                <w:color w:val="000000"/>
                <w:sz w:val="28"/>
                <w:szCs w:val="28"/>
              </w:rPr>
            </m:ctrlPr>
          </m:sSubPr>
          <m:e>
            <m:r>
              <m:rPr>
                <m:sty m:val="p"/>
                <m:scr m:val="script"/>
              </m:rPr>
              <w:rPr>
                <w:rFonts w:ascii="Times New Roman" w:eastAsia="MS Mincho"/>
                <w:color w:val="000000"/>
                <w:sz w:val="28"/>
                <w:szCs w:val="28"/>
              </w:rPr>
              <m:t>ℒ</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oMath>
      <w:r>
        <w:rPr>
          <w:rFonts w:ascii="Times New Roman"/>
          <w:iCs/>
          <w:color w:val="000000"/>
          <w:sz w:val="28"/>
          <w:szCs w:val="28"/>
        </w:rPr>
        <w:t>，具体算子与操作原语之间的候选映射关系采用联合评分机制进行判定。设具体算子</w:t>
      </w:r>
      <m:oMath>
        <m:r>
          <m:rPr>
            <m:sty m:val="p"/>
          </m:rPr>
          <w:rPr>
            <w:rFonts w:ascii="Times New Roman"/>
            <w:color w:val="000000"/>
            <w:sz w:val="28"/>
            <w:szCs w:val="28"/>
          </w:rPr>
          <m:t>o</m:t>
        </m:r>
      </m:oMath>
      <w:r>
        <w:rPr>
          <w:rFonts w:ascii="Times New Roman"/>
          <w:iCs/>
          <w:color w:val="000000"/>
          <w:sz w:val="28"/>
          <w:szCs w:val="28"/>
        </w:rPr>
        <w:t>与操作原语</w:t>
      </w:r>
      <m:oMath>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oMath>
      <w:r>
        <w:rPr>
          <w:rFonts w:ascii="Times New Roman"/>
          <w:iCs/>
          <w:color w:val="000000"/>
          <w:sz w:val="28"/>
          <w:szCs w:val="28"/>
        </w:rPr>
        <w:t>的综合匹配得分为：</w:t>
      </w:r>
    </w:p>
    <w:p w14:paraId="61E427A5">
      <w:pPr>
        <w:pStyle w:val="5"/>
        <w:spacing w:after="12" w:line="360" w:lineRule="auto"/>
        <w:ind w:left="0" w:leftChars="0" w:firstLine="560" w:firstLineChars="200"/>
        <w:rPr>
          <w:rFonts w:ascii="Times New Roman"/>
          <w:iCs/>
          <w:color w:val="000000"/>
          <w:sz w:val="28"/>
          <w:szCs w:val="28"/>
        </w:rPr>
      </w:pPr>
      <m:oMathPara>
        <m:oMath>
          <m:r>
            <m:rPr>
              <m:sty m:val="p"/>
            </m:rPr>
            <w:rPr>
              <w:rFonts w:ascii="Times New Roman"/>
              <w:color w:val="000000"/>
              <w:sz w:val="28"/>
              <w:szCs w:val="28"/>
            </w:rPr>
            <m:t>Score</m:t>
          </m:r>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=α·Si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sem</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+β·Si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type</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+γ·Si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goal</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oMath>
      </m:oMathPara>
    </w:p>
    <w:p w14:paraId="08D1CD9F">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w:t>
      </w:r>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sem</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表示功能描述语义相似度，</w:t>
      </w:r>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type</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表示输入输出类型匹配度，</w:t>
      </w:r>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goal</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表示处理目标一致度，</w:t>
      </w:r>
      <m:oMath>
        <m:r>
          <m:rPr>
            <m:sty m:val="p"/>
          </m:rPr>
          <w:rPr>
            <w:rFonts w:ascii="Times New Roman"/>
            <w:color w:val="000000"/>
            <w:sz w:val="28"/>
            <w:szCs w:val="28"/>
          </w:rPr>
          <m:t>α</m:t>
        </m:r>
      </m:oMath>
      <w:r>
        <w:rPr>
          <w:rFonts w:ascii="Times New Roman"/>
          <w:iCs/>
          <w:color w:val="000000"/>
          <w:sz w:val="28"/>
          <w:szCs w:val="28"/>
        </w:rPr>
        <w:t>、</w:t>
      </w:r>
      <m:oMath>
        <m:r>
          <m:rPr>
            <m:sty m:val="p"/>
          </m:rPr>
          <w:rPr>
            <w:rFonts w:ascii="Times New Roman"/>
            <w:color w:val="000000"/>
            <w:sz w:val="28"/>
            <w:szCs w:val="28"/>
          </w:rPr>
          <m:t>β</m:t>
        </m:r>
      </m:oMath>
      <w:r>
        <w:rPr>
          <w:rFonts w:ascii="Times New Roman"/>
          <w:iCs/>
          <w:color w:val="000000"/>
          <w:sz w:val="28"/>
          <w:szCs w:val="28"/>
        </w:rPr>
        <w:t>、</w:t>
      </w:r>
      <m:oMath>
        <m:r>
          <m:rPr>
            <m:sty m:val="p"/>
          </m:rPr>
          <w:rPr>
            <w:rFonts w:ascii="Times New Roman"/>
            <w:color w:val="000000"/>
            <w:sz w:val="28"/>
            <w:szCs w:val="28"/>
          </w:rPr>
          <m:t>γ</m:t>
        </m:r>
      </m:oMath>
      <w:r>
        <w:rPr>
          <w:rFonts w:ascii="Times New Roman"/>
          <w:iCs/>
          <w:color w:val="000000"/>
          <w:sz w:val="28"/>
          <w:szCs w:val="28"/>
        </w:rPr>
        <w:t>为权重系数，满足</w:t>
      </w:r>
      <m:oMath>
        <m:r>
          <m:rPr>
            <m:sty m:val="p"/>
          </m:rPr>
          <w:rPr>
            <w:rFonts w:ascii="Times New Roman"/>
            <w:color w:val="000000"/>
            <w:sz w:val="28"/>
            <w:szCs w:val="28"/>
          </w:rPr>
          <m:t>α+β+γ=1</m:t>
        </m:r>
      </m:oMath>
      <w:r>
        <w:rPr>
          <w:rFonts w:ascii="Times New Roman"/>
          <w:iCs/>
          <w:color w:val="000000"/>
          <w:sz w:val="28"/>
          <w:szCs w:val="28"/>
        </w:rPr>
        <w:t>。</w:t>
      </w:r>
    </w:p>
    <w:p w14:paraId="73CA022F">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进一步地，语义相似度</w:t>
      </w:r>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sem</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可基于文本表示向量之间的相似度进行计算，例如采用如下形式：</w:t>
      </w:r>
    </w:p>
    <w:p w14:paraId="27C2B279">
      <w:pPr>
        <w:pStyle w:val="5"/>
        <w:spacing w:after="12" w:line="360" w:lineRule="auto"/>
        <w:ind w:left="0" w:leftChars="0" w:firstLine="560" w:firstLineChars="200"/>
        <w:rPr>
          <w:rFonts w:ascii="Times New Roman"/>
          <w:iCs/>
          <w:color w:val="000000"/>
          <w:sz w:val="28"/>
          <w:szCs w:val="28"/>
        </w:rPr>
      </w:pPr>
      <m:oMathPara>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sem</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m:t>
          </m:r>
          <m:f>
            <m:fPr>
              <m:ctrlPr>
                <w:rPr>
                  <w:rFonts w:ascii="Cambria Math" w:hAnsi="Cambria Math"/>
                  <w:iCs/>
                  <w:color w:val="000000"/>
                  <w:sz w:val="28"/>
                  <w:szCs w:val="28"/>
                </w:rPr>
              </m:ctrlPr>
            </m:fPr>
            <m:num>
              <m:sSub>
                <m:sSubPr>
                  <m:ctrlPr>
                    <w:rPr>
                      <w:rFonts w:ascii="Cambria Math" w:hAnsi="Cambria Math"/>
                      <w:iCs/>
                      <w:color w:val="000000"/>
                      <w:sz w:val="28"/>
                      <w:szCs w:val="28"/>
                    </w:rPr>
                  </m:ctrlPr>
                </m:sSubPr>
                <m:e>
                  <m:r>
                    <m:rPr>
                      <m:sty m:val="p"/>
                    </m:rPr>
                    <w:rPr>
                      <w:rFonts w:ascii="Times New Roman"/>
                      <w:color w:val="000000"/>
                      <w:sz w:val="28"/>
                      <w:szCs w:val="28"/>
                    </w:rPr>
                    <m:t>e</m:t>
                  </m:r>
                  <m:ctrlPr>
                    <w:rPr>
                      <w:rFonts w:ascii="Cambria Math" w:hAnsi="Cambria Math"/>
                      <w:iCs/>
                      <w:color w:val="000000"/>
                      <w:sz w:val="28"/>
                      <w:szCs w:val="28"/>
                    </w:rPr>
                  </m:ctrlPr>
                </m:e>
                <m:sub>
                  <m:r>
                    <m:rPr>
                      <m:sty m:val="p"/>
                    </m:rPr>
                    <w:rPr>
                      <w:rFonts w:ascii="Times New Roman"/>
                      <w:color w:val="000000"/>
                      <w:sz w:val="28"/>
                      <w:szCs w:val="28"/>
                    </w:rPr>
                    <m:t>o</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e</m:t>
                  </m:r>
                  <m:ctrlPr>
                    <w:rPr>
                      <w:rFonts w:ascii="Cambria Math" w:hAnsi="Cambria Math"/>
                      <w:iCs/>
                      <w:color w:val="000000"/>
                      <w:sz w:val="28"/>
                      <w:szCs w:val="28"/>
                    </w:rPr>
                  </m:ctrlPr>
                </m:e>
                <m:sub>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sub>
              </m:sSub>
              <m:ctrlPr>
                <w:rPr>
                  <w:rFonts w:ascii="Cambria Math" w:hAnsi="Cambria Math"/>
                  <w:iCs/>
                  <w:color w:val="000000"/>
                  <w:sz w:val="28"/>
                  <w:szCs w:val="28"/>
                </w:rPr>
              </m:ctrlPr>
            </m:num>
            <m:den>
              <m:r>
                <m:rPr>
                  <m:lit/>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|e</m:t>
                  </m:r>
                  <m:ctrlPr>
                    <w:rPr>
                      <w:rFonts w:ascii="Cambria Math" w:hAnsi="Cambria Math"/>
                      <w:iCs/>
                      <w:color w:val="000000"/>
                      <w:sz w:val="28"/>
                      <w:szCs w:val="28"/>
                    </w:rPr>
                  </m:ctrlPr>
                </m:e>
                <m:sub>
                  <m:r>
                    <m:rPr>
                      <m:sty m:val="p"/>
                    </m:rPr>
                    <w:rPr>
                      <w:rFonts w:ascii="Times New Roman"/>
                      <w:color w:val="000000"/>
                      <w:sz w:val="28"/>
                      <w:szCs w:val="28"/>
                    </w:rPr>
                    <m:t>o</m:t>
                  </m:r>
                  <m:ctrlPr>
                    <w:rPr>
                      <w:rFonts w:ascii="Cambria Math" w:hAnsi="Cambria Math"/>
                      <w:iCs/>
                      <w:color w:val="000000"/>
                      <w:sz w:val="28"/>
                      <w:szCs w:val="28"/>
                    </w:rPr>
                  </m:ctrlPr>
                </m:sub>
              </m:sSub>
              <m:r>
                <m:rPr>
                  <m:sty m:val="p"/>
                </m:rPr>
                <w:rPr>
                  <w:rFonts w:ascii="Times New Roman"/>
                  <w:color w:val="000000"/>
                  <w:sz w:val="28"/>
                  <w:szCs w:val="28"/>
                </w:rPr>
                <m:t>|</m:t>
              </m:r>
              <m:r>
                <m:rPr>
                  <m:lit/>
                  <m:sty m:val="p"/>
                </m:rPr>
                <w:rPr>
                  <w:rFonts w:ascii="Times New Roman"/>
                  <w:color w:val="000000"/>
                  <w:sz w:val="28"/>
                  <w:szCs w:val="28"/>
                </w:rPr>
                <m:t>| ||</m:t>
              </m:r>
              <m:sSub>
                <m:sSubPr>
                  <m:ctrlPr>
                    <w:rPr>
                      <w:rFonts w:ascii="Cambria Math" w:hAnsi="Cambria Math"/>
                      <w:iCs/>
                      <w:color w:val="000000"/>
                      <w:sz w:val="28"/>
                      <w:szCs w:val="28"/>
                    </w:rPr>
                  </m:ctrlPr>
                </m:sSubPr>
                <m:e>
                  <m:r>
                    <m:rPr>
                      <m:sty m:val="p"/>
                    </m:rPr>
                    <w:rPr>
                      <w:rFonts w:ascii="Times New Roman"/>
                      <w:color w:val="000000"/>
                      <w:sz w:val="28"/>
                      <w:szCs w:val="28"/>
                    </w:rPr>
                    <m:t>e</m:t>
                  </m:r>
                  <m:ctrlPr>
                    <w:rPr>
                      <w:rFonts w:ascii="Cambria Math" w:hAnsi="Cambria Math"/>
                      <w:iCs/>
                      <w:color w:val="000000"/>
                      <w:sz w:val="28"/>
                      <w:szCs w:val="28"/>
                    </w:rPr>
                  </m:ctrlPr>
                </m:e>
                <m:sub>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sub>
              </m:sSub>
              <m:r>
                <m:rPr>
                  <m:lit/>
                  <m:sty m:val="p"/>
                </m:rPr>
                <w:rPr>
                  <w:rFonts w:ascii="Times New Roman"/>
                  <w:color w:val="000000"/>
                  <w:sz w:val="28"/>
                  <w:szCs w:val="28"/>
                </w:rPr>
                <m:t>||</m:t>
              </m:r>
              <m:ctrlPr>
                <w:rPr>
                  <w:rFonts w:ascii="Cambria Math" w:hAnsi="Cambria Math"/>
                  <w:iCs/>
                  <w:color w:val="000000"/>
                  <w:sz w:val="28"/>
                  <w:szCs w:val="28"/>
                </w:rPr>
              </m:ctrlPr>
            </m:den>
          </m:f>
        </m:oMath>
      </m:oMathPara>
    </w:p>
    <w:p w14:paraId="734586EC">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w:t>
      </w:r>
      <m:oMath>
        <m:sSub>
          <m:sSubPr>
            <m:ctrlPr>
              <w:rPr>
                <w:rFonts w:ascii="Cambria Math" w:hAnsi="Cambria Math"/>
                <w:iCs/>
                <w:color w:val="000000"/>
                <w:sz w:val="28"/>
                <w:szCs w:val="28"/>
              </w:rPr>
            </m:ctrlPr>
          </m:sSubPr>
          <m:e>
            <m:r>
              <m:rPr>
                <m:sty m:val="p"/>
              </m:rPr>
              <w:rPr>
                <w:rFonts w:ascii="Times New Roman"/>
                <w:color w:val="000000"/>
                <w:sz w:val="28"/>
                <w:szCs w:val="28"/>
              </w:rPr>
              <m:t>e</m:t>
            </m:r>
            <m:ctrlPr>
              <w:rPr>
                <w:rFonts w:ascii="Cambria Math" w:hAnsi="Cambria Math"/>
                <w:iCs/>
                <w:color w:val="000000"/>
                <w:sz w:val="28"/>
                <w:szCs w:val="28"/>
              </w:rPr>
            </m:ctrlPr>
          </m:e>
          <m:sub>
            <m:r>
              <m:rPr>
                <m:sty m:val="p"/>
              </m:rPr>
              <w:rPr>
                <w:rFonts w:ascii="Times New Roman"/>
                <w:color w:val="000000"/>
                <w:sz w:val="28"/>
                <w:szCs w:val="28"/>
              </w:rPr>
              <m:t>o</m:t>
            </m:r>
            <m:ctrlPr>
              <w:rPr>
                <w:rFonts w:ascii="Cambria Math" w:hAnsi="Cambria Math"/>
                <w:iCs/>
                <w:color w:val="000000"/>
                <w:sz w:val="28"/>
                <w:szCs w:val="28"/>
              </w:rPr>
            </m:ctrlPr>
          </m:sub>
        </m:sSub>
      </m:oMath>
      <w:r>
        <w:rPr>
          <w:rFonts w:ascii="Times New Roman"/>
          <w:iCs/>
          <w:color w:val="000000"/>
          <w:sz w:val="28"/>
          <w:szCs w:val="28"/>
        </w:rPr>
        <w:t>表示具体算子</w:t>
      </w:r>
      <m:oMath>
        <m:r>
          <m:rPr>
            <m:sty m:val="p"/>
          </m:rPr>
          <w:rPr>
            <w:rFonts w:ascii="Times New Roman"/>
            <w:color w:val="000000"/>
            <w:sz w:val="28"/>
            <w:szCs w:val="28"/>
          </w:rPr>
          <m:t>o</m:t>
        </m:r>
      </m:oMath>
      <w:r>
        <w:rPr>
          <w:rFonts w:ascii="Times New Roman"/>
          <w:iCs/>
          <w:color w:val="000000"/>
          <w:sz w:val="28"/>
          <w:szCs w:val="28"/>
        </w:rPr>
        <w:t>的语义表示向量；</w:t>
      </w:r>
      <m:oMath>
        <m:sSub>
          <m:sSubPr>
            <m:ctrlPr>
              <w:rPr>
                <w:rFonts w:ascii="Cambria Math" w:hAnsi="Cambria Math"/>
                <w:iCs/>
                <w:color w:val="000000"/>
                <w:sz w:val="28"/>
                <w:szCs w:val="28"/>
              </w:rPr>
            </m:ctrlPr>
          </m:sSubPr>
          <m:e>
            <m:r>
              <m:rPr>
                <m:sty m:val="p"/>
              </m:rPr>
              <w:rPr>
                <w:rFonts w:ascii="Times New Roman"/>
                <w:color w:val="000000"/>
                <w:sz w:val="28"/>
                <w:szCs w:val="28"/>
              </w:rPr>
              <m:t>e</m:t>
            </m:r>
            <m:ctrlPr>
              <w:rPr>
                <w:rFonts w:ascii="Cambria Math" w:hAnsi="Cambria Math"/>
                <w:iCs/>
                <w:color w:val="000000"/>
                <w:sz w:val="28"/>
                <w:szCs w:val="28"/>
              </w:rPr>
            </m:ctrlPr>
          </m:e>
          <m:sub>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sub>
        </m:sSub>
      </m:oMath>
      <w:r>
        <w:rPr>
          <w:rFonts w:ascii="Times New Roman"/>
          <w:iCs/>
          <w:color w:val="000000"/>
          <w:sz w:val="28"/>
          <w:szCs w:val="28"/>
        </w:rPr>
        <w:t>表示操作原语</w:t>
      </w:r>
      <m:oMath>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oMath>
      <w:r>
        <w:rPr>
          <w:rFonts w:ascii="Times New Roman"/>
          <w:iCs/>
          <w:color w:val="000000"/>
          <w:sz w:val="28"/>
          <w:szCs w:val="28"/>
        </w:rPr>
        <w:t>的语义表示向量；所述语义表示向量可通过预训练语言模型、领域嵌入模型或其他文本表示方法获得。</w:t>
      </w:r>
    </w:p>
    <w:p w14:paraId="4D560A10">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当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hAnsi="Cambria Math"/>
                <w:iCs/>
                <w:color w:val="000000"/>
                <w:sz w:val="28"/>
                <w:szCs w:val="28"/>
              </w:rPr>
            </m:ctrlPr>
          </m:sSubPr>
          <m:e>
            <m:r>
              <m:rPr>
                <m:sty m:val="p"/>
                <m:scr m:val="script"/>
              </m:rPr>
              <w:rPr>
                <w:rFonts w:ascii="Times New Roman" w:eastAsia="MS Mincho"/>
                <w:color w:val="000000"/>
                <w:sz w:val="28"/>
                <w:szCs w:val="28"/>
              </w:rPr>
              <m:t>ℒ</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oMath>
      <w:r>
        <w:rPr>
          <w:rFonts w:ascii="Times New Roman"/>
          <w:iCs/>
          <w:color w:val="000000"/>
          <w:sz w:val="28"/>
          <w:szCs w:val="28"/>
        </w:rPr>
        <w:t>上进行，并在推理阶段通过逆映射关系获取对应的具体平台算子，其形式可表示为：</w:t>
      </w:r>
    </w:p>
    <w:p w14:paraId="78CCEB3D">
      <w:pPr>
        <w:pStyle w:val="5"/>
        <w:spacing w:after="12" w:line="360" w:lineRule="auto"/>
        <w:ind w:left="0" w:leftChars="0" w:firstLine="560" w:firstLineChars="200"/>
        <w:rPr>
          <w:rFonts w:ascii="Times New Roman"/>
          <w:iCs/>
          <w:color w:val="000000"/>
          <w:sz w:val="28"/>
          <w:szCs w:val="28"/>
        </w:rPr>
      </w:pPr>
      <m:oMathPara>
        <m:oMath>
          <m:sSubSup>
            <m:sSubSupPr>
              <m:ctrlPr>
                <w:rPr>
                  <w:rFonts w:ascii="Cambria Math" w:hAnsi="Cambria Math"/>
                  <w:iCs/>
                  <w:color w:val="000000"/>
                  <w:sz w:val="28"/>
                  <w:szCs w:val="28"/>
                </w:rPr>
              </m:ctrlPr>
            </m:sSubSupPr>
            <m:e>
              <m:r>
                <m:rPr>
                  <m:sty m:val="p"/>
                  <m:scr m:val="script"/>
                </m:rPr>
                <w:rPr>
                  <w:rFonts w:ascii="Times New Roman" w:eastAsia="MS Mincho"/>
                  <w:color w:val="000000"/>
                  <w:sz w:val="28"/>
                  <w:szCs w:val="28"/>
                </w:rPr>
                <m:t>ℛ</m:t>
              </m:r>
              <m:ctrlPr>
                <w:rPr>
                  <w:rFonts w:ascii="Cambria Math" w:hAnsi="Cambria Math"/>
                  <w:iCs/>
                  <w:color w:val="000000"/>
                  <w:sz w:val="28"/>
                  <w:szCs w:val="28"/>
                </w:rPr>
              </m:ctrlPr>
            </m:e>
            <m:sub>
              <m:r>
                <m:rPr>
                  <m:sty m:val="p"/>
                  <m:scr m:val="script"/>
                </m:rPr>
                <w:rPr>
                  <w:rFonts w:ascii="Times New Roman" w:eastAsia="MS Mincho"/>
                  <w:color w:val="000000"/>
                  <w:sz w:val="28"/>
                  <w:szCs w:val="28"/>
                </w:rPr>
                <m:t>m</m:t>
              </m:r>
              <m:ctrlPr>
                <w:rPr>
                  <w:rFonts w:ascii="Cambria Math" w:hAnsi="Cambria Math"/>
                  <w:iCs/>
                  <w:color w:val="000000"/>
                  <w:sz w:val="28"/>
                  <w:szCs w:val="28"/>
                </w:rPr>
              </m:ctrlPr>
            </m:sub>
            <m:sup>
              <m:r>
                <m:rPr>
                  <m:sty m:val="p"/>
                </m:rPr>
                <w:rPr>
                  <w:rFonts w:ascii="Times New Roman"/>
                  <w:color w:val="000000"/>
                  <w:sz w:val="28"/>
                  <w:szCs w:val="28"/>
                </w:rPr>
                <m:t>−1</m:t>
              </m:r>
              <m:ctrlPr>
                <w:rPr>
                  <w:rFonts w:ascii="Cambria Math" w:hAnsi="Cambria Math"/>
                  <w:iCs/>
                  <w:color w:val="000000"/>
                  <w:sz w:val="28"/>
                  <w:szCs w:val="28"/>
                </w:rPr>
              </m:ctrlPr>
            </m:sup>
          </m:sSubSup>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m:t>
          </m:r>
          <m:r>
            <m:rPr>
              <m:lit/>
              <m:sty m:val="p"/>
            </m:rPr>
            <w:rPr>
              <w:rFonts w:ascii="Times New Roman"/>
              <w:color w:val="000000"/>
              <w:sz w:val="28"/>
              <w:szCs w:val="28"/>
            </w:rPr>
            <m:t>{</m:t>
          </m:r>
          <m:r>
            <m:rPr>
              <m:sty m:val="p"/>
            </m:rPr>
            <w:rPr>
              <w:rFonts w:ascii="Times New Roman"/>
              <w:color w:val="000000"/>
              <w:sz w:val="28"/>
              <w:szCs w:val="28"/>
            </w:rPr>
            <m:t>o∈</m:t>
          </m:r>
          <m:r>
            <m:rPr>
              <m:sty m:val="p"/>
              <m:scr m:val="script"/>
            </m:rPr>
            <w:rPr>
              <w:rFonts w:ascii="Times New Roman" w:eastAsia="MS Mincho"/>
              <w:color w:val="000000"/>
              <w:sz w:val="28"/>
              <w:szCs w:val="28"/>
            </w:rPr>
            <m:t>O∣</m:t>
          </m:r>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m:t>
          </m:r>
          <m:sSub>
            <m:sSubPr>
              <m:ctrlPr>
                <w:rPr>
                  <w:rFonts w:ascii="Cambria Math" w:hAnsi="Cambria Math"/>
                  <w:iCs/>
                  <w:color w:val="000000"/>
                  <w:sz w:val="28"/>
                  <w:szCs w:val="28"/>
                </w:rPr>
              </m:ctrlPr>
            </m:sSubPr>
            <m:e>
              <m:r>
                <m:rPr>
                  <m:sty m:val="p"/>
                  <m:scr m:val="script"/>
                </m:rPr>
                <w:rPr>
                  <w:rFonts w:ascii="Times New Roman" w:eastAsia="MS Mincho"/>
                  <w:color w:val="000000"/>
                  <w:sz w:val="28"/>
                  <w:szCs w:val="28"/>
                </w:rPr>
                <m:t>ℛ</m:t>
              </m:r>
              <m:ctrlPr>
                <w:rPr>
                  <w:rFonts w:ascii="Cambria Math" w:hAnsi="Cambria Math"/>
                  <w:iCs/>
                  <w:color w:val="000000"/>
                  <w:sz w:val="28"/>
                  <w:szCs w:val="28"/>
                </w:rPr>
              </m:ctrlPr>
            </m:e>
            <m:sub>
              <m:r>
                <m:rPr>
                  <m:sty m:val="p"/>
                  <m:scr m:val="script"/>
                </m:rPr>
                <w:rPr>
                  <w:rFonts w:ascii="Times New Roman" w:eastAsia="MS Mincho"/>
                  <w:color w:val="000000"/>
                  <w:sz w:val="28"/>
                  <w:szCs w:val="28"/>
                </w:rPr>
                <m:t>m</m:t>
              </m:r>
              <m:ctrlPr>
                <w:rPr>
                  <w:rFonts w:ascii="Cambria Math" w:hAnsi="Cambria Math"/>
                  <w:iCs/>
                  <w:color w:val="000000"/>
                  <w:sz w:val="28"/>
                  <w:szCs w:val="28"/>
                </w:rPr>
              </m:ctrlPr>
            </m:sub>
          </m:sSub>
          <m:r>
            <m:rPr>
              <m:lit/>
              <m:sty m:val="p"/>
            </m:rPr>
            <w:rPr>
              <w:rFonts w:ascii="Times New Roman"/>
              <w:color w:val="000000"/>
              <w:sz w:val="28"/>
              <w:szCs w:val="28"/>
            </w:rPr>
            <m:t>}</m:t>
          </m:r>
        </m:oMath>
      </m:oMathPara>
    </w:p>
    <w:p w14:paraId="686984C9">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w:t>
      </w:r>
      <m:oMath>
        <m:sSubSup>
          <m:sSubSupPr>
            <m:ctrlPr>
              <w:rPr>
                <w:rFonts w:ascii="Cambria Math" w:hAnsi="Cambria Math"/>
                <w:iCs/>
                <w:color w:val="000000"/>
                <w:sz w:val="28"/>
                <w:szCs w:val="28"/>
              </w:rPr>
            </m:ctrlPr>
          </m:sSubSupPr>
          <m:e>
            <m:r>
              <m:rPr>
                <m:sty m:val="p"/>
                <m:scr m:val="script"/>
              </m:rPr>
              <w:rPr>
                <w:rFonts w:ascii="Times New Roman" w:eastAsia="MS Mincho"/>
                <w:color w:val="000000"/>
                <w:sz w:val="28"/>
                <w:szCs w:val="28"/>
              </w:rPr>
              <m:t>ℛ</m:t>
            </m:r>
            <m:ctrlPr>
              <w:rPr>
                <w:rFonts w:ascii="Cambria Math" w:hAnsi="Cambria Math"/>
                <w:iCs/>
                <w:color w:val="000000"/>
                <w:sz w:val="28"/>
                <w:szCs w:val="28"/>
              </w:rPr>
            </m:ctrlPr>
          </m:e>
          <m:sub>
            <m:r>
              <m:rPr>
                <m:sty m:val="p"/>
                <m:scr m:val="script"/>
              </m:rPr>
              <w:rPr>
                <w:rFonts w:ascii="Times New Roman" w:eastAsia="MS Mincho"/>
                <w:color w:val="000000"/>
                <w:sz w:val="28"/>
                <w:szCs w:val="28"/>
              </w:rPr>
              <m:t>m</m:t>
            </m:r>
            <m:ctrlPr>
              <w:rPr>
                <w:rFonts w:ascii="Cambria Math" w:hAnsi="Cambria Math"/>
                <w:iCs/>
                <w:color w:val="000000"/>
                <w:sz w:val="28"/>
                <w:szCs w:val="28"/>
              </w:rPr>
            </m:ctrlPr>
          </m:sub>
          <m:sup>
            <m:r>
              <m:rPr>
                <m:sty m:val="p"/>
              </m:rPr>
              <w:rPr>
                <w:rFonts w:ascii="Times New Roman"/>
                <w:color w:val="000000"/>
                <w:sz w:val="28"/>
                <w:szCs w:val="28"/>
              </w:rPr>
              <m:t>−1</m:t>
            </m:r>
            <m:ctrlPr>
              <w:rPr>
                <w:rFonts w:ascii="Cambria Math" w:hAnsi="Cambria Math"/>
                <w:iCs/>
                <w:color w:val="000000"/>
                <w:sz w:val="28"/>
                <w:szCs w:val="28"/>
              </w:rPr>
            </m:ctrlPr>
          </m:sup>
        </m:sSubSup>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hint="eastAsia" w:hAnsi="Cambria Math"/>
          <w:i w:val="0"/>
          <w:iCs/>
          <w:color w:val="000000"/>
          <w:sz w:val="28"/>
          <w:szCs w:val="28"/>
          <w:lang w:val="en-US" w:eastAsia="zh-CN"/>
        </w:rPr>
        <w:t>为</w:t>
      </w:r>
      <w:r>
        <w:rPr>
          <w:rFonts w:ascii="Times New Roman"/>
          <w:iCs/>
          <w:color w:val="000000"/>
          <w:sz w:val="28"/>
          <w:szCs w:val="28"/>
        </w:rPr>
        <w:t>相关联的具体算子集合，</w:t>
      </w:r>
      <m:oMath>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具体算子与操作原语之间的一组映射关系对，通过上述反向检索机制，可将生成阶段限制在抽象的操作原语空间中进行，从而降低搜索空间复杂度，同时在执行阶段再映射至具体平台算子，从而实现生成推理过程与具体平台执行的解耦。</w:t>
      </w:r>
    </w:p>
    <w:p w14:paraId="3317F627">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实施方式中，按照功能语义构建操作大类、操作子类、操作原语三级层次结构的技术手段，解决了地理处理领域因不同平台算子功能粒度、命名方式各异而导致的语义表示碎片化与不统一问题，实现了对多源异构算子功能的统一抽象与归约，为后续的序列生成提供了一个标准化、结构化的输出空间，显著降低了模型直接学习海量具体算子接口的学习复杂度。由于采用了基于预构建知识图谱建立多平台具体算子与抽象操作原语之间映射关系的技术手段，解决了直接面向特定平台算子生成模型导致的跨平台可迁移性差、难以复用的问题，从根源上实现了地理处理操作表达的语义解耦，为后续模型实现跨平台、可迁移的自动化流程构建奠定了坚实的基础。</w:t>
      </w:r>
    </w:p>
    <w:p w14:paraId="394AF58F">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在一种实施方式中，步骤S20包括：</w:t>
      </w:r>
    </w:p>
    <w:p w14:paraId="0BBB3C0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步骤S201，对地理信息处理任务进行语义解析，提取任务意图及约束信息，生成初始结构化语义表示。</w:t>
      </w:r>
    </w:p>
    <w:p w14:paraId="28FB950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可以接收用户输入的自然语言地理处理任务描述后，对任务描述进行语义解析，以识别其中的任务意图、地理处理操作类型、空间数据对象、输入输出需求以及处理约束条件，其中处理约束条件包括空间范围、时间范围、数据类型及空间关系约束。语义解析过程采用面向地理信息处理领域的语义解析模型实现，语义解析模型在通用语言理解能力基础上，引入地理处理操作语义、空间数据对象类别及空间关系表达等领域知识，对自然语言任务描述中的关键语义成分进行识别与结构化抽取。</w:t>
      </w:r>
    </w:p>
    <w:p w14:paraId="5691841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进一步地，为解决地理处理任务描述中存在的术语歧义、表达不规范及约束描述不一致的问题，在语义解析结果基础上，结合预定义的地理处理术语体系及数据类型规范，对操作类型、数据对象及约束条件进行标准化处理，从而获得统一的结构化语义特征表示。</w:t>
      </w:r>
    </w:p>
    <w:p w14:paraId="2784351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能源时空业务场景中，结构化语义特征可包括矿区范围、监测时间段、遥感影像或矢量边界等数据对象，以及生态变化检测、分区统计、风险评估或成果发布等处理目标，使自然语言任务能够被转换为与业务场景、空间数据类型及目标平台执行能力相对应的结构化输入。</w:t>
      </w:r>
    </w:p>
    <w:p w14:paraId="15F4FCE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步骤S202，基于预定义的任务类型词表，通过语义相似度计算确定地理信息处理任务对应的任务类型标识。</w:t>
      </w:r>
    </w:p>
    <w:p w14:paraId="729641E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w:t>
      </w:r>
      <w:bookmarkStart w:id="2" w:name="_Hlk227244419"/>
      <w:r>
        <w:rPr>
          <w:rFonts w:hint="eastAsia" w:ascii="Times New Roman"/>
          <w:iCs/>
          <w:color w:val="000000"/>
          <w:sz w:val="28"/>
          <w:szCs w:val="28"/>
        </w:rPr>
        <w:t>在提取所述结构化语义特征后，基于预定义的地理处理任务类型体系对任务类型进行识别，以使后续序列生成模型能够在统一语义空间中进行处理。将结构化语义特征映射为语义向量表示，并与候选地理处理任务类型的向量表示进行相似度计算，选取相似度最高的候选任务类型作为任务类型标识。</w:t>
      </w:r>
      <w:bookmarkEnd w:id="2"/>
    </w:p>
    <w:p w14:paraId="096BA9B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步骤S203，将任务类型标识、初始结构化语义表示及任务文本语义表示共同作为输入，构建结构化语义特征。</w:t>
      </w:r>
    </w:p>
    <w:p w14:paraId="025AA72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示例性的，在获得任务类型标识后，将任务类型标识与结构化语义特征进行融合，形成统一的语义表示，并将</w:t>
      </w:r>
      <w:bookmarkStart w:id="3" w:name="_Hlk227244530"/>
      <w:r>
        <w:rPr>
          <w:rFonts w:hint="eastAsia" w:ascii="Times New Roman"/>
          <w:iCs/>
          <w:color w:val="000000"/>
          <w:sz w:val="28"/>
          <w:szCs w:val="28"/>
        </w:rPr>
        <w:t>任务类型标识、统一语义表示及原始任务描述的文本编码结果作为后续条件化序列生成模型的输入特征。</w:t>
      </w:r>
      <w:bookmarkEnd w:id="3"/>
    </w:p>
    <w:p w14:paraId="6ACA41B3">
      <w:pPr>
        <w:pStyle w:val="5"/>
        <w:tabs>
          <w:tab w:val="left" w:pos="24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实施方式中，结合领域知识对自然语言任务进行语义解析，以提取任务意图和约束信息，解决了用户描述中存在术语歧义、表达不规范且直接使用原始文本难以准确关联专业操作的问题，实现了将模糊、多样的自然语言指令转化为包含明确目标、数据对象和处理限制的机器可读表示，为后续生成提供了精确的语义输入基础。由于采用了基于预定义任务类型词表并通过语义相似度计算确定任务类型标识的技术手段，解决了自然语言描述与庞大、复杂的处理操作空间难以直接匹配的问题，实现了对任务进行快速、准确的宏观归类，使得后续的序列生成过程能够被约束在相关的功能领域内，有效缩小了搜索空间并避免了生成方向的偏离。由于采用了将任务类型标识、初始结构化语义表示及任务文本语义表示三者共同融合构建结构化语义特征的技术手段，实现了对任务宏观类别、微观解析要素及整体语言上下文的统一编码，显著提升了生成流程与任务真实意图的语义一致性。</w:t>
      </w:r>
    </w:p>
    <w:p w14:paraId="6C47706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基于此，步骤S30包括：</w:t>
      </w:r>
    </w:p>
    <w:p w14:paraId="0BAF2FD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步骤S301，利用条件化序列生成模型，在平台无关的操作语义空间内以自回归方式生成候选操作原语序列。</w:t>
      </w:r>
    </w:p>
    <w:p w14:paraId="5ACB865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条件化序列生成模型接收步骤S20得到的结构化语义特征作为条件输入，如步骤S104的实施方式，通过特征级线性调制将任务语义与知识图谱约束注入解码过程，在平台无关的操作语义空间中以自回归方式生成操作原语序列，具体流程如图3所示。</w:t>
      </w:r>
    </w:p>
    <w:p w14:paraId="4CEE017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302，生成候选操作原语序列的过程中，在每一时间步，根据任务类型标识、已生成操作原语序列的层次归属关系、操作原语转移合法性约束以及相邻步骤输入输出数据类型兼容性约束，构建候选操作原语集合，并对不满足约束的候选操作原语进行筛选。</w:t>
      </w:r>
    </w:p>
    <w:p w14:paraId="61BAF2B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为使平台无关的操作原语层次体系直接参与地理处理任务的推理过程，可以基于操作原语层次结构、训练样本中的相邻操作原语转移统计信息以及相邻步骤输入输出数据类型关系，构建操作原语转移合法性约束，用于描述不同操作原语之间的允许转移关系。在地理空间处理任务中，不同处理步骤之间通常具有明确的数据流衔接要求。当相邻操作之间输入输出数据类型不兼容时，该转移路径不应被视为有效生成路径。因此，将操作原语之间的转移合法性与输入输出数据类型兼容性共同纳入统一约束体系。</w:t>
      </w:r>
    </w:p>
    <w:p w14:paraId="5BFF4BE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示例性的，操作原语转移合法性约束通过操作原语转移合法性矩阵</w:t>
      </w:r>
      <m:oMath>
        <m:r>
          <m:rPr>
            <m:sty m:val="p"/>
          </m:rPr>
          <w:rPr>
            <w:rFonts w:hint="eastAsia" w:ascii="Times New Roman"/>
            <w:color w:val="000000"/>
            <w:sz w:val="28"/>
            <w:szCs w:val="28"/>
          </w:rPr>
          <m:t>M</m:t>
        </m:r>
      </m:oMath>
      <w:r>
        <w:rPr>
          <w:rFonts w:hint="eastAsia" w:ascii="Times New Roman"/>
          <w:iCs/>
          <w:color w:val="000000"/>
          <w:sz w:val="28"/>
          <w:szCs w:val="28"/>
        </w:rPr>
        <w:t>表征。设操作原语集合为</w:t>
      </w:r>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oMath>
      <w:r>
        <w:rPr>
          <w:rFonts w:hint="eastAsia" w:ascii="Times New Roman"/>
          <w:iCs/>
          <w:color w:val="000000"/>
          <w:sz w:val="28"/>
          <w:szCs w:val="28"/>
        </w:rPr>
        <w:t>，则</w:t>
      </w:r>
      <m:oMath>
        <m:r>
          <m:rPr>
            <m:sty m:val="p"/>
          </m:rPr>
          <w:rPr>
            <w:rFonts w:hint="eastAsia" w:ascii="Times New Roman"/>
            <w:color w:val="000000"/>
            <w:sz w:val="28"/>
            <w:szCs w:val="28"/>
          </w:rPr>
          <m:t>M</m:t>
        </m:r>
      </m:oMath>
      <w:r>
        <w:rPr>
          <w:rFonts w:hint="eastAsia" w:ascii="Times New Roman"/>
          <w:iCs/>
          <w:color w:val="000000"/>
          <w:sz w:val="28"/>
          <w:szCs w:val="28"/>
        </w:rPr>
        <w:t>满足以下关系式：</w:t>
      </w:r>
    </w:p>
    <w:p w14:paraId="6C1081F6">
      <w:pPr>
        <w:pStyle w:val="5"/>
        <w:tabs>
          <w:tab w:val="left" w:pos="1215"/>
        </w:tabs>
        <w:spacing w:after="12" w:line="360" w:lineRule="auto"/>
        <w:ind w:left="0" w:leftChars="0" w:firstLine="560" w:firstLineChars="200"/>
        <w:rPr>
          <w:rFonts w:hAnsi="Cambria Math"/>
          <w:iCs/>
          <w:color w:val="000000"/>
          <w:sz w:val="28"/>
          <w:szCs w:val="28"/>
        </w:rPr>
      </w:pPr>
      <m:oMathPara>
        <m:oMath>
          <m:r>
            <m:rPr>
              <m:sty m:val="p"/>
            </m:rPr>
            <w:rPr>
              <w:rFonts w:hint="eastAsia" w:ascii="Times New Roman"/>
              <w:color w:val="000000"/>
              <w:sz w:val="28"/>
              <w:szCs w:val="28"/>
            </w:rPr>
            <m:t>M∈</m:t>
          </m:r>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R</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up>
              <m:d>
                <m:dPr>
                  <m:begChr m:val="|"/>
                  <m:end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d>
                <m:dPr>
                  <m:begChr m:val="|"/>
                  <m:end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ctrlPr>
                <w:rPr>
                  <w:rFonts w:hint="eastAsia" w:ascii="Cambria Math" w:hAnsi="Cambria Math"/>
                  <w:iCs/>
                  <w:color w:val="000000"/>
                  <w:sz w:val="28"/>
                  <w:szCs w:val="28"/>
                </w:rPr>
              </m:ctrlPr>
            </m:sup>
          </m:sSubSup>
        </m:oMath>
      </m:oMathPara>
    </w:p>
    <w:p w14:paraId="5056A36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其中，元素</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M</m:t>
            </m:r>
            <m:ctrlPr>
              <w:rPr>
                <w:rFonts w:hint="eastAsia" w:ascii="Cambria Math" w:hAnsi="Cambria Math"/>
                <w:iCs/>
                <w:color w:val="000000"/>
                <w:sz w:val="28"/>
                <w:szCs w:val="28"/>
              </w:rPr>
            </m:ctrlPr>
          </m:e>
          <m:sub>
            <m:r>
              <m:rPr>
                <m:sty m:val="p"/>
              </m:rPr>
              <w:rPr>
                <w:rFonts w:hint="eastAsia" w:ascii="Times New Roman"/>
                <w:color w:val="000000"/>
                <w:sz w:val="28"/>
                <w:szCs w:val="28"/>
              </w:rPr>
              <m:t>ij</m:t>
            </m:r>
            <m:ctrlPr>
              <w:rPr>
                <w:rFonts w:hint="eastAsia" w:ascii="Cambria Math" w:hAnsi="Cambria Math"/>
                <w:iCs/>
                <w:color w:val="000000"/>
                <w:sz w:val="28"/>
                <w:szCs w:val="28"/>
              </w:rPr>
            </m:ctrlPr>
          </m:sub>
        </m:sSub>
      </m:oMath>
      <w:r>
        <w:rPr>
          <w:rFonts w:hint="eastAsia" w:ascii="Times New Roman"/>
          <w:iCs/>
          <w:color w:val="000000"/>
          <w:sz w:val="28"/>
          <w:szCs w:val="28"/>
        </w:rPr>
        <w:t>表示操作原语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oMath>
      <w:r>
        <w:rPr>
          <w:rFonts w:hint="eastAsia" w:ascii="Times New Roman"/>
          <w:iCs/>
          <w:color w:val="000000"/>
          <w:sz w:val="28"/>
          <w:szCs w:val="28"/>
        </w:rPr>
        <w:t>向操作原语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oMath>
      <w:r>
        <w:rPr>
          <w:rFonts w:hint="eastAsia" w:ascii="Times New Roman"/>
          <w:iCs/>
          <w:color w:val="000000"/>
          <w:sz w:val="28"/>
          <w:szCs w:val="28"/>
        </w:rPr>
        <w:t>的转移合法性程度或置信度。转移合法性矩阵为基于规则约束与统计信息构建的加权矩阵，其取值反映层次结构约束、训练样本统计规律以及输入输出数据类型兼容关系的综合作用结果。具体地，</w:t>
      </w:r>
      <m:oMath>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R</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up>
            <m:r>
              <m:rPr>
                <m:sty m:val="p"/>
              </m:rPr>
              <w:rPr>
                <w:rFonts w:hint="eastAsia" w:ascii="Times New Roman"/>
                <w:color w:val="000000"/>
                <w:sz w:val="28"/>
                <w:szCs w:val="28"/>
              </w:rPr>
              <m:t xml:space="preserve"> </m:t>
            </m:r>
            <m:ctrlPr>
              <w:rPr>
                <w:rFonts w:hint="eastAsia" w:ascii="Cambria Math" w:hAnsi="Cambria Math"/>
                <w:iCs/>
                <w:color w:val="000000"/>
                <w:sz w:val="28"/>
                <w:szCs w:val="28"/>
              </w:rPr>
            </m:ctrlPr>
          </m:sup>
        </m:sSubSup>
      </m:oMath>
      <w:r>
        <w:rPr>
          <w:rFonts w:hint="eastAsia" w:ascii="Times New Roman"/>
          <w:iCs/>
          <w:color w:val="000000"/>
          <w:sz w:val="28"/>
          <w:szCs w:val="28"/>
        </w:rPr>
        <w:t>表示非负实数集合，</w:t>
      </w:r>
      <m:oMath>
        <m:d>
          <m:dPr>
            <m:begChr m:val="|"/>
            <m:end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表示操作原语集合的基数，即操作原语的数量；</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M</m:t>
            </m:r>
            <m:ctrlPr>
              <w:rPr>
                <w:rFonts w:hint="eastAsia" w:ascii="Cambria Math" w:hAnsi="Cambria Math"/>
                <w:iCs/>
                <w:color w:val="000000"/>
                <w:sz w:val="28"/>
                <w:szCs w:val="28"/>
              </w:rPr>
            </m:ctrlPr>
          </m:e>
          <m:sub>
            <m:r>
              <m:rPr>
                <m:sty m:val="p"/>
              </m:rPr>
              <w:rPr>
                <w:rFonts w:hint="eastAsia" w:ascii="Times New Roman"/>
                <w:color w:val="000000"/>
                <w:sz w:val="28"/>
                <w:szCs w:val="28"/>
              </w:rPr>
              <m:t>ij</m:t>
            </m:r>
            <m:ctrlPr>
              <w:rPr>
                <w:rFonts w:hint="eastAsia" w:ascii="Cambria Math" w:hAnsi="Cambria Math"/>
                <w:iCs/>
                <w:color w:val="000000"/>
                <w:sz w:val="28"/>
                <w:szCs w:val="28"/>
              </w:rPr>
            </m:ctrlPr>
          </m:sub>
        </m:sSub>
      </m:oMath>
      <w:r>
        <w:rPr>
          <w:rFonts w:hint="eastAsia" w:ascii="Times New Roman"/>
          <w:iCs/>
          <w:color w:val="000000"/>
          <w:sz w:val="28"/>
          <w:szCs w:val="28"/>
        </w:rPr>
        <w:t>表示第i个操作原语向第j个操作原语的转移合法性程度，</w:t>
      </w:r>
      <m:oMath>
        <m:r>
          <m:rPr>
            <m:sty m:val="p"/>
          </m:rPr>
          <w:rPr>
            <w:rFonts w:hint="eastAsia" w:ascii="Times New Roman"/>
            <w:color w:val="000000"/>
            <w:sz w:val="28"/>
            <w:szCs w:val="28"/>
          </w:rPr>
          <m:t>i,j∈</m:t>
        </m:r>
        <m:r>
          <m:rPr>
            <m:lit/>
            <m:sty m:val="p"/>
          </m:rPr>
          <w:rPr>
            <w:rFonts w:hint="eastAsia" w:ascii="Times New Roman"/>
            <w:color w:val="000000"/>
            <w:sz w:val="28"/>
            <w:szCs w:val="28"/>
          </w:rPr>
          <m:t>{1,2,</m:t>
        </m:r>
        <m:r>
          <m:rPr>
            <m:sty m:val="p"/>
          </m:rPr>
          <w:rPr>
            <w:rFonts w:hint="eastAsia" w:ascii="Times New Roman"/>
            <w:color w:val="000000"/>
            <w:sz w:val="28"/>
            <w:szCs w:val="28"/>
          </w:rPr>
          <m:t>…,</m:t>
        </m:r>
        <m:d>
          <m:dPr>
            <m:begChr m:val="|"/>
            <m:end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lit/>
            <m:sty m:val="p"/>
          </m:rPr>
          <w:rPr>
            <w:rFonts w:hint="eastAsia" w:ascii="Times New Roman"/>
            <w:color w:val="000000"/>
            <w:sz w:val="28"/>
            <w:szCs w:val="28"/>
          </w:rPr>
          <m:t>}</m:t>
        </m:r>
      </m:oMath>
      <w:r>
        <w:rPr>
          <w:rFonts w:hint="eastAsia" w:ascii="Times New Roman"/>
          <w:iCs/>
          <w:color w:val="000000"/>
          <w:sz w:val="28"/>
          <w:szCs w:val="28"/>
        </w:rPr>
        <w:t>；转移合法性矩阵为基于规则约束与统计信息构建的加权矩阵，其取值综合反映操作原语层次结构约束、训练样本中的转移统计规律以及输入输出数据类型兼容关系。</w:t>
      </w:r>
    </w:p>
    <w:p w14:paraId="26C80CD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需要说明的是，转移合法性矩阵可为预先计算得到的静态矩阵，或在推理过程中基于任务上下文信息进行动态调整。转移合法性矩阵的构建依据至少包括以下条件：</w:t>
      </w:r>
    </w:p>
    <w:p w14:paraId="63A0C30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（1）操作原语在操作大类及操作子类层面满足预定义的层次衔接规则；</w:t>
      </w:r>
    </w:p>
    <w:p w14:paraId="2966F59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（2）在训练样本中存在相邻操作原语转移关系，或符合领域规则允许的处理流程；</w:t>
      </w:r>
    </w:p>
    <w:p w14:paraId="6DE8094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（3）前一操作原语的输出数据类型与后一操作原语的输入数据类型兼容，所述数据类型包括矢量、栅格、影像、影像集合、表格及属性字段等。</w:t>
      </w:r>
    </w:p>
    <w:p w14:paraId="79B8D2D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具体地，在获得条件生成概率后，为保证生成的操作原语序列满足地理处理任务的结构约束与语义一致性，在解码过程中引入基于多源约束的候选筛选机制。示例性的，在第</w:t>
      </w:r>
      <m:oMath>
        <m:r>
          <m:rPr>
            <m:sty m:val="p"/>
          </m:rPr>
          <w:rPr>
            <w:rFonts w:hint="eastAsia" w:ascii="Times New Roman"/>
            <w:color w:val="000000"/>
            <w:sz w:val="28"/>
            <w:szCs w:val="28"/>
          </w:rPr>
          <m:t>t</m:t>
        </m:r>
      </m:oMath>
      <w:r>
        <w:rPr>
          <w:rFonts w:hint="eastAsia" w:ascii="Times New Roman"/>
          <w:iCs/>
          <w:color w:val="000000"/>
          <w:sz w:val="28"/>
          <w:szCs w:val="28"/>
        </w:rPr>
        <w:t>个时间步，首先基于模型输出的概率分布</w:t>
      </w:r>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构建候选操作原语集合候选集合由以下约束条件共同确定：（1）任务类型对应的操作大类约束；（2）已生成操作原语序列的层次归属关系约束；（3）操作原语转移合法性约束；（4）相邻步骤输入输出数据类型兼容性约束。</w:t>
      </w:r>
    </w:p>
    <w:p w14:paraId="427C76A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设候选屏蔽向量为</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m</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oMath>
      <w:r>
        <w:rPr>
          <w:rFonts w:hint="eastAsia" w:ascii="Times New Roman"/>
          <w:iCs/>
          <w:color w:val="000000"/>
          <w:sz w:val="28"/>
          <w:szCs w:val="28"/>
        </w:rPr>
        <w:t>，其中满足上述约束条件的候选操作原语对应元素取值为1，否则取值为0，则经约束筛选后的概率分布可表示为：</w:t>
      </w:r>
    </w:p>
    <w:p w14:paraId="3BE13066">
      <w:pPr>
        <w:pStyle w:val="5"/>
        <w:tabs>
          <w:tab w:val="left" w:pos="1215"/>
        </w:tabs>
        <w:spacing w:after="12" w:line="360" w:lineRule="auto"/>
        <w:ind w:left="0" w:leftChars="0" w:firstLine="560" w:firstLineChars="200"/>
        <w:rPr>
          <w:rFonts w:ascii="Times New Roman"/>
          <w:iCs/>
          <w:color w:val="000000"/>
          <w:sz w:val="28"/>
          <w:szCs w:val="28"/>
        </w:rPr>
      </w:pPr>
      <m:oMathPara>
        <m:oMath>
          <m:acc>
            <m:accPr>
              <m:chr m:val="̃"/>
              <m:ctrlPr>
                <w:rPr>
                  <w:rFonts w:hint="eastAsia" w:ascii="Cambria Math" w:hAnsi="Cambria Math"/>
                  <w:iCs/>
                  <w:color w:val="000000"/>
                  <w:sz w:val="28"/>
                  <w:szCs w:val="28"/>
                </w:rPr>
              </m:ctrlPr>
            </m:accPr>
            <m:e>
              <m:r>
                <m:rPr>
                  <m:sty m:val="p"/>
                </m:rPr>
                <w:rPr>
                  <w:rFonts w:hint="eastAsia" w:ascii="Times New Roman"/>
                  <w:color w:val="000000"/>
                  <w:sz w:val="28"/>
                  <w:szCs w:val="28"/>
                </w:rPr>
                <m:t>P</m:t>
              </m:r>
              <m:ctrlPr>
                <w:rPr>
                  <w:rFonts w:hint="eastAsia" w:ascii="Cambria Math" w:hAnsi="Cambria Math"/>
                  <w:iCs/>
                  <w:color w:val="000000"/>
                  <w:sz w:val="28"/>
                  <w:szCs w:val="28"/>
                </w:rPr>
              </m:ctrlPr>
            </m:e>
          </m:acc>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r>
            <m:rPr>
              <m:nor/>
              <m:sty m:val="p"/>
            </m:rPr>
            <w:rPr>
              <w:rFonts w:hint="eastAsia" w:ascii="Times New Roman"/>
              <w:color w:val="000000"/>
              <w:sz w:val="28"/>
              <w:szCs w:val="28"/>
            </w:rPr>
            <m:t>Normalize</m:t>
          </m:r>
          <m:d>
            <m:dPr>
              <m:ctrlPr>
                <w:rPr>
                  <w:rFonts w:hint="eastAsia" w:ascii="Cambria Math" w:hAnsi="Cambria Math"/>
                  <w:iCs/>
                  <w:color w:val="000000"/>
                  <w:sz w:val="28"/>
                  <w:szCs w:val="28"/>
                </w:rPr>
              </m:ctrlPr>
            </m:dPr>
            <m:e>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m</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m:oMathPara>
    </w:p>
    <w:p w14:paraId="490A8E5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oMath>
      <w:r>
        <w:rPr>
          <w:rFonts w:hint="eastAsia" w:ascii="Times New Roman"/>
          <w:iCs/>
          <w:color w:val="000000"/>
          <w:sz w:val="28"/>
          <w:szCs w:val="28"/>
        </w:rPr>
        <w:t>表示第t步生成的操作原语，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oMath>
      <w:r>
        <w:rPr>
          <w:rFonts w:hint="eastAsia" w:ascii="Times New Roman"/>
          <w:iCs/>
          <w:color w:val="000000"/>
          <w:sz w:val="28"/>
          <w:szCs w:val="28"/>
        </w:rPr>
        <w:t>表示已生成的序列，</w:t>
      </w:r>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表示模型在当前条件下对候选操作原语的原始生成概率分布；</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m</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r>
          <m:rPr>
            <m:sty m:val="p"/>
          </m:rPr>
          <w:rPr>
            <w:rFonts w:hint="eastAsia" w:ascii="Times New Roman"/>
            <w:color w:val="000000"/>
            <w:sz w:val="28"/>
            <w:szCs w:val="28"/>
          </w:rPr>
          <m:t>∈</m:t>
        </m:r>
        <m:r>
          <m:rPr>
            <m:lit/>
            <m:sty m:val="p"/>
          </m:rPr>
          <w:rPr>
            <w:rFonts w:hint="eastAsia" w:ascii="Times New Roman"/>
            <w:color w:val="000000"/>
            <w:sz w:val="28"/>
            <w:szCs w:val="28"/>
          </w:rPr>
          <m:t>{0,1</m:t>
        </m:r>
        <m:sSup>
          <m:sSupPr>
            <m:ctrlPr>
              <w:rPr>
                <w:rFonts w:hint="eastAsia" w:ascii="Cambria Math" w:hAnsi="Cambria Math"/>
                <w:iCs/>
                <w:color w:val="000000"/>
                <w:sz w:val="28"/>
                <w:szCs w:val="28"/>
              </w:rPr>
            </m:ctrlPr>
          </m:sSupPr>
          <m:e>
            <m:r>
              <m:rPr>
                <m:lit/>
                <m:sty m:val="p"/>
              </m:rPr>
              <w:rPr>
                <w:rFonts w:hint="eastAsia" w:ascii="Times New Roman"/>
                <w:color w:val="000000"/>
                <w:sz w:val="28"/>
                <w:szCs w:val="28"/>
              </w:rPr>
              <m:t>}</m:t>
            </m:r>
            <m:ctrlPr>
              <w:rPr>
                <w:rFonts w:hint="eastAsia" w:ascii="Cambria Math" w:hAnsi="Cambria Math"/>
                <w:iCs/>
                <w:color w:val="000000"/>
                <w:sz w:val="28"/>
                <w:szCs w:val="28"/>
              </w:rPr>
            </m:ctrlPr>
          </m:e>
          <m:sup>
            <m:d>
              <m:dPr>
                <m:begChr m:val="|"/>
                <m:end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ctrlPr>
              <w:rPr>
                <w:rFonts w:hint="eastAsia" w:ascii="Cambria Math" w:hAnsi="Cambria Math"/>
                <w:iCs/>
                <w:color w:val="000000"/>
                <w:sz w:val="28"/>
                <w:szCs w:val="28"/>
              </w:rPr>
            </m:ctrlPr>
          </m:sup>
        </m:sSup>
      </m:oMath>
      <w:r>
        <w:rPr>
          <w:rFonts w:hint="eastAsia" w:ascii="Times New Roman"/>
          <w:iCs/>
          <w:color w:val="000000"/>
          <w:sz w:val="28"/>
          <w:szCs w:val="28"/>
        </w:rPr>
        <w:t>表示候选屏蔽向量，其维度与操作原语词表大小一致；⊙表示逐元素乘法，用于将不满足约束条件的候选操作原语对应概率置零；Normalize表示对筛选后的候选集合进行重新归一化，使其满足概率分布约束；</w:t>
      </w:r>
      <m:oMath>
        <m:acc>
          <m:accPr>
            <m:chr m:val="̃"/>
            <m:ctrlPr>
              <w:rPr>
                <w:rFonts w:hint="eastAsia" w:ascii="Cambria Math" w:hAnsi="Cambria Math"/>
                <w:iCs/>
                <w:color w:val="000000"/>
                <w:sz w:val="28"/>
                <w:szCs w:val="28"/>
              </w:rPr>
            </m:ctrlPr>
          </m:accPr>
          <m:e>
            <m:r>
              <m:rPr>
                <m:sty m:val="p"/>
              </m:rPr>
              <w:rPr>
                <w:rFonts w:hint="eastAsia" w:ascii="Times New Roman"/>
                <w:color w:val="000000"/>
                <w:sz w:val="28"/>
                <w:szCs w:val="28"/>
              </w:rPr>
              <m:t>P</m:t>
            </m:r>
            <m:ctrlPr>
              <w:rPr>
                <w:rFonts w:hint="eastAsia" w:ascii="Cambria Math" w:hAnsi="Cambria Math"/>
                <w:iCs/>
                <w:color w:val="000000"/>
                <w:sz w:val="28"/>
                <w:szCs w:val="28"/>
              </w:rPr>
            </m:ctrlPr>
          </m:e>
        </m:acc>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在引入结构约束后的候选操作原语概率分布。计算过程通过将候选屏蔽向量与原始概率分布进行逐元素相乘，对不满足结构约束条件的候选操作原语进行概率抑制或屏蔽，并对剩余候选项进行归一化处理，从而在概率空间内实现约束驱动的候选筛选。</w:t>
      </w:r>
    </w:p>
    <w:p w14:paraId="3502D4C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对于不满足约束条件的候选操作原语，其对应概率在筛选过程中被置零或显著降低，从而不参与当前时间步的选择过程。</w:t>
      </w:r>
    </w:p>
    <w:p w14:paraId="48A8B85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进一步地，筛选与归一化过程等价于在解码过程中对原始概率分布施加结构化约束，使不满足约束条件的生成路径在概率空间中被有效剔除，从而保证生成序列满足地理处理任务中的结构约束与语义一致性。</w:t>
      </w:r>
    </w:p>
    <w:p w14:paraId="0BB4E5B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需要说明的是，由于同一地理处理任务在不同平台或不同处理策略下可能存在多条合理处理路径，可以在推理阶段采用多候选序列生成策略，以输出多个结构合理且语义相关的候选操作原语序列。</w:t>
      </w:r>
    </w:p>
    <w:p w14:paraId="35DD0D2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步骤S303，对候选操作原语序列中的每个操作原语，从知识图谱中检索与其相关联且属于目标平台的算子集合，得到</w:t>
      </w:r>
      <w:r>
        <w:rPr>
          <w:rFonts w:ascii="Times New Roman"/>
          <w:iCs/>
          <w:color w:val="000000"/>
          <w:sz w:val="28"/>
          <w:szCs w:val="28"/>
        </w:rPr>
        <w:t>候选算子链</w:t>
      </w:r>
      <w:r>
        <w:rPr>
          <w:rFonts w:hint="eastAsia" w:ascii="Times New Roman"/>
          <w:iCs/>
          <w:color w:val="000000"/>
          <w:sz w:val="28"/>
          <w:szCs w:val="28"/>
        </w:rPr>
        <w:t>。</w:t>
      </w:r>
    </w:p>
    <w:p w14:paraId="7C4E2DB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示例性的，可以采用基于搜索的序列扩展方法，在每一时间步对满足约束条件的候选操作原语进行扩展，并保留若干得分较高的候选路径。设候选操作原语序列为</w:t>
      </w:r>
      <m:oMath>
        <m:r>
          <m:rPr>
            <m:sty m:val="p"/>
          </m:rPr>
          <w:rPr>
            <w:rFonts w:hint="eastAsia" w:ascii="Times New Roman"/>
            <w:color w:val="000000"/>
            <w:sz w:val="28"/>
            <w:szCs w:val="28"/>
          </w:rPr>
          <m:t>Y=</m:t>
        </m:r>
        <m:r>
          <m:rPr>
            <m:lit/>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r>
          <m:rPr>
            <m:lit/>
            <m:sty m:val="p"/>
          </m:rPr>
          <w:rPr>
            <w:rFonts w:hint="eastAsia" w:ascii="Times New Roman"/>
            <w:color w:val="000000"/>
            <w:sz w:val="28"/>
            <w:szCs w:val="28"/>
          </w:rPr>
          <m:t>}</m:t>
        </m:r>
      </m:oMath>
      <w:r>
        <w:rPr>
          <w:rFonts w:hint="eastAsia" w:ascii="Times New Roman"/>
          <w:iCs/>
          <w:color w:val="000000"/>
          <w:sz w:val="28"/>
          <w:szCs w:val="28"/>
        </w:rPr>
        <w:t>，其累计生成得分可表示为：</w:t>
      </w:r>
    </w:p>
    <w:p w14:paraId="5E3CA72F">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Score</m:t>
          </m:r>
          <m:d>
            <m:dPr>
              <m:ctrlPr>
                <w:rPr>
                  <w:rFonts w:hint="eastAsia" w:ascii="Cambria Math" w:hAnsi="Cambria Math"/>
                  <w:iCs/>
                  <w:color w:val="000000"/>
                  <w:sz w:val="28"/>
                  <w:szCs w:val="28"/>
                </w:rPr>
              </m:ctrlPr>
            </m:dPr>
            <m:e>
              <m:r>
                <m:rPr>
                  <m:sty m:val="p"/>
                </m:rPr>
                <w:rPr>
                  <w:rFonts w:hint="eastAsia" w:ascii="Times New Roman"/>
                  <w:color w:val="000000"/>
                  <w:sz w:val="28"/>
                  <w:szCs w:val="28"/>
                </w:rPr>
                <m:t>Y</m:t>
              </m:r>
              <m:ctrlPr>
                <w:rPr>
                  <w:rFonts w:hint="eastAsia" w:ascii="Cambria Math" w:hAnsi="Cambria Math"/>
                  <w:iCs/>
                  <w:color w:val="000000"/>
                  <w:sz w:val="28"/>
                  <w:szCs w:val="28"/>
                </w:rPr>
              </m:ctrlPr>
            </m:e>
          </m:d>
          <m:r>
            <m:rPr>
              <m:sty m:val="p"/>
            </m:rPr>
            <w:rPr>
              <w:rFonts w:hint="eastAsia" w:ascii="Times New Roman"/>
              <w:color w:val="000000"/>
              <w:sz w:val="28"/>
              <w:szCs w:val="28"/>
            </w:rPr>
            <m:t>=</m:t>
          </m:r>
          <m:nary>
            <m:naryPr>
              <m:chr m:val="∑"/>
              <m:ctrlPr>
                <w:rPr>
                  <w:rFonts w:hint="eastAsia" w:ascii="Cambria Math" w:hAnsi="Cambria Math"/>
                  <w:iCs/>
                  <w:color w:val="000000"/>
                  <w:sz w:val="28"/>
                  <w:szCs w:val="28"/>
                </w:rPr>
              </m:ctrlPr>
            </m:naryPr>
            <m:sub>
              <m:r>
                <m:rPr>
                  <m:sty m:val="p"/>
                </m:rPr>
                <w:rPr>
                  <w:rFonts w:hint="eastAsia" w:ascii="Times New Roman"/>
                  <w:color w:val="000000"/>
                  <w:sz w:val="28"/>
                  <w:szCs w:val="28"/>
                </w:rPr>
                <m:t>t=1</m:t>
              </m:r>
              <m:ctrlPr>
                <w:rPr>
                  <w:rFonts w:hint="eastAsia" w:ascii="Cambria Math" w:hAnsi="Cambria Math"/>
                  <w:iCs/>
                  <w:color w:val="000000"/>
                  <w:sz w:val="28"/>
                  <w:szCs w:val="28"/>
                </w:rPr>
              </m:ctrlPr>
            </m:sub>
            <m:sup>
              <m:r>
                <m:rPr>
                  <m:sty m:val="p"/>
                </m:rPr>
                <w:rPr>
                  <w:rFonts w:hint="eastAsia" w:ascii="Times New Roman"/>
                  <w:color w:val="000000"/>
                  <w:sz w:val="28"/>
                  <w:szCs w:val="28"/>
                </w:rPr>
                <m:t>T</m:t>
              </m:r>
              <m:ctrlPr>
                <w:rPr>
                  <w:rFonts w:hint="eastAsia" w:ascii="Cambria Math" w:hAnsi="Cambria Math"/>
                  <w:iCs/>
                  <w:color w:val="000000"/>
                  <w:sz w:val="28"/>
                  <w:szCs w:val="28"/>
                </w:rPr>
              </m:ctrlPr>
            </m:sup>
            <m:e>
              <m:func>
                <m:funcPr>
                  <m:ctrlPr>
                    <w:rPr>
                      <w:rFonts w:hint="eastAsia" w:ascii="Cambria Math" w:hAnsi="Cambria Math"/>
                      <w:iCs/>
                      <w:color w:val="000000"/>
                      <w:sz w:val="28"/>
                      <w:szCs w:val="28"/>
                    </w:rPr>
                  </m:ctrlPr>
                </m:funcPr>
                <m:fName>
                  <m:r>
                    <m:rPr>
                      <m:sty m:val="p"/>
                    </m:rPr>
                    <w:rPr>
                      <w:rFonts w:hint="eastAsia" w:ascii="Times New Roman"/>
                      <w:color w:val="000000"/>
                      <w:sz w:val="28"/>
                      <w:szCs w:val="28"/>
                    </w:rPr>
                    <m:t>log</m:t>
                  </m:r>
                  <m:ctrlPr>
                    <w:rPr>
                      <w:rFonts w:hint="eastAsia" w:ascii="Cambria Math" w:hAnsi="Cambria Math"/>
                      <w:iCs/>
                      <w:color w:val="000000"/>
                      <w:sz w:val="28"/>
                      <w:szCs w:val="28"/>
                    </w:rPr>
                  </m:ctrlPr>
                </m:fName>
                <m:e>
                  <m:acc>
                    <m:accPr>
                      <m:chr m:val="̃"/>
                      <m:ctrlPr>
                        <w:rPr>
                          <w:rFonts w:hint="eastAsia" w:ascii="Cambria Math" w:hAnsi="Cambria Math"/>
                          <w:iCs/>
                          <w:color w:val="000000"/>
                          <w:sz w:val="28"/>
                          <w:szCs w:val="28"/>
                        </w:rPr>
                      </m:ctrlPr>
                    </m:accPr>
                    <m:e>
                      <m:r>
                        <m:rPr>
                          <m:sty m:val="p"/>
                        </m:rPr>
                        <w:rPr>
                          <w:rFonts w:hint="eastAsia" w:ascii="Times New Roman"/>
                          <w:color w:val="000000"/>
                          <w:sz w:val="28"/>
                          <w:szCs w:val="28"/>
                        </w:rPr>
                        <m:t>P</m:t>
                      </m:r>
                      <m:ctrlPr>
                        <w:rPr>
                          <w:rFonts w:hint="eastAsia" w:ascii="Cambria Math" w:hAnsi="Cambria Math"/>
                          <w:iCs/>
                          <w:color w:val="000000"/>
                          <w:sz w:val="28"/>
                          <w:szCs w:val="28"/>
                        </w:rPr>
                      </m:ctrlPr>
                    </m:e>
                  </m:acc>
                  <m:ctrlPr>
                    <w:rPr>
                      <w:rFonts w:hint="eastAsia" w:ascii="Cambria Math" w:hAnsi="Cambria Math"/>
                      <w:iCs/>
                      <w:color w:val="000000"/>
                      <w:sz w:val="28"/>
                      <w:szCs w:val="28"/>
                    </w:rPr>
                  </m:ctrlPr>
                </m:e>
              </m:func>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ctrlPr>
                <w:rPr>
                  <w:rFonts w:hint="eastAsia" w:ascii="Cambria Math" w:hAnsi="Cambria Math"/>
                  <w:iCs/>
                  <w:color w:val="000000"/>
                  <w:sz w:val="28"/>
                  <w:szCs w:val="28"/>
                </w:rPr>
              </m:ctrlPr>
            </m:e>
          </m:nary>
        </m:oMath>
      </m:oMathPara>
    </w:p>
    <w:p w14:paraId="57E6B0E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oMath>
      <w:r>
        <w:rPr>
          <w:rFonts w:hint="eastAsia" w:ascii="Times New Roman"/>
          <w:iCs/>
          <w:color w:val="000000"/>
          <w:sz w:val="28"/>
          <w:szCs w:val="28"/>
        </w:rPr>
        <w:t>表示第t步生成的操作原语，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oMath>
      <w:r>
        <w:rPr>
          <w:rFonts w:hint="eastAsia" w:ascii="Times New Roman"/>
          <w:iCs/>
          <w:color w:val="000000"/>
          <w:sz w:val="28"/>
          <w:szCs w:val="28"/>
        </w:rPr>
        <w:t>表示已生成的序列，</w:t>
      </w:r>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表示模型在当前条件下对候选操作原语的原始生成概率分布；</w:t>
      </w:r>
      <m:oMath>
        <m:r>
          <m:rPr>
            <m:sty m:val="p"/>
          </m:rPr>
          <w:rPr>
            <w:rFonts w:hint="eastAsia" w:ascii="Times New Roman"/>
            <w:color w:val="000000"/>
            <w:sz w:val="28"/>
            <w:szCs w:val="28"/>
          </w:rPr>
          <m:t>Score</m:t>
        </m:r>
        <m:d>
          <m:dPr>
            <m:ctrlPr>
              <w:rPr>
                <w:rFonts w:hint="eastAsia" w:ascii="Cambria Math" w:hAnsi="Cambria Math"/>
                <w:iCs/>
                <w:color w:val="000000"/>
                <w:sz w:val="28"/>
                <w:szCs w:val="28"/>
              </w:rPr>
            </m:ctrlPr>
          </m:dPr>
          <m:e>
            <m:r>
              <m:rPr>
                <m:sty m:val="p"/>
              </m:rPr>
              <w:rPr>
                <w:rFonts w:hint="eastAsia" w:ascii="Times New Roman"/>
                <w:color w:val="000000"/>
                <w:sz w:val="28"/>
                <w:szCs w:val="28"/>
              </w:rPr>
              <m:t>Y</m:t>
            </m:r>
            <m:ctrlPr>
              <w:rPr>
                <w:rFonts w:hint="eastAsia" w:ascii="Cambria Math" w:hAnsi="Cambria Math"/>
                <w:iCs/>
                <w:color w:val="000000"/>
                <w:sz w:val="28"/>
                <w:szCs w:val="28"/>
              </w:rPr>
            </m:ctrlPr>
          </m:e>
        </m:d>
      </m:oMath>
      <w:r>
        <w:rPr>
          <w:rFonts w:hint="eastAsia" w:ascii="Times New Roman"/>
          <w:iCs/>
          <w:color w:val="000000"/>
          <w:sz w:val="28"/>
          <w:szCs w:val="28"/>
        </w:rPr>
        <w:t>表示候选序列的累计生成得分。累计得分通过对各时间步的对数生成概率进行累加，用于刻画候选序列在整体生成过程中的概率一致性与语义合理性，从而为多候选路径之间的排序与筛选提供依据。</w:t>
      </w:r>
    </w:p>
    <w:p w14:paraId="481C9CC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进一步地，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具体参考步骤S105的实施方式，此处不再赘述。</w:t>
      </w:r>
    </w:p>
    <w:p w14:paraId="0CB74D7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p>
    <w:p w14:paraId="6F24B463">
      <w:pPr>
        <w:pStyle w:val="5"/>
        <w:numPr>
          <w:ilvl w:val="255"/>
          <w:numId w:val="0"/>
        </w:numPr>
        <w:spacing w:after="12" w:line="360" w:lineRule="auto"/>
        <w:ind w:firstLine="560" w:firstLineChars="200"/>
        <w:rPr>
          <w:rFonts w:ascii="Times New Roman"/>
          <w:iCs/>
          <w:color w:val="000000"/>
          <w:sz w:val="28"/>
          <w:szCs w:val="28"/>
        </w:rPr>
      </w:pPr>
      <w:r>
        <w:rPr>
          <w:rFonts w:hint="eastAsia" w:ascii="Times New Roman"/>
          <w:iCs/>
          <w:color w:val="000000"/>
          <w:sz w:val="28"/>
          <w:szCs w:val="28"/>
        </w:rPr>
        <w:t>本实施方式中，在序列生成的每一时间步，都同步施加任务类型标识、层次归属关系、操作原语转移合法性约束及输入输出数据类型兼容性约束进行实时筛选，解决了自回归生成中预测误差累积导致序列后期偏离合理结构，以及生成步骤间数据流断裂或不兼容的关键问题，实现了在生成过程中对每一步输出进行即时、多维度的合规性校验，从而保证了最终产出的抽象流程不仅语义相关，更具备结构合理性与数据连贯性。</w:t>
      </w:r>
    </w:p>
    <w:p w14:paraId="6E291D1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在一种实施方式中，</w:t>
      </w:r>
      <w:r>
        <w:rPr>
          <w:rFonts w:hint="eastAsia" w:ascii="Times New Roman"/>
          <w:color w:val="000000" w:themeColor="text1"/>
          <w:sz w:val="28"/>
          <w:szCs w:val="28"/>
          <w14:textFill>
            <w14:solidFill>
              <w14:schemeClr w14:val="tx1"/>
            </w14:solidFill>
          </w14:textFill>
        </w:rPr>
        <w:t>在已建立的操作原语与具体算子之间的映射关系基础上，针对目标平台对各操作原语相关联的候选算子集合进行检索，并结合语义匹配程度对候选算子进行排序与筛选。</w:t>
      </w:r>
      <w:r>
        <w:rPr>
          <w:rFonts w:hint="eastAsia" w:ascii="Times New Roman"/>
          <w:iCs/>
          <w:color w:val="000000"/>
          <w:sz w:val="28"/>
          <w:szCs w:val="28"/>
        </w:rPr>
        <w:t>步骤S40包括：</w:t>
      </w:r>
    </w:p>
    <w:p w14:paraId="3A4E078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步骤S401，基于</w:t>
      </w:r>
      <w:r>
        <w:rPr>
          <w:rFonts w:ascii="Times New Roman"/>
          <w:iCs/>
          <w:color w:val="000000"/>
          <w:sz w:val="28"/>
          <w:szCs w:val="28"/>
        </w:rPr>
        <w:t>候选算子链</w:t>
      </w:r>
      <w:r>
        <w:rPr>
          <w:rFonts w:hint="eastAsia" w:ascii="Times New Roman"/>
          <w:iCs/>
          <w:color w:val="000000"/>
          <w:sz w:val="28"/>
          <w:szCs w:val="28"/>
        </w:rPr>
        <w:t>，根据语义相似度计算映射评分。</w:t>
      </w:r>
    </w:p>
    <w:p w14:paraId="5E845A0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示例性的，设</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oMath>
      <w:r>
        <w:rPr>
          <w:rFonts w:hint="eastAsia" w:ascii="Times New Roman"/>
          <w:iCs/>
          <w:color w:val="000000"/>
          <w:sz w:val="28"/>
          <w:szCs w:val="28"/>
        </w:rPr>
        <w:t>表示候选操作原语序列中的第</w:t>
      </w:r>
      <m:oMath>
        <m:r>
          <m:rPr>
            <m:sty m:val="p"/>
          </m:rPr>
          <w:rPr>
            <w:rFonts w:hint="eastAsia" w:ascii="Times New Roman"/>
            <w:color w:val="000000"/>
            <w:sz w:val="28"/>
            <w:szCs w:val="28"/>
          </w:rPr>
          <m:t>i</m:t>
        </m:r>
      </m:oMath>
      <w:r>
        <w:rPr>
          <w:rFonts w:hint="eastAsia" w:ascii="Times New Roman"/>
          <w:iCs/>
          <w:color w:val="000000"/>
          <w:sz w:val="28"/>
          <w:szCs w:val="28"/>
        </w:rPr>
        <w:t>个操作原语，以</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oMath>
      <w:r>
        <w:rPr>
          <w:rFonts w:hint="eastAsia" w:ascii="Times New Roman"/>
          <w:iCs/>
          <w:color w:val="000000"/>
          <w:sz w:val="28"/>
          <w:szCs w:val="28"/>
        </w:rPr>
        <w:t>表示目标平台中的候选具体算子。对于每条操作原语序列{</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oMath>
      <w:r>
        <w:rPr>
          <w:rFonts w:hint="eastAsia" w:ascii="Times New Roman"/>
          <w:iCs/>
          <w:color w:val="000000"/>
          <w:sz w:val="28"/>
          <w:szCs w:val="28"/>
        </w:rPr>
        <w:t>}，系统采用逐步搜索策略，将每个操作原语映射为具体平台算子。对于当前操作原语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oMath>
      <w:r>
        <w:rPr>
          <w:rFonts w:hint="eastAsia" w:ascii="Times New Roman"/>
          <w:iCs/>
          <w:color w:val="000000"/>
          <w:sz w:val="28"/>
          <w:szCs w:val="28"/>
        </w:rPr>
        <w:t>，从知识图谱中检索所有与其存在映射关系的候选算子集合：</w:t>
      </w:r>
    </w:p>
    <w:p w14:paraId="167DB188">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scr m:val="script"/>
            </m:rPr>
            <w:rPr>
              <w:rFonts w:hint="eastAsia" w:ascii="Times New Roman" w:eastAsia="MS Mincho"/>
              <w:color w:val="000000"/>
              <w:sz w:val="28"/>
              <w:szCs w:val="28"/>
            </w:rPr>
            <m:t>O</m:t>
          </m:r>
          <m:d>
            <w:bookmarkStart w:id="4" w:name="_Hlk227690944"/>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r>
            <m:rPr>
              <m:lit/>
              <m:sty m:val="p"/>
            </m:rPr>
            <w:rPr>
              <w:rFonts w:hint="eastAsia" w:ascii="Times New Roman"/>
              <w:color w:val="000000"/>
              <w:sz w:val="28"/>
              <w:szCs w:val="28"/>
            </w:rPr>
            <m:t>{</m:t>
          </m:r>
          <m:r>
            <m:rPr>
              <m:sty m:val="p"/>
            </m:rPr>
            <w:rPr>
              <w:rFonts w:hint="eastAsia" w:ascii="Times New Roman"/>
              <w:color w:val="000000"/>
              <w:sz w:val="28"/>
              <w:szCs w:val="28"/>
            </w:rPr>
            <m:t> </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r>
            <m:rPr>
              <m:sty m:val="p"/>
            </m:rPr>
            <w:rPr>
              <w:rFonts w:hint="eastAsia" w:ascii="Times New Roman"/>
              <w:color w:val="000000"/>
              <w:sz w:val="28"/>
              <w:szCs w:val="28"/>
            </w:rPr>
            <m:t>∣</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cr m:val="script"/>
                </m:rPr>
                <w:rPr>
                  <w:rFonts w:ascii="Cambria Math" w:hAnsi="Cambria Math"/>
                  <w:color w:val="000000" w:themeColor="text1"/>
                  <w:sz w:val="28"/>
                  <w:szCs w:val="28"/>
                  <w14:textFill>
                    <w14:solidFill>
                      <w14:schemeClr w14:val="tx1"/>
                    </w14:solidFill>
                  </w14:textFill>
                </w:rPr>
                <m:t>ℛ</m:t>
              </m:r>
              <m:ctrlPr>
                <w:rPr>
                  <w:rFonts w:hint="eastAsia" w:ascii="Cambria Math" w:hAnsi="Cambria Math"/>
                  <w:iCs/>
                  <w:color w:val="000000"/>
                  <w:sz w:val="28"/>
                  <w:szCs w:val="28"/>
                </w:rPr>
              </m:ctrlPr>
            </m:e>
            <m:sub>
              <m:r>
                <m:rPr>
                  <m:sty m:val="p"/>
                  <m:scr m:val="script"/>
                </m:rPr>
                <w:rPr>
                  <w:rFonts w:hint="eastAsia" w:ascii="Times New Roman" w:eastAsia="MS Mincho"/>
                  <w:color w:val="000000"/>
                  <w:sz w:val="28"/>
                  <w:szCs w:val="28"/>
                </w:rPr>
                <m:t>m</m:t>
              </m:r>
              <m:ctrlPr>
                <w:rPr>
                  <w:rFonts w:hint="eastAsia" w:ascii="Cambria Math" w:hAnsi="Cambria Math"/>
                  <w:iCs/>
                  <w:color w:val="000000"/>
                  <w:sz w:val="28"/>
                  <w:szCs w:val="28"/>
                </w:rPr>
              </m:ctrlPr>
            </m:sub>
          </m:sSub>
          <m:r>
            <m:rPr>
              <m:sty m:val="p"/>
            </m:rPr>
            <w:rPr>
              <w:rFonts w:hint="eastAsia" w:ascii="Times New Roman"/>
              <w:color w:val="000000"/>
              <w:sz w:val="28"/>
              <w:szCs w:val="28"/>
            </w:rPr>
            <m:t> </m:t>
          </m:r>
          <m:r>
            <m:rPr>
              <m:lit/>
              <m:sty m:val="p"/>
            </m:rPr>
            <w:rPr>
              <w:rFonts w:hint="eastAsia" w:ascii="Times New Roman"/>
              <w:color w:val="000000"/>
              <w:sz w:val="28"/>
              <w:szCs w:val="28"/>
            </w:rPr>
            <m:t>}</m:t>
          </m:r>
        </m:oMath>
      </m:oMathPara>
      <w:bookmarkEnd w:id="4"/>
    </w:p>
    <w:p w14:paraId="6F1067B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sty m:val="p"/>
            <m:scr m:val="script"/>
          </m:rPr>
          <w:rPr>
            <w:rFonts w:hint="eastAsia" w:ascii="Times New Roman" w:eastAsia="MS Mincho"/>
            <w:color w:val="000000"/>
            <w:sz w:val="28"/>
            <w:szCs w:val="28"/>
          </w:rPr>
          <m:t>O</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表示与操作原语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oMath>
      <w:r>
        <w:rPr>
          <w:rFonts w:hint="eastAsia" w:ascii="Times New Roman"/>
          <w:iCs/>
          <w:color w:val="000000"/>
          <w:sz w:val="28"/>
          <w:szCs w:val="28"/>
        </w:rPr>
        <w:t>存在映射关系的候选算子集合；</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oMath>
      <w:r>
        <w:rPr>
          <w:rFonts w:hint="eastAsia" w:ascii="Times New Roman"/>
          <w:iCs/>
          <w:color w:val="000000"/>
          <w:sz w:val="28"/>
          <w:szCs w:val="28"/>
        </w:rPr>
        <w:t>表示目标平台中的具体算子；</w:t>
      </w:r>
      <m:oMath>
        <m:sSub>
          <m:sSubPr>
            <m:ctrlPr>
              <w:rPr>
                <w:rFonts w:hint="eastAsia" w:ascii="Cambria Math" w:hAnsi="Cambria Math"/>
                <w:iCs/>
                <w:color w:val="000000"/>
                <w:sz w:val="28"/>
                <w:szCs w:val="28"/>
              </w:rPr>
            </m:ctrlPr>
          </m:sSubPr>
          <m:e>
            <m:r>
              <m:rPr>
                <m:scr m:val="script"/>
              </m:rPr>
              <w:rPr>
                <w:rFonts w:ascii="Cambria Math" w:hAnsi="Cambria Math"/>
                <w:color w:val="000000" w:themeColor="text1"/>
                <w:sz w:val="28"/>
                <w:szCs w:val="28"/>
                <w14:textFill>
                  <w14:solidFill>
                    <w14:schemeClr w14:val="tx1"/>
                  </w14:solidFill>
                </w14:textFill>
              </w:rPr>
              <m:t>ℛ</m:t>
            </m:r>
            <m:ctrlPr>
              <w:rPr>
                <w:rFonts w:hint="eastAsia" w:ascii="Cambria Math" w:hAnsi="Cambria Math"/>
                <w:iCs/>
                <w:color w:val="000000"/>
                <w:sz w:val="28"/>
                <w:szCs w:val="28"/>
              </w:rPr>
            </m:ctrlPr>
          </m:e>
          <m:sub>
            <m:r>
              <m:rPr>
                <m:sty m:val="p"/>
                <m:scr m:val="script"/>
              </m:rPr>
              <w:rPr>
                <w:rFonts w:hint="eastAsia" w:ascii="Times New Roman" w:eastAsia="MS Mincho"/>
                <w:color w:val="000000"/>
                <w:sz w:val="28"/>
                <w:szCs w:val="28"/>
              </w:rPr>
              <m:t>m</m:t>
            </m:r>
            <m:ctrlPr>
              <w:rPr>
                <w:rFonts w:hint="eastAsia" w:ascii="Cambria Math" w:hAnsi="Cambria Math"/>
                <w:iCs/>
                <w:color w:val="000000"/>
                <w:sz w:val="28"/>
                <w:szCs w:val="28"/>
              </w:rPr>
            </m:ctrlPr>
          </m:sub>
        </m:sSub>
      </m:oMath>
      <w:r>
        <w:rPr>
          <w:rFonts w:hint="eastAsia" w:ascii="Times New Roman"/>
          <w:iCs/>
          <w:color w:val="000000"/>
          <w:sz w:val="28"/>
          <w:szCs w:val="28"/>
        </w:rPr>
        <w:t>表示操作原语与具体算子之间的映射关系集合。</w:t>
      </w:r>
    </w:p>
    <w:p w14:paraId="636822A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对每个候选算子</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oMath>
      <w:r>
        <w:rPr>
          <w:rFonts w:hint="eastAsia" w:ascii="Times New Roman"/>
          <w:iCs/>
          <w:color w:val="000000"/>
          <w:sz w:val="28"/>
          <w:szCs w:val="28"/>
        </w:rPr>
        <w:t>，计算其与操作原语之间的语义匹配评分，所述映射评分优选以语义相似度为基础进行构建：</w:t>
      </w:r>
    </w:p>
    <w:p w14:paraId="2D0784CB">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map</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sem</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m:oMathPara>
    </w:p>
    <w:p w14:paraId="147E24D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map</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表示候选算子与操作原语之间的综合映射评分；</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sem</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表示基于语义编码模型计算得到的语义相似度；语义相似度用于刻画候选算子与操作原语在功能语义层面的匹配程度，从而为候选算子的排序与筛选提供依据。</w:t>
      </w:r>
    </w:p>
    <w:p w14:paraId="4657C4FD">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步骤S402，在逐步映射过程中，引入统一约束函数对候选算子链进行约束建模，并将映射评分与统一约束函数联合引入路径评分函数，以对候选算子链进行累积评分，得到初始评分结果。</w:t>
      </w:r>
    </w:p>
    <w:p w14:paraId="302CEDEF">
      <w:pPr>
        <w:pStyle w:val="5"/>
        <w:tabs>
          <w:tab w:val="left" w:pos="1215"/>
        </w:tabs>
        <w:spacing w:after="12" w:line="360" w:lineRule="auto"/>
        <w:ind w:left="0" w:leftChars="0" w:firstLine="560" w:firstLineChars="200"/>
        <w:rPr>
          <w:rFonts w:ascii="Times New Roman"/>
          <w:iCs/>
          <w:color w:val="000000"/>
          <w:sz w:val="28"/>
          <w:szCs w:val="28"/>
        </w:rPr>
      </w:pPr>
      <w:bookmarkStart w:id="5" w:name="_Hlk227690994"/>
      <w:r>
        <w:rPr>
          <w:rFonts w:hint="eastAsia" w:ascii="Times New Roman"/>
          <w:iCs/>
          <w:color w:val="000000"/>
          <w:sz w:val="28"/>
          <w:szCs w:val="28"/>
        </w:rPr>
        <w:t>需要说明的是，为实现多类型约束的统一表达与协同建模，首先对不同约束进行函数化表示，并将其映射至同一评分空间中，从而构建统一约束函数，对候选算子链的局部结构进行综合评估。示例性的，统一约束函数定义为：</w:t>
      </w:r>
    </w:p>
    <w:p w14:paraId="46B0C35D">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cons</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λ</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io</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λ</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trans</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λ</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hier</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m:oMathPara>
    </w:p>
    <w:p w14:paraId="0643A2F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oMath>
      <w:r>
        <w:rPr>
          <w:rFonts w:hint="eastAsia" w:ascii="Times New Roman"/>
          <w:iCs/>
          <w:color w:val="000000"/>
          <w:sz w:val="28"/>
          <w:szCs w:val="28"/>
        </w:rPr>
        <w:t>表示相邻步骤中的具体算子；</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oMath>
      <w:r>
        <w:rPr>
          <w:rFonts w:hint="eastAsia" w:ascii="Times New Roman"/>
          <w:iCs/>
          <w:color w:val="000000"/>
          <w:sz w:val="28"/>
          <w:szCs w:val="28"/>
        </w:rPr>
        <w:t>表示对应的相邻操作原语；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io</m:t>
            </m:r>
            <m:ctrlPr>
              <w:rPr>
                <w:rFonts w:hint="eastAsia" w:ascii="Cambria Math" w:hAnsi="Cambria Math"/>
                <w:iCs/>
                <w:color w:val="000000"/>
                <w:sz w:val="28"/>
                <w:szCs w:val="28"/>
              </w:rPr>
            </m:ctrlPr>
          </m:sub>
        </m:sSub>
      </m:oMath>
      <w:r>
        <w:rPr>
          <w:rFonts w:hint="eastAsia" w:ascii="Times New Roman"/>
          <w:iCs/>
          <w:color w:val="000000"/>
          <w:sz w:val="28"/>
          <w:szCs w:val="28"/>
        </w:rPr>
        <w:t>表示输入输出数据类型兼容约束，</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trans</m:t>
            </m:r>
            <m:ctrlPr>
              <w:rPr>
                <w:rFonts w:hint="eastAsia" w:ascii="Cambria Math" w:hAnsi="Cambria Math"/>
                <w:iCs/>
                <w:color w:val="000000"/>
                <w:sz w:val="28"/>
                <w:szCs w:val="28"/>
              </w:rPr>
            </m:ctrlPr>
          </m:sub>
        </m:sSub>
      </m:oMath>
      <w:r>
        <w:rPr>
          <w:rFonts w:hint="eastAsia" w:ascii="Times New Roman"/>
          <w:iCs/>
          <w:color w:val="000000"/>
          <w:sz w:val="28"/>
          <w:szCs w:val="28"/>
        </w:rPr>
        <w:t>表示操作原语转移合法性约束，</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hier</m:t>
            </m:r>
            <m:ctrlPr>
              <w:rPr>
                <w:rFonts w:hint="eastAsia" w:ascii="Cambria Math" w:hAnsi="Cambria Math"/>
                <w:iCs/>
                <w:color w:val="000000"/>
                <w:sz w:val="28"/>
                <w:szCs w:val="28"/>
              </w:rPr>
            </m:ctrlPr>
          </m:sub>
        </m:sSub>
      </m:oMath>
      <w:r>
        <w:rPr>
          <w:rFonts w:hint="eastAsia" w:ascii="Times New Roman"/>
          <w:iCs/>
          <w:color w:val="000000"/>
          <w:sz w:val="28"/>
          <w:szCs w:val="28"/>
        </w:rPr>
        <w:t>表示层次结构约束；</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λ</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λ</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λ</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oMath>
      <w:r>
        <w:rPr>
          <w:rFonts w:hint="eastAsia" w:ascii="Times New Roman"/>
          <w:iCs/>
          <w:color w:val="000000"/>
          <w:sz w:val="28"/>
          <w:szCs w:val="28"/>
        </w:rPr>
        <w:t>为权重系数，进一步地，各约束函数具体表示如下：</w:t>
      </w:r>
    </w:p>
    <w:p w14:paraId="6BCF07C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（1）输入输出兼容约束：</w:t>
      </w:r>
    </w:p>
    <w:p w14:paraId="006A9D1D">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sty m:val="p"/>
                </m:rPr>
                <w:rPr>
                  <w:rFonts w:hint="eastAsia" w:ascii="Times New Roman"/>
                  <w:color w:val="000000"/>
                  <w:sz w:val="28"/>
                  <w:szCs w:val="28"/>
                </w:rPr>
                <m:t>io</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d>
            <m:dPr>
              <m:begChr m:val="{"/>
              <m:endChr m:val=""/>
              <m:ctrlPr>
                <w:rPr>
                  <w:rFonts w:hint="eastAsia" w:ascii="Cambria Math" w:hAnsi="Cambria Math"/>
                  <w:iCs/>
                  <w:color w:val="000000"/>
                  <w:sz w:val="28"/>
                  <w:szCs w:val="28"/>
                </w:rPr>
              </m:ctrlPr>
            </m:dPr>
            <m:e>
              <m:eqArr>
                <m:eqArrPr>
                  <m:ctrlPr>
                    <w:rPr>
                      <w:rFonts w:hint="eastAsia" w:ascii="Cambria Math" w:hAnsi="Cambria Math"/>
                      <w:iCs/>
                      <w:color w:val="000000"/>
                      <w:sz w:val="28"/>
                      <w:szCs w:val="28"/>
                    </w:rPr>
                  </m:ctrlPr>
                </m:eqArrPr>
                <m:e>
                  <m:r>
                    <m:rPr>
                      <m:sty m:val="p"/>
                    </m:rPr>
                    <w:rPr>
                      <w:rFonts w:hint="eastAsia" w:ascii="Times New Roman"/>
                      <w:color w:val="000000"/>
                      <w:sz w:val="28"/>
                      <w:szCs w:val="28"/>
                    </w:rPr>
                    <m:t xml:space="preserve">&amp;1.0,    if  </m:t>
                  </m:r>
                  <m:r>
                    <m:rPr>
                      <m:nor/>
                      <m:sty m:val="p"/>
                    </m:rPr>
                    <w:rPr>
                      <w:rFonts w:hint="eastAsia" w:ascii="Times New Roman"/>
                      <w:color w:val="000000"/>
                      <w:sz w:val="28"/>
                      <w:szCs w:val="28"/>
                    </w:rPr>
                    <m:t>Types_out</m:t>
                  </m:r>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)∩Types_in(</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ctrlPr>
                    <w:rPr>
                      <w:rFonts w:hint="eastAsia" w:ascii="Cambria Math" w:hAnsi="Cambria Math"/>
                      <w:iCs/>
                      <w:color w:val="000000"/>
                      <w:sz w:val="28"/>
                      <w:szCs w:val="28"/>
                    </w:rPr>
                  </m:ctrlPr>
                </m:e>
                <m:e>
                  <m:r>
                    <m:rPr>
                      <m:sty m:val="p"/>
                    </m:rPr>
                    <w:rPr>
                      <w:rFonts w:hint="eastAsia" w:ascii="Times New Roman"/>
                      <w:color w:val="000000"/>
                      <w:sz w:val="28"/>
                      <w:szCs w:val="28"/>
                    </w:rPr>
                    <m:t>&amp;δ,        ot</m:t>
                  </m:r>
                  <m:r>
                    <m:rPr>
                      <m:nor/>
                      <m:sty m:val="p"/>
                    </m:rPr>
                    <w:rPr>
                      <w:rFonts w:ascii="Times New Roman"/>
                      <w:b w:val="0"/>
                      <w:i w:val="0"/>
                      <w:iCs/>
                      <w:color w:val="000000"/>
                      <w:sz w:val="28"/>
                      <w:szCs w:val="28"/>
                    </w:rPr>
                    <m:t>h</m:t>
                  </m:r>
                  <m:r>
                    <m:rPr>
                      <m:sty m:val="p"/>
                    </m:rPr>
                    <w:rPr>
                      <w:rFonts w:hint="eastAsia" w:ascii="Times New Roman"/>
                      <w:color w:val="000000"/>
                      <w:sz w:val="28"/>
                      <w:szCs w:val="28"/>
                    </w:rPr>
                    <m:t>erwise   &amp;&amp;   &amp;&amp;</m:t>
                  </m:r>
                  <m:ctrlPr>
                    <w:rPr>
                      <w:rFonts w:hint="eastAsia" w:ascii="Cambria Math" w:hAnsi="Cambria Math"/>
                      <w:iCs/>
                      <w:color w:val="000000"/>
                      <w:sz w:val="28"/>
                      <w:szCs w:val="28"/>
                    </w:rPr>
                  </m:ctrlPr>
                </m:e>
              </m:eqArr>
              <m:ctrlPr>
                <w:rPr>
                  <w:rFonts w:hint="eastAsia" w:ascii="Cambria Math" w:hAnsi="Cambria Math"/>
                  <w:iCs/>
                  <w:color w:val="000000"/>
                  <w:sz w:val="28"/>
                  <w:szCs w:val="28"/>
                </w:rPr>
              </m:ctrlPr>
            </m:e>
          </m:d>
        </m:oMath>
      </m:oMathPara>
    </w:p>
    <w:p w14:paraId="151A150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nor/>
            <m:sty m:val="p"/>
          </m:rPr>
          <w:rPr>
            <w:rFonts w:hint="eastAsia" w:ascii="Times New Roman"/>
            <w:b w:val="0"/>
            <w:i w:val="0"/>
            <w:iCs/>
            <w:color w:val="000000"/>
            <w:sz w:val="28"/>
            <w:szCs w:val="28"/>
          </w:rPr>
          <m:t>Types_out</m:t>
        </m:r>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oMath>
      <w:r>
        <w:rPr>
          <w:rFonts w:hint="eastAsia" w:ascii="Times New Roman"/>
          <w:iCs/>
          <w:color w:val="000000"/>
          <w:sz w:val="28"/>
          <w:szCs w:val="28"/>
        </w:rPr>
        <w:t>表示算子</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oMath>
      <w:r>
        <w:rPr>
          <w:rFonts w:hint="eastAsia" w:ascii="Times New Roman"/>
          <w:iCs/>
          <w:color w:val="000000"/>
          <w:sz w:val="28"/>
          <w:szCs w:val="28"/>
        </w:rPr>
        <w:t>的输出数据类型集合，</w:t>
      </w:r>
      <m:oMath>
        <m:r>
          <m:rPr>
            <m:sty m:val="p"/>
          </m:rPr>
          <w:rPr>
            <w:rFonts w:hint="eastAsia" w:ascii="Times New Roman"/>
            <w:color w:val="000000"/>
            <w:sz w:val="28"/>
            <w:szCs w:val="28"/>
          </w:rPr>
          <m:t>Types_in(</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oMath>
      <w:r>
        <w:rPr>
          <w:rFonts w:hint="eastAsia" w:ascii="Times New Roman"/>
          <w:iCs/>
          <w:color w:val="000000"/>
          <w:sz w:val="28"/>
          <w:szCs w:val="28"/>
        </w:rPr>
        <w:t>表示算子</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oMath>
      <w:r>
        <w:rPr>
          <w:rFonts w:hint="eastAsia" w:ascii="Times New Roman"/>
          <w:iCs/>
          <w:color w:val="000000"/>
          <w:sz w:val="28"/>
          <w:szCs w:val="28"/>
        </w:rPr>
        <w:t>的输入数据类型集合，所述数据类型经归一化处理后进行匹配，</w:t>
      </w:r>
      <m:oMath>
        <m:r>
          <m:rPr>
            <m:sty m:val="p"/>
          </m:rPr>
          <w:rPr>
            <w:rFonts w:hint="eastAsia" w:ascii="Times New Roman"/>
            <w:color w:val="000000"/>
            <w:sz w:val="28"/>
            <w:szCs w:val="28"/>
          </w:rPr>
          <m:t>δ</m:t>
        </m:r>
      </m:oMath>
      <w:r>
        <w:rPr>
          <w:rFonts w:hint="eastAsia" w:ascii="Times New Roman"/>
          <w:iCs/>
          <w:color w:val="000000"/>
          <w:sz w:val="28"/>
          <w:szCs w:val="28"/>
        </w:rPr>
        <w:t xml:space="preserve">为惩罚系数且0&lt; </w:t>
      </w:r>
      <m:oMath>
        <m:r>
          <m:rPr>
            <m:sty m:val="p"/>
          </m:rPr>
          <w:rPr>
            <w:rFonts w:hint="eastAsia" w:ascii="Times New Roman"/>
            <w:color w:val="000000"/>
            <w:sz w:val="28"/>
            <w:szCs w:val="28"/>
          </w:rPr>
          <m:t>δ</m:t>
        </m:r>
      </m:oMath>
      <w:r>
        <w:rPr>
          <w:rFonts w:hint="eastAsia" w:ascii="Times New Roman"/>
          <w:iCs/>
          <w:color w:val="000000"/>
          <w:sz w:val="28"/>
          <w:szCs w:val="28"/>
        </w:rPr>
        <w:t xml:space="preserve"> &lt;1。</w:t>
      </w:r>
    </w:p>
    <w:p w14:paraId="24A4E5C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（2）转移合法性约束：</w:t>
      </w:r>
    </w:p>
    <w:p w14:paraId="650F4EBB">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trans</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d>
            <m:dPr>
              <m:begChr m:val="{"/>
              <m:endChr m:val=""/>
              <m:ctrlPr>
                <w:rPr>
                  <w:rFonts w:hint="eastAsia" w:ascii="Cambria Math" w:hAnsi="Cambria Math"/>
                  <w:iCs/>
                  <w:color w:val="000000"/>
                  <w:sz w:val="28"/>
                  <w:szCs w:val="28"/>
                </w:rPr>
              </m:ctrlPr>
            </m:dPr>
            <m:e>
              <m:eqArr>
                <m:eqArrPr>
                  <m:ctrlPr>
                    <w:rPr>
                      <w:rFonts w:hint="eastAsia" w:ascii="Cambria Math" w:hAnsi="Cambria Math"/>
                      <w:iCs/>
                      <w:color w:val="000000"/>
                      <w:sz w:val="28"/>
                      <w:szCs w:val="28"/>
                    </w:rPr>
                  </m:ctrlPr>
                </m:eqArrPr>
                <m:e>
                  <m:r>
                    <m:rPr>
                      <m:sty m:val="p"/>
                    </m:rPr>
                    <w:rPr>
                      <w:rFonts w:hint="eastAsia" w:ascii="Times New Roman"/>
                      <w:color w:val="000000"/>
                      <w:sz w:val="28"/>
                      <w:szCs w:val="28"/>
                    </w:rPr>
                    <m:t>1,&amp;</m:t>
                  </m:r>
                  <m:r>
                    <m:rPr>
                      <m:nor/>
                      <m:sty m:val="p"/>
                    </m:rPr>
                    <w:rPr>
                      <w:rFonts w:hint="eastAsia" w:ascii="Times New Roman"/>
                      <w:color w:val="000000"/>
                      <w:sz w:val="28"/>
                      <w:szCs w:val="28"/>
                    </w:rPr>
                    <m:t xml:space="preserve">if </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E</m:t>
                      </m:r>
                      <m:ctrlPr>
                        <w:rPr>
                          <w:rFonts w:hint="eastAsia" w:ascii="Cambria Math" w:hAnsi="Cambria Math"/>
                          <w:iCs/>
                          <w:color w:val="000000"/>
                          <w:sz w:val="28"/>
                          <w:szCs w:val="28"/>
                        </w:rPr>
                      </m:ctrlPr>
                    </m:e>
                    <m:sub>
                      <m:r>
                        <m:rPr>
                          <m:sty m:val="p"/>
                        </m:rPr>
                        <w:rPr>
                          <w:rFonts w:hint="eastAsia" w:ascii="Times New Roman"/>
                          <w:color w:val="000000"/>
                          <w:sz w:val="28"/>
                          <w:szCs w:val="28"/>
                        </w:rPr>
                        <m:t>trans</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r>
                    <m:rPr>
                      <m:sty m:val="p"/>
                    </m:rPr>
                    <w:rPr>
                      <w:rFonts w:hint="eastAsia" w:ascii="Times New Roman"/>
                      <w:color w:val="000000"/>
                      <w:sz w:val="28"/>
                      <w:szCs w:val="28"/>
                    </w:rPr>
                    <m:t>δ,&amp;</m:t>
                  </m:r>
                  <m:r>
                    <m:rPr>
                      <m:nor/>
                      <m:sty m:val="p"/>
                    </m:rPr>
                    <w:rPr>
                      <w:rFonts w:hint="eastAsia" w:ascii="Times New Roman"/>
                      <w:color w:val="000000"/>
                      <w:sz w:val="28"/>
                      <w:szCs w:val="28"/>
                    </w:rPr>
                    <m:t>otherwise</m:t>
                  </m:r>
                  <m:ctrlPr>
                    <w:rPr>
                      <w:rFonts w:hint="eastAsia" w:ascii="Cambria Math" w:hAnsi="Cambria Math"/>
                      <w:iCs/>
                      <w:color w:val="000000"/>
                      <w:sz w:val="28"/>
                      <w:szCs w:val="28"/>
                    </w:rPr>
                  </m:ctrlPr>
                </m:e>
              </m:eqArr>
              <m:ctrlPr>
                <w:rPr>
                  <w:rFonts w:hint="eastAsia" w:ascii="Cambria Math" w:hAnsi="Cambria Math"/>
                  <w:iCs/>
                  <w:color w:val="000000"/>
                  <w:sz w:val="28"/>
                  <w:szCs w:val="28"/>
                </w:rPr>
              </m:ctrlPr>
            </m:e>
          </m:d>
        </m:oMath>
      </m:oMathPara>
    </w:p>
    <w:p w14:paraId="174C38C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E</m:t>
            </m:r>
            <m:ctrlPr>
              <w:rPr>
                <w:rFonts w:hint="eastAsia" w:ascii="Cambria Math" w:hAnsi="Cambria Math"/>
                <w:iCs/>
                <w:color w:val="000000"/>
                <w:sz w:val="28"/>
                <w:szCs w:val="28"/>
              </w:rPr>
            </m:ctrlPr>
          </m:e>
          <m:sub>
            <m:r>
              <m:rPr>
                <m:sty m:val="p"/>
              </m:rPr>
              <w:rPr>
                <w:rFonts w:hint="eastAsia" w:ascii="Times New Roman"/>
                <w:color w:val="000000"/>
                <w:sz w:val="28"/>
                <w:szCs w:val="28"/>
              </w:rPr>
              <m:t>trans</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oMath>
      <w:r>
        <w:rPr>
          <w:rFonts w:hint="eastAsia" w:ascii="Times New Roman"/>
          <w:iCs/>
          <w:color w:val="000000"/>
          <w:sz w:val="28"/>
          <w:szCs w:val="28"/>
        </w:rPr>
        <w:t>表示基于历史数据或知识图谱构建的操作原语合法转移关系集合。</w:t>
      </w:r>
    </w:p>
    <w:p w14:paraId="622C295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（3）层次结构约束：</w:t>
      </w:r>
    </w:p>
    <w:p w14:paraId="533A43F8">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ascii="Times New Roman"/>
                  <w:b w:val="0"/>
                  <w:i w:val="0"/>
                  <w:iCs/>
                  <w:color w:val="000000"/>
                  <w:sz w:val="28"/>
                  <w:szCs w:val="28"/>
                </w:rPr>
                <m:t>h</m:t>
              </m:r>
              <m:r>
                <m:rPr>
                  <m:sty m:val="p"/>
                </m:rPr>
                <w:rPr>
                  <w:rFonts w:hint="eastAsia" w:ascii="Times New Roman"/>
                  <w:color w:val="000000"/>
                  <w:sz w:val="28"/>
                  <w:szCs w:val="28"/>
                </w:rPr>
                <m:t>ier</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d>
            <m:dPr>
              <m:begChr m:val="{"/>
              <m:endChr m:val=""/>
              <m:ctrlPr>
                <w:rPr>
                  <w:rFonts w:hint="eastAsia" w:ascii="Cambria Math" w:hAnsi="Cambria Math"/>
                  <w:iCs/>
                  <w:color w:val="000000"/>
                  <w:sz w:val="28"/>
                  <w:szCs w:val="28"/>
                </w:rPr>
              </m:ctrlPr>
            </m:dPr>
            <m:e>
              <m:eqArr>
                <m:eqArrPr>
                  <m:ctrlPr>
                    <w:rPr>
                      <w:rFonts w:hint="eastAsia" w:ascii="Cambria Math" w:hAnsi="Cambria Math"/>
                      <w:iCs/>
                      <w:color w:val="000000"/>
                      <w:sz w:val="28"/>
                      <w:szCs w:val="28"/>
                    </w:rPr>
                  </m:ctrlPr>
                </m:eqArrPr>
                <m:e>
                  <m:r>
                    <m:rPr>
                      <m:sty m:val="p"/>
                    </m:rPr>
                    <w:rPr>
                      <w:rFonts w:hint="eastAsia" w:ascii="Times New Roman"/>
                      <w:color w:val="000000"/>
                      <w:sz w:val="28"/>
                      <w:szCs w:val="28"/>
                    </w:rPr>
                    <m:t>1,&amp;</m:t>
                  </m:r>
                  <m:r>
                    <m:rPr>
                      <m:nor/>
                      <m:sty m:val="p"/>
                    </m:rPr>
                    <w:rPr>
                      <w:rFonts w:hint="eastAsia" w:ascii="Times New Roman"/>
                      <w:color w:val="000000"/>
                      <w:sz w:val="28"/>
                      <w:szCs w:val="28"/>
                    </w:rPr>
                    <m:t xml:space="preserve">if </m:t>
                  </m:r>
                  <m:r>
                    <m:rPr>
                      <m:sty m:val="p"/>
                    </m:rPr>
                    <w:rPr>
                      <w:rFonts w:hint="eastAsia" w:ascii="Times New Roman"/>
                      <w:color w:val="000000"/>
                      <w:sz w:val="28"/>
                      <w:szCs w:val="28"/>
                    </w:rPr>
                    <m:t>level</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→level</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nor/>
                      <m:sty m:val="p"/>
                    </m:rPr>
                    <w:rPr>
                      <w:rFonts w:hint="eastAsia" w:ascii="Times New Roman"/>
                      <w:b w:val="0"/>
                      <w:i w:val="0"/>
                      <w:iCs/>
                      <w:color w:val="000000"/>
                      <w:sz w:val="28"/>
                      <w:szCs w:val="28"/>
                    </w:rPr>
                    <m:t xml:space="preserve"> valid</m:t>
                  </m:r>
                  <m:ctrlPr>
                    <w:rPr>
                      <w:rFonts w:hint="eastAsia" w:ascii="Cambria Math" w:hAnsi="Cambria Math"/>
                      <w:iCs/>
                      <w:color w:val="000000"/>
                      <w:sz w:val="28"/>
                      <w:szCs w:val="28"/>
                    </w:rPr>
                  </m:ctrlPr>
                </m:e>
                <m:e>
                  <m:r>
                    <m:rPr>
                      <m:sty m:val="p"/>
                    </m:rPr>
                    <w:rPr>
                      <w:rFonts w:hint="eastAsia" w:ascii="Times New Roman"/>
                      <w:color w:val="000000"/>
                      <w:sz w:val="28"/>
                      <w:szCs w:val="28"/>
                    </w:rPr>
                    <m:t>δ,&amp;</m:t>
                  </m:r>
                  <m:r>
                    <m:rPr>
                      <m:nor/>
                      <m:sty m:val="p"/>
                    </m:rPr>
                    <w:rPr>
                      <w:rFonts w:hint="eastAsia" w:ascii="Times New Roman"/>
                      <w:color w:val="000000"/>
                      <w:sz w:val="28"/>
                      <w:szCs w:val="28"/>
                    </w:rPr>
                    <m:t>otherwise</m:t>
                  </m:r>
                  <m:ctrlPr>
                    <w:rPr>
                      <w:rFonts w:hint="eastAsia" w:ascii="Cambria Math" w:hAnsi="Cambria Math"/>
                      <w:iCs/>
                      <w:color w:val="000000"/>
                      <w:sz w:val="28"/>
                      <w:szCs w:val="28"/>
                    </w:rPr>
                  </m:ctrlPr>
                </m:e>
              </m:eqArr>
              <m:ctrlPr>
                <w:rPr>
                  <w:rFonts w:hint="eastAsia" w:ascii="Cambria Math" w:hAnsi="Cambria Math"/>
                  <w:iCs/>
                  <w:color w:val="000000"/>
                  <w:sz w:val="28"/>
                  <w:szCs w:val="28"/>
                </w:rPr>
              </m:ctrlPr>
            </m:e>
          </m:d>
        </m:oMath>
      </m:oMathPara>
    </w:p>
    <w:p w14:paraId="7D4E73B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sty m:val="p"/>
          </m:rPr>
          <w:rPr>
            <w:rFonts w:hint="eastAsia" w:ascii="Times New Roman"/>
            <w:color w:val="000000"/>
            <w:sz w:val="28"/>
            <w:szCs w:val="28"/>
          </w:rPr>
          <m:t>level</m:t>
        </m:r>
        <m:d>
          <m:dPr>
            <m:ctrlPr>
              <w:rPr>
                <w:rFonts w:hint="eastAsia" w:ascii="Cambria Math" w:hAnsi="Cambria Math"/>
                <w:iCs/>
                <w:color w:val="000000"/>
                <w:sz w:val="28"/>
                <w:szCs w:val="28"/>
              </w:rPr>
            </m:ctrlPr>
          </m:dPr>
          <m:e>
            <m:r>
              <m:rPr>
                <m:sty m:val="p"/>
              </m:rPr>
              <w:rPr>
                <w:rFonts w:hint="eastAsia" w:ascii="Times New Roman"/>
                <w:color w:val="000000"/>
                <w:sz w:val="28"/>
                <w:szCs w:val="28"/>
              </w:rPr>
              <m:t>⋅</m:t>
            </m:r>
            <m:ctrlPr>
              <w:rPr>
                <w:rFonts w:hint="eastAsia" w:ascii="Cambria Math" w:hAnsi="Cambria Math"/>
                <w:iCs/>
                <w:color w:val="000000"/>
                <w:sz w:val="28"/>
                <w:szCs w:val="28"/>
              </w:rPr>
            </m:ctrlPr>
          </m:e>
        </m:d>
      </m:oMath>
      <w:r>
        <w:rPr>
          <w:rFonts w:hint="eastAsia" w:ascii="Times New Roman"/>
          <w:iCs/>
          <w:color w:val="000000"/>
          <w:sz w:val="28"/>
          <w:szCs w:val="28"/>
        </w:rPr>
        <w:t>表示操作原语在层次结构中的所属层级，合法性基于操作原语三级层次体系中的层间约束关系进行判定。</w:t>
      </w:r>
    </w:p>
    <w:p w14:paraId="45BAC9B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统一约束函数通过对多源结构约束进行加权融合，对候选算子链中相邻步骤的语义一致性与结构合理性进行综合评估，从而为后续算子链筛选与优化提供统一的约束度量。</w:t>
      </w:r>
    </w:p>
    <w:bookmarkEnd w:id="5"/>
    <w:p w14:paraId="29D84F6A">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当某一操作原语在知识图谱中不存在直接映射关系时，采用基于语义相似度的扩展检索机制，从全体算子集合中检索语义相近的候选算子：</w:t>
      </w:r>
    </w:p>
    <w:p w14:paraId="6A6B4D41">
      <w:pPr>
        <w:pStyle w:val="5"/>
        <w:tabs>
          <w:tab w:val="left" w:pos="1215"/>
        </w:tabs>
        <w:spacing w:after="12" w:line="360" w:lineRule="auto"/>
        <w:ind w:left="0" w:leftChars="0" w:firstLine="560" w:firstLineChars="200"/>
        <w:rPr>
          <w:rFonts w:ascii="Times New Roman"/>
          <w:iCs/>
          <w:color w:val="000000"/>
          <w:sz w:val="28"/>
          <w:szCs w:val="28"/>
        </w:rPr>
      </w:pPr>
      <m:oMathPara>
        <m:oMath>
          <m:sSup>
            <m:sSupPr>
              <m:ctrlPr>
                <w:rPr>
                  <w:rFonts w:ascii="Cambria Math" w:hAnsi="Cambria Math"/>
                  <w:iCs/>
                  <w:color w:val="000000"/>
                  <w:sz w:val="28"/>
                  <w:szCs w:val="28"/>
                </w:rPr>
              </m:ctrlPr>
            </m:sSupPr>
            <m:e>
              <m:r>
                <m:rPr>
                  <m:sty m:val="p"/>
                  <m:scr m:val="script"/>
                </m:rPr>
                <w:rPr>
                  <w:rFonts w:ascii="Times New Roman" w:eastAsia="MS Mincho"/>
                  <w:color w:val="000000"/>
                  <w:sz w:val="28"/>
                  <w:szCs w:val="28"/>
                </w:rPr>
                <m:t>O</m:t>
              </m:r>
              <m:ctrlPr>
                <w:rPr>
                  <w:rFonts w:ascii="Cambria Math" w:hAnsi="Cambria Math"/>
                  <w:iCs/>
                  <w:color w:val="000000"/>
                  <w:sz w:val="28"/>
                  <w:szCs w:val="28"/>
                </w:rPr>
              </m:ctrlPr>
            </m:e>
            <m:sup>
              <m:r>
                <m:rPr>
                  <m:sty m:val="p"/>
                </m:rPr>
                <w:rPr>
                  <w:rFonts w:ascii="Times New Roman"/>
                  <w:color w:val="000000"/>
                  <w:sz w:val="28"/>
                  <w:szCs w:val="28"/>
                </w:rPr>
                <m:t>'</m:t>
              </m:r>
              <m:ctrlPr>
                <w:rPr>
                  <w:rFonts w:ascii="Cambria Math" w:hAnsi="Cambria Math"/>
                  <w:iCs/>
                  <w:color w:val="000000"/>
                  <w:sz w:val="28"/>
                  <w:szCs w:val="28"/>
                </w:rPr>
              </m:ctrlPr>
            </m:sup>
          </m:sSup>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m:t>
          </m:r>
          <m:r>
            <m:rPr>
              <m:lit/>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j</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sem</m:t>
              </m:r>
              <m:ctrlPr>
                <w:rPr>
                  <w:rFonts w:ascii="Cambria Math" w:hAnsi="Cambria Math"/>
                  <w:iCs/>
                  <w:color w:val="000000"/>
                  <w:sz w:val="28"/>
                  <w:szCs w:val="28"/>
                </w:rPr>
              </m:ctrlP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j</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≥τ</m:t>
          </m:r>
          <m:r>
            <m:rPr>
              <m:lit/>
              <m:sty m:val="p"/>
            </m:rPr>
            <w:rPr>
              <w:rFonts w:ascii="Times New Roman"/>
              <w:color w:val="000000"/>
              <w:sz w:val="28"/>
              <w:szCs w:val="28"/>
            </w:rPr>
            <m:t>}</m:t>
          </m:r>
        </m:oMath>
      </m:oMathPara>
    </w:p>
    <w:p w14:paraId="317F95D9">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w:t>
      </w:r>
      <m:oMath>
        <m:sSup>
          <m:sSupPr>
            <m:ctrlPr>
              <w:rPr>
                <w:rFonts w:ascii="Cambria Math" w:hAnsi="Cambria Math"/>
                <w:iCs/>
                <w:color w:val="000000"/>
                <w:sz w:val="28"/>
                <w:szCs w:val="28"/>
              </w:rPr>
            </m:ctrlPr>
          </m:sSupPr>
          <m:e>
            <m:r>
              <m:rPr>
                <m:sty m:val="p"/>
                <m:scr m:val="script"/>
              </m:rPr>
              <w:rPr>
                <w:rFonts w:ascii="Times New Roman" w:eastAsia="MS Mincho"/>
                <w:color w:val="000000"/>
                <w:sz w:val="28"/>
                <w:szCs w:val="28"/>
              </w:rPr>
              <m:t>O</m:t>
            </m:r>
            <m:ctrlPr>
              <w:rPr>
                <w:rFonts w:ascii="Cambria Math" w:hAnsi="Cambria Math"/>
                <w:iCs/>
                <w:color w:val="000000"/>
                <w:sz w:val="28"/>
                <w:szCs w:val="28"/>
              </w:rPr>
            </m:ctrlPr>
          </m:e>
          <m:sup>
            <m:r>
              <m:rPr>
                <m:sty m:val="p"/>
              </m:rPr>
              <w:rPr>
                <w:rFonts w:ascii="Times New Roman"/>
                <w:color w:val="000000"/>
                <w:sz w:val="28"/>
                <w:szCs w:val="28"/>
              </w:rPr>
              <m:t>'</m:t>
            </m:r>
            <m:ctrlPr>
              <w:rPr>
                <w:rFonts w:ascii="Cambria Math" w:hAnsi="Cambria Math"/>
                <w:iCs/>
                <w:color w:val="000000"/>
                <w:sz w:val="28"/>
                <w:szCs w:val="28"/>
              </w:rPr>
            </m:ctrlPr>
          </m:sup>
        </m:sSup>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表示通过语义扩展机制获得的候选算子集合，</w:t>
      </w:r>
      <m:oMath>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oMath>
      <w:r>
        <w:rPr>
          <w:rFonts w:ascii="Times New Roman"/>
          <w:iCs/>
          <w:color w:val="000000"/>
          <w:sz w:val="28"/>
          <w:szCs w:val="28"/>
        </w:rPr>
        <w:t>表示第i个操作原语；</w:t>
      </w:r>
      <m:oMath>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j</m:t>
            </m:r>
            <m:ctrlPr>
              <w:rPr>
                <w:rFonts w:ascii="Cambria Math" w:hAnsi="Cambria Math"/>
                <w:iCs/>
                <w:color w:val="000000"/>
                <w:sz w:val="28"/>
                <w:szCs w:val="28"/>
              </w:rPr>
            </m:ctrlPr>
          </m:sub>
        </m:sSub>
      </m:oMath>
      <w:r>
        <w:rPr>
          <w:rFonts w:ascii="Times New Roman"/>
          <w:iCs/>
          <w:color w:val="000000"/>
          <w:sz w:val="28"/>
          <w:szCs w:val="28"/>
        </w:rPr>
        <w:t>表示目标平台中的候选具体算子；</w:t>
      </w:r>
      <m:oMath>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sem</m:t>
            </m:r>
            <m:ctrlPr>
              <w:rPr>
                <w:rFonts w:ascii="Cambria Math" w:hAnsi="Cambria Math"/>
                <w:iCs/>
                <w:color w:val="000000"/>
                <w:sz w:val="28"/>
                <w:szCs w:val="28"/>
              </w:rPr>
            </m:ctrlP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j</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表示候选算子与操作原语之间的语义相似度；</w:t>
      </w:r>
      <m:oMath>
        <m:r>
          <m:rPr>
            <m:sty m:val="p"/>
          </m:rPr>
          <w:rPr>
            <w:rFonts w:ascii="Times New Roman"/>
            <w:color w:val="000000"/>
            <w:sz w:val="28"/>
            <w:szCs w:val="28"/>
          </w:rPr>
          <m:t>τ</m:t>
        </m:r>
      </m:oMath>
      <w:r>
        <w:rPr>
          <w:rFonts w:ascii="Times New Roman"/>
          <w:iCs/>
          <w:color w:val="000000"/>
          <w:sz w:val="28"/>
          <w:szCs w:val="28"/>
        </w:rPr>
        <w:t>为语义相似度阈值。该机制用于弥补知识图谱映射覆盖不足的问题，使系统能够在缺失显式映射关系时仍具备候选算子发现能力。</w:t>
      </w:r>
    </w:p>
    <w:p w14:paraId="06A47A8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步骤S403，基于初始评分结果，根据知识图谱对候选算子链进行结构一致性评估，并结合大语言模型对候选算子链进行语义一致性评估，得到综合评分。</w:t>
      </w:r>
    </w:p>
    <w:p w14:paraId="6EFC641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w:t>
      </w:r>
      <w:r>
        <w:rPr>
          <w:rFonts w:ascii="Times New Roman"/>
          <w:iCs/>
          <w:color w:val="000000"/>
          <w:sz w:val="28"/>
          <w:szCs w:val="28"/>
        </w:rPr>
        <w:t>在完成每一步映射后统计当前候选路径中已成功映射至目标平台具体算子的操作原语数量，并结合预设关键位置的映射情况计算映射覆盖度：</w:t>
      </w:r>
    </w:p>
    <w:p w14:paraId="63983C77">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ascii="Cambria Math" w:hAnsi="Cambria Math"/>
                  <w:iCs/>
                  <w:color w:val="000000"/>
                  <w:sz w:val="28"/>
                  <w:szCs w:val="28"/>
                </w:rPr>
              </m:ctrlPr>
            </m:sSubPr>
            <m:e>
              <m:r>
                <m:rPr>
                  <m:sty m:val="p"/>
                </m:rPr>
                <w:rPr>
                  <w:rFonts w:ascii="Times New Roman"/>
                  <w:color w:val="000000"/>
                  <w:sz w:val="28"/>
                  <w:szCs w:val="28"/>
                </w:rPr>
                <m:t>R</m:t>
              </m:r>
              <m:ctrlPr>
                <w:rPr>
                  <w:rFonts w:ascii="Cambria Math" w:hAnsi="Cambria Math"/>
                  <w:iCs/>
                  <w:color w:val="000000"/>
                  <w:sz w:val="28"/>
                  <w:szCs w:val="28"/>
                </w:rPr>
              </m:ctrlPr>
            </m:e>
            <m:sub>
              <m:r>
                <m:rPr>
                  <m:nor/>
                  <m:sty m:val="p"/>
                </m:rPr>
                <w:rPr>
                  <w:rFonts w:ascii="Times New Roman"/>
                  <w:b w:val="0"/>
                  <w:i w:val="0"/>
                  <w:iCs/>
                  <w:color w:val="000000"/>
                  <w:sz w:val="28"/>
                  <w:szCs w:val="28"/>
                </w:rPr>
                <m:t>cover</m:t>
              </m:r>
              <m:ctrlPr>
                <w:rPr>
                  <w:rFonts w:ascii="Cambria Math" w:hAnsi="Cambria Math"/>
                  <w:iCs/>
                  <w:color w:val="000000"/>
                  <w:sz w:val="28"/>
                  <w:szCs w:val="28"/>
                </w:rPr>
              </m:ctrlPr>
            </m:sub>
          </m:sSub>
          <m:r>
            <m:rPr>
              <m:sty m:val="p"/>
            </m:rPr>
            <w:rPr>
              <w:rFonts w:ascii="Times New Roman"/>
              <w:color w:val="000000"/>
              <w:sz w:val="28"/>
              <w:szCs w:val="28"/>
            </w:rPr>
            <m:t>=</m:t>
          </m:r>
          <m:f>
            <m:fPr>
              <m:ctrlPr>
                <w:rPr>
                  <w:rFonts w:ascii="Cambria Math" w:hAnsi="Cambria Math"/>
                  <w:iCs/>
                  <w:color w:val="000000"/>
                  <w:sz w:val="28"/>
                  <w:szCs w:val="28"/>
                </w:rPr>
              </m:ctrlPr>
            </m:fPr>
            <m:num>
              <m:sSub>
                <m:sSubPr>
                  <m:ctrlPr>
                    <w:rPr>
                      <w:rFonts w:ascii="Cambria Math" w:hAnsi="Cambria Math"/>
                      <w:iCs/>
                      <w:color w:val="000000"/>
                      <w:sz w:val="28"/>
                      <w:szCs w:val="28"/>
                    </w:rPr>
                  </m:ctrlPr>
                </m:sSubPr>
                <m:e>
                  <m:r>
                    <m:rPr>
                      <m:sty m:val="p"/>
                    </m:rPr>
                    <w:rPr>
                      <w:rFonts w:ascii="Times New Roman"/>
                      <w:color w:val="000000"/>
                      <w:sz w:val="28"/>
                      <w:szCs w:val="28"/>
                    </w:rPr>
                    <m:t>N</m:t>
                  </m:r>
                  <m:ctrlPr>
                    <w:rPr>
                      <w:rFonts w:ascii="Cambria Math" w:hAnsi="Cambria Math"/>
                      <w:iCs/>
                      <w:color w:val="000000"/>
                      <w:sz w:val="28"/>
                      <w:szCs w:val="28"/>
                    </w:rPr>
                  </m:ctrlPr>
                </m:e>
                <m:sub>
                  <m:r>
                    <m:rPr>
                      <m:nor/>
                      <m:sty m:val="p"/>
                    </m:rPr>
                    <w:rPr>
                      <w:rFonts w:ascii="Times New Roman"/>
                      <w:b w:val="0"/>
                      <w:i w:val="0"/>
                      <w:iCs/>
                      <w:color w:val="000000"/>
                      <w:sz w:val="28"/>
                      <w:szCs w:val="28"/>
                    </w:rPr>
                    <m:t>map</m:t>
                  </m:r>
                  <m:ctrlPr>
                    <w:rPr>
                      <w:rFonts w:ascii="Cambria Math" w:hAnsi="Cambria Math"/>
                      <w:iCs/>
                      <w:color w:val="000000"/>
                      <w:sz w:val="28"/>
                      <w:szCs w:val="28"/>
                    </w:rPr>
                  </m:ctrlPr>
                </m:sub>
              </m:sSub>
              <m:ctrlPr>
                <w:rPr>
                  <w:rFonts w:ascii="Cambria Math" w:hAnsi="Cambria Math"/>
                  <w:iCs/>
                  <w:color w:val="000000"/>
                  <w:sz w:val="28"/>
                  <w:szCs w:val="28"/>
                </w:rPr>
              </m:ctrlPr>
            </m:num>
            <m:den>
              <m:r>
                <m:rPr>
                  <m:sty m:val="p"/>
                </m:rPr>
                <w:rPr>
                  <w:rFonts w:ascii="Times New Roman"/>
                  <w:color w:val="000000"/>
                  <w:sz w:val="28"/>
                  <w:szCs w:val="28"/>
                </w:rPr>
                <m:t>T</m:t>
              </m:r>
              <m:ctrlPr>
                <w:rPr>
                  <w:rFonts w:ascii="Cambria Math" w:hAnsi="Cambria Math"/>
                  <w:iCs/>
                  <w:color w:val="000000"/>
                  <w:sz w:val="28"/>
                  <w:szCs w:val="28"/>
                </w:rPr>
              </m:ctrlPr>
            </m:den>
          </m:f>
        </m:oMath>
      </m:oMathPara>
    </w:p>
    <w:p w14:paraId="62547BF8">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w:t>
      </w:r>
      <m:oMath>
        <m:sSub>
          <m:sSubPr>
            <m:ctrlPr>
              <w:rPr>
                <w:rFonts w:ascii="Cambria Math" w:hAnsi="Cambria Math"/>
                <w:iCs/>
                <w:color w:val="000000"/>
                <w:sz w:val="28"/>
                <w:szCs w:val="28"/>
              </w:rPr>
            </m:ctrlPr>
          </m:sSubPr>
          <m:e>
            <m:r>
              <m:rPr>
                <m:sty m:val="p"/>
              </m:rPr>
              <w:rPr>
                <w:rFonts w:ascii="Times New Roman"/>
                <w:color w:val="000000"/>
                <w:sz w:val="28"/>
                <w:szCs w:val="28"/>
              </w:rPr>
              <m:t>R</m:t>
            </m:r>
            <m:ctrlPr>
              <w:rPr>
                <w:rFonts w:ascii="Cambria Math" w:hAnsi="Cambria Math"/>
                <w:iCs/>
                <w:color w:val="000000"/>
                <w:sz w:val="28"/>
                <w:szCs w:val="28"/>
              </w:rPr>
            </m:ctrlPr>
          </m:e>
          <m:sub>
            <m:r>
              <m:rPr>
                <m:nor/>
                <m:sty m:val="p"/>
              </m:rPr>
              <w:rPr>
                <w:rFonts w:ascii="Times New Roman"/>
                <w:b w:val="0"/>
                <w:i w:val="0"/>
                <w:iCs/>
                <w:color w:val="000000"/>
                <w:sz w:val="28"/>
                <w:szCs w:val="28"/>
              </w:rPr>
              <m:t>cover</m:t>
            </m:r>
            <m:ctrlPr>
              <w:rPr>
                <w:rFonts w:ascii="Cambria Math" w:hAnsi="Cambria Math"/>
                <w:iCs/>
                <w:color w:val="000000"/>
                <w:sz w:val="28"/>
                <w:szCs w:val="28"/>
              </w:rPr>
            </m:ctrlPr>
          </m:sub>
        </m:sSub>
      </m:oMath>
      <w:r>
        <w:rPr>
          <w:rFonts w:ascii="Times New Roman"/>
          <w:iCs/>
          <w:color w:val="000000"/>
          <w:sz w:val="28"/>
          <w:szCs w:val="28"/>
        </w:rPr>
        <w:t>表示候选序列的映射覆盖度；候选操作原语序列长度为T，成功映射的操作原语数量为</w:t>
      </w:r>
      <m:oMath>
        <m:sSub>
          <m:sSubPr>
            <m:ctrlPr>
              <w:rPr>
                <w:rFonts w:ascii="Cambria Math" w:hAnsi="Cambria Math"/>
                <w:iCs/>
                <w:color w:val="000000"/>
                <w:sz w:val="28"/>
                <w:szCs w:val="28"/>
              </w:rPr>
            </m:ctrlPr>
          </m:sSubPr>
          <m:e>
            <m:r>
              <m:rPr>
                <m:sty m:val="p"/>
              </m:rPr>
              <w:rPr>
                <w:rFonts w:ascii="Times New Roman"/>
                <w:color w:val="000000"/>
                <w:sz w:val="28"/>
                <w:szCs w:val="28"/>
              </w:rPr>
              <m:t>N</m:t>
            </m:r>
            <m:ctrlPr>
              <w:rPr>
                <w:rFonts w:ascii="Cambria Math" w:hAnsi="Cambria Math"/>
                <w:iCs/>
                <w:color w:val="000000"/>
                <w:sz w:val="28"/>
                <w:szCs w:val="28"/>
              </w:rPr>
            </m:ctrlPr>
          </m:e>
          <m:sub>
            <m:r>
              <m:rPr>
                <m:nor/>
                <m:sty m:val="p"/>
              </m:rPr>
              <w:rPr>
                <w:rFonts w:ascii="Times New Roman"/>
                <w:b w:val="0"/>
                <w:i w:val="0"/>
                <w:iCs/>
                <w:color w:val="000000"/>
                <w:sz w:val="28"/>
                <w:szCs w:val="28"/>
              </w:rPr>
              <m:t>map</m:t>
            </m:r>
            <m:ctrlPr>
              <w:rPr>
                <w:rFonts w:ascii="Cambria Math" w:hAnsi="Cambria Math"/>
                <w:iCs/>
                <w:color w:val="000000"/>
                <w:sz w:val="28"/>
                <w:szCs w:val="28"/>
              </w:rPr>
            </m:ctrlPr>
          </m:sub>
        </m:sSub>
      </m:oMath>
      <w:r>
        <w:rPr>
          <w:rFonts w:ascii="Times New Roman"/>
          <w:iCs/>
          <w:color w:val="000000"/>
          <w:sz w:val="28"/>
          <w:szCs w:val="28"/>
        </w:rPr>
        <w:t>；</w:t>
      </w:r>
      <w:bookmarkStart w:id="6" w:name="_Hlk227245867"/>
      <w:r>
        <w:rPr>
          <w:rFonts w:ascii="Times New Roman"/>
          <w:iCs/>
          <w:color w:val="000000"/>
          <w:sz w:val="28"/>
          <w:szCs w:val="28"/>
        </w:rPr>
        <w:t>若所述映射覆盖度低于预设阈值，或关键位置操作原语未映射成功，则记录对应位置的映射缺失信息，以供后续评估与修复阶段使用</w:t>
      </w:r>
      <w:bookmarkEnd w:id="6"/>
      <w:r>
        <w:rPr>
          <w:rFonts w:ascii="Times New Roman"/>
          <w:iCs/>
          <w:color w:val="000000"/>
          <w:sz w:val="28"/>
          <w:szCs w:val="28"/>
        </w:rPr>
        <w:t>；当既不存在显式映射关系，也不存在满足语义扩展条件的候选算子时，引入带有功能类别标签的占位符节点，以维持链结构完整性并记录映射缺失信息。</w:t>
      </w:r>
    </w:p>
    <w:p w14:paraId="5E24B1A8">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在完成逐步映射后，对每条候选算子链进行整体评分，并将映射覆盖度作为筛选阈值，以优先保留映射完整度较高的候选链。设候选链为</w:t>
      </w:r>
      <m:oMath>
        <m:r>
          <m:rPr>
            <m:sty m:val="p"/>
          </m:rPr>
          <w:rPr>
            <w:rFonts w:ascii="Times New Roman"/>
            <w:color w:val="000000"/>
            <w:sz w:val="28"/>
            <w:szCs w:val="28"/>
          </w:rPr>
          <m:t>C={</m:t>
        </m:r>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1</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2</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T</m:t>
            </m:r>
            <m:ctrlPr>
              <w:rPr>
                <w:rFonts w:ascii="Cambria Math" w:hAnsi="Cambria Math"/>
                <w:iCs/>
                <w:color w:val="000000"/>
                <w:sz w:val="28"/>
                <w:szCs w:val="28"/>
              </w:rPr>
            </m:ctrlPr>
          </m:sub>
        </m:sSub>
        <m:r>
          <m:rPr>
            <m:sty m:val="p"/>
          </m:rPr>
          <w:rPr>
            <w:rFonts w:ascii="Times New Roman"/>
            <w:color w:val="000000"/>
            <w:sz w:val="28"/>
            <w:szCs w:val="28"/>
          </w:rPr>
          <m:t>}</m:t>
        </m:r>
      </m:oMath>
      <w:r>
        <w:rPr>
          <w:rFonts w:ascii="Times New Roman"/>
          <w:iCs/>
          <w:color w:val="000000"/>
          <w:sz w:val="28"/>
          <w:szCs w:val="28"/>
        </w:rPr>
        <w:t>，其综合评分定义为：</w:t>
      </w:r>
    </w:p>
    <w:p w14:paraId="40C06EB2">
      <w:pPr>
        <w:pStyle w:val="5"/>
        <w:tabs>
          <w:tab w:val="left" w:pos="1215"/>
        </w:tabs>
        <w:spacing w:after="12" w:line="360" w:lineRule="auto"/>
        <w:ind w:left="0" w:leftChars="0" w:firstLine="560" w:firstLineChars="200"/>
        <w:rPr>
          <w:rFonts w:ascii="Times New Roman"/>
          <w:iCs/>
          <w:color w:val="000000"/>
          <w:sz w:val="28"/>
          <w:szCs w:val="28"/>
        </w:rPr>
      </w:pPr>
      <m:oMathPara>
        <m:oMath>
          <m:r>
            <m:rPr>
              <m:nor/>
              <m:sty m:val="p"/>
            </m:rPr>
            <w:rPr>
              <w:rFonts w:ascii="Times New Roman"/>
              <w:b w:val="0"/>
              <w:i w:val="0"/>
              <w:iCs/>
              <w:color w:val="000000"/>
              <w:sz w:val="28"/>
              <w:szCs w:val="28"/>
            </w:rPr>
            <m:t>Score</m:t>
          </m:r>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r>
            <m:rPr>
              <m:sty m:val="p"/>
            </m:rPr>
            <w:rPr>
              <w:rFonts w:ascii="Times New Roman"/>
              <w:color w:val="000000"/>
              <w:sz w:val="28"/>
              <w:szCs w:val="28"/>
            </w:rPr>
            <m:t>=</m:t>
          </m:r>
          <m:nary>
            <m:naryPr>
              <m:chr m:val="∑"/>
              <m:ctrlPr>
                <w:rPr>
                  <w:rFonts w:ascii="Cambria Math" w:hAnsi="Cambria Math"/>
                  <w:iCs/>
                  <w:color w:val="000000"/>
                  <w:sz w:val="28"/>
                  <w:szCs w:val="28"/>
                </w:rPr>
              </m:ctrlPr>
            </m:naryPr>
            <m:sub>
              <m:r>
                <m:rPr>
                  <m:sty m:val="p"/>
                </m:rPr>
                <w:rPr>
                  <w:rFonts w:ascii="Times New Roman"/>
                  <w:color w:val="000000"/>
                  <w:sz w:val="28"/>
                  <w:szCs w:val="28"/>
                </w:rPr>
                <m:t>i=1</m:t>
              </m:r>
              <m:ctrlPr>
                <w:rPr>
                  <w:rFonts w:ascii="Cambria Math" w:hAnsi="Cambria Math"/>
                  <w:iCs/>
                  <w:color w:val="000000"/>
                  <w:sz w:val="28"/>
                  <w:szCs w:val="28"/>
                </w:rPr>
              </m:ctrlPr>
            </m:sub>
            <m:sup>
              <m:r>
                <m:rPr>
                  <m:sty m:val="p"/>
                </m:rPr>
                <w:rPr>
                  <w:rFonts w:ascii="Times New Roman"/>
                  <w:color w:val="000000"/>
                  <w:sz w:val="28"/>
                  <w:szCs w:val="28"/>
                </w:rPr>
                <m:t>T</m:t>
              </m:r>
              <m:ctrlPr>
                <w:rPr>
                  <w:rFonts w:ascii="Cambria Math" w:hAnsi="Cambria Math"/>
                  <w:iCs/>
                  <w:color w:val="000000"/>
                  <w:sz w:val="28"/>
                  <w:szCs w:val="28"/>
                </w:rPr>
              </m:ctrlPr>
            </m:sup>
            <m:e>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map</m:t>
                  </m:r>
                  <m:ctrlPr>
                    <w:rPr>
                      <w:rFonts w:ascii="Cambria Math" w:hAnsi="Cambria Math"/>
                      <w:iCs/>
                      <w:color w:val="000000"/>
                      <w:sz w:val="28"/>
                      <w:szCs w:val="28"/>
                    </w:rPr>
                  </m:ctrlP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ctrlPr>
                    <w:rPr>
                      <w:rFonts w:ascii="Cambria Math" w:hAnsi="Cambria Math"/>
                      <w:iCs/>
                      <w:color w:val="000000"/>
                      <w:sz w:val="28"/>
                      <w:szCs w:val="28"/>
                    </w:rPr>
                  </m:ctrlPr>
                </m:e>
              </m:d>
              <m:ctrlPr>
                <w:rPr>
                  <w:rFonts w:ascii="Cambria Math" w:hAnsi="Cambria Math"/>
                  <w:iCs/>
                  <w:color w:val="000000"/>
                  <w:sz w:val="28"/>
                  <w:szCs w:val="28"/>
                </w:rPr>
              </m:ctrlPr>
            </m:e>
          </m:nary>
          <m:r>
            <m:rPr>
              <m:sty m:val="p"/>
            </m:rPr>
            <w:rPr>
              <w:rFonts w:ascii="Times New Roman"/>
              <w:color w:val="000000"/>
              <w:sz w:val="28"/>
              <w:szCs w:val="28"/>
            </w:rPr>
            <m:t>+</m:t>
          </m:r>
          <m:nary>
            <m:naryPr>
              <m:chr m:val="∑"/>
              <m:ctrlPr>
                <w:rPr>
                  <w:rFonts w:ascii="Cambria Math" w:hAnsi="Cambria Math"/>
                  <w:iCs/>
                  <w:color w:val="000000"/>
                  <w:sz w:val="28"/>
                  <w:szCs w:val="28"/>
                </w:rPr>
              </m:ctrlPr>
            </m:naryPr>
            <m:sub>
              <m:r>
                <m:rPr>
                  <m:sty m:val="p"/>
                </m:rPr>
                <w:rPr>
                  <w:rFonts w:ascii="Times New Roman"/>
                  <w:color w:val="000000"/>
                  <w:sz w:val="28"/>
                  <w:szCs w:val="28"/>
                </w:rPr>
                <m:t>i=1</m:t>
              </m:r>
              <m:ctrlPr>
                <w:rPr>
                  <w:rFonts w:ascii="Cambria Math" w:hAnsi="Cambria Math"/>
                  <w:iCs/>
                  <w:color w:val="000000"/>
                  <w:sz w:val="28"/>
                  <w:szCs w:val="28"/>
                </w:rPr>
              </m:ctrlPr>
            </m:sub>
            <m:sup>
              <m:r>
                <m:rPr>
                  <m:sty m:val="p"/>
                </m:rPr>
                <w:rPr>
                  <w:rFonts w:ascii="Times New Roman"/>
                  <w:color w:val="000000"/>
                  <w:sz w:val="28"/>
                  <w:szCs w:val="28"/>
                </w:rPr>
                <m:t>T−1</m:t>
              </m:r>
              <m:ctrlPr>
                <w:rPr>
                  <w:rFonts w:ascii="Cambria Math" w:hAnsi="Cambria Math"/>
                  <w:iCs/>
                  <w:color w:val="000000"/>
                  <w:sz w:val="28"/>
                  <w:szCs w:val="28"/>
                </w:rPr>
              </m:ctrlPr>
            </m:sup>
            <m:e>
              <m:r>
                <m:rPr>
                  <m:sty m:val="p"/>
                </m:rPr>
                <w:rPr>
                  <w:rFonts w:ascii="Times New Roman"/>
                  <w:color w:val="000000"/>
                  <w:sz w:val="28"/>
                  <w:szCs w:val="28"/>
                </w:rPr>
                <m:t xml:space="preserve"> </m:t>
              </m:r>
              <m:ctrlPr>
                <w:rPr>
                  <w:rFonts w:ascii="Cambria Math" w:hAnsi="Cambria Math"/>
                  <w:iCs/>
                  <w:color w:val="000000"/>
                  <w:sz w:val="28"/>
                  <w:szCs w:val="28"/>
                </w:rPr>
              </m:ctrlPr>
            </m:e>
          </m:nary>
          <m:func>
            <m:funcPr>
              <m:ctrlPr>
                <w:rPr>
                  <w:rFonts w:ascii="Cambria Math" w:hAnsi="Cambria Math"/>
                  <w:iCs/>
                  <w:color w:val="000000"/>
                  <w:sz w:val="28"/>
                  <w:szCs w:val="28"/>
                </w:rPr>
              </m:ctrlPr>
            </m:funcPr>
            <m:fName>
              <m:r>
                <m:rPr>
                  <m:sty m:val="p"/>
                </m:rPr>
                <w:rPr>
                  <w:rFonts w:ascii="Times New Roman"/>
                  <w:color w:val="000000"/>
                  <w:sz w:val="28"/>
                  <w:szCs w:val="28"/>
                </w:rPr>
                <m:t>log</m:t>
              </m:r>
              <m:ctrlPr>
                <w:rPr>
                  <w:rFonts w:ascii="Cambria Math" w:hAnsi="Cambria Math"/>
                  <w:iCs/>
                  <w:color w:val="000000"/>
                  <w:sz w:val="28"/>
                  <w:szCs w:val="28"/>
                </w:rPr>
              </m:ctrlPr>
            </m:fName>
            <m:e>
              <m:sSub>
                <m:sSubPr>
                  <m:ctrlPr>
                    <w:rPr>
                      <w:rFonts w:ascii="Cambria Math" w:hAnsi="Cambria Math"/>
                      <w:iCs/>
                      <w:color w:val="000000"/>
                      <w:sz w:val="28"/>
                      <w:szCs w:val="28"/>
                    </w:rPr>
                  </m:ctrlPr>
                </m:sSubPr>
                <m:e>
                  <m:r>
                    <m:rPr>
                      <m:sty m:val="p"/>
                    </m:rPr>
                    <w:rPr>
                      <w:rFonts w:ascii="Times New Roman"/>
                      <w:color w:val="000000"/>
                      <w:sz w:val="28"/>
                      <w:szCs w:val="28"/>
                    </w:rPr>
                    <m:t>f</m:t>
                  </m:r>
                  <m:ctrlPr>
                    <w:rPr>
                      <w:rFonts w:ascii="Cambria Math" w:hAnsi="Cambria Math"/>
                      <w:iCs/>
                      <w:color w:val="000000"/>
                      <w:sz w:val="28"/>
                      <w:szCs w:val="28"/>
                    </w:rPr>
                  </m:ctrlPr>
                </m:e>
                <m:sub>
                  <m:r>
                    <m:rPr>
                      <m:nor/>
                      <m:sty m:val="p"/>
                    </m:rPr>
                    <w:rPr>
                      <w:rFonts w:ascii="Times New Roman"/>
                      <w:b w:val="0"/>
                      <w:i w:val="0"/>
                      <w:iCs/>
                      <w:color w:val="000000"/>
                      <w:sz w:val="28"/>
                      <w:szCs w:val="28"/>
                    </w:rPr>
                    <m:t>cons</m:t>
                  </m:r>
                  <m:ctrlPr>
                    <w:rPr>
                      <w:rFonts w:ascii="Cambria Math" w:hAnsi="Cambria Math"/>
                      <w:iCs/>
                      <w:color w:val="000000"/>
                      <w:sz w:val="28"/>
                      <w:szCs w:val="28"/>
                    </w:rPr>
                  </m:ctrlP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i+1</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i+1</m:t>
                      </m:r>
                      <m:ctrlPr>
                        <w:rPr>
                          <w:rFonts w:ascii="Cambria Math" w:hAnsi="Cambria Math"/>
                          <w:iCs/>
                          <w:color w:val="000000"/>
                          <w:sz w:val="28"/>
                          <w:szCs w:val="28"/>
                        </w:rPr>
                      </m:ctrlPr>
                    </m:sub>
                  </m:sSub>
                  <m:ctrlPr>
                    <w:rPr>
                      <w:rFonts w:ascii="Cambria Math" w:hAnsi="Cambria Math"/>
                      <w:iCs/>
                      <w:color w:val="000000"/>
                      <w:sz w:val="28"/>
                      <w:szCs w:val="28"/>
                    </w:rPr>
                  </m:ctrlPr>
                </m:e>
              </m:d>
              <m:ctrlPr>
                <w:rPr>
                  <w:rFonts w:ascii="Cambria Math" w:hAnsi="Cambria Math"/>
                  <w:iCs/>
                  <w:color w:val="000000"/>
                  <w:sz w:val="28"/>
                  <w:szCs w:val="28"/>
                </w:rPr>
              </m:ctrlPr>
            </m:e>
          </m:func>
        </m:oMath>
      </m:oMathPara>
    </w:p>
    <w:p w14:paraId="31637563">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其中，C表示候选算子链；Y表示与候选算子链对应的操作原语序列；</w:t>
      </w:r>
      <m:oMath>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oMath>
      <w:r>
        <w:rPr>
          <w:rFonts w:ascii="Times New Roman"/>
          <w:iCs/>
          <w:color w:val="000000"/>
          <w:sz w:val="28"/>
          <w:szCs w:val="28"/>
        </w:rPr>
        <w:t>表示第i个具体算子；</w:t>
      </w:r>
      <m:oMath>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oMath>
      <w:r>
        <w:rPr>
          <w:rFonts w:ascii="Times New Roman"/>
          <w:iCs/>
          <w:color w:val="000000"/>
          <w:sz w:val="28"/>
          <w:szCs w:val="28"/>
        </w:rPr>
        <w:t>表示第i个操作原语；</w:t>
      </w:r>
      <m:oMath>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map</m:t>
            </m:r>
            <m:ctrlPr>
              <w:rPr>
                <w:rFonts w:ascii="Cambria Math" w:hAnsi="Cambria Math"/>
                <w:iCs/>
                <w:color w:val="000000"/>
                <w:sz w:val="28"/>
                <w:szCs w:val="28"/>
              </w:rPr>
            </m:ctrlP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表示算子与操作原语之间的语义映射评分；</w:t>
      </w:r>
      <m:oMath>
        <m:sSub>
          <m:sSubPr>
            <m:ctrlPr>
              <w:rPr>
                <w:rFonts w:ascii="Cambria Math" w:hAnsi="Cambria Math"/>
                <w:iCs/>
                <w:color w:val="000000"/>
                <w:sz w:val="28"/>
                <w:szCs w:val="28"/>
              </w:rPr>
            </m:ctrlPr>
          </m:sSubPr>
          <m:e>
            <m:r>
              <m:rPr>
                <m:sty m:val="p"/>
              </m:rPr>
              <w:rPr>
                <w:rFonts w:ascii="Times New Roman"/>
                <w:color w:val="000000"/>
                <w:sz w:val="28"/>
                <w:szCs w:val="28"/>
              </w:rPr>
              <m:t>f</m:t>
            </m:r>
            <m:ctrlPr>
              <w:rPr>
                <w:rFonts w:ascii="Cambria Math" w:hAnsi="Cambria Math"/>
                <w:iCs/>
                <w:color w:val="000000"/>
                <w:sz w:val="28"/>
                <w:szCs w:val="28"/>
              </w:rPr>
            </m:ctrlPr>
          </m:e>
          <m:sub>
            <m:r>
              <m:rPr>
                <m:nor/>
                <m:sty m:val="p"/>
              </m:rPr>
              <w:rPr>
                <w:rFonts w:ascii="Times New Roman"/>
                <w:b w:val="0"/>
                <w:i w:val="0"/>
                <w:iCs/>
                <w:color w:val="000000"/>
                <w:sz w:val="28"/>
                <w:szCs w:val="28"/>
              </w:rPr>
              <m:t>cons</m:t>
            </m:r>
            <m:ctrlPr>
              <w:rPr>
                <w:rFonts w:ascii="Cambria Math" w:hAnsi="Cambria Math"/>
                <w:iCs/>
                <w:color w:val="000000"/>
                <w:sz w:val="28"/>
                <w:szCs w:val="28"/>
              </w:rPr>
            </m:ctrlP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i+1</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i+1</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表示统一约束函数；</w:t>
      </w:r>
      <m:oMath>
        <m:r>
          <m:rPr>
            <m:nor/>
            <m:sty m:val="p"/>
          </m:rPr>
          <w:rPr>
            <w:rFonts w:ascii="Times New Roman"/>
            <w:b w:val="0"/>
            <w:i w:val="0"/>
            <w:iCs/>
            <w:color w:val="000000"/>
            <w:sz w:val="28"/>
            <w:szCs w:val="28"/>
          </w:rPr>
          <m:t>Score</m:t>
        </m:r>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oMath>
      <w:r>
        <w:rPr>
          <w:rFonts w:ascii="Times New Roman"/>
          <w:iCs/>
          <w:color w:val="000000"/>
          <w:sz w:val="28"/>
          <w:szCs w:val="28"/>
        </w:rPr>
        <w:t>表示候选算子链的综合评分。综合评分通过对算子与操作原语之间的语义匹配程度以及相邻步骤之间的结构约束一致性进行联合建模，实现对候选算子链在语义合理性与结构完整性两个方面的综合评估。对所有候选链进行排序与去重处理，保留得分最高的前</w:t>
      </w:r>
      <m:oMath>
        <m:r>
          <m:rPr>
            <m:nor/>
            <m:sty m:val="p"/>
          </m:rPr>
          <w:rPr>
            <w:rFonts w:ascii="Times New Roman"/>
            <w:b w:val="0"/>
            <w:i w:val="0"/>
            <w:iCs/>
            <w:color w:val="000000"/>
            <w:sz w:val="28"/>
            <w:szCs w:val="28"/>
          </w:rPr>
          <m:t>K</m:t>
        </m:r>
      </m:oMath>
      <w:r>
        <w:rPr>
          <w:rFonts w:ascii="Times New Roman"/>
          <w:iCs/>
          <w:color w:val="000000"/>
          <w:sz w:val="28"/>
          <w:szCs w:val="28"/>
        </w:rPr>
        <w:t>条候选算子链：</w:t>
      </w:r>
    </w:p>
    <w:p w14:paraId="4F9B1ED2">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ascii="Cambria Math" w:hAnsi="Cambria Math"/>
                  <w:iCs/>
                  <w:color w:val="000000"/>
                  <w:sz w:val="28"/>
                  <w:szCs w:val="28"/>
                </w:rPr>
              </m:ctrlPr>
            </m:sSubPr>
            <m:e>
              <m:r>
                <m:rPr>
                  <m:nor/>
                  <m:sty m:val="p"/>
                </m:rPr>
                <w:rPr>
                  <w:rFonts w:ascii="Times New Roman" w:eastAsia="MS Mincho" w:cs="MS Mincho"/>
                  <w:b w:val="0"/>
                  <w:i w:val="0"/>
                  <w:color w:val="000000"/>
                  <w:sz w:val="28"/>
                  <w:szCs w:val="28"/>
                </w:rPr>
                <m:t>C</m:t>
              </m:r>
              <m:ctrlPr>
                <w:rPr>
                  <w:rFonts w:ascii="Cambria Math" w:hAnsi="Cambria Math"/>
                  <w:iCs/>
                  <w:color w:val="000000"/>
                  <w:sz w:val="28"/>
                  <w:szCs w:val="28"/>
                </w:rPr>
              </m:ctrlPr>
            </m:e>
            <m:sub>
              <m:r>
                <m:rPr>
                  <m:nor/>
                  <m:sty m:val="p"/>
                </m:rPr>
                <w:rPr>
                  <w:rFonts w:ascii="Times New Roman" w:eastAsia="MS Mincho" w:cs="MS Mincho"/>
                  <w:b w:val="0"/>
                  <w:i w:val="0"/>
                  <w:color w:val="000000"/>
                  <w:sz w:val="28"/>
                  <w:szCs w:val="28"/>
                </w:rPr>
                <m:t>top</m:t>
              </m:r>
              <m:ctrlPr>
                <w:rPr>
                  <w:rFonts w:ascii="Cambria Math" w:hAnsi="Cambria Math"/>
                  <w:iCs/>
                  <w:color w:val="000000"/>
                  <w:sz w:val="28"/>
                  <w:szCs w:val="28"/>
                </w:rPr>
              </m:ctrlPr>
            </m:sub>
          </m:sSub>
          <m:r>
            <m:rPr>
              <m:sty m:val="p"/>
            </m:rPr>
            <w:rPr>
              <w:rFonts w:ascii="Times New Roman"/>
              <w:color w:val="000000"/>
              <w:sz w:val="28"/>
              <w:szCs w:val="28"/>
            </w:rPr>
            <m:t>=</m:t>
          </m:r>
          <m:r>
            <m:rPr>
              <m:nor/>
              <m:sty m:val="p"/>
            </m:rPr>
            <w:rPr>
              <w:rFonts w:ascii="Times New Roman"/>
              <w:color w:val="000000"/>
              <w:sz w:val="28"/>
              <w:szCs w:val="28"/>
            </w:rPr>
            <m:t>TopK</m:t>
          </m:r>
          <m:d>
            <m:dPr>
              <m:ctrlPr>
                <w:rPr>
                  <w:rFonts w:ascii="Cambria Math" w:hAnsi="Cambria Math"/>
                  <w:iCs/>
                  <w:color w:val="000000"/>
                  <w:sz w:val="28"/>
                  <w:szCs w:val="28"/>
                </w:rPr>
              </m:ctrlPr>
            </m:dPr>
            <m:e>
              <m:r>
                <m:rPr>
                  <m:nor/>
                  <m:sty m:val="p"/>
                </m:rPr>
                <w:rPr>
                  <w:rFonts w:ascii="Times New Roman" w:eastAsia="MS Mincho" w:cs="MS Mincho"/>
                  <w:b w:val="0"/>
                  <w:i w:val="0"/>
                  <w:color w:val="000000"/>
                  <w:sz w:val="28"/>
                  <w:szCs w:val="28"/>
                </w:rPr>
                <m:t>C</m:t>
              </m:r>
              <m:ctrlPr>
                <w:rPr>
                  <w:rFonts w:ascii="Cambria Math" w:hAnsi="Cambria Math"/>
                  <w:iCs/>
                  <w:color w:val="000000"/>
                  <w:sz w:val="28"/>
                  <w:szCs w:val="28"/>
                </w:rPr>
              </m:ctrlPr>
            </m:e>
          </m:d>
        </m:oMath>
      </m:oMathPara>
    </w:p>
    <w:p w14:paraId="0CFA3F8D">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w:t>
      </w:r>
      <m:oMath>
        <m:r>
          <m:rPr>
            <m:nor/>
            <m:sty m:val="p"/>
          </m:rPr>
          <w:rPr>
            <w:rFonts w:ascii="Times New Roman" w:eastAsia="MS Mincho" w:cs="MS Mincho"/>
            <w:b w:val="0"/>
            <w:i w:val="0"/>
            <w:color w:val="000000"/>
            <w:sz w:val="28"/>
            <w:szCs w:val="28"/>
          </w:rPr>
          <m:t>C</m:t>
        </m:r>
      </m:oMath>
      <w:r>
        <w:rPr>
          <w:rFonts w:ascii="Times New Roman"/>
          <w:iCs/>
          <w:color w:val="000000"/>
          <w:sz w:val="28"/>
          <w:szCs w:val="28"/>
        </w:rPr>
        <w:t>表示所有候选算子链的集合；</w:t>
      </w:r>
      <m:oMath>
        <m:r>
          <m:rPr>
            <m:nor/>
            <m:sty m:val="p"/>
          </m:rPr>
          <w:rPr>
            <w:rFonts w:ascii="Times New Roman"/>
            <w:b w:val="0"/>
            <w:i w:val="0"/>
            <w:iCs/>
            <w:color w:val="000000"/>
            <w:sz w:val="28"/>
            <w:szCs w:val="28"/>
          </w:rPr>
          <m:t>K</m:t>
        </m:r>
      </m:oMath>
      <w:r>
        <w:rPr>
          <w:rFonts w:ascii="Times New Roman"/>
          <w:iCs/>
          <w:color w:val="000000"/>
          <w:sz w:val="28"/>
          <w:szCs w:val="28"/>
        </w:rPr>
        <w:t>表示预设保留的候选链数量；</w:t>
      </w:r>
      <m:oMath>
        <m:sSub>
          <m:sSubPr>
            <m:ctrlPr>
              <w:rPr>
                <w:rFonts w:ascii="Cambria Math" w:hAnsi="Cambria Math"/>
                <w:iCs/>
                <w:color w:val="000000"/>
                <w:sz w:val="28"/>
                <w:szCs w:val="28"/>
              </w:rPr>
            </m:ctrlPr>
          </m:sSubPr>
          <m:e>
            <m:r>
              <m:rPr>
                <m:nor/>
                <m:sty m:val="p"/>
              </m:rPr>
              <w:rPr>
                <w:rFonts w:ascii="Times New Roman" w:eastAsia="MS Mincho" w:cs="MS Mincho"/>
                <w:b w:val="0"/>
                <w:i w:val="0"/>
                <w:color w:val="000000"/>
                <w:sz w:val="28"/>
                <w:szCs w:val="28"/>
              </w:rPr>
              <m:t>C</m:t>
            </m:r>
            <m:ctrlPr>
              <w:rPr>
                <w:rFonts w:ascii="Cambria Math" w:hAnsi="Cambria Math"/>
                <w:iCs/>
                <w:color w:val="000000"/>
                <w:sz w:val="28"/>
                <w:szCs w:val="28"/>
              </w:rPr>
            </m:ctrlPr>
          </m:e>
          <m:sub>
            <m:r>
              <m:rPr>
                <m:nor/>
                <m:sty m:val="p"/>
              </m:rPr>
              <w:rPr>
                <w:rFonts w:ascii="Times New Roman" w:eastAsia="MS Mincho" w:cs="MS Mincho"/>
                <w:b w:val="0"/>
                <w:i w:val="0"/>
                <w:color w:val="000000"/>
                <w:sz w:val="28"/>
                <w:szCs w:val="28"/>
              </w:rPr>
              <m:t>top</m:t>
            </m:r>
            <m:ctrlPr>
              <w:rPr>
                <w:rFonts w:ascii="Cambria Math" w:hAnsi="Cambria Math"/>
                <w:iCs/>
                <w:color w:val="000000"/>
                <w:sz w:val="28"/>
                <w:szCs w:val="28"/>
              </w:rPr>
            </m:ctrlPr>
          </m:sub>
        </m:sSub>
      </m:oMath>
      <w:r>
        <w:rPr>
          <w:rFonts w:ascii="Times New Roman"/>
          <w:iCs/>
          <w:color w:val="000000"/>
          <w:sz w:val="28"/>
          <w:szCs w:val="28"/>
        </w:rPr>
        <w:t>表示筛选后的候选算子链集合。</w:t>
      </w:r>
    </w:p>
    <w:p w14:paraId="7764AED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w:t>
      </w:r>
      <w:r>
        <w:rPr>
          <w:rFonts w:ascii="Times New Roman"/>
          <w:iCs/>
          <w:color w:val="000000"/>
          <w:sz w:val="28"/>
          <w:szCs w:val="28"/>
        </w:rPr>
        <w:t>统一约束函数在候选路径扩展及评分过程中对算子链进行全局一致性评估，使语义约束、结构约束及数据类型约束在同一评分空间中协同作用，从而避免各类约束独立作用所导致的局部最优问题，提高生成算子链的整体结构合理性与语义一致性。</w:t>
      </w:r>
    </w:p>
    <w:p w14:paraId="6C94EEF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步骤S404，基于综合评分选取</w:t>
      </w:r>
      <w:r>
        <w:rPr>
          <w:rFonts w:ascii="Times New Roman"/>
          <w:iCs/>
          <w:color w:val="000000"/>
          <w:sz w:val="28"/>
          <w:szCs w:val="28"/>
        </w:rPr>
        <w:t>最优算子链及对应的</w:t>
      </w:r>
      <w:r>
        <w:rPr>
          <w:rFonts w:hint="eastAsia" w:ascii="Times New Roman"/>
          <w:iCs/>
          <w:color w:val="000000"/>
          <w:sz w:val="28"/>
          <w:szCs w:val="28"/>
          <w:lang w:val="zh-CN"/>
        </w:rPr>
        <w:t>地理信息处理模型</w:t>
      </w:r>
      <w:r>
        <w:rPr>
          <w:rFonts w:hint="eastAsia" w:ascii="Times New Roman"/>
          <w:iCs/>
          <w:color w:val="000000"/>
          <w:sz w:val="28"/>
          <w:szCs w:val="28"/>
        </w:rPr>
        <w:t>。</w:t>
      </w:r>
    </w:p>
    <w:p w14:paraId="28A0205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示例性的，利用知识图谱对每条候选算子链进行结构化评分，从多个维度衡量算子链的</w:t>
      </w:r>
      <w:bookmarkStart w:id="7" w:name="_Hlk227245984"/>
      <w:r>
        <w:rPr>
          <w:rFonts w:hint="eastAsia" w:ascii="Times New Roman"/>
          <w:iCs/>
          <w:color w:val="000000"/>
          <w:sz w:val="28"/>
          <w:szCs w:val="28"/>
        </w:rPr>
        <w:t>结构合理性与可执行性</w:t>
      </w:r>
      <w:bookmarkEnd w:id="7"/>
      <w:r>
        <w:rPr>
          <w:rFonts w:hint="eastAsia" w:ascii="Times New Roman"/>
          <w:iCs/>
          <w:color w:val="000000"/>
          <w:sz w:val="28"/>
          <w:szCs w:val="28"/>
        </w:rPr>
        <w:t>。对于每条候选算子链，首先基于知识图谱对链中各算子的有效性进行验证，判断各算子是否能够在所述知识图谱中检索到对应节点，并据此统计链中有效算子的占比，用于表征算子链的可识别程度。进一步地，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8" w:name="_Hlk227246016"/>
      <w:r>
        <w:rPr>
          <w:rFonts w:hint="eastAsia" w:ascii="Times New Roman"/>
          <w:iCs/>
          <w:color w:val="000000"/>
          <w:sz w:val="28"/>
          <w:szCs w:val="28"/>
        </w:rPr>
        <w:t>在此基础上，构建结构一致性评分函数：</w:t>
      </w:r>
      <w:bookmarkEnd w:id="8"/>
    </w:p>
    <w:p w14:paraId="2204B23F">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struct</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map</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R</m:t>
              </m:r>
              <m:ctrlPr>
                <w:rPr>
                  <w:rFonts w:hint="eastAsia" w:ascii="Cambria Math" w:hAnsi="Cambria Math"/>
                  <w:iCs/>
                  <w:color w:val="000000"/>
                  <w:sz w:val="28"/>
                  <w:szCs w:val="28"/>
                </w:rPr>
              </m:ctrlPr>
            </m:e>
            <m:sub>
              <m:r>
                <m:rPr>
                  <m:sty m:val="p"/>
                </m:rPr>
                <w:rPr>
                  <w:rFonts w:hint="eastAsia" w:ascii="Times New Roman"/>
                  <w:color w:val="000000"/>
                  <w:sz w:val="28"/>
                  <w:szCs w:val="28"/>
                </w:rPr>
                <m:t>cover</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io</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4</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valid</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oMath>
      </m:oMathPara>
    </w:p>
    <w:p w14:paraId="2936E72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其中，C表示候选算子链，</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map</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表示链中各步骤语义映射评分的平均值，</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R</m:t>
            </m:r>
            <m:ctrlPr>
              <w:rPr>
                <w:rFonts w:hint="eastAsia" w:ascii="Cambria Math" w:hAnsi="Cambria Math"/>
                <w:iCs/>
                <w:color w:val="000000"/>
                <w:sz w:val="28"/>
                <w:szCs w:val="28"/>
              </w:rPr>
            </m:ctrlPr>
          </m:e>
          <m:sub>
            <m:r>
              <m:rPr>
                <m:sty m:val="p"/>
              </m:rPr>
              <w:rPr>
                <w:rFonts w:hint="eastAsia" w:ascii="Times New Roman"/>
                <w:color w:val="000000"/>
                <w:sz w:val="28"/>
                <w:szCs w:val="28"/>
              </w:rPr>
              <m:t>cover</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表示候选算子链对应原语序列中已成功映射至目标平台具体算子的步骤占总步骤数的比例，</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io</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表示链中相邻算子间输入输出兼容的比例，</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valid</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表示基于知识图谱对算子链逐步验证所得的验证评分，</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oMath>
      <w:r>
        <w:rPr>
          <w:rFonts w:hint="eastAsia" w:ascii="Times New Roman"/>
          <w:iCs/>
          <w:color w:val="000000"/>
          <w:sz w:val="28"/>
          <w:szCs w:val="28"/>
        </w:rPr>
        <w:t>至</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4</m:t>
            </m:r>
            <m:ctrlPr>
              <w:rPr>
                <w:rFonts w:hint="eastAsia" w:ascii="Cambria Math" w:hAnsi="Cambria Math"/>
                <w:iCs/>
                <w:color w:val="000000"/>
                <w:sz w:val="28"/>
                <w:szCs w:val="28"/>
              </w:rPr>
            </m:ctrlPr>
          </m:sub>
        </m:sSub>
      </m:oMath>
      <w:r>
        <w:rPr>
          <w:rFonts w:hint="eastAsia" w:ascii="Times New Roman"/>
          <w:iCs/>
          <w:color w:val="000000"/>
          <w:sz w:val="28"/>
          <w:szCs w:val="28"/>
        </w:rPr>
        <w:t>为可调权重系数；所述映射覆盖度</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R</m:t>
            </m:r>
            <m:ctrlPr>
              <w:rPr>
                <w:rFonts w:hint="eastAsia" w:ascii="Cambria Math" w:hAnsi="Cambria Math"/>
                <w:iCs/>
                <w:color w:val="000000"/>
                <w:sz w:val="28"/>
                <w:szCs w:val="28"/>
              </w:rPr>
            </m:ctrlPr>
          </m:e>
          <m:sub>
            <m:r>
              <m:rPr>
                <m:sty m:val="p"/>
              </m:rPr>
              <w:rPr>
                <w:rFonts w:hint="eastAsia" w:ascii="Times New Roman"/>
                <w:color w:val="000000"/>
                <w:sz w:val="28"/>
                <w:szCs w:val="28"/>
              </w:rPr>
              <m:t>cover</m:t>
            </m:r>
            <m:ctrlPr>
              <w:rPr>
                <w:rFonts w:hint="eastAsia" w:ascii="Cambria Math" w:hAnsi="Cambria Math"/>
                <w:iCs/>
                <w:color w:val="000000"/>
                <w:sz w:val="28"/>
                <w:szCs w:val="28"/>
              </w:rPr>
            </m:ctrlPr>
          </m:sub>
        </m:sSub>
      </m:oMath>
      <w:r>
        <w:rPr>
          <w:rFonts w:hint="eastAsia" w:ascii="Times New Roman"/>
          <w:iCs/>
          <w:color w:val="000000"/>
          <w:sz w:val="28"/>
          <w:szCs w:val="28"/>
        </w:rPr>
        <w:t>在映射阶段用于刻画候选操作原语序列向具体平台算子空间的映射完整性，并在本步骤中作为候选算子链的整体特征参与结构一致性评分计算，记为</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R</m:t>
            </m:r>
            <m:ctrlPr>
              <w:rPr>
                <w:rFonts w:hint="eastAsia" w:ascii="Cambria Math" w:hAnsi="Cambria Math"/>
                <w:iCs/>
                <w:color w:val="000000"/>
                <w:sz w:val="28"/>
                <w:szCs w:val="28"/>
              </w:rPr>
            </m:ctrlPr>
          </m:e>
          <m:sub>
            <m:r>
              <m:rPr>
                <m:sty m:val="p"/>
              </m:rPr>
              <w:rPr>
                <w:rFonts w:hint="eastAsia" w:ascii="Times New Roman"/>
                <w:color w:val="000000"/>
                <w:sz w:val="28"/>
                <w:szCs w:val="28"/>
              </w:rPr>
              <m:t>cover</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。所述结构一致性评分通过融合语义映射质量、映射完整性、数据流连贯性及结构有效性等多维指标，实现对候选算子链结构合理性与可执行性的统一建模。</w:t>
      </w:r>
    </w:p>
    <w:p w14:paraId="3A4F0CA7">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llm</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oMath>
      <w:r>
        <w:rPr>
          <w:rFonts w:ascii="Times New Roman"/>
          <w:iCs/>
          <w:color w:val="000000"/>
          <w:sz w:val="28"/>
          <w:szCs w:val="28"/>
        </w:rPr>
        <w:t>。</w:t>
      </w:r>
      <w:bookmarkStart w:id="9" w:name="_Hlk227691059"/>
      <w:r>
        <w:rPr>
          <w:rFonts w:ascii="Times New Roman"/>
          <w:iCs/>
          <w:color w:val="000000"/>
          <w:sz w:val="28"/>
          <w:szCs w:val="28"/>
        </w:rPr>
        <w:t>在此基础上，将结构一致性评分作为结构可行性约束，对语义一致性评分进行引导融合，从而得到候选算子链的综合评分，</w:t>
      </w:r>
      <w:bookmarkEnd w:id="9"/>
      <w:r>
        <w:rPr>
          <w:rFonts w:ascii="Times New Roman"/>
          <w:iCs/>
          <w:color w:val="000000"/>
          <w:sz w:val="28"/>
          <w:szCs w:val="28"/>
        </w:rPr>
        <w:t>其计算方式如下：</w:t>
      </w:r>
    </w:p>
    <w:p w14:paraId="05A526B5">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final</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λ</m:t>
              </m:r>
              <m:ctrlPr>
                <w:rPr>
                  <w:rFonts w:ascii="Cambria Math" w:hAnsi="Cambria Math"/>
                  <w:iCs/>
                  <w:color w:val="000000"/>
                  <w:sz w:val="28"/>
                  <w:szCs w:val="28"/>
                </w:rPr>
              </m:ctrlPr>
            </m:e>
            <m:sub>
              <m:r>
                <m:rPr>
                  <m:sty m:val="p"/>
                </m:rPr>
                <w:rPr>
                  <w:rFonts w:ascii="Times New Roman"/>
                  <w:color w:val="000000"/>
                  <w:sz w:val="28"/>
                  <w:szCs w:val="28"/>
                </w:rPr>
                <m:t>1</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struct</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λ</m:t>
              </m:r>
              <m:ctrlPr>
                <w:rPr>
                  <w:rFonts w:ascii="Cambria Math" w:hAnsi="Cambria Math"/>
                  <w:iCs/>
                  <w:color w:val="000000"/>
                  <w:sz w:val="28"/>
                  <w:szCs w:val="28"/>
                </w:rPr>
              </m:ctrlPr>
            </m:e>
            <m:sub>
              <m:r>
                <m:rPr>
                  <m:sty m:val="p"/>
                </m:rPr>
                <w:rPr>
                  <w:rFonts w:ascii="Times New Roman"/>
                  <w:color w:val="000000"/>
                  <w:sz w:val="28"/>
                  <w:szCs w:val="28"/>
                </w:rPr>
                <m:t>2</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llm</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oMath>
      </m:oMathPara>
    </w:p>
    <w:p w14:paraId="2BCA9E89">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w:t>
      </w:r>
      <m:oMath>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final</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oMath>
      <w:r>
        <w:rPr>
          <w:rFonts w:ascii="Times New Roman"/>
          <w:iCs/>
          <w:color w:val="000000"/>
          <w:sz w:val="28"/>
          <w:szCs w:val="28"/>
        </w:rPr>
        <w:t>表示候选算子链的综合评分；</w:t>
      </w:r>
      <m:oMath>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struct</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oMath>
      <w:r>
        <w:rPr>
          <w:rFonts w:ascii="Times New Roman"/>
          <w:iCs/>
          <w:color w:val="000000"/>
          <w:sz w:val="28"/>
          <w:szCs w:val="28"/>
        </w:rPr>
        <w:t>表示结构一致性评分；</w:t>
      </w:r>
      <m:oMath>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llm</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oMath>
      <w:r>
        <w:rPr>
          <w:rFonts w:ascii="Times New Roman"/>
          <w:iCs/>
          <w:color w:val="000000"/>
          <w:sz w:val="28"/>
          <w:szCs w:val="28"/>
        </w:rPr>
        <w:t>表示语义一致性评分；</w:t>
      </w:r>
      <m:oMath>
        <m:sSub>
          <m:sSubPr>
            <m:ctrlPr>
              <w:rPr>
                <w:rFonts w:ascii="Cambria Math" w:hAnsi="Cambria Math"/>
                <w:iCs/>
                <w:color w:val="000000"/>
                <w:sz w:val="28"/>
                <w:szCs w:val="28"/>
              </w:rPr>
            </m:ctrlPr>
          </m:sSubPr>
          <m:e>
            <m:r>
              <m:rPr>
                <m:sty m:val="p"/>
              </m:rPr>
              <w:rPr>
                <w:rFonts w:ascii="Times New Roman"/>
                <w:color w:val="000000"/>
                <w:sz w:val="28"/>
                <w:szCs w:val="28"/>
              </w:rPr>
              <m:t>λ</m:t>
            </m:r>
            <m:ctrlPr>
              <w:rPr>
                <w:rFonts w:ascii="Cambria Math" w:hAnsi="Cambria Math"/>
                <w:iCs/>
                <w:color w:val="000000"/>
                <w:sz w:val="28"/>
                <w:szCs w:val="28"/>
              </w:rPr>
            </m:ctrlPr>
          </m:e>
          <m:sub>
            <m:r>
              <m:rPr>
                <m:sty m:val="p"/>
              </m:rPr>
              <w:rPr>
                <w:rFonts w:ascii="Times New Roman"/>
                <w:color w:val="000000"/>
                <w:sz w:val="28"/>
                <w:szCs w:val="28"/>
              </w:rPr>
              <m:t>1</m:t>
            </m:r>
            <m:ctrlPr>
              <w:rPr>
                <w:rFonts w:ascii="Cambria Math" w:hAnsi="Cambria Math"/>
                <w:iCs/>
                <w:color w:val="000000"/>
                <w:sz w:val="28"/>
                <w:szCs w:val="28"/>
              </w:rPr>
            </m:ctrlPr>
          </m:sub>
        </m:sSub>
      </m:oMath>
      <w:r>
        <w:rPr>
          <w:rFonts w:ascii="Times New Roman"/>
          <w:iCs/>
          <w:color w:val="000000"/>
          <w:sz w:val="28"/>
          <w:szCs w:val="28"/>
        </w:rPr>
        <w:t>和</w:t>
      </w:r>
      <m:oMath>
        <m:sSub>
          <m:sSubPr>
            <m:ctrlPr>
              <w:rPr>
                <w:rFonts w:ascii="Cambria Math" w:hAnsi="Cambria Math"/>
                <w:iCs/>
                <w:color w:val="000000"/>
                <w:sz w:val="28"/>
                <w:szCs w:val="28"/>
              </w:rPr>
            </m:ctrlPr>
          </m:sSubPr>
          <m:e>
            <m:r>
              <m:rPr>
                <m:sty m:val="p"/>
              </m:rPr>
              <w:rPr>
                <w:rFonts w:ascii="Times New Roman"/>
                <w:color w:val="000000"/>
                <w:sz w:val="28"/>
                <w:szCs w:val="28"/>
              </w:rPr>
              <m:t>λ</m:t>
            </m:r>
            <m:ctrlPr>
              <w:rPr>
                <w:rFonts w:ascii="Cambria Math" w:hAnsi="Cambria Math"/>
                <w:iCs/>
                <w:color w:val="000000"/>
                <w:sz w:val="28"/>
                <w:szCs w:val="28"/>
              </w:rPr>
            </m:ctrlPr>
          </m:e>
          <m:sub>
            <m:r>
              <m:rPr>
                <m:sty m:val="p"/>
              </m:rPr>
              <w:rPr>
                <w:rFonts w:ascii="Times New Roman"/>
                <w:color w:val="000000"/>
                <w:sz w:val="28"/>
                <w:szCs w:val="28"/>
              </w:rPr>
              <m:t>2</m:t>
            </m:r>
            <m:ctrlPr>
              <w:rPr>
                <w:rFonts w:ascii="Cambria Math" w:hAnsi="Cambria Math"/>
                <w:iCs/>
                <w:color w:val="000000"/>
                <w:sz w:val="28"/>
                <w:szCs w:val="28"/>
              </w:rPr>
            </m:ctrlPr>
          </m:sub>
        </m:sSub>
      </m:oMath>
      <w:r>
        <w:rPr>
          <w:rFonts w:ascii="Times New Roman"/>
          <w:iCs/>
          <w:color w:val="000000"/>
          <w:sz w:val="28"/>
          <w:szCs w:val="28"/>
        </w:rPr>
        <w:t>为可调权重系数。通过将基于知识图谱的结构一致性评分与基于大语言模型的语义一致性评分进行融合，实现结构约束与语义匹配的协同优化。根据综合评分对候选算子链进行排序，选取得分最高的候选链作为当前最优候选链。</w:t>
      </w:r>
    </w:p>
    <w:p w14:paraId="1730AAC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步骤S404之前还包括：针对选取得分较优的候选算子链中存在的输入输出不兼容或局部链路不合法的位置，优先在与当前算子对应的同一操作原语范围内检索替代候选算子；当同一操作原语范围内不存在满足约束的候选算子时，扩展至同一操作子类范围内检索替代操作原语，并基于替代操作原语重新执行算子映射；在完成替换后，对替换后的算子链重新执行一致性评估，并根据当前不兼容问题数量和映射覆盖度执行回滚控制。</w:t>
      </w:r>
    </w:p>
    <w:p w14:paraId="4113CF2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在最优候选算子链仍存在输入输出不兼容或局部链路不合法时，启动基于层次化操作语义空间的约束驱动修复机制，对算子链进行迭代优化。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保证局部替换在语义等价空间内进行；当在同一操作原语范围内不存在满足约束的候选算子时，则在同一操作子类范围内检索满足前后衔接关系的替代操作原语，并基于所述替代操作原语重新执行算子映射及约束筛选，从而实现语义相关性受控扩展下的替代优化；在完成替换后，对更新后的算子链重新执行输入输出兼容性验证、映射覆盖度评估及结构一致性评估，并根据替换前后不兼容问题数量及映射覆盖度变化情况执行回滚控制，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w14:paraId="2FFE327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w:t>
      </w:r>
      <w:r>
        <w:rPr>
          <w:rFonts w:ascii="Times New Roman"/>
          <w:iCs/>
          <w:color w:val="000000"/>
          <w:sz w:val="28"/>
          <w:szCs w:val="28"/>
        </w:rPr>
        <w:t>修复过程采用操作原语层级内优先替换—操作子类层级扩展替代—重映射筛选的分级回退策略，</w:t>
      </w:r>
      <w:r>
        <w:rPr>
          <w:rFonts w:hint="eastAsia" w:ascii="Times New Roman"/>
          <w:iCs/>
          <w:color w:val="000000"/>
          <w:sz w:val="28"/>
          <w:szCs w:val="28"/>
        </w:rPr>
        <w:t>该</w:t>
      </w:r>
      <w:r>
        <w:rPr>
          <w:rFonts w:ascii="Times New Roman"/>
          <w:iCs/>
          <w:color w:val="000000"/>
          <w:sz w:val="28"/>
          <w:szCs w:val="28"/>
        </w:rPr>
        <w:t>分级回退策略直接依托于操作原语三级层次体系，使搜索空间沿语义层级逐步扩展，在保持语义相关性的同时强化结构一致性约束，从而形成区别于通用局部搜索回滚方法的约束驱动优化机制。</w:t>
      </w:r>
      <w:r>
        <w:rPr>
          <w:rFonts w:hint="eastAsia" w:ascii="Times New Roman"/>
          <w:iCs/>
          <w:color w:val="000000"/>
          <w:sz w:val="28"/>
          <w:szCs w:val="28"/>
        </w:rPr>
        <w:t>上述融合推理与链修复流程示意图如图4所示，本申请实施例和实施方式的总流程如图5所示。</w:t>
      </w:r>
    </w:p>
    <w:p w14:paraId="45E26395">
      <w:pPr>
        <w:pStyle w:val="5"/>
        <w:numPr>
          <w:ilvl w:val="255"/>
          <w:numId w:val="0"/>
        </w:numPr>
        <w:spacing w:after="12" w:line="360" w:lineRule="auto"/>
        <w:ind w:firstLine="560" w:firstLineChars="200"/>
        <w:rPr>
          <w:rFonts w:ascii="Times New Roman"/>
          <w:iCs/>
          <w:color w:val="000000"/>
          <w:sz w:val="28"/>
          <w:szCs w:val="28"/>
        </w:rPr>
      </w:pPr>
      <w:r>
        <w:rPr>
          <w:rFonts w:hint="eastAsia" w:ascii="Times New Roman"/>
          <w:iCs/>
          <w:color w:val="000000"/>
          <w:sz w:val="28"/>
          <w:szCs w:val="28"/>
        </w:rPr>
        <w:t>本实施方式中，基于语义相似度计算映射评分，解决了在多个功能近似的候选算子中难以客观量化筛选最优者的问题，实现了对抽象操作原语到具体平台算子的匹配质量的精细量化，为后续综合筛选提供了可靠的语义匹配维度依据。由于采用了引入融合多类规则的统一约束函数并构建路径评分函数进行累积评分的技术手段，实现了将多种结构约束统一编码为可计算指标，并与语义评分联合对完整算子链进行整体性、结构化的量化评估，从而能够有效筛选出基础结构合理的候选链。结合知识图谱进行结构一致性评估与结合大语言模型进行语义一致性评估以得到综合评分，实现了从机器可执行性和人类意图符合性两个关键层面进行协同验证与深度融合排序，从而确保高分候选链兼具高度的平台可执行性。由于采用了基于操作原语层次结构的分级回退修复机制并结合回滚控制的技术手段，解决了评分较优的候选链中仍可能存在的局部数据不兼容或映射缺失等问题，实现了对接近最优的方案进行有针对性的、语义受控的自动化迭代优化与修复，在不过度改变原流程语义的前提下显著提升其结构完整性与可执行性。</w:t>
      </w:r>
    </w:p>
    <w:p w14:paraId="191323FF">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基于同样的发明构思，</w:t>
      </w:r>
      <w:r>
        <w:rPr>
          <w:rFonts w:hint="eastAsia" w:ascii="Times New Roman"/>
          <w:iCs/>
          <w:color w:val="000000"/>
          <w:sz w:val="28"/>
          <w:szCs w:val="28"/>
        </w:rPr>
        <w:t>如图6所示，</w:t>
      </w:r>
      <w:r>
        <w:rPr>
          <w:rFonts w:ascii="Times New Roman"/>
          <w:iCs/>
          <w:color w:val="000000"/>
          <w:sz w:val="28"/>
          <w:szCs w:val="28"/>
        </w:rPr>
        <w:t>本申请还提供了一种</w:t>
      </w:r>
      <w:del w:id="46" w:author="AAA" w:date="2026-06-17T15:35:27Z">
        <w:r>
          <w:rPr>
            <w:rFonts w:hint="eastAsia" w:ascii="Times New Roman"/>
            <w:iCs/>
            <w:color w:val="000000"/>
            <w:sz w:val="28"/>
            <w:szCs w:val="28"/>
          </w:rPr>
          <w:delText>地理信息任务处理</w:delText>
        </w:r>
      </w:del>
      <w:ins w:id="47"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装置，</w:t>
      </w:r>
      <w:del w:id="48" w:author="AAA" w:date="2026-06-17T15:35:27Z">
        <w:r>
          <w:rPr>
            <w:rFonts w:hint="eastAsia" w:ascii="Times New Roman"/>
            <w:iCs/>
            <w:color w:val="000000"/>
            <w:sz w:val="28"/>
            <w:szCs w:val="28"/>
          </w:rPr>
          <w:delText>地理信息任务处理</w:delText>
        </w:r>
      </w:del>
      <w:ins w:id="49"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装置包括：</w:t>
      </w:r>
    </w:p>
    <w:p w14:paraId="0E58B173">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lang w:eastAsia="zh-CN"/>
        </w:rPr>
        <w:t>条件序列生成模块</w:t>
      </w:r>
      <w:r>
        <w:rPr>
          <w:rFonts w:hint="eastAsia" w:ascii="Times New Roman"/>
          <w:iCs/>
          <w:color w:val="000000"/>
          <w:sz w:val="28"/>
          <w:szCs w:val="28"/>
        </w:rPr>
        <w:t>10，用于基于不同地理信息平台的算子数据，融合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w:t>
      </w:r>
      <w:r>
        <w:rPr>
          <w:rFonts w:ascii="Times New Roman"/>
          <w:iCs/>
          <w:color w:val="000000"/>
          <w:sz w:val="28"/>
          <w:szCs w:val="28"/>
        </w:rPr>
        <w:t>；</w:t>
      </w:r>
    </w:p>
    <w:p w14:paraId="7B9C4B03">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语义结构化模块20，用于</w:t>
      </w: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hint="eastAsia" w:ascii="Times New Roman"/>
          <w:iCs/>
          <w:color w:val="000000"/>
          <w:sz w:val="28"/>
          <w:szCs w:val="28"/>
        </w:rPr>
        <w:t>地理信息处理任务</w:t>
      </w:r>
      <w:r>
        <w:rPr>
          <w:rFonts w:ascii="Times New Roman"/>
          <w:iCs/>
          <w:color w:val="000000"/>
          <w:sz w:val="28"/>
          <w:szCs w:val="28"/>
        </w:rPr>
        <w:t>进行语义解析，构建结构化语义表示；</w:t>
      </w:r>
    </w:p>
    <w:p w14:paraId="35F6A1CF">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流程转换模块30，用于</w:t>
      </w:r>
      <w:r>
        <w:rPr>
          <w:rFonts w:ascii="Times New Roman"/>
          <w:iCs/>
          <w:color w:val="000000"/>
          <w:sz w:val="28"/>
          <w:szCs w:val="28"/>
        </w:rPr>
        <w:t>基于所述结构化语义表示，生成候选处理流程，并根据预构建的平台无关操作语义空间与目标平台算子之间的映射关系，将所述候选处理流程转换为候选算子链；</w:t>
      </w:r>
    </w:p>
    <w:p w14:paraId="51AA5572">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任务处理模块40，用于通过语义约束与结构约束对</w:t>
      </w:r>
      <w:r>
        <w:rPr>
          <w:rFonts w:ascii="Times New Roman"/>
          <w:iCs/>
          <w:color w:val="000000"/>
          <w:sz w:val="28"/>
          <w:szCs w:val="28"/>
        </w:rPr>
        <w:t>所述候选算子链进行筛选，并基于多源约束执行优化与迭代修复，以获得最优算子链及对应的</w:t>
      </w:r>
      <w:r>
        <w:rPr>
          <w:rFonts w:hint="eastAsia" w:ascii="Times New Roman"/>
          <w:iCs/>
          <w:color w:val="000000"/>
          <w:sz w:val="28"/>
          <w:szCs w:val="28"/>
          <w:lang w:val="zh-CN"/>
        </w:rPr>
        <w:t>地理信息处理模型，</w:t>
      </w:r>
      <w:r>
        <w:rPr>
          <w:rFonts w:ascii="Times New Roman"/>
          <w:iCs/>
          <w:color w:val="000000"/>
          <w:sz w:val="28"/>
          <w:szCs w:val="28"/>
        </w:rPr>
        <w:t>所述</w:t>
      </w:r>
      <w:r>
        <w:rPr>
          <w:rFonts w:hint="eastAsia" w:ascii="Times New Roman"/>
          <w:iCs/>
          <w:color w:val="000000"/>
          <w:sz w:val="28"/>
          <w:szCs w:val="28"/>
          <w:lang w:val="zh-CN"/>
        </w:rPr>
        <w:t>地理信息处理模型</w:t>
      </w:r>
      <w:r>
        <w:rPr>
          <w:rFonts w:hint="eastAsia" w:ascii="Times New Roman"/>
          <w:iCs/>
          <w:color w:val="000000"/>
          <w:sz w:val="28"/>
          <w:szCs w:val="28"/>
        </w:rPr>
        <w:t>用于在</w:t>
      </w:r>
      <w:r>
        <w:rPr>
          <w:rFonts w:ascii="Times New Roman"/>
          <w:iCs/>
          <w:color w:val="000000"/>
          <w:sz w:val="28"/>
          <w:szCs w:val="28"/>
        </w:rPr>
        <w:t>目标平台执行</w:t>
      </w:r>
      <w:r>
        <w:rPr>
          <w:rFonts w:hint="eastAsia" w:ascii="Times New Roman"/>
          <w:iCs/>
          <w:color w:val="000000"/>
          <w:sz w:val="28"/>
          <w:szCs w:val="28"/>
        </w:rPr>
        <w:t>地理信息处理任务</w:t>
      </w:r>
      <w:r>
        <w:rPr>
          <w:rFonts w:ascii="Times New Roman"/>
          <w:iCs/>
          <w:color w:val="000000"/>
          <w:sz w:val="28"/>
          <w:szCs w:val="28"/>
        </w:rPr>
        <w:t>。</w:t>
      </w:r>
    </w:p>
    <w:p w14:paraId="0E9CC8B0">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需要说明的是，本申请实施例提供的</w:t>
      </w:r>
      <w:del w:id="50" w:author="AAA" w:date="2026-06-17T15:35:27Z">
        <w:r>
          <w:rPr>
            <w:rFonts w:hint="eastAsia" w:ascii="Times New Roman"/>
            <w:iCs/>
            <w:color w:val="000000"/>
            <w:sz w:val="28"/>
            <w:szCs w:val="28"/>
          </w:rPr>
          <w:delText>地理信息任务处理</w:delText>
        </w:r>
      </w:del>
      <w:ins w:id="51"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装置与本申请实施例提供的</w:t>
      </w:r>
      <w:del w:id="52" w:author="AAA" w:date="2026-06-17T15:35:27Z">
        <w:r>
          <w:rPr>
            <w:rFonts w:hint="eastAsia" w:ascii="Times New Roman"/>
            <w:iCs/>
            <w:color w:val="000000"/>
            <w:sz w:val="28"/>
            <w:szCs w:val="28"/>
          </w:rPr>
          <w:delText>地理信息任务处理</w:delText>
        </w:r>
      </w:del>
      <w:ins w:id="53"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方法基于同一申请构思，因此该实施例的具体实施可以参见前述</w:t>
      </w:r>
      <w:del w:id="54" w:author="AAA" w:date="2026-06-17T15:35:27Z">
        <w:r>
          <w:rPr>
            <w:rFonts w:hint="eastAsia" w:ascii="Times New Roman"/>
            <w:iCs/>
            <w:color w:val="000000"/>
            <w:sz w:val="28"/>
            <w:szCs w:val="28"/>
          </w:rPr>
          <w:delText>地理信息任务处理</w:delText>
        </w:r>
      </w:del>
      <w:ins w:id="55"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方法的实施，重复之处不再赘述。</w:t>
      </w:r>
    </w:p>
    <w:p w14:paraId="2FCBCC59">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在一些实施例中，本申请实施例提供的一种电子设备，</w:t>
      </w:r>
      <w:r>
        <w:rPr>
          <w:rFonts w:hint="eastAsia" w:ascii="Times New Roman"/>
          <w:iCs/>
          <w:color w:val="000000"/>
          <w:sz w:val="28"/>
          <w:szCs w:val="28"/>
        </w:rPr>
        <w:t>电子设备包括：存储器、处理器及存储在所述存储器上并可在处理器上运行的计算机程序，计算机程序配置为</w:t>
      </w:r>
      <w:r>
        <w:rPr>
          <w:rFonts w:ascii="Times New Roman"/>
          <w:iCs/>
          <w:color w:val="000000"/>
          <w:sz w:val="28"/>
          <w:szCs w:val="28"/>
        </w:rPr>
        <w:t>实现上述</w:t>
      </w:r>
      <w:del w:id="56" w:author="AAA" w:date="2026-06-17T15:35:27Z">
        <w:r>
          <w:rPr>
            <w:rFonts w:hint="eastAsia" w:ascii="Times New Roman"/>
            <w:iCs/>
            <w:color w:val="000000"/>
            <w:sz w:val="28"/>
            <w:szCs w:val="28"/>
          </w:rPr>
          <w:delText>地理信息任务处理</w:delText>
        </w:r>
      </w:del>
      <w:ins w:id="57"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方法</w:t>
      </w:r>
      <w:r>
        <w:rPr>
          <w:rFonts w:ascii="Times New Roman"/>
          <w:iCs/>
          <w:color w:val="000000"/>
          <w:sz w:val="28"/>
          <w:szCs w:val="28"/>
        </w:rPr>
        <w:t>。</w:t>
      </w:r>
    </w:p>
    <w:p w14:paraId="386B45F4">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具体地，处理器例如可以包括通用微处理器、指令集处理器和/或相关芯片组和/或专用微处理器(例如专用集成电路(ASIC))，等等。处理器还可以包括用于缓存用途的板载存储器。处理器可以是用于执行根据本申请实施例的方法流程的不同动作的单一处理单元或者是多个处理单元。</w:t>
      </w:r>
    </w:p>
    <w:p w14:paraId="06677065">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存储器，例如可以是能够包含、存储、传送、传播或传输指令的任意介质。例如，存储器可以包括但不限于电、磁、光、电磁、红外或半导体系统、装置、器件或传播介质。存储器的具体示例包括：磁存储装置，如磁带或硬盘(HDD)；光存储装置，如光盘(CD-ROM)；还可以是如随机存取存储器(RAM)或闪存；和/或有线/无线通信链路。</w:t>
      </w:r>
    </w:p>
    <w:p w14:paraId="494F827F">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本申请还提供了</w:t>
      </w:r>
      <w:r>
        <w:rPr>
          <w:rFonts w:hint="eastAsia" w:ascii="Times New Roman"/>
          <w:iCs/>
          <w:color w:val="000000"/>
          <w:sz w:val="28"/>
          <w:szCs w:val="28"/>
        </w:rPr>
        <w:t>一种非暂态计算机存储介质，非暂态计算机存储介质上存储有计算机程序</w:t>
      </w:r>
      <w:r>
        <w:rPr>
          <w:rFonts w:ascii="Times New Roman"/>
          <w:iCs/>
          <w:color w:val="000000"/>
          <w:sz w:val="28"/>
          <w:szCs w:val="28"/>
        </w:rPr>
        <w:t>，该程序被处理器执行时实现上述的</w:t>
      </w:r>
      <w:del w:id="58" w:author="AAA" w:date="2026-06-17T15:35:27Z">
        <w:r>
          <w:rPr>
            <w:rFonts w:hint="eastAsia" w:ascii="Times New Roman"/>
            <w:iCs/>
            <w:color w:val="000000"/>
            <w:sz w:val="28"/>
            <w:szCs w:val="28"/>
          </w:rPr>
          <w:delText>地理信息任务处理</w:delText>
        </w:r>
      </w:del>
      <w:ins w:id="59" w:author="AAA" w:date="2026-06-17T15:35:27Z">
        <w:r>
          <w:rPr>
            <w:rFonts w:hint="eastAsia" w:ascii="Times New Roman"/>
            <w:iCs/>
            <w:color w:val="000000"/>
            <w:sz w:val="28"/>
            <w:szCs w:val="28"/>
            <w:lang w:eastAsia="zh-CN"/>
          </w:rPr>
          <w:t>知识图谱与生成模型协同的地理任务智能处理</w:t>
        </w:r>
      </w:ins>
      <w:r>
        <w:rPr>
          <w:rFonts w:hint="eastAsia" w:ascii="Times New Roman"/>
          <w:iCs/>
          <w:color w:val="000000"/>
          <w:sz w:val="28"/>
          <w:szCs w:val="28"/>
        </w:rPr>
        <w:t>方法</w:t>
      </w:r>
      <w:r>
        <w:rPr>
          <w:rFonts w:ascii="Times New Roman"/>
          <w:iCs/>
          <w:color w:val="000000"/>
          <w:sz w:val="28"/>
          <w:szCs w:val="28"/>
        </w:rPr>
        <w:t>。该</w:t>
      </w:r>
      <w:r>
        <w:rPr>
          <w:rFonts w:hint="eastAsia" w:ascii="Times New Roman"/>
          <w:iCs/>
          <w:color w:val="000000"/>
          <w:sz w:val="28"/>
          <w:szCs w:val="28"/>
        </w:rPr>
        <w:t>存储介质</w:t>
      </w:r>
      <w:r>
        <w:rPr>
          <w:rFonts w:ascii="Times New Roman"/>
          <w:iCs/>
          <w:color w:val="000000"/>
          <w:sz w:val="28"/>
          <w:szCs w:val="28"/>
        </w:rPr>
        <w:t>可以是上述实施例中描述的设备/装置/系统中所包含的；也可以是单独存在，而未装配入该设备/装置/系统中。上述</w:t>
      </w:r>
      <w:r>
        <w:rPr>
          <w:rFonts w:hint="eastAsia" w:ascii="Times New Roman"/>
          <w:iCs/>
          <w:color w:val="000000"/>
          <w:sz w:val="28"/>
          <w:szCs w:val="28"/>
        </w:rPr>
        <w:t>非暂态计算机存储介质</w:t>
      </w:r>
      <w:r>
        <w:rPr>
          <w:rFonts w:ascii="Times New Roman"/>
          <w:iCs/>
          <w:color w:val="000000"/>
          <w:sz w:val="28"/>
          <w:szCs w:val="28"/>
        </w:rPr>
        <w:t>承载有一个或者多个程序，当上述一个或者多个程序被执行时，实现如本申请实施例</w:t>
      </w:r>
      <w:r>
        <w:rPr>
          <w:rFonts w:hint="eastAsia" w:ascii="Times New Roman"/>
          <w:iCs/>
          <w:color w:val="000000"/>
          <w:sz w:val="28"/>
          <w:szCs w:val="28"/>
        </w:rPr>
        <w:t>或实施方式</w:t>
      </w:r>
      <w:r>
        <w:rPr>
          <w:rFonts w:ascii="Times New Roman"/>
          <w:iCs/>
          <w:color w:val="000000"/>
          <w:sz w:val="28"/>
          <w:szCs w:val="28"/>
        </w:rPr>
        <w:t>的方法。</w:t>
      </w:r>
    </w:p>
    <w:p w14:paraId="0A4E17A2">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根据本申请的实施例，</w:t>
      </w:r>
      <w:r>
        <w:rPr>
          <w:rFonts w:hint="eastAsia" w:ascii="Times New Roman"/>
          <w:iCs/>
          <w:color w:val="000000"/>
          <w:sz w:val="28"/>
          <w:szCs w:val="28"/>
        </w:rPr>
        <w:t>非暂态计算机存储介质</w:t>
      </w:r>
      <w:r>
        <w:rPr>
          <w:rFonts w:ascii="Times New Roman"/>
          <w:iCs/>
          <w:color w:val="000000"/>
          <w:sz w:val="28"/>
          <w:szCs w:val="28"/>
        </w:rPr>
        <w:t>可以是计算机可读信号介质或者计算机可读存储介质或者是上述两者的任意组合。计算机可读存储介质例如可以是但不限于电、磁、光、电磁、红外线、或半导体的系统、装置或器件，或者任意以上的组合。计算机可读存储介质的更具体的例子可以包括但不限于：具有一个或多个导线的电连接、便携式计算机磁盘、硬盘、随机访问存储器(RAM)、只读存储器(ROM)、可擦式可编程只读存储器(EPROM或闪存)、光纤、便携式紧凑磁盘只读存储器(CD-ROM)、光存储器件、磁存储器件、或者上述的任意合适的组合。在本申请中，计算机可读存储介质可以是任何包含或存储程序的有形介质，该程序可以被指令执行系统、装置或者器件使用或者与其结合使用</w:t>
      </w:r>
      <w:r>
        <w:rPr>
          <w:rFonts w:hint="eastAsia" w:ascii="Times New Roman"/>
          <w:iCs/>
          <w:color w:val="000000"/>
          <w:sz w:val="28"/>
          <w:szCs w:val="28"/>
        </w:rPr>
        <w:t>。</w:t>
      </w:r>
      <w:r>
        <w:rPr>
          <w:rFonts w:ascii="Times New Roman"/>
          <w:iCs/>
          <w:color w:val="000000"/>
          <w:sz w:val="28"/>
          <w:szCs w:val="28"/>
        </w:rPr>
        <w:t>计算机可读的信号介质还可以是计算机可读存储介质以外的任何</w:t>
      </w:r>
      <w:r>
        <w:rPr>
          <w:rFonts w:hint="eastAsia" w:ascii="Times New Roman"/>
          <w:iCs/>
          <w:color w:val="000000"/>
          <w:sz w:val="28"/>
          <w:szCs w:val="28"/>
        </w:rPr>
        <w:t>存储介质</w:t>
      </w:r>
      <w:r>
        <w:rPr>
          <w:rFonts w:ascii="Times New Roman"/>
          <w:iCs/>
          <w:color w:val="000000"/>
          <w:sz w:val="28"/>
          <w:szCs w:val="28"/>
        </w:rPr>
        <w:t>，该</w:t>
      </w:r>
      <w:r>
        <w:rPr>
          <w:rFonts w:hint="eastAsia" w:ascii="Times New Roman"/>
          <w:iCs/>
          <w:color w:val="000000"/>
          <w:sz w:val="28"/>
          <w:szCs w:val="28"/>
        </w:rPr>
        <w:t>存储介质</w:t>
      </w:r>
      <w:r>
        <w:rPr>
          <w:rFonts w:ascii="Times New Roman"/>
          <w:iCs/>
          <w:color w:val="000000"/>
          <w:sz w:val="28"/>
          <w:szCs w:val="28"/>
        </w:rPr>
        <w:t>可以发送、传播或者传输用于由指令执行系统、装置或者器件使用或者与其结合使用的程序。</w:t>
      </w:r>
      <w:r>
        <w:rPr>
          <w:rFonts w:hint="eastAsia" w:ascii="Times New Roman"/>
          <w:iCs/>
          <w:color w:val="000000"/>
          <w:sz w:val="28"/>
          <w:szCs w:val="28"/>
        </w:rPr>
        <w:t>存储介质</w:t>
      </w:r>
      <w:r>
        <w:rPr>
          <w:rFonts w:ascii="Times New Roman"/>
          <w:iCs/>
          <w:color w:val="000000"/>
          <w:sz w:val="28"/>
          <w:szCs w:val="28"/>
        </w:rPr>
        <w:t>上包含的程序代码可以用任何适当的介质传输，包括但不限于：无线、有线、光缆、射频信号等等，或者上述的任意合适的组合。</w:t>
      </w:r>
    </w:p>
    <w:p w14:paraId="70ED5EFE">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本申请所涉及的用户信息（包括但不限于用户设备信息、用户个人信息等）和数据（包括但不限于用于分析的数据、存储的数据、展示的数据等），均为经用户授权或者经过各方充分授权的信息和数据，且相关数据的收集、使用和处理需要符合相关规定。</w:t>
      </w:r>
    </w:p>
    <w:p w14:paraId="5D621881">
      <w:pPr>
        <w:pStyle w:val="5"/>
        <w:spacing w:after="12" w:line="360" w:lineRule="auto"/>
        <w:ind w:left="0" w:leftChars="0" w:firstLine="560" w:firstLineChars="200"/>
        <w:rPr>
          <w:rFonts w:ascii="Times New Roman"/>
          <w:iCs/>
          <w:color w:val="000000"/>
          <w:sz w:val="28"/>
          <w:szCs w:val="28"/>
        </w:rPr>
        <w:sectPr>
          <w:headerReference r:id="rId8" w:type="default"/>
          <w:footerReference r:id="rId9" w:type="default"/>
          <w:pgSz w:w="11906" w:h="16838"/>
          <w:pgMar w:top="1361" w:right="851" w:bottom="851" w:left="1418" w:header="794" w:footer="113" w:gutter="0"/>
          <w:pgNumType w:start="1"/>
          <w:cols w:space="720" w:num="1"/>
          <w:docGrid w:type="lines" w:linePitch="312" w:charSpace="0"/>
        </w:sectPr>
      </w:pPr>
      <w:r>
        <w:rPr>
          <w:rFonts w:ascii="Times New Roman"/>
          <w:iCs/>
          <w:color w:val="000000"/>
          <w:sz w:val="28"/>
          <w:szCs w:val="28"/>
        </w:rPr>
        <w:t>本领域技术人员可以理解，本申请的各个实施例中记载的特征可以进行多种组合和/或结合，即使这样的组合或结合没有明确记载于本申请中。特别地，在不脱离本申请精神和教导的情况下，本申请的各个实施例中记载的特征可以进行多种组合和/或结合。所有这些组合和/或结合均落入本申请的范围。因此，本申请的范围不应该限于上述实施例。凡在本申请的精神和原则之内，所作的任何修改、等同替换、改进等，均应包含在本申请的保护范围之内。</w:t>
      </w:r>
    </w:p>
    <w:p w14:paraId="1752EBCD">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object>
          <v:shape id="_x0000_i1026" o:spt="75" type="#_x0000_t75" style="height:238.8pt;width:481.8pt;" o:ole="t" filled="f" o:preferrelative="t" stroked="f" coordsize="21600,21600">
            <v:path/>
            <v:fill on="f" focussize="0,0"/>
            <v:stroke on="f" joinstyle="miter"/>
            <v:imagedata r:id="rId15" o:title=""/>
            <o:lock v:ext="edit" aspectratio="f"/>
            <w10:wrap type="none"/>
            <w10:anchorlock/>
          </v:shape>
          <o:OLEObject Type="Embed" ProgID="Visio.Drawing.15" ShapeID="_x0000_i1026" DrawAspect="Content" ObjectID="_1468075726" r:id="rId14">
            <o:LockedField>false</o:LockedField>
          </o:OLEObject>
        </w:object>
      </w:r>
    </w:p>
    <w:p w14:paraId="632CD044">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t>图1</w:t>
      </w:r>
    </w:p>
    <w:p w14:paraId="493EB4C4">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drawing>
          <wp:inline distT="0" distB="0" distL="114300" distR="114300">
            <wp:extent cx="6116955" cy="5781040"/>
            <wp:effectExtent l="0" t="0" r="4445" b="10160"/>
            <wp:docPr id="2" name="图片 2"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
                    <pic:cNvPicPr>
                      <a:picLocks noChangeAspect="1"/>
                    </pic:cNvPicPr>
                  </pic:nvPicPr>
                  <pic:blipFill>
                    <a:blip r:embed="rId16"/>
                    <a:stretch>
                      <a:fillRect/>
                    </a:stretch>
                  </pic:blipFill>
                  <pic:spPr>
                    <a:xfrm>
                      <a:off x="0" y="0"/>
                      <a:ext cx="6116955" cy="5781040"/>
                    </a:xfrm>
                    <a:prstGeom prst="rect">
                      <a:avLst/>
                    </a:prstGeom>
                  </pic:spPr>
                </pic:pic>
              </a:graphicData>
            </a:graphic>
          </wp:inline>
        </w:drawing>
      </w:r>
    </w:p>
    <w:p w14:paraId="05A9AAE8">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t>图2</w:t>
      </w:r>
    </w:p>
    <w:p w14:paraId="590E48BE">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drawing>
          <wp:inline distT="0" distB="0" distL="114300" distR="114300">
            <wp:extent cx="6116955" cy="6965950"/>
            <wp:effectExtent l="0" t="0" r="4445" b="635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17"/>
                    <a:stretch>
                      <a:fillRect/>
                    </a:stretch>
                  </pic:blipFill>
                  <pic:spPr>
                    <a:xfrm>
                      <a:off x="0" y="0"/>
                      <a:ext cx="6116955" cy="6965950"/>
                    </a:xfrm>
                    <a:prstGeom prst="rect">
                      <a:avLst/>
                    </a:prstGeom>
                  </pic:spPr>
                </pic:pic>
              </a:graphicData>
            </a:graphic>
          </wp:inline>
        </w:drawing>
      </w:r>
    </w:p>
    <w:p w14:paraId="14097F49">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t>图3</w:t>
      </w:r>
    </w:p>
    <w:p w14:paraId="4B64DA54">
      <w:pPr>
        <w:pStyle w:val="5"/>
        <w:spacing w:after="12" w:line="360" w:lineRule="auto"/>
        <w:ind w:left="0" w:leftChars="0"/>
        <w:jc w:val="center"/>
        <w:rPr>
          <w:rFonts w:ascii="Times New Roman"/>
          <w:iCs/>
          <w:color w:val="000000"/>
          <w:szCs w:val="24"/>
        </w:rPr>
      </w:pPr>
      <w:r>
        <w:drawing>
          <wp:inline distT="0" distB="0" distL="114300" distR="114300">
            <wp:extent cx="6113780" cy="7113270"/>
            <wp:effectExtent l="0" t="0" r="7620" b="11430"/>
            <wp:docPr id="4" name="图片 4"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4"/>
                    <pic:cNvPicPr>
                      <a:picLocks noChangeAspect="1"/>
                    </pic:cNvPicPr>
                  </pic:nvPicPr>
                  <pic:blipFill>
                    <a:blip r:embed="rId18"/>
                    <a:stretch>
                      <a:fillRect/>
                    </a:stretch>
                  </pic:blipFill>
                  <pic:spPr>
                    <a:xfrm>
                      <a:off x="0" y="0"/>
                      <a:ext cx="6113780" cy="7113270"/>
                    </a:xfrm>
                    <a:prstGeom prst="rect">
                      <a:avLst/>
                    </a:prstGeom>
                  </pic:spPr>
                </pic:pic>
              </a:graphicData>
            </a:graphic>
          </wp:inline>
        </w:drawing>
      </w:r>
    </w:p>
    <w:p w14:paraId="771894F0">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t>图4</w:t>
      </w:r>
    </w:p>
    <w:p w14:paraId="0516C5E2">
      <w:pPr>
        <w:pStyle w:val="5"/>
        <w:spacing w:after="12" w:line="360" w:lineRule="auto"/>
        <w:ind w:left="0" w:leftChars="0"/>
        <w:jc w:val="center"/>
        <w:rPr>
          <w:rFonts w:ascii="Times New Roman"/>
          <w:iCs/>
          <w:color w:val="000000"/>
          <w:sz w:val="28"/>
          <w:szCs w:val="28"/>
        </w:rPr>
      </w:pPr>
    </w:p>
    <w:p w14:paraId="55B22AF8">
      <w:pPr>
        <w:pStyle w:val="5"/>
        <w:spacing w:after="12" w:line="360" w:lineRule="auto"/>
        <w:ind w:left="0" w:leftChars="0"/>
        <w:jc w:val="center"/>
        <w:rPr>
          <w:rFonts w:ascii="Times New Roman"/>
          <w:iCs/>
          <w:color w:val="000000"/>
          <w:sz w:val="28"/>
          <w:szCs w:val="28"/>
        </w:rPr>
      </w:pPr>
      <w:r>
        <w:rPr>
          <w:rFonts w:hint="eastAsia"/>
        </w:rPr>
        <w:object>
          <v:shape id="_x0000_i1027" o:spt="75" type="#_x0000_t75" style="height:321pt;width:481.2pt;" o:ole="t" filled="f" o:preferrelative="t" stroked="f" coordsize="21600,21600">
            <v:path/>
            <v:fill on="f" focussize="0,0"/>
            <v:stroke on="f" joinstyle="miter"/>
            <v:imagedata r:id="rId20" o:title=""/>
            <o:lock v:ext="edit" aspectratio="t"/>
            <w10:wrap type="none"/>
            <w10:anchorlock/>
          </v:shape>
          <o:OLEObject Type="Embed" ProgID="Visio.Drawing.15" ShapeID="_x0000_i1027" DrawAspect="Content" ObjectID="_1468075727" r:id="rId19">
            <o:LockedField>false</o:LockedField>
          </o:OLEObject>
        </w:object>
      </w:r>
    </w:p>
    <w:p w14:paraId="2F274AF4">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t>图5</w:t>
      </w:r>
    </w:p>
    <w:p w14:paraId="7281DB7D">
      <w:pPr>
        <w:pStyle w:val="5"/>
        <w:spacing w:after="12" w:line="360" w:lineRule="auto"/>
        <w:ind w:left="0" w:leftChars="0"/>
        <w:jc w:val="center"/>
        <w:rPr>
          <w:rFonts w:hint="eastAsia" w:ascii="Times New Roman"/>
          <w:iCs/>
        </w:rPr>
      </w:pPr>
      <w:del w:id="60" w:author="AAA" w:date="2026-06-17T15:40:43Z"/>
      <w:del w:id="61" w:author="AAA" w:date="2026-06-17T15:40:43Z"/>
      <w:del w:id="62" w:author="AAA" w:date="2026-06-17T15:40:43Z"/>
      <w:del w:id="63" w:author="AAA" w:date="2026-06-17T15:40:43Z">
        <w:r>
          <w:rPr>
            <w:rFonts w:hint="eastAsia" w:ascii="Times New Roman"/>
            <w:iCs/>
          </w:rPr>
          <w:object>
            <v:shape id="_x0000_i1028" o:spt="75" type="#_x0000_t75" style="height:273.9pt;width:237pt;" o:ole="t" filled="f" o:preferrelative="t" stroked="f" coordsize="21600,21600">
              <v:path/>
              <v:fill on="f" focussize="0,0"/>
              <v:stroke on="f"/>
              <v:imagedata r:id="rId22" o:title=""/>
              <o:lock v:ext="edit" aspectratio="f"/>
              <w10:wrap type="none"/>
              <w10:anchorlock/>
            </v:shape>
            <o:OLEObject Type="Embed" ProgID="Visio.Drawing.15" ShapeID="_x0000_i1028" DrawAspect="Content" ObjectID="_1468075728" r:id="rId21">
              <o:LockedField>false</o:LockedField>
            </o:OLEObject>
          </w:object>
        </w:r>
      </w:del>
      <w:del w:id="65" w:author="AAA" w:date="2026-06-17T15:40:43Z"/>
      <w:ins w:id="66" w:author="AAA" w:date="2026-06-17T15:40:01Z"/>
      <w:ins w:id="67" w:author="AAA" w:date="2026-06-17T15:40:01Z"/>
      <w:ins w:id="68" w:author="AAA" w:date="2026-06-17T15:40:01Z"/>
      <w:ins w:id="69" w:author="AAA" w:date="2026-06-17T15:40:01Z">
        <w:r>
          <w:rPr>
            <w:rFonts w:hint="eastAsia" w:ascii="Times New Roman"/>
            <w:iCs/>
          </w:rPr>
          <w:object>
            <v:shape id="_x0000_i1029" o:spt="75" alt="" type="#_x0000_t75" style="height:273.9pt;width:237pt;" o:ole="t" filled="f" o:preferrelative="t" stroked="f" coordsize="21600,21600">
              <v:path/>
              <v:fill on="f" focussize="0,0"/>
              <v:stroke on="f"/>
              <v:imagedata r:id="rId24" o:title=""/>
              <o:lock v:ext="edit" aspectratio="f"/>
              <w10:wrap type="none"/>
              <w10:anchorlock/>
            </v:shape>
            <o:OLEObject Type="Embed" ProgID="Visio.Drawing.15" ShapeID="_x0000_i1029" DrawAspect="Content" ObjectID="_1468075729" r:id="rId23">
              <o:LockedField>false</o:LockedField>
            </o:OLEObject>
          </w:object>
        </w:r>
      </w:ins>
      <w:ins w:id="71" w:author="AAA" w:date="2026-06-17T15:40:01Z"/>
    </w:p>
    <w:p w14:paraId="0F0A9F34">
      <w:pPr>
        <w:pStyle w:val="5"/>
        <w:spacing w:after="12" w:line="360" w:lineRule="auto"/>
        <w:ind w:left="0" w:leftChars="0"/>
        <w:jc w:val="center"/>
        <w:rPr>
          <w:rFonts w:ascii="Times New Roman"/>
          <w:iCs/>
        </w:rPr>
      </w:pPr>
      <w:r>
        <w:rPr>
          <w:rFonts w:hint="eastAsia" w:ascii="Times New Roman"/>
          <w:iCs/>
          <w:color w:val="000000"/>
          <w:sz w:val="28"/>
          <w:szCs w:val="28"/>
        </w:rPr>
        <w:t>图6</w:t>
      </w:r>
    </w:p>
    <w:sectPr>
      <w:headerReference r:id="rId10" w:type="default"/>
      <w:pgSz w:w="11906" w:h="16838"/>
      <w:pgMar w:top="1361" w:right="851" w:bottom="851" w:left="1418" w:header="794" w:footer="113"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1EFF8">
    <w:pPr>
      <w:pStyle w:val="7"/>
      <w:tabs>
        <w:tab w:val="center" w:pos="4818"/>
        <w:tab w:val="clear" w:pos="4153"/>
      </w:tabs>
      <w:spacing w:line="200" w:lineRule="exact"/>
      <w:jc w:val="both"/>
      <w:rPr>
        <w:rFonts w:ascii="黑体" w:eastAsia="黑体"/>
      </w:rPr>
    </w:pPr>
    <w:r>
      <w:rPr>
        <w:rFonts w:ascii="黑体" w:eastAsia="黑体"/>
      </w:rPr>
      <w:t>100005</w:t>
    </w:r>
    <w:r>
      <w:rPr>
        <w:rFonts w:ascii="黑体" w:eastAsia="黑体"/>
      </w:rPr>
      <w:tab/>
    </w:r>
  </w:p>
  <w:p w14:paraId="742FCB77">
    <w:pPr>
      <w:pStyle w:val="7"/>
      <w:tabs>
        <w:tab w:val="center" w:pos="4818"/>
        <w:tab w:val="clear" w:pos="4153"/>
      </w:tabs>
      <w:spacing w:line="200" w:lineRule="exact"/>
      <w:jc w:val="both"/>
      <w:rPr>
        <w:rFonts w:ascii="黑体" w:eastAsia="黑体"/>
      </w:rPr>
    </w:pPr>
    <w:r>
      <mc:AlternateContent>
        <mc:Choice Requires="wps">
          <w:drawing>
            <wp:anchor distT="0" distB="0" distL="114300" distR="114300" simplePos="0" relativeHeight="251663360"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98" name="直线 4"/>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4"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80ctdNcAAAAIAQAADwAA&#10;AAAAAAABACAAAAAiAAAAZHJzL2Rvd25yZXYueG1sUEsBAhQAFAAAAAgAh07iQBwMLtreAQAA0QMA&#10;AA4AAAAAAAAAAQAgAAAAJgEAAGRycy9lMm9Eb2MueG1sUEsFBgAAAAAGAAYAWQEAAHYF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r>
      <w:rPr>
        <w:rFonts w:ascii="黑体" w:eastAsia="黑体"/>
      </w:rPr>
      <w:t>1</w:t>
    </w:r>
  </w:p>
  <w:p w14:paraId="689D9448">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DA470">
    <w:pPr>
      <w:pStyle w:val="7"/>
      <w:tabs>
        <w:tab w:val="center" w:pos="4818"/>
        <w:tab w:val="clear" w:pos="4153"/>
      </w:tabs>
      <w:spacing w:line="200" w:lineRule="exact"/>
      <w:jc w:val="both"/>
      <w:rPr>
        <w:rFonts w:ascii="黑体" w:eastAsia="黑体"/>
      </w:rPr>
    </w:pPr>
    <w:r>
      <w:rPr>
        <w:rFonts w:ascii="黑体" w:eastAsia="黑体"/>
      </w:rPr>
      <w:t>100001</w:t>
    </w:r>
    <w:r>
      <w:rPr>
        <w:rFonts w:ascii="黑体" w:eastAsia="黑体"/>
      </w:rPr>
      <w:tab/>
    </w:r>
  </w:p>
  <w:p w14:paraId="48E9FCAF">
    <w:pPr>
      <w:pStyle w:val="7"/>
      <w:framePr w:w="158" w:wrap="around" w:vAnchor="page" w:hAnchor="page" w:x="6099" w:y="16338"/>
      <w:jc w:val="center"/>
      <w:rPr>
        <w:rFonts w:ascii="黑体" w:eastAsia="黑体"/>
      </w:rPr>
    </w:pPr>
    <w:r>
      <w:rPr>
        <w:rFonts w:ascii="黑体" w:eastAsia="黑体"/>
      </w:rPr>
      <w:fldChar w:fldCharType="begin"/>
    </w:r>
    <w:r>
      <w:rPr>
        <w:rStyle w:val="15"/>
        <w:rFonts w:ascii="黑体" w:eastAsia="黑体"/>
      </w:rPr>
      <w:instrText xml:space="preserve"> PAGE  </w:instrText>
    </w:r>
    <w:r>
      <w:rPr>
        <w:rFonts w:ascii="黑体" w:eastAsia="黑体"/>
      </w:rPr>
      <w:fldChar w:fldCharType="separate"/>
    </w:r>
    <w:r>
      <w:rPr>
        <w:rStyle w:val="15"/>
        <w:rFonts w:ascii="黑体" w:eastAsia="黑体"/>
      </w:rPr>
      <w:t>1</w:t>
    </w:r>
    <w:r>
      <w:rPr>
        <w:rFonts w:ascii="黑体" w:eastAsia="黑体"/>
      </w:rPr>
      <w:fldChar w:fldCharType="end"/>
    </w:r>
    <w:r>
      <w:rPr>
        <w:rFonts w:ascii="黑体" w:eastAsia="黑体"/>
      </w:rPr>
      <w:t xml:space="preserve"> </w:t>
    </w:r>
  </w:p>
  <w:p w14:paraId="538F8E8E">
    <w:pPr>
      <w:pStyle w:val="7"/>
      <w:tabs>
        <w:tab w:val="center" w:pos="4818"/>
        <w:tab w:val="clear" w:pos="4153"/>
      </w:tabs>
      <w:spacing w:line="200" w:lineRule="exact"/>
      <w:jc w:val="both"/>
      <w:rPr>
        <w:rFonts w:ascii="黑体" w:eastAsia="黑体"/>
      </w:rPr>
    </w:pPr>
    <w:r>
      <mc:AlternateContent>
        <mc:Choice Requires="wps">
          <w:drawing>
            <wp:anchor distT="0" distB="0" distL="114300" distR="114300" simplePos="0" relativeHeight="251662336"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97" name="直线 6"/>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6" o:spid="_x0000_s1026" o:spt="20" style="position:absolute;left:0pt;margin-left:0.15pt;margin-top:-12.35pt;height:0pt;width:481.9pt;z-index:25166233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NHLXTXAAAACAEAAA8A&#10;AAAAAAAAAQAgAAAAIgAAAGRycy9kb3ducmV2LnhtbFBLAQIUABQAAAAIAIdO4kACtJo03wEAANED&#10;AAAOAAAAAAAAAAEAIAAAACYBAABkcnMvZTJvRG9jLnhtbFBLBQYAAAAABgAGAFkBAAB3BQAAAAA=&#10;">
              <v:fill on="f" focussize="0,0"/>
              <v:stroke weight="1pt" color="#000000" joinstyle="round"/>
              <v:imagedata o:title=""/>
              <o:lock v:ext="edit" aspectratio="f"/>
            </v:line>
          </w:pict>
        </mc:Fallback>
      </mc:AlternateContent>
    </w:r>
    <w:r>
      <w:rPr>
        <w:rFonts w:ascii="黑体" w:eastAsia="黑体"/>
      </w:rPr>
      <w:t xml:space="preserve">2010.2                                                </w:t>
    </w:r>
  </w:p>
  <w:p w14:paraId="455CB44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F9430">
    <w:pPr>
      <w:pStyle w:val="7"/>
      <w:tabs>
        <w:tab w:val="center" w:pos="4818"/>
        <w:tab w:val="clear" w:pos="4153"/>
      </w:tabs>
      <w:spacing w:line="200" w:lineRule="exact"/>
      <w:jc w:val="both"/>
      <w:rPr>
        <w:rFonts w:ascii="黑体" w:eastAsia="黑体"/>
      </w:rPr>
    </w:pPr>
    <w:r>
      <w:rPr>
        <w:rFonts w:ascii="黑体" w:eastAsia="黑体"/>
      </w:rPr>
      <w:t>100003</w:t>
    </w:r>
    <w:r>
      <w:rPr>
        <w:rFonts w:ascii="黑体" w:eastAsia="黑体"/>
      </w:rPr>
      <w:tab/>
    </w:r>
    <w:r>
      <w:rPr>
        <w:rFonts w:ascii="黑体" w:eastAsia="黑体"/>
      </w:rPr>
      <w:t xml:space="preserve"> </w:t>
    </w:r>
  </w:p>
  <w:p w14:paraId="2334D6D9">
    <w:pPr>
      <w:pStyle w:val="7"/>
      <w:framePr w:wrap="around" w:vAnchor="page" w:hAnchor="page" w:x="6279" w:y="16338"/>
      <w:rPr>
        <w:rFonts w:ascii="黑体" w:eastAsia="黑体"/>
      </w:rPr>
    </w:pPr>
    <w:r>
      <w:rPr>
        <w:rFonts w:ascii="黑体" w:eastAsia="黑体"/>
      </w:rPr>
      <w:fldChar w:fldCharType="begin"/>
    </w:r>
    <w:r>
      <w:rPr>
        <w:rStyle w:val="15"/>
        <w:rFonts w:ascii="黑体" w:eastAsia="黑体"/>
      </w:rPr>
      <w:instrText xml:space="preserve"> PAGE  </w:instrText>
    </w:r>
    <w:r>
      <w:rPr>
        <w:rFonts w:ascii="黑体" w:eastAsia="黑体"/>
      </w:rPr>
      <w:fldChar w:fldCharType="separate"/>
    </w:r>
    <w:r>
      <w:rPr>
        <w:rStyle w:val="15"/>
        <w:rFonts w:ascii="黑体" w:eastAsia="黑体"/>
      </w:rPr>
      <w:t>2</w:t>
    </w:r>
    <w:r>
      <w:rPr>
        <w:rFonts w:ascii="黑体" w:eastAsia="黑体"/>
      </w:rPr>
      <w:fldChar w:fldCharType="end"/>
    </w:r>
  </w:p>
  <w:p w14:paraId="3D22FB67">
    <w:pPr>
      <w:pStyle w:val="7"/>
      <w:tabs>
        <w:tab w:val="center" w:pos="4818"/>
        <w:tab w:val="clear" w:pos="4153"/>
      </w:tabs>
      <w:spacing w:line="200" w:lineRule="exact"/>
      <w:jc w:val="both"/>
      <w:rPr>
        <w:rFonts w:ascii="黑体" w:eastAsia="黑体"/>
      </w:rPr>
    </w:pPr>
    <w:r>
      <mc:AlternateContent>
        <mc:Choice Requires="wps">
          <w:drawing>
            <wp:anchor distT="0" distB="0" distL="114300" distR="114300" simplePos="0" relativeHeight="251664384"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99"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 o:spid="_x0000_s1026" o:spt="20" style="position:absolute;left:0pt;margin-left:0.15pt;margin-top:-12.35pt;height:0pt;width:481.9pt;z-index:251664384;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NHLXTXAAAACAEAAA8A&#10;AAAAAAAAAQAgAAAAIgAAAGRycy9kb3ducmV2LnhtbFBLAQIUABQAAAAIAIdO4kAGYhIf3wEAANID&#10;AAAOAAAAAAAAAAEAIAAAACYBAABkcnMvZTJvRG9jLnhtbFBLBQYAAAAABgAGAFkBAAB3BQ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r>
      <w:rPr>
        <w:rFonts w:ascii="黑体" w:eastAsia="黑体"/>
      </w:rPr>
      <w:t xml:space="preserve">  </w:t>
    </w:r>
  </w:p>
  <w:p w14:paraId="02137D95">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51144">
    <w:pPr>
      <w:jc w:val="center"/>
      <w:outlineLvl w:val="0"/>
      <w:rPr>
        <w:rFonts w:ascii="黑体" w:eastAsia="黑体"/>
        <w:b/>
        <w:spacing w:val="90"/>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94" name="直线 3"/>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3"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SdldYAAAAGAQAADwAA&#10;AAAAAAABACAAAAAiAAAAZHJzL2Rvd25yZXYueG1sUEsBAhQAFAAAAAgAh07iQPFHRQbfAQAA0QMA&#10;AA4AAAAAAAAAAQAgAAAAJQEAAGRycy9lMm9Eb2MueG1sUEsFBgAAAAAGAAYAWQEAAHYFA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B171D">
    <w:pPr>
      <w:jc w:val="center"/>
      <w:outlineLvl w:val="0"/>
      <w:rPr>
        <w:rFonts w:ascii="黑体" w:eastAsia="黑体"/>
        <w:b/>
        <w:spacing w:val="90"/>
        <w:sz w:val="28"/>
      </w:rPr>
    </w:pPr>
    <w:r>
      <mc:AlternateContent>
        <mc:Choice Requires="wps">
          <w:drawing>
            <wp:anchor distT="0" distB="0" distL="114300" distR="114300" simplePos="0" relativeHeight="251666432"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01" name="直线 1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2" o:spid="_x0000_s1026" o:spt="20" style="position:absolute;left:0pt;margin-left:0pt;margin-top:28.35pt;height:0pt;width:481.9pt;z-index:25166643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9UnZXWAAAABgEAAA8A&#10;AAAAAAAAAQAgAAAAIgAAAGRycy9kb3ducmV2LnhtbFBLAQIUABQAAAAIAIdO4kAXWPFt4AEAANMD&#10;AAAOAAAAAAAAAAEAIAAAACUBAABkcnMvZTJvRG9jLnhtbFBLBQYAAAAABgAGAFkBAAB3BQAAAAA=&#10;">
              <v:fill on="f" focussize="0,0"/>
              <v:stroke weight="1pt" color="#000000" joinstyle="round"/>
              <v:imagedata o:title=""/>
              <o:lock v:ext="edit" aspectratio="f"/>
            </v:line>
          </w:pict>
        </mc:Fallback>
      </mc:AlternateContent>
    </w:r>
    <w:r>
      <w:rPr>
        <w:rFonts w:hint="eastAsia" w:eastAsia="黑体"/>
        <w:spacing w:val="90"/>
        <w:sz w:val="28"/>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DD62C">
    <w:pPr>
      <w:jc w:val="center"/>
      <w:outlineLvl w:val="0"/>
      <w:rPr>
        <w:rFonts w:ascii="黑体" w:eastAsia="黑体"/>
        <w:b/>
        <w:spacing w:val="90"/>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95"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5"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SdldYAAAAGAQAADwAA&#10;AAAAAAABACAAAAAiAAAAZHJzL2Rvd25yZXYueG1sUEsBAhQAFAAAAAgAh07iQA2X+yzfAQAA0QMA&#10;AA4AAAAAAAAAAQAgAAAAJQEAAGRycy9lMm9Eb2MueG1sUEsFBgAAAAAGAAYAWQEAAHYFA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1AB0D">
    <w:pPr>
      <w:jc w:val="center"/>
      <w:outlineLvl w:val="0"/>
      <w:rPr>
        <w:rFonts w:ascii="黑体" w:eastAsia="黑体"/>
        <w:b/>
        <w:spacing w:val="90"/>
        <w:sz w:val="28"/>
      </w:rPr>
    </w:pPr>
    <w: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96"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9" o:spid="_x0000_s1026" o:spt="20" style="position:absolute;left:0pt;margin-left:0pt;margin-top:28.35pt;height:0pt;width:481.9pt;z-index:25166131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SdldYAAAAGAQAADwAA&#10;AAAAAAABACAAAAAiAAAAZHJzL2Rvd25yZXYueG1sUEsBAhQAFAAAAAgAh07iQADlGsjfAQAA0QMA&#10;AA4AAAAAAAAAAQAgAAAAJQEAAGRycy9lMm9Eb2MueG1sUEsFBgAAAAAGAAYAWQEAAHYFAAAAAA==&#10;">
              <v:fill on="f" focussize="0,0"/>
              <v:stroke weight="1pt" color="#000000" joinstyle="round"/>
              <v:imagedata o:title=""/>
              <o:lock v:ext="edit" aspectratio="f"/>
            </v:line>
          </w:pict>
        </mc:Fallback>
      </mc:AlternateContent>
    </w:r>
    <w:r>
      <w:rPr>
        <w:rFonts w:hint="eastAsia" w:eastAsia="黑体"/>
        <w:spacing w:val="90"/>
        <w:sz w:val="28"/>
      </w:rPr>
      <w:t>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C10EE">
    <w:pPr>
      <w:jc w:val="center"/>
      <w:outlineLvl w:val="0"/>
      <w:rPr>
        <w:rFonts w:ascii="黑体" w:eastAsia="黑体"/>
        <w:b/>
        <w:spacing w:val="90"/>
        <w:sz w:val="28"/>
      </w:rPr>
    </w:pPr>
    <w:r>
      <mc:AlternateContent>
        <mc:Choice Requires="wps">
          <w:drawing>
            <wp:anchor distT="0" distB="0" distL="114300" distR="114300" simplePos="0" relativeHeight="251665408"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00" name="直线 11"/>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1" o:spid="_x0000_s1026" o:spt="20" style="position:absolute;left:0pt;margin-left:0pt;margin-top:28.35pt;height:0pt;width:481.9pt;z-index:25166540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SdldYAAAAGAQAADwAA&#10;AAAAAAABACAAAAAiAAAAZHJzL2Rvd25yZXYueG1sUEsBAhQAFAAAAAgAh07iQPNAvgDfAQAA0wMA&#10;AA4AAAAAAAAAAQAgAAAAJQEAAGRycy9lMm9Eb2MueG1sUEsFBgAAAAAGAAYAWQEAAHYFA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FE4741"/>
    <w:multiLevelType w:val="multilevel"/>
    <w:tmpl w:val="58FE4741"/>
    <w:lvl w:ilvl="0" w:tentative="0">
      <w:start w:val="1"/>
      <w:numFmt w:val="decimal"/>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AA">
    <w15:presenceInfo w15:providerId="None" w15:userId="A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trackRevisions w:val="1"/>
  <w:documentProtection w:enforcement="0"/>
  <w:defaultTabStop w:val="420"/>
  <w:drawingGridVerticalSpacing w:val="156"/>
  <w:noPunctuationKerning w:val="1"/>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636"/>
    <w:rsid w:val="00000B02"/>
    <w:rsid w:val="00002CE9"/>
    <w:rsid w:val="00004D0D"/>
    <w:rsid w:val="0000601B"/>
    <w:rsid w:val="00006698"/>
    <w:rsid w:val="00007CA1"/>
    <w:rsid w:val="00007D5A"/>
    <w:rsid w:val="00007ECF"/>
    <w:rsid w:val="0001016E"/>
    <w:rsid w:val="00020FDB"/>
    <w:rsid w:val="00021A3C"/>
    <w:rsid w:val="00026349"/>
    <w:rsid w:val="000268E7"/>
    <w:rsid w:val="000271B1"/>
    <w:rsid w:val="00032A45"/>
    <w:rsid w:val="000334CD"/>
    <w:rsid w:val="00035C45"/>
    <w:rsid w:val="00041F7C"/>
    <w:rsid w:val="000423D9"/>
    <w:rsid w:val="000424EE"/>
    <w:rsid w:val="00044828"/>
    <w:rsid w:val="00044E90"/>
    <w:rsid w:val="00050DAB"/>
    <w:rsid w:val="00052F30"/>
    <w:rsid w:val="0005428D"/>
    <w:rsid w:val="00054EB0"/>
    <w:rsid w:val="00057AAA"/>
    <w:rsid w:val="00061255"/>
    <w:rsid w:val="00061715"/>
    <w:rsid w:val="00061F1A"/>
    <w:rsid w:val="000628E3"/>
    <w:rsid w:val="00064729"/>
    <w:rsid w:val="0006604E"/>
    <w:rsid w:val="000662E6"/>
    <w:rsid w:val="00066B49"/>
    <w:rsid w:val="00067909"/>
    <w:rsid w:val="00067A1C"/>
    <w:rsid w:val="00071FED"/>
    <w:rsid w:val="00074341"/>
    <w:rsid w:val="00074974"/>
    <w:rsid w:val="00074BC1"/>
    <w:rsid w:val="0007679B"/>
    <w:rsid w:val="00076C9A"/>
    <w:rsid w:val="00076E36"/>
    <w:rsid w:val="00082B4B"/>
    <w:rsid w:val="000853E9"/>
    <w:rsid w:val="00086B03"/>
    <w:rsid w:val="0009086A"/>
    <w:rsid w:val="00090A31"/>
    <w:rsid w:val="00092C80"/>
    <w:rsid w:val="00093C57"/>
    <w:rsid w:val="0009446F"/>
    <w:rsid w:val="0009499B"/>
    <w:rsid w:val="00096F72"/>
    <w:rsid w:val="000A084B"/>
    <w:rsid w:val="000A091A"/>
    <w:rsid w:val="000A0A80"/>
    <w:rsid w:val="000A1172"/>
    <w:rsid w:val="000A143E"/>
    <w:rsid w:val="000A2E76"/>
    <w:rsid w:val="000A32B4"/>
    <w:rsid w:val="000A3E4D"/>
    <w:rsid w:val="000A3F91"/>
    <w:rsid w:val="000A77D1"/>
    <w:rsid w:val="000B13F0"/>
    <w:rsid w:val="000B18DA"/>
    <w:rsid w:val="000B243A"/>
    <w:rsid w:val="000B5291"/>
    <w:rsid w:val="000B66E4"/>
    <w:rsid w:val="000B72DB"/>
    <w:rsid w:val="000B7CE0"/>
    <w:rsid w:val="000C075E"/>
    <w:rsid w:val="000C15CD"/>
    <w:rsid w:val="000C22B3"/>
    <w:rsid w:val="000C3C31"/>
    <w:rsid w:val="000C3DE0"/>
    <w:rsid w:val="000C4B54"/>
    <w:rsid w:val="000C6904"/>
    <w:rsid w:val="000C6A4B"/>
    <w:rsid w:val="000C76DD"/>
    <w:rsid w:val="000C7885"/>
    <w:rsid w:val="000D00F4"/>
    <w:rsid w:val="000D179A"/>
    <w:rsid w:val="000D3309"/>
    <w:rsid w:val="000D3623"/>
    <w:rsid w:val="000D3AB2"/>
    <w:rsid w:val="000D3C66"/>
    <w:rsid w:val="000D57F1"/>
    <w:rsid w:val="000E0AEC"/>
    <w:rsid w:val="000E1CFD"/>
    <w:rsid w:val="000F046D"/>
    <w:rsid w:val="000F1A78"/>
    <w:rsid w:val="000F2C43"/>
    <w:rsid w:val="000F4E8B"/>
    <w:rsid w:val="000F5390"/>
    <w:rsid w:val="000F54A9"/>
    <w:rsid w:val="000F6132"/>
    <w:rsid w:val="000F6154"/>
    <w:rsid w:val="000F6E25"/>
    <w:rsid w:val="00100CE9"/>
    <w:rsid w:val="001023C3"/>
    <w:rsid w:val="001028E4"/>
    <w:rsid w:val="00102DBC"/>
    <w:rsid w:val="00103598"/>
    <w:rsid w:val="001058C2"/>
    <w:rsid w:val="0010644C"/>
    <w:rsid w:val="00107AAC"/>
    <w:rsid w:val="00111647"/>
    <w:rsid w:val="00114DE7"/>
    <w:rsid w:val="00115813"/>
    <w:rsid w:val="001220F2"/>
    <w:rsid w:val="001224F0"/>
    <w:rsid w:val="00123CD0"/>
    <w:rsid w:val="00124408"/>
    <w:rsid w:val="00124679"/>
    <w:rsid w:val="0012478B"/>
    <w:rsid w:val="001247FE"/>
    <w:rsid w:val="00126847"/>
    <w:rsid w:val="001270AF"/>
    <w:rsid w:val="00130556"/>
    <w:rsid w:val="0013359A"/>
    <w:rsid w:val="00136322"/>
    <w:rsid w:val="00142094"/>
    <w:rsid w:val="00144CEA"/>
    <w:rsid w:val="001468AA"/>
    <w:rsid w:val="0014715F"/>
    <w:rsid w:val="001474FE"/>
    <w:rsid w:val="00150F0C"/>
    <w:rsid w:val="00151C21"/>
    <w:rsid w:val="001520E0"/>
    <w:rsid w:val="001529E4"/>
    <w:rsid w:val="00153AC7"/>
    <w:rsid w:val="00154A17"/>
    <w:rsid w:val="00156B6F"/>
    <w:rsid w:val="0015774F"/>
    <w:rsid w:val="00157D04"/>
    <w:rsid w:val="00160ADA"/>
    <w:rsid w:val="0016162E"/>
    <w:rsid w:val="00161716"/>
    <w:rsid w:val="00162DBE"/>
    <w:rsid w:val="00163A4F"/>
    <w:rsid w:val="00163F65"/>
    <w:rsid w:val="00167F19"/>
    <w:rsid w:val="001708CE"/>
    <w:rsid w:val="001727F1"/>
    <w:rsid w:val="00172A27"/>
    <w:rsid w:val="001732AA"/>
    <w:rsid w:val="0018257F"/>
    <w:rsid w:val="00182598"/>
    <w:rsid w:val="00182CBD"/>
    <w:rsid w:val="001830BD"/>
    <w:rsid w:val="00183A3C"/>
    <w:rsid w:val="00192DDB"/>
    <w:rsid w:val="001A00CE"/>
    <w:rsid w:val="001A2338"/>
    <w:rsid w:val="001A3D58"/>
    <w:rsid w:val="001A4218"/>
    <w:rsid w:val="001A4A61"/>
    <w:rsid w:val="001A6F3E"/>
    <w:rsid w:val="001B018E"/>
    <w:rsid w:val="001B2EF6"/>
    <w:rsid w:val="001B2F2B"/>
    <w:rsid w:val="001B3C11"/>
    <w:rsid w:val="001B6A61"/>
    <w:rsid w:val="001C0FE5"/>
    <w:rsid w:val="001C13A8"/>
    <w:rsid w:val="001C17D8"/>
    <w:rsid w:val="001C1AC3"/>
    <w:rsid w:val="001C2B9B"/>
    <w:rsid w:val="001C5DB4"/>
    <w:rsid w:val="001C6EF4"/>
    <w:rsid w:val="001C7A79"/>
    <w:rsid w:val="001D0143"/>
    <w:rsid w:val="001D170C"/>
    <w:rsid w:val="001D1A67"/>
    <w:rsid w:val="001D269E"/>
    <w:rsid w:val="001D29D5"/>
    <w:rsid w:val="001D3B90"/>
    <w:rsid w:val="001D3C6A"/>
    <w:rsid w:val="001D7591"/>
    <w:rsid w:val="001E05FB"/>
    <w:rsid w:val="001E13F2"/>
    <w:rsid w:val="001E1B10"/>
    <w:rsid w:val="001E3255"/>
    <w:rsid w:val="001E3940"/>
    <w:rsid w:val="001E3A91"/>
    <w:rsid w:val="001E48FD"/>
    <w:rsid w:val="001E564E"/>
    <w:rsid w:val="001E5D96"/>
    <w:rsid w:val="001E6CD8"/>
    <w:rsid w:val="001E7C93"/>
    <w:rsid w:val="001F05B2"/>
    <w:rsid w:val="001F0634"/>
    <w:rsid w:val="001F1CD4"/>
    <w:rsid w:val="001F1D3C"/>
    <w:rsid w:val="001F55D2"/>
    <w:rsid w:val="001F5840"/>
    <w:rsid w:val="001F6994"/>
    <w:rsid w:val="002007F1"/>
    <w:rsid w:val="00202005"/>
    <w:rsid w:val="00203D1C"/>
    <w:rsid w:val="00203D96"/>
    <w:rsid w:val="00205869"/>
    <w:rsid w:val="00205CB7"/>
    <w:rsid w:val="0020748C"/>
    <w:rsid w:val="00207D64"/>
    <w:rsid w:val="0021130D"/>
    <w:rsid w:val="002125AF"/>
    <w:rsid w:val="00212C35"/>
    <w:rsid w:val="00214CBF"/>
    <w:rsid w:val="00215C6A"/>
    <w:rsid w:val="002164AC"/>
    <w:rsid w:val="00221548"/>
    <w:rsid w:val="002215B8"/>
    <w:rsid w:val="0022206A"/>
    <w:rsid w:val="002223E6"/>
    <w:rsid w:val="00222D9B"/>
    <w:rsid w:val="002237BA"/>
    <w:rsid w:val="00224107"/>
    <w:rsid w:val="00226E66"/>
    <w:rsid w:val="00230B75"/>
    <w:rsid w:val="00235F70"/>
    <w:rsid w:val="00237384"/>
    <w:rsid w:val="00237549"/>
    <w:rsid w:val="002400C3"/>
    <w:rsid w:val="0024172F"/>
    <w:rsid w:val="00241B2B"/>
    <w:rsid w:val="00242E34"/>
    <w:rsid w:val="00243E22"/>
    <w:rsid w:val="00246A58"/>
    <w:rsid w:val="00246F12"/>
    <w:rsid w:val="0024733E"/>
    <w:rsid w:val="002504CC"/>
    <w:rsid w:val="002519B0"/>
    <w:rsid w:val="00254907"/>
    <w:rsid w:val="00255B85"/>
    <w:rsid w:val="002568CE"/>
    <w:rsid w:val="002605D6"/>
    <w:rsid w:val="002616F7"/>
    <w:rsid w:val="0026663F"/>
    <w:rsid w:val="00267120"/>
    <w:rsid w:val="00270320"/>
    <w:rsid w:val="00270B22"/>
    <w:rsid w:val="00270D15"/>
    <w:rsid w:val="00270DE4"/>
    <w:rsid w:val="00273EAB"/>
    <w:rsid w:val="002748C2"/>
    <w:rsid w:val="002749C8"/>
    <w:rsid w:val="0027670D"/>
    <w:rsid w:val="00277B0A"/>
    <w:rsid w:val="00282531"/>
    <w:rsid w:val="00284C30"/>
    <w:rsid w:val="002850FD"/>
    <w:rsid w:val="00287960"/>
    <w:rsid w:val="00290A7E"/>
    <w:rsid w:val="0029120A"/>
    <w:rsid w:val="00292352"/>
    <w:rsid w:val="002934D4"/>
    <w:rsid w:val="002A16C5"/>
    <w:rsid w:val="002A40E4"/>
    <w:rsid w:val="002A461F"/>
    <w:rsid w:val="002A4A06"/>
    <w:rsid w:val="002A4C69"/>
    <w:rsid w:val="002A5FEA"/>
    <w:rsid w:val="002B1230"/>
    <w:rsid w:val="002B21E9"/>
    <w:rsid w:val="002B706D"/>
    <w:rsid w:val="002B757C"/>
    <w:rsid w:val="002C1A89"/>
    <w:rsid w:val="002C1DFC"/>
    <w:rsid w:val="002C36A3"/>
    <w:rsid w:val="002C4BB8"/>
    <w:rsid w:val="002C5DC7"/>
    <w:rsid w:val="002C679B"/>
    <w:rsid w:val="002D072A"/>
    <w:rsid w:val="002D359A"/>
    <w:rsid w:val="002D5D47"/>
    <w:rsid w:val="002D5FEA"/>
    <w:rsid w:val="002D6BC3"/>
    <w:rsid w:val="002D705B"/>
    <w:rsid w:val="002E0E2C"/>
    <w:rsid w:val="002E4682"/>
    <w:rsid w:val="002E5885"/>
    <w:rsid w:val="002E5AEC"/>
    <w:rsid w:val="002E5D12"/>
    <w:rsid w:val="002E5F51"/>
    <w:rsid w:val="002E63DA"/>
    <w:rsid w:val="002F5C1C"/>
    <w:rsid w:val="002F5FD9"/>
    <w:rsid w:val="002F6817"/>
    <w:rsid w:val="002F6CF8"/>
    <w:rsid w:val="002F7E4D"/>
    <w:rsid w:val="002F7FDF"/>
    <w:rsid w:val="00300984"/>
    <w:rsid w:val="003052CA"/>
    <w:rsid w:val="00305C15"/>
    <w:rsid w:val="00306220"/>
    <w:rsid w:val="00306496"/>
    <w:rsid w:val="00312063"/>
    <w:rsid w:val="003123CB"/>
    <w:rsid w:val="00317A3F"/>
    <w:rsid w:val="00317F93"/>
    <w:rsid w:val="00322645"/>
    <w:rsid w:val="00322E32"/>
    <w:rsid w:val="003259E2"/>
    <w:rsid w:val="003276BA"/>
    <w:rsid w:val="0033184E"/>
    <w:rsid w:val="00333B33"/>
    <w:rsid w:val="00334924"/>
    <w:rsid w:val="00335586"/>
    <w:rsid w:val="003362F3"/>
    <w:rsid w:val="0033794C"/>
    <w:rsid w:val="00337C2A"/>
    <w:rsid w:val="00341937"/>
    <w:rsid w:val="003440BD"/>
    <w:rsid w:val="003448DA"/>
    <w:rsid w:val="00350661"/>
    <w:rsid w:val="0035158F"/>
    <w:rsid w:val="00351F05"/>
    <w:rsid w:val="00352787"/>
    <w:rsid w:val="003616E8"/>
    <w:rsid w:val="00363AE7"/>
    <w:rsid w:val="00364056"/>
    <w:rsid w:val="00364824"/>
    <w:rsid w:val="00364DC8"/>
    <w:rsid w:val="0036599D"/>
    <w:rsid w:val="00367552"/>
    <w:rsid w:val="003701A5"/>
    <w:rsid w:val="0037130C"/>
    <w:rsid w:val="003729AB"/>
    <w:rsid w:val="00373FCC"/>
    <w:rsid w:val="003743D5"/>
    <w:rsid w:val="0037461A"/>
    <w:rsid w:val="00375185"/>
    <w:rsid w:val="0037590F"/>
    <w:rsid w:val="0038257A"/>
    <w:rsid w:val="00382ADF"/>
    <w:rsid w:val="0038463C"/>
    <w:rsid w:val="00385590"/>
    <w:rsid w:val="00386861"/>
    <w:rsid w:val="00392DA2"/>
    <w:rsid w:val="0039461D"/>
    <w:rsid w:val="00395283"/>
    <w:rsid w:val="00395B96"/>
    <w:rsid w:val="00396763"/>
    <w:rsid w:val="00396CD3"/>
    <w:rsid w:val="003A39D8"/>
    <w:rsid w:val="003A3B6D"/>
    <w:rsid w:val="003A3D3D"/>
    <w:rsid w:val="003A4A8F"/>
    <w:rsid w:val="003A551E"/>
    <w:rsid w:val="003A5D68"/>
    <w:rsid w:val="003A5EC7"/>
    <w:rsid w:val="003B3B5D"/>
    <w:rsid w:val="003B46A6"/>
    <w:rsid w:val="003B4796"/>
    <w:rsid w:val="003B4CA0"/>
    <w:rsid w:val="003B57C9"/>
    <w:rsid w:val="003B5A3C"/>
    <w:rsid w:val="003B6B1F"/>
    <w:rsid w:val="003C042C"/>
    <w:rsid w:val="003C08BF"/>
    <w:rsid w:val="003C17B6"/>
    <w:rsid w:val="003C1C3D"/>
    <w:rsid w:val="003C20AC"/>
    <w:rsid w:val="003C3439"/>
    <w:rsid w:val="003C412F"/>
    <w:rsid w:val="003C732F"/>
    <w:rsid w:val="003D1316"/>
    <w:rsid w:val="003D49DF"/>
    <w:rsid w:val="003D62BD"/>
    <w:rsid w:val="003D6963"/>
    <w:rsid w:val="003D750F"/>
    <w:rsid w:val="003E0174"/>
    <w:rsid w:val="003E04A3"/>
    <w:rsid w:val="003E06B3"/>
    <w:rsid w:val="003E25A5"/>
    <w:rsid w:val="003E3571"/>
    <w:rsid w:val="003E5AAF"/>
    <w:rsid w:val="003E5F61"/>
    <w:rsid w:val="003E7808"/>
    <w:rsid w:val="003E7B26"/>
    <w:rsid w:val="003F01A5"/>
    <w:rsid w:val="003F04C6"/>
    <w:rsid w:val="003F1E19"/>
    <w:rsid w:val="003F2B5D"/>
    <w:rsid w:val="003F3707"/>
    <w:rsid w:val="003F56BE"/>
    <w:rsid w:val="003F5D45"/>
    <w:rsid w:val="003F6D8C"/>
    <w:rsid w:val="003F6F77"/>
    <w:rsid w:val="003F792A"/>
    <w:rsid w:val="004005B0"/>
    <w:rsid w:val="004008F0"/>
    <w:rsid w:val="00401A58"/>
    <w:rsid w:val="004076AD"/>
    <w:rsid w:val="00411B56"/>
    <w:rsid w:val="0041288C"/>
    <w:rsid w:val="004129CC"/>
    <w:rsid w:val="00413E0B"/>
    <w:rsid w:val="004159C7"/>
    <w:rsid w:val="00417576"/>
    <w:rsid w:val="0042101F"/>
    <w:rsid w:val="004216BC"/>
    <w:rsid w:val="0042215A"/>
    <w:rsid w:val="00425AFE"/>
    <w:rsid w:val="00426BAA"/>
    <w:rsid w:val="00427C65"/>
    <w:rsid w:val="00431C39"/>
    <w:rsid w:val="004325D3"/>
    <w:rsid w:val="004329D3"/>
    <w:rsid w:val="00432A40"/>
    <w:rsid w:val="004331DD"/>
    <w:rsid w:val="0043330E"/>
    <w:rsid w:val="00433870"/>
    <w:rsid w:val="004345F6"/>
    <w:rsid w:val="00435227"/>
    <w:rsid w:val="0043745E"/>
    <w:rsid w:val="00440903"/>
    <w:rsid w:val="00444833"/>
    <w:rsid w:val="00447A56"/>
    <w:rsid w:val="00450DA9"/>
    <w:rsid w:val="00450E53"/>
    <w:rsid w:val="00451399"/>
    <w:rsid w:val="00451F1C"/>
    <w:rsid w:val="004558B3"/>
    <w:rsid w:val="00456702"/>
    <w:rsid w:val="0045723C"/>
    <w:rsid w:val="004576DA"/>
    <w:rsid w:val="0046297A"/>
    <w:rsid w:val="00463F89"/>
    <w:rsid w:val="00465713"/>
    <w:rsid w:val="00467CAF"/>
    <w:rsid w:val="00470BA7"/>
    <w:rsid w:val="004729F1"/>
    <w:rsid w:val="00472C57"/>
    <w:rsid w:val="00473674"/>
    <w:rsid w:val="00473727"/>
    <w:rsid w:val="00476309"/>
    <w:rsid w:val="00476B03"/>
    <w:rsid w:val="0047718C"/>
    <w:rsid w:val="00480C1F"/>
    <w:rsid w:val="00481D33"/>
    <w:rsid w:val="00481F2F"/>
    <w:rsid w:val="0048637B"/>
    <w:rsid w:val="00486BDE"/>
    <w:rsid w:val="00486F92"/>
    <w:rsid w:val="00487678"/>
    <w:rsid w:val="00490F12"/>
    <w:rsid w:val="00493F5F"/>
    <w:rsid w:val="00494AE5"/>
    <w:rsid w:val="00494B2F"/>
    <w:rsid w:val="00494B59"/>
    <w:rsid w:val="00496059"/>
    <w:rsid w:val="00496AEE"/>
    <w:rsid w:val="00497514"/>
    <w:rsid w:val="004A0F62"/>
    <w:rsid w:val="004A17D5"/>
    <w:rsid w:val="004A36A5"/>
    <w:rsid w:val="004A39B7"/>
    <w:rsid w:val="004A6405"/>
    <w:rsid w:val="004A7B01"/>
    <w:rsid w:val="004B0EC4"/>
    <w:rsid w:val="004B552A"/>
    <w:rsid w:val="004B6C2E"/>
    <w:rsid w:val="004B7AFA"/>
    <w:rsid w:val="004C054D"/>
    <w:rsid w:val="004C130B"/>
    <w:rsid w:val="004C140C"/>
    <w:rsid w:val="004C18E1"/>
    <w:rsid w:val="004C362E"/>
    <w:rsid w:val="004C3A71"/>
    <w:rsid w:val="004C6A62"/>
    <w:rsid w:val="004C6BEC"/>
    <w:rsid w:val="004C6C26"/>
    <w:rsid w:val="004C7303"/>
    <w:rsid w:val="004C7718"/>
    <w:rsid w:val="004D0881"/>
    <w:rsid w:val="004D0A77"/>
    <w:rsid w:val="004D4822"/>
    <w:rsid w:val="004D4B5D"/>
    <w:rsid w:val="004D743A"/>
    <w:rsid w:val="004D7F47"/>
    <w:rsid w:val="004E2386"/>
    <w:rsid w:val="004E405A"/>
    <w:rsid w:val="004E425A"/>
    <w:rsid w:val="004E6AC5"/>
    <w:rsid w:val="004E6D12"/>
    <w:rsid w:val="004E70C5"/>
    <w:rsid w:val="004F2A3F"/>
    <w:rsid w:val="004F3E74"/>
    <w:rsid w:val="004F3F25"/>
    <w:rsid w:val="004F5B0C"/>
    <w:rsid w:val="004F7D84"/>
    <w:rsid w:val="004F7EBC"/>
    <w:rsid w:val="00507844"/>
    <w:rsid w:val="00510383"/>
    <w:rsid w:val="005103B9"/>
    <w:rsid w:val="00513540"/>
    <w:rsid w:val="00513CDE"/>
    <w:rsid w:val="00513CF0"/>
    <w:rsid w:val="005149E8"/>
    <w:rsid w:val="00514F92"/>
    <w:rsid w:val="00516845"/>
    <w:rsid w:val="0051692F"/>
    <w:rsid w:val="00516A20"/>
    <w:rsid w:val="00516C9E"/>
    <w:rsid w:val="0052205C"/>
    <w:rsid w:val="0052206F"/>
    <w:rsid w:val="005244CB"/>
    <w:rsid w:val="00525C67"/>
    <w:rsid w:val="005278A0"/>
    <w:rsid w:val="0053183B"/>
    <w:rsid w:val="005339A6"/>
    <w:rsid w:val="00534BEF"/>
    <w:rsid w:val="00534EDA"/>
    <w:rsid w:val="0053533F"/>
    <w:rsid w:val="00535499"/>
    <w:rsid w:val="00541325"/>
    <w:rsid w:val="005413C8"/>
    <w:rsid w:val="00542238"/>
    <w:rsid w:val="00542992"/>
    <w:rsid w:val="005429F8"/>
    <w:rsid w:val="00543749"/>
    <w:rsid w:val="005448E1"/>
    <w:rsid w:val="005456F8"/>
    <w:rsid w:val="00551118"/>
    <w:rsid w:val="0055187C"/>
    <w:rsid w:val="00552D66"/>
    <w:rsid w:val="00553198"/>
    <w:rsid w:val="0055386B"/>
    <w:rsid w:val="00554165"/>
    <w:rsid w:val="00555B42"/>
    <w:rsid w:val="00556FFE"/>
    <w:rsid w:val="0055786C"/>
    <w:rsid w:val="0056028E"/>
    <w:rsid w:val="005643BF"/>
    <w:rsid w:val="005648A6"/>
    <w:rsid w:val="005662A1"/>
    <w:rsid w:val="005708DC"/>
    <w:rsid w:val="005742AA"/>
    <w:rsid w:val="00575AFF"/>
    <w:rsid w:val="00581B53"/>
    <w:rsid w:val="00582765"/>
    <w:rsid w:val="00582E5B"/>
    <w:rsid w:val="005855B2"/>
    <w:rsid w:val="005866C8"/>
    <w:rsid w:val="005871FD"/>
    <w:rsid w:val="00590A06"/>
    <w:rsid w:val="0059291C"/>
    <w:rsid w:val="00592B4E"/>
    <w:rsid w:val="00594558"/>
    <w:rsid w:val="00594D43"/>
    <w:rsid w:val="0059567C"/>
    <w:rsid w:val="0059759B"/>
    <w:rsid w:val="005A53D3"/>
    <w:rsid w:val="005A605F"/>
    <w:rsid w:val="005A6663"/>
    <w:rsid w:val="005A7555"/>
    <w:rsid w:val="005A7995"/>
    <w:rsid w:val="005B11EF"/>
    <w:rsid w:val="005B1A93"/>
    <w:rsid w:val="005B3729"/>
    <w:rsid w:val="005B3C79"/>
    <w:rsid w:val="005B5FEA"/>
    <w:rsid w:val="005C2CB8"/>
    <w:rsid w:val="005C2DE6"/>
    <w:rsid w:val="005C321E"/>
    <w:rsid w:val="005C403D"/>
    <w:rsid w:val="005C45F7"/>
    <w:rsid w:val="005C5D87"/>
    <w:rsid w:val="005C6D85"/>
    <w:rsid w:val="005C75B8"/>
    <w:rsid w:val="005D1932"/>
    <w:rsid w:val="005D3160"/>
    <w:rsid w:val="005D3F96"/>
    <w:rsid w:val="005E112C"/>
    <w:rsid w:val="005E2FD0"/>
    <w:rsid w:val="005E68BC"/>
    <w:rsid w:val="005F0432"/>
    <w:rsid w:val="005F0853"/>
    <w:rsid w:val="005F1FC2"/>
    <w:rsid w:val="005F260E"/>
    <w:rsid w:val="005F3266"/>
    <w:rsid w:val="005F3372"/>
    <w:rsid w:val="005F4801"/>
    <w:rsid w:val="005F4ED8"/>
    <w:rsid w:val="005F5809"/>
    <w:rsid w:val="005F71E2"/>
    <w:rsid w:val="005F7772"/>
    <w:rsid w:val="00601DCD"/>
    <w:rsid w:val="00601E81"/>
    <w:rsid w:val="0060302E"/>
    <w:rsid w:val="00605016"/>
    <w:rsid w:val="00605CA1"/>
    <w:rsid w:val="00607113"/>
    <w:rsid w:val="00611261"/>
    <w:rsid w:val="006116E2"/>
    <w:rsid w:val="006153BE"/>
    <w:rsid w:val="00615DF5"/>
    <w:rsid w:val="006166F7"/>
    <w:rsid w:val="0061691D"/>
    <w:rsid w:val="00616E1A"/>
    <w:rsid w:val="00620C18"/>
    <w:rsid w:val="00622103"/>
    <w:rsid w:val="006226F3"/>
    <w:rsid w:val="006257DD"/>
    <w:rsid w:val="0062672D"/>
    <w:rsid w:val="006327D8"/>
    <w:rsid w:val="0063374C"/>
    <w:rsid w:val="00634D4B"/>
    <w:rsid w:val="00637E99"/>
    <w:rsid w:val="0064040C"/>
    <w:rsid w:val="0064322A"/>
    <w:rsid w:val="006434BF"/>
    <w:rsid w:val="00644BC4"/>
    <w:rsid w:val="0064550A"/>
    <w:rsid w:val="00645D27"/>
    <w:rsid w:val="00646AFF"/>
    <w:rsid w:val="00650164"/>
    <w:rsid w:val="00651942"/>
    <w:rsid w:val="00654938"/>
    <w:rsid w:val="00655C37"/>
    <w:rsid w:val="006574E7"/>
    <w:rsid w:val="00660BAA"/>
    <w:rsid w:val="00661E6A"/>
    <w:rsid w:val="00662FFD"/>
    <w:rsid w:val="0066346E"/>
    <w:rsid w:val="00663B52"/>
    <w:rsid w:val="00664763"/>
    <w:rsid w:val="006669AC"/>
    <w:rsid w:val="00671A5B"/>
    <w:rsid w:val="00672691"/>
    <w:rsid w:val="00675EDD"/>
    <w:rsid w:val="00677457"/>
    <w:rsid w:val="00677647"/>
    <w:rsid w:val="00681901"/>
    <w:rsid w:val="0068376F"/>
    <w:rsid w:val="00683B48"/>
    <w:rsid w:val="006846E5"/>
    <w:rsid w:val="00686B32"/>
    <w:rsid w:val="006877C5"/>
    <w:rsid w:val="00687DB4"/>
    <w:rsid w:val="00690894"/>
    <w:rsid w:val="00691507"/>
    <w:rsid w:val="00692DB8"/>
    <w:rsid w:val="00694722"/>
    <w:rsid w:val="00696557"/>
    <w:rsid w:val="00696D0C"/>
    <w:rsid w:val="006A2962"/>
    <w:rsid w:val="006A305B"/>
    <w:rsid w:val="006A3356"/>
    <w:rsid w:val="006A6363"/>
    <w:rsid w:val="006A713C"/>
    <w:rsid w:val="006A75B6"/>
    <w:rsid w:val="006B2695"/>
    <w:rsid w:val="006B5197"/>
    <w:rsid w:val="006B5863"/>
    <w:rsid w:val="006C0621"/>
    <w:rsid w:val="006C10E7"/>
    <w:rsid w:val="006C2943"/>
    <w:rsid w:val="006C5645"/>
    <w:rsid w:val="006C5E95"/>
    <w:rsid w:val="006C6AC4"/>
    <w:rsid w:val="006C72E7"/>
    <w:rsid w:val="006C7311"/>
    <w:rsid w:val="006C7AD6"/>
    <w:rsid w:val="006D01BC"/>
    <w:rsid w:val="006D0980"/>
    <w:rsid w:val="006D1FAB"/>
    <w:rsid w:val="006D2036"/>
    <w:rsid w:val="006D2370"/>
    <w:rsid w:val="006D30E0"/>
    <w:rsid w:val="006D45EB"/>
    <w:rsid w:val="006D6141"/>
    <w:rsid w:val="006D764C"/>
    <w:rsid w:val="006D770D"/>
    <w:rsid w:val="006D7EDB"/>
    <w:rsid w:val="006D7F0D"/>
    <w:rsid w:val="006E075F"/>
    <w:rsid w:val="006E0952"/>
    <w:rsid w:val="006E58D6"/>
    <w:rsid w:val="006E6018"/>
    <w:rsid w:val="006E6773"/>
    <w:rsid w:val="006E70D7"/>
    <w:rsid w:val="006F18F8"/>
    <w:rsid w:val="006F25BD"/>
    <w:rsid w:val="006F52BE"/>
    <w:rsid w:val="007004AD"/>
    <w:rsid w:val="007008B0"/>
    <w:rsid w:val="00700CE4"/>
    <w:rsid w:val="00703245"/>
    <w:rsid w:val="00703BC6"/>
    <w:rsid w:val="0070612A"/>
    <w:rsid w:val="00711D2F"/>
    <w:rsid w:val="007121E7"/>
    <w:rsid w:val="007122AE"/>
    <w:rsid w:val="007124C5"/>
    <w:rsid w:val="00712502"/>
    <w:rsid w:val="00712991"/>
    <w:rsid w:val="007134D8"/>
    <w:rsid w:val="00715DA6"/>
    <w:rsid w:val="00717A78"/>
    <w:rsid w:val="007200AE"/>
    <w:rsid w:val="00720771"/>
    <w:rsid w:val="00722DC4"/>
    <w:rsid w:val="00724236"/>
    <w:rsid w:val="00725495"/>
    <w:rsid w:val="00725AC6"/>
    <w:rsid w:val="00725D54"/>
    <w:rsid w:val="00727D57"/>
    <w:rsid w:val="00731379"/>
    <w:rsid w:val="00731F17"/>
    <w:rsid w:val="00732711"/>
    <w:rsid w:val="00733B4E"/>
    <w:rsid w:val="007374BD"/>
    <w:rsid w:val="00740FA8"/>
    <w:rsid w:val="00743814"/>
    <w:rsid w:val="007449D5"/>
    <w:rsid w:val="00745A3B"/>
    <w:rsid w:val="00745C24"/>
    <w:rsid w:val="007466A1"/>
    <w:rsid w:val="00750016"/>
    <w:rsid w:val="00751B01"/>
    <w:rsid w:val="00752C64"/>
    <w:rsid w:val="00754164"/>
    <w:rsid w:val="007546A3"/>
    <w:rsid w:val="007552D4"/>
    <w:rsid w:val="007611F0"/>
    <w:rsid w:val="00761DE6"/>
    <w:rsid w:val="00761EA8"/>
    <w:rsid w:val="00762CF3"/>
    <w:rsid w:val="007635B7"/>
    <w:rsid w:val="007638D7"/>
    <w:rsid w:val="00771DBB"/>
    <w:rsid w:val="00771E23"/>
    <w:rsid w:val="007732BE"/>
    <w:rsid w:val="00776CB6"/>
    <w:rsid w:val="00777F6E"/>
    <w:rsid w:val="00781FAD"/>
    <w:rsid w:val="00791B0C"/>
    <w:rsid w:val="00792F07"/>
    <w:rsid w:val="00793CAB"/>
    <w:rsid w:val="00795BD0"/>
    <w:rsid w:val="00795D1B"/>
    <w:rsid w:val="00796A8E"/>
    <w:rsid w:val="007A01E7"/>
    <w:rsid w:val="007A0ACB"/>
    <w:rsid w:val="007A1EA4"/>
    <w:rsid w:val="007A29B8"/>
    <w:rsid w:val="007A2A8F"/>
    <w:rsid w:val="007A36DC"/>
    <w:rsid w:val="007A49F2"/>
    <w:rsid w:val="007A4F2C"/>
    <w:rsid w:val="007A6453"/>
    <w:rsid w:val="007A7AED"/>
    <w:rsid w:val="007A7FEE"/>
    <w:rsid w:val="007B0C7A"/>
    <w:rsid w:val="007B3156"/>
    <w:rsid w:val="007B38F3"/>
    <w:rsid w:val="007B3CFC"/>
    <w:rsid w:val="007B6198"/>
    <w:rsid w:val="007B7EB0"/>
    <w:rsid w:val="007C07D2"/>
    <w:rsid w:val="007C1D14"/>
    <w:rsid w:val="007C1F30"/>
    <w:rsid w:val="007C6206"/>
    <w:rsid w:val="007C636F"/>
    <w:rsid w:val="007D0281"/>
    <w:rsid w:val="007D2A4E"/>
    <w:rsid w:val="007D319F"/>
    <w:rsid w:val="007D41B7"/>
    <w:rsid w:val="007D44F1"/>
    <w:rsid w:val="007D570C"/>
    <w:rsid w:val="007D6C82"/>
    <w:rsid w:val="007E1FF6"/>
    <w:rsid w:val="007E38B7"/>
    <w:rsid w:val="007E79E0"/>
    <w:rsid w:val="007F25E5"/>
    <w:rsid w:val="007F3E24"/>
    <w:rsid w:val="007F622E"/>
    <w:rsid w:val="007F6C77"/>
    <w:rsid w:val="008010D7"/>
    <w:rsid w:val="00803B7D"/>
    <w:rsid w:val="00805211"/>
    <w:rsid w:val="0081022E"/>
    <w:rsid w:val="00812282"/>
    <w:rsid w:val="0081233B"/>
    <w:rsid w:val="0081444F"/>
    <w:rsid w:val="00815EFA"/>
    <w:rsid w:val="008168F2"/>
    <w:rsid w:val="00816C6F"/>
    <w:rsid w:val="00816DC3"/>
    <w:rsid w:val="00820638"/>
    <w:rsid w:val="00821BFA"/>
    <w:rsid w:val="00823401"/>
    <w:rsid w:val="00823D3E"/>
    <w:rsid w:val="008240D5"/>
    <w:rsid w:val="0082484B"/>
    <w:rsid w:val="0082578B"/>
    <w:rsid w:val="0082605D"/>
    <w:rsid w:val="00826859"/>
    <w:rsid w:val="008274E0"/>
    <w:rsid w:val="008275B2"/>
    <w:rsid w:val="00827A1C"/>
    <w:rsid w:val="008323F8"/>
    <w:rsid w:val="00832E3A"/>
    <w:rsid w:val="0083346E"/>
    <w:rsid w:val="008348B5"/>
    <w:rsid w:val="00834EBB"/>
    <w:rsid w:val="0083501A"/>
    <w:rsid w:val="00842912"/>
    <w:rsid w:val="00843713"/>
    <w:rsid w:val="008438E4"/>
    <w:rsid w:val="00843C37"/>
    <w:rsid w:val="00846C90"/>
    <w:rsid w:val="00846C96"/>
    <w:rsid w:val="008470BA"/>
    <w:rsid w:val="00850BC4"/>
    <w:rsid w:val="0085248E"/>
    <w:rsid w:val="008534BD"/>
    <w:rsid w:val="00853D70"/>
    <w:rsid w:val="00854168"/>
    <w:rsid w:val="00854654"/>
    <w:rsid w:val="00854BD2"/>
    <w:rsid w:val="00854F8D"/>
    <w:rsid w:val="008553A6"/>
    <w:rsid w:val="0086016D"/>
    <w:rsid w:val="00860B1D"/>
    <w:rsid w:val="00862051"/>
    <w:rsid w:val="00866804"/>
    <w:rsid w:val="00866F29"/>
    <w:rsid w:val="0087098A"/>
    <w:rsid w:val="00871476"/>
    <w:rsid w:val="0087263C"/>
    <w:rsid w:val="008731A1"/>
    <w:rsid w:val="0087598F"/>
    <w:rsid w:val="00881E1D"/>
    <w:rsid w:val="00884256"/>
    <w:rsid w:val="00884D9D"/>
    <w:rsid w:val="00885C0E"/>
    <w:rsid w:val="00886B29"/>
    <w:rsid w:val="00890589"/>
    <w:rsid w:val="00890AD5"/>
    <w:rsid w:val="00892957"/>
    <w:rsid w:val="00893253"/>
    <w:rsid w:val="008942F1"/>
    <w:rsid w:val="008945BC"/>
    <w:rsid w:val="00894BAC"/>
    <w:rsid w:val="008952D2"/>
    <w:rsid w:val="00895555"/>
    <w:rsid w:val="00895843"/>
    <w:rsid w:val="00895DE5"/>
    <w:rsid w:val="00896B50"/>
    <w:rsid w:val="008A40BB"/>
    <w:rsid w:val="008B1160"/>
    <w:rsid w:val="008B33D1"/>
    <w:rsid w:val="008B3F5A"/>
    <w:rsid w:val="008B4663"/>
    <w:rsid w:val="008B4FED"/>
    <w:rsid w:val="008B5AD7"/>
    <w:rsid w:val="008B60B5"/>
    <w:rsid w:val="008B6831"/>
    <w:rsid w:val="008B72BF"/>
    <w:rsid w:val="008B7A58"/>
    <w:rsid w:val="008B7D2C"/>
    <w:rsid w:val="008C07FF"/>
    <w:rsid w:val="008C26FF"/>
    <w:rsid w:val="008C4679"/>
    <w:rsid w:val="008C5260"/>
    <w:rsid w:val="008C59D7"/>
    <w:rsid w:val="008C60D7"/>
    <w:rsid w:val="008C62BF"/>
    <w:rsid w:val="008C7DA5"/>
    <w:rsid w:val="008D00CB"/>
    <w:rsid w:val="008D23D2"/>
    <w:rsid w:val="008D790E"/>
    <w:rsid w:val="008E4680"/>
    <w:rsid w:val="008E52BE"/>
    <w:rsid w:val="008E560B"/>
    <w:rsid w:val="008E5A01"/>
    <w:rsid w:val="008E5E17"/>
    <w:rsid w:val="008E5E96"/>
    <w:rsid w:val="008E70CA"/>
    <w:rsid w:val="008E77E6"/>
    <w:rsid w:val="008F0648"/>
    <w:rsid w:val="008F25D9"/>
    <w:rsid w:val="008F3341"/>
    <w:rsid w:val="008F5BE1"/>
    <w:rsid w:val="009035E3"/>
    <w:rsid w:val="00903E77"/>
    <w:rsid w:val="00904F82"/>
    <w:rsid w:val="009058B9"/>
    <w:rsid w:val="009062FC"/>
    <w:rsid w:val="00906987"/>
    <w:rsid w:val="00911278"/>
    <w:rsid w:val="0091184B"/>
    <w:rsid w:val="00912946"/>
    <w:rsid w:val="009129A2"/>
    <w:rsid w:val="00912F23"/>
    <w:rsid w:val="009145F8"/>
    <w:rsid w:val="00915C76"/>
    <w:rsid w:val="00916E91"/>
    <w:rsid w:val="009201F6"/>
    <w:rsid w:val="009232D8"/>
    <w:rsid w:val="00923356"/>
    <w:rsid w:val="0092338F"/>
    <w:rsid w:val="00924231"/>
    <w:rsid w:val="00930620"/>
    <w:rsid w:val="00932159"/>
    <w:rsid w:val="0093233F"/>
    <w:rsid w:val="00932B6F"/>
    <w:rsid w:val="009337ED"/>
    <w:rsid w:val="009355F8"/>
    <w:rsid w:val="00940092"/>
    <w:rsid w:val="00944841"/>
    <w:rsid w:val="00945479"/>
    <w:rsid w:val="0094687C"/>
    <w:rsid w:val="00947BFC"/>
    <w:rsid w:val="00947FCD"/>
    <w:rsid w:val="00954DB6"/>
    <w:rsid w:val="0095696C"/>
    <w:rsid w:val="00956ADA"/>
    <w:rsid w:val="009579D3"/>
    <w:rsid w:val="00957EF3"/>
    <w:rsid w:val="00961521"/>
    <w:rsid w:val="00962A13"/>
    <w:rsid w:val="00962C39"/>
    <w:rsid w:val="0096608F"/>
    <w:rsid w:val="0096729F"/>
    <w:rsid w:val="00970EAC"/>
    <w:rsid w:val="0097130E"/>
    <w:rsid w:val="00971A39"/>
    <w:rsid w:val="00972163"/>
    <w:rsid w:val="0097296A"/>
    <w:rsid w:val="00974493"/>
    <w:rsid w:val="00980336"/>
    <w:rsid w:val="009809E0"/>
    <w:rsid w:val="00982646"/>
    <w:rsid w:val="009826FF"/>
    <w:rsid w:val="00982AFA"/>
    <w:rsid w:val="00983B09"/>
    <w:rsid w:val="0098495D"/>
    <w:rsid w:val="00985361"/>
    <w:rsid w:val="00986917"/>
    <w:rsid w:val="00986C2C"/>
    <w:rsid w:val="009870AE"/>
    <w:rsid w:val="009870ED"/>
    <w:rsid w:val="00987B4D"/>
    <w:rsid w:val="009913A7"/>
    <w:rsid w:val="009917A0"/>
    <w:rsid w:val="009935E7"/>
    <w:rsid w:val="00997D59"/>
    <w:rsid w:val="009A0CC9"/>
    <w:rsid w:val="009A1185"/>
    <w:rsid w:val="009A1ED6"/>
    <w:rsid w:val="009A1F51"/>
    <w:rsid w:val="009A2BEC"/>
    <w:rsid w:val="009A6235"/>
    <w:rsid w:val="009A7A74"/>
    <w:rsid w:val="009B3758"/>
    <w:rsid w:val="009B4416"/>
    <w:rsid w:val="009C2817"/>
    <w:rsid w:val="009C2D69"/>
    <w:rsid w:val="009C2D7D"/>
    <w:rsid w:val="009C4223"/>
    <w:rsid w:val="009C4A4B"/>
    <w:rsid w:val="009D00CC"/>
    <w:rsid w:val="009D0BDF"/>
    <w:rsid w:val="009D0EFC"/>
    <w:rsid w:val="009D3880"/>
    <w:rsid w:val="009D38C8"/>
    <w:rsid w:val="009D3BA3"/>
    <w:rsid w:val="009D42C6"/>
    <w:rsid w:val="009D5833"/>
    <w:rsid w:val="009D67A3"/>
    <w:rsid w:val="009D7466"/>
    <w:rsid w:val="009D74A7"/>
    <w:rsid w:val="009E1584"/>
    <w:rsid w:val="009E1F5D"/>
    <w:rsid w:val="009E2EFA"/>
    <w:rsid w:val="009E506D"/>
    <w:rsid w:val="009E6629"/>
    <w:rsid w:val="009F0B47"/>
    <w:rsid w:val="009F206A"/>
    <w:rsid w:val="009F3922"/>
    <w:rsid w:val="009F5A2F"/>
    <w:rsid w:val="009F5EF2"/>
    <w:rsid w:val="009F672F"/>
    <w:rsid w:val="00A0091B"/>
    <w:rsid w:val="00A00957"/>
    <w:rsid w:val="00A01F50"/>
    <w:rsid w:val="00A0227A"/>
    <w:rsid w:val="00A02812"/>
    <w:rsid w:val="00A030D5"/>
    <w:rsid w:val="00A03338"/>
    <w:rsid w:val="00A0492C"/>
    <w:rsid w:val="00A04EAB"/>
    <w:rsid w:val="00A06D38"/>
    <w:rsid w:val="00A11042"/>
    <w:rsid w:val="00A1137C"/>
    <w:rsid w:val="00A1273B"/>
    <w:rsid w:val="00A12FC0"/>
    <w:rsid w:val="00A15E19"/>
    <w:rsid w:val="00A171E0"/>
    <w:rsid w:val="00A17AE8"/>
    <w:rsid w:val="00A2053A"/>
    <w:rsid w:val="00A20B16"/>
    <w:rsid w:val="00A210CB"/>
    <w:rsid w:val="00A236DC"/>
    <w:rsid w:val="00A24722"/>
    <w:rsid w:val="00A251F1"/>
    <w:rsid w:val="00A2573D"/>
    <w:rsid w:val="00A259ED"/>
    <w:rsid w:val="00A26432"/>
    <w:rsid w:val="00A26484"/>
    <w:rsid w:val="00A2798E"/>
    <w:rsid w:val="00A27992"/>
    <w:rsid w:val="00A3052A"/>
    <w:rsid w:val="00A30F5B"/>
    <w:rsid w:val="00A315A0"/>
    <w:rsid w:val="00A3283E"/>
    <w:rsid w:val="00A3344F"/>
    <w:rsid w:val="00A335CC"/>
    <w:rsid w:val="00A34F39"/>
    <w:rsid w:val="00A352EB"/>
    <w:rsid w:val="00A36233"/>
    <w:rsid w:val="00A37F63"/>
    <w:rsid w:val="00A4154C"/>
    <w:rsid w:val="00A41974"/>
    <w:rsid w:val="00A422CB"/>
    <w:rsid w:val="00A425E1"/>
    <w:rsid w:val="00A4696F"/>
    <w:rsid w:val="00A47A17"/>
    <w:rsid w:val="00A50632"/>
    <w:rsid w:val="00A50E77"/>
    <w:rsid w:val="00A52058"/>
    <w:rsid w:val="00A52378"/>
    <w:rsid w:val="00A531CE"/>
    <w:rsid w:val="00A54580"/>
    <w:rsid w:val="00A55501"/>
    <w:rsid w:val="00A557AA"/>
    <w:rsid w:val="00A56020"/>
    <w:rsid w:val="00A56612"/>
    <w:rsid w:val="00A56CB9"/>
    <w:rsid w:val="00A6110A"/>
    <w:rsid w:val="00A61459"/>
    <w:rsid w:val="00A61A66"/>
    <w:rsid w:val="00A61D49"/>
    <w:rsid w:val="00A62411"/>
    <w:rsid w:val="00A6667F"/>
    <w:rsid w:val="00A66873"/>
    <w:rsid w:val="00A66DF7"/>
    <w:rsid w:val="00A67DDD"/>
    <w:rsid w:val="00A67FC3"/>
    <w:rsid w:val="00A73BEF"/>
    <w:rsid w:val="00A75BD2"/>
    <w:rsid w:val="00A76063"/>
    <w:rsid w:val="00A76568"/>
    <w:rsid w:val="00A85C5E"/>
    <w:rsid w:val="00A9044C"/>
    <w:rsid w:val="00A90C8B"/>
    <w:rsid w:val="00A93489"/>
    <w:rsid w:val="00A939A7"/>
    <w:rsid w:val="00A94707"/>
    <w:rsid w:val="00A96E7B"/>
    <w:rsid w:val="00A97173"/>
    <w:rsid w:val="00A97FB8"/>
    <w:rsid w:val="00AA0789"/>
    <w:rsid w:val="00AA2D05"/>
    <w:rsid w:val="00AA34F9"/>
    <w:rsid w:val="00AA415A"/>
    <w:rsid w:val="00AA65CA"/>
    <w:rsid w:val="00AA69F8"/>
    <w:rsid w:val="00AB05E1"/>
    <w:rsid w:val="00AB1304"/>
    <w:rsid w:val="00AB365D"/>
    <w:rsid w:val="00AB4165"/>
    <w:rsid w:val="00AB4CCD"/>
    <w:rsid w:val="00AB7B66"/>
    <w:rsid w:val="00AC01B2"/>
    <w:rsid w:val="00AC132F"/>
    <w:rsid w:val="00AC7097"/>
    <w:rsid w:val="00AD276D"/>
    <w:rsid w:val="00AD2AEC"/>
    <w:rsid w:val="00AD3D3B"/>
    <w:rsid w:val="00AD3F5E"/>
    <w:rsid w:val="00AD5FF0"/>
    <w:rsid w:val="00AD6062"/>
    <w:rsid w:val="00AE08BD"/>
    <w:rsid w:val="00AE20C8"/>
    <w:rsid w:val="00AE2431"/>
    <w:rsid w:val="00AE3300"/>
    <w:rsid w:val="00AE38B3"/>
    <w:rsid w:val="00AE40DF"/>
    <w:rsid w:val="00AE4C4F"/>
    <w:rsid w:val="00AE5015"/>
    <w:rsid w:val="00AE590F"/>
    <w:rsid w:val="00AE66F2"/>
    <w:rsid w:val="00AE6E0F"/>
    <w:rsid w:val="00AE6EC2"/>
    <w:rsid w:val="00AF1557"/>
    <w:rsid w:val="00AF2C63"/>
    <w:rsid w:val="00AF3959"/>
    <w:rsid w:val="00B0001B"/>
    <w:rsid w:val="00B0083A"/>
    <w:rsid w:val="00B0306B"/>
    <w:rsid w:val="00B0433D"/>
    <w:rsid w:val="00B05ED9"/>
    <w:rsid w:val="00B07F72"/>
    <w:rsid w:val="00B14F20"/>
    <w:rsid w:val="00B159D9"/>
    <w:rsid w:val="00B16EA8"/>
    <w:rsid w:val="00B20F88"/>
    <w:rsid w:val="00B214E9"/>
    <w:rsid w:val="00B231DB"/>
    <w:rsid w:val="00B2379A"/>
    <w:rsid w:val="00B23C60"/>
    <w:rsid w:val="00B24FC5"/>
    <w:rsid w:val="00B264A0"/>
    <w:rsid w:val="00B26B03"/>
    <w:rsid w:val="00B275AE"/>
    <w:rsid w:val="00B27D88"/>
    <w:rsid w:val="00B318DB"/>
    <w:rsid w:val="00B31D6F"/>
    <w:rsid w:val="00B322BF"/>
    <w:rsid w:val="00B35C86"/>
    <w:rsid w:val="00B376BE"/>
    <w:rsid w:val="00B37AAD"/>
    <w:rsid w:val="00B40F1E"/>
    <w:rsid w:val="00B414AD"/>
    <w:rsid w:val="00B42374"/>
    <w:rsid w:val="00B432B4"/>
    <w:rsid w:val="00B4529C"/>
    <w:rsid w:val="00B45D7E"/>
    <w:rsid w:val="00B4602C"/>
    <w:rsid w:val="00B4682F"/>
    <w:rsid w:val="00B46861"/>
    <w:rsid w:val="00B46A2F"/>
    <w:rsid w:val="00B52F5E"/>
    <w:rsid w:val="00B530B4"/>
    <w:rsid w:val="00B54695"/>
    <w:rsid w:val="00B5625A"/>
    <w:rsid w:val="00B5655E"/>
    <w:rsid w:val="00B56BDA"/>
    <w:rsid w:val="00B603AB"/>
    <w:rsid w:val="00B64B5E"/>
    <w:rsid w:val="00B658E8"/>
    <w:rsid w:val="00B66196"/>
    <w:rsid w:val="00B66601"/>
    <w:rsid w:val="00B71B6D"/>
    <w:rsid w:val="00B71EF6"/>
    <w:rsid w:val="00B735C2"/>
    <w:rsid w:val="00B76D1F"/>
    <w:rsid w:val="00B804B5"/>
    <w:rsid w:val="00B80EC8"/>
    <w:rsid w:val="00B81AC4"/>
    <w:rsid w:val="00B861C8"/>
    <w:rsid w:val="00B87460"/>
    <w:rsid w:val="00B9217E"/>
    <w:rsid w:val="00B925B8"/>
    <w:rsid w:val="00B92D9F"/>
    <w:rsid w:val="00B935B4"/>
    <w:rsid w:val="00B94266"/>
    <w:rsid w:val="00B9440E"/>
    <w:rsid w:val="00B96390"/>
    <w:rsid w:val="00B972A7"/>
    <w:rsid w:val="00BA1AC4"/>
    <w:rsid w:val="00BA4BF7"/>
    <w:rsid w:val="00BB0B67"/>
    <w:rsid w:val="00BB2FA5"/>
    <w:rsid w:val="00BB5144"/>
    <w:rsid w:val="00BB681A"/>
    <w:rsid w:val="00BB7262"/>
    <w:rsid w:val="00BC0D99"/>
    <w:rsid w:val="00BC21BF"/>
    <w:rsid w:val="00BC4BAD"/>
    <w:rsid w:val="00BC5586"/>
    <w:rsid w:val="00BD0146"/>
    <w:rsid w:val="00BD0DA7"/>
    <w:rsid w:val="00BD0DDF"/>
    <w:rsid w:val="00BD1DEF"/>
    <w:rsid w:val="00BD2295"/>
    <w:rsid w:val="00BD2E67"/>
    <w:rsid w:val="00BD3543"/>
    <w:rsid w:val="00BD382E"/>
    <w:rsid w:val="00BD496E"/>
    <w:rsid w:val="00BD5640"/>
    <w:rsid w:val="00BD6060"/>
    <w:rsid w:val="00BE142F"/>
    <w:rsid w:val="00BE2019"/>
    <w:rsid w:val="00BE5953"/>
    <w:rsid w:val="00BE7A37"/>
    <w:rsid w:val="00BE7DC5"/>
    <w:rsid w:val="00BF02EB"/>
    <w:rsid w:val="00BF15D5"/>
    <w:rsid w:val="00BF269C"/>
    <w:rsid w:val="00BF2C31"/>
    <w:rsid w:val="00BF775A"/>
    <w:rsid w:val="00C00EB7"/>
    <w:rsid w:val="00C01C2C"/>
    <w:rsid w:val="00C01CFA"/>
    <w:rsid w:val="00C032DD"/>
    <w:rsid w:val="00C03A33"/>
    <w:rsid w:val="00C04088"/>
    <w:rsid w:val="00C062AD"/>
    <w:rsid w:val="00C06A53"/>
    <w:rsid w:val="00C076C3"/>
    <w:rsid w:val="00C103E9"/>
    <w:rsid w:val="00C139AD"/>
    <w:rsid w:val="00C13E1E"/>
    <w:rsid w:val="00C143A6"/>
    <w:rsid w:val="00C144EA"/>
    <w:rsid w:val="00C16831"/>
    <w:rsid w:val="00C2174C"/>
    <w:rsid w:val="00C224DC"/>
    <w:rsid w:val="00C227A8"/>
    <w:rsid w:val="00C22E91"/>
    <w:rsid w:val="00C233F9"/>
    <w:rsid w:val="00C23CA6"/>
    <w:rsid w:val="00C23FBD"/>
    <w:rsid w:val="00C25149"/>
    <w:rsid w:val="00C2538D"/>
    <w:rsid w:val="00C25879"/>
    <w:rsid w:val="00C26C06"/>
    <w:rsid w:val="00C274C7"/>
    <w:rsid w:val="00C27918"/>
    <w:rsid w:val="00C2793B"/>
    <w:rsid w:val="00C30899"/>
    <w:rsid w:val="00C34D83"/>
    <w:rsid w:val="00C40F22"/>
    <w:rsid w:val="00C40FC0"/>
    <w:rsid w:val="00C41240"/>
    <w:rsid w:val="00C4186C"/>
    <w:rsid w:val="00C46D6F"/>
    <w:rsid w:val="00C50473"/>
    <w:rsid w:val="00C513AB"/>
    <w:rsid w:val="00C5142B"/>
    <w:rsid w:val="00C51458"/>
    <w:rsid w:val="00C51813"/>
    <w:rsid w:val="00C520F5"/>
    <w:rsid w:val="00C52659"/>
    <w:rsid w:val="00C52B8A"/>
    <w:rsid w:val="00C52B9E"/>
    <w:rsid w:val="00C53E32"/>
    <w:rsid w:val="00C5410F"/>
    <w:rsid w:val="00C54520"/>
    <w:rsid w:val="00C553A9"/>
    <w:rsid w:val="00C60340"/>
    <w:rsid w:val="00C60E39"/>
    <w:rsid w:val="00C62062"/>
    <w:rsid w:val="00C62432"/>
    <w:rsid w:val="00C627F7"/>
    <w:rsid w:val="00C62B51"/>
    <w:rsid w:val="00C63B5E"/>
    <w:rsid w:val="00C63B80"/>
    <w:rsid w:val="00C6557B"/>
    <w:rsid w:val="00C65DA3"/>
    <w:rsid w:val="00C66016"/>
    <w:rsid w:val="00C702A2"/>
    <w:rsid w:val="00C716D5"/>
    <w:rsid w:val="00C7233E"/>
    <w:rsid w:val="00C728FF"/>
    <w:rsid w:val="00C74E9C"/>
    <w:rsid w:val="00C769AF"/>
    <w:rsid w:val="00C80794"/>
    <w:rsid w:val="00C81A67"/>
    <w:rsid w:val="00C81B25"/>
    <w:rsid w:val="00C8372F"/>
    <w:rsid w:val="00C838D1"/>
    <w:rsid w:val="00C8734D"/>
    <w:rsid w:val="00C9139C"/>
    <w:rsid w:val="00C93C6E"/>
    <w:rsid w:val="00C93DE2"/>
    <w:rsid w:val="00C95D30"/>
    <w:rsid w:val="00C966B5"/>
    <w:rsid w:val="00C9757B"/>
    <w:rsid w:val="00CA11E5"/>
    <w:rsid w:val="00CA305C"/>
    <w:rsid w:val="00CA57FE"/>
    <w:rsid w:val="00CA7F46"/>
    <w:rsid w:val="00CB0CD7"/>
    <w:rsid w:val="00CB1C27"/>
    <w:rsid w:val="00CB4783"/>
    <w:rsid w:val="00CB4C8E"/>
    <w:rsid w:val="00CB50DA"/>
    <w:rsid w:val="00CB592B"/>
    <w:rsid w:val="00CB59A9"/>
    <w:rsid w:val="00CB5FE1"/>
    <w:rsid w:val="00CB6003"/>
    <w:rsid w:val="00CC1219"/>
    <w:rsid w:val="00CC178C"/>
    <w:rsid w:val="00CC201F"/>
    <w:rsid w:val="00CC25B0"/>
    <w:rsid w:val="00CC2F62"/>
    <w:rsid w:val="00CC47AE"/>
    <w:rsid w:val="00CC4CDC"/>
    <w:rsid w:val="00CC5700"/>
    <w:rsid w:val="00CC5A55"/>
    <w:rsid w:val="00CD6517"/>
    <w:rsid w:val="00CE0325"/>
    <w:rsid w:val="00CE087F"/>
    <w:rsid w:val="00CE4900"/>
    <w:rsid w:val="00CE4A2B"/>
    <w:rsid w:val="00CE68A0"/>
    <w:rsid w:val="00CE68A9"/>
    <w:rsid w:val="00CE7013"/>
    <w:rsid w:val="00CE7405"/>
    <w:rsid w:val="00CE7581"/>
    <w:rsid w:val="00CE75FE"/>
    <w:rsid w:val="00CF0A33"/>
    <w:rsid w:val="00CF2217"/>
    <w:rsid w:val="00CF34A7"/>
    <w:rsid w:val="00CF544E"/>
    <w:rsid w:val="00CF5BB8"/>
    <w:rsid w:val="00CF6A78"/>
    <w:rsid w:val="00CF77B3"/>
    <w:rsid w:val="00D00A8E"/>
    <w:rsid w:val="00D0169B"/>
    <w:rsid w:val="00D020E2"/>
    <w:rsid w:val="00D039B1"/>
    <w:rsid w:val="00D06708"/>
    <w:rsid w:val="00D11ECE"/>
    <w:rsid w:val="00D15385"/>
    <w:rsid w:val="00D169AB"/>
    <w:rsid w:val="00D20904"/>
    <w:rsid w:val="00D20DD6"/>
    <w:rsid w:val="00D221D0"/>
    <w:rsid w:val="00D22FCC"/>
    <w:rsid w:val="00D24441"/>
    <w:rsid w:val="00D25257"/>
    <w:rsid w:val="00D26F88"/>
    <w:rsid w:val="00D272FF"/>
    <w:rsid w:val="00D30122"/>
    <w:rsid w:val="00D31D9F"/>
    <w:rsid w:val="00D3294E"/>
    <w:rsid w:val="00D3301F"/>
    <w:rsid w:val="00D33424"/>
    <w:rsid w:val="00D341BB"/>
    <w:rsid w:val="00D35148"/>
    <w:rsid w:val="00D3724C"/>
    <w:rsid w:val="00D37B36"/>
    <w:rsid w:val="00D37C70"/>
    <w:rsid w:val="00D4030C"/>
    <w:rsid w:val="00D4096A"/>
    <w:rsid w:val="00D42817"/>
    <w:rsid w:val="00D45E9E"/>
    <w:rsid w:val="00D51068"/>
    <w:rsid w:val="00D52A68"/>
    <w:rsid w:val="00D52B94"/>
    <w:rsid w:val="00D5398C"/>
    <w:rsid w:val="00D54DB3"/>
    <w:rsid w:val="00D560F9"/>
    <w:rsid w:val="00D57CA6"/>
    <w:rsid w:val="00D618B4"/>
    <w:rsid w:val="00D61EEB"/>
    <w:rsid w:val="00D62789"/>
    <w:rsid w:val="00D6476C"/>
    <w:rsid w:val="00D64DA8"/>
    <w:rsid w:val="00D650F6"/>
    <w:rsid w:val="00D678D1"/>
    <w:rsid w:val="00D70002"/>
    <w:rsid w:val="00D70B97"/>
    <w:rsid w:val="00D71F8B"/>
    <w:rsid w:val="00D721F4"/>
    <w:rsid w:val="00D75492"/>
    <w:rsid w:val="00D77766"/>
    <w:rsid w:val="00D83223"/>
    <w:rsid w:val="00D87F57"/>
    <w:rsid w:val="00D903B5"/>
    <w:rsid w:val="00D92FF1"/>
    <w:rsid w:val="00D94860"/>
    <w:rsid w:val="00DA0E44"/>
    <w:rsid w:val="00DA1210"/>
    <w:rsid w:val="00DA271B"/>
    <w:rsid w:val="00DA45BA"/>
    <w:rsid w:val="00DA65A3"/>
    <w:rsid w:val="00DB1E06"/>
    <w:rsid w:val="00DB2655"/>
    <w:rsid w:val="00DB28F7"/>
    <w:rsid w:val="00DB3451"/>
    <w:rsid w:val="00DB593D"/>
    <w:rsid w:val="00DB5A4D"/>
    <w:rsid w:val="00DB68FF"/>
    <w:rsid w:val="00DB705C"/>
    <w:rsid w:val="00DB7FC7"/>
    <w:rsid w:val="00DC0775"/>
    <w:rsid w:val="00DC1D76"/>
    <w:rsid w:val="00DC3797"/>
    <w:rsid w:val="00DC4019"/>
    <w:rsid w:val="00DC536C"/>
    <w:rsid w:val="00DC6F97"/>
    <w:rsid w:val="00DC7951"/>
    <w:rsid w:val="00DD0BE5"/>
    <w:rsid w:val="00DD1FAC"/>
    <w:rsid w:val="00DD22F8"/>
    <w:rsid w:val="00DD2B25"/>
    <w:rsid w:val="00DD48BD"/>
    <w:rsid w:val="00DD668E"/>
    <w:rsid w:val="00DD776C"/>
    <w:rsid w:val="00DE0422"/>
    <w:rsid w:val="00DE0D5E"/>
    <w:rsid w:val="00DE16F1"/>
    <w:rsid w:val="00DE2345"/>
    <w:rsid w:val="00DE2E88"/>
    <w:rsid w:val="00DE4297"/>
    <w:rsid w:val="00DE5196"/>
    <w:rsid w:val="00DE54BC"/>
    <w:rsid w:val="00DE62C7"/>
    <w:rsid w:val="00DE6825"/>
    <w:rsid w:val="00DF09B9"/>
    <w:rsid w:val="00DF75E2"/>
    <w:rsid w:val="00E00DA5"/>
    <w:rsid w:val="00E044C0"/>
    <w:rsid w:val="00E04884"/>
    <w:rsid w:val="00E04C98"/>
    <w:rsid w:val="00E04D04"/>
    <w:rsid w:val="00E04D28"/>
    <w:rsid w:val="00E06378"/>
    <w:rsid w:val="00E070C0"/>
    <w:rsid w:val="00E070E7"/>
    <w:rsid w:val="00E07989"/>
    <w:rsid w:val="00E07F00"/>
    <w:rsid w:val="00E108B9"/>
    <w:rsid w:val="00E10AEA"/>
    <w:rsid w:val="00E13DC2"/>
    <w:rsid w:val="00E160A4"/>
    <w:rsid w:val="00E16E0E"/>
    <w:rsid w:val="00E17B6D"/>
    <w:rsid w:val="00E20594"/>
    <w:rsid w:val="00E23181"/>
    <w:rsid w:val="00E25FE9"/>
    <w:rsid w:val="00E262DC"/>
    <w:rsid w:val="00E3010A"/>
    <w:rsid w:val="00E317BD"/>
    <w:rsid w:val="00E3278C"/>
    <w:rsid w:val="00E330C0"/>
    <w:rsid w:val="00E33B86"/>
    <w:rsid w:val="00E33D32"/>
    <w:rsid w:val="00E40EBE"/>
    <w:rsid w:val="00E419A7"/>
    <w:rsid w:val="00E41ADE"/>
    <w:rsid w:val="00E43961"/>
    <w:rsid w:val="00E44915"/>
    <w:rsid w:val="00E45F5D"/>
    <w:rsid w:val="00E468C3"/>
    <w:rsid w:val="00E52503"/>
    <w:rsid w:val="00E549FF"/>
    <w:rsid w:val="00E56F8E"/>
    <w:rsid w:val="00E57181"/>
    <w:rsid w:val="00E60536"/>
    <w:rsid w:val="00E60C7A"/>
    <w:rsid w:val="00E61111"/>
    <w:rsid w:val="00E617D5"/>
    <w:rsid w:val="00E6237E"/>
    <w:rsid w:val="00E63E69"/>
    <w:rsid w:val="00E64079"/>
    <w:rsid w:val="00E648E0"/>
    <w:rsid w:val="00E652E3"/>
    <w:rsid w:val="00E66602"/>
    <w:rsid w:val="00E7213E"/>
    <w:rsid w:val="00E73761"/>
    <w:rsid w:val="00E737C8"/>
    <w:rsid w:val="00E75A23"/>
    <w:rsid w:val="00E80912"/>
    <w:rsid w:val="00E82345"/>
    <w:rsid w:val="00E858D6"/>
    <w:rsid w:val="00E92BE7"/>
    <w:rsid w:val="00E935D5"/>
    <w:rsid w:val="00E94BFD"/>
    <w:rsid w:val="00E9569B"/>
    <w:rsid w:val="00E96471"/>
    <w:rsid w:val="00E9694F"/>
    <w:rsid w:val="00EA0B97"/>
    <w:rsid w:val="00EA0E3F"/>
    <w:rsid w:val="00EA135C"/>
    <w:rsid w:val="00EA31C9"/>
    <w:rsid w:val="00EA3DC6"/>
    <w:rsid w:val="00EA5AE6"/>
    <w:rsid w:val="00EB2F1F"/>
    <w:rsid w:val="00EB552E"/>
    <w:rsid w:val="00EB7F7A"/>
    <w:rsid w:val="00EC242A"/>
    <w:rsid w:val="00EC3D90"/>
    <w:rsid w:val="00EC45E3"/>
    <w:rsid w:val="00EC4C64"/>
    <w:rsid w:val="00EC63C7"/>
    <w:rsid w:val="00EC6720"/>
    <w:rsid w:val="00EC6ED4"/>
    <w:rsid w:val="00ED19B3"/>
    <w:rsid w:val="00ED41DF"/>
    <w:rsid w:val="00ED476C"/>
    <w:rsid w:val="00ED47E3"/>
    <w:rsid w:val="00ED5934"/>
    <w:rsid w:val="00ED6170"/>
    <w:rsid w:val="00ED7BDF"/>
    <w:rsid w:val="00ED7F19"/>
    <w:rsid w:val="00EE0C8B"/>
    <w:rsid w:val="00EE185B"/>
    <w:rsid w:val="00EE23A2"/>
    <w:rsid w:val="00EE23E6"/>
    <w:rsid w:val="00EE241F"/>
    <w:rsid w:val="00EE2467"/>
    <w:rsid w:val="00EE2C5B"/>
    <w:rsid w:val="00EE4EFA"/>
    <w:rsid w:val="00EE78CD"/>
    <w:rsid w:val="00EE79B7"/>
    <w:rsid w:val="00EF2154"/>
    <w:rsid w:val="00EF4A4F"/>
    <w:rsid w:val="00EF57FB"/>
    <w:rsid w:val="00F0154C"/>
    <w:rsid w:val="00F02CD0"/>
    <w:rsid w:val="00F0368E"/>
    <w:rsid w:val="00F05035"/>
    <w:rsid w:val="00F07747"/>
    <w:rsid w:val="00F07BAD"/>
    <w:rsid w:val="00F104C4"/>
    <w:rsid w:val="00F10E99"/>
    <w:rsid w:val="00F118D5"/>
    <w:rsid w:val="00F202C9"/>
    <w:rsid w:val="00F208DC"/>
    <w:rsid w:val="00F20AD4"/>
    <w:rsid w:val="00F21A83"/>
    <w:rsid w:val="00F248C8"/>
    <w:rsid w:val="00F3011B"/>
    <w:rsid w:val="00F30BD7"/>
    <w:rsid w:val="00F32476"/>
    <w:rsid w:val="00F3297A"/>
    <w:rsid w:val="00F333D1"/>
    <w:rsid w:val="00F3530C"/>
    <w:rsid w:val="00F35629"/>
    <w:rsid w:val="00F370EF"/>
    <w:rsid w:val="00F37768"/>
    <w:rsid w:val="00F40148"/>
    <w:rsid w:val="00F406FD"/>
    <w:rsid w:val="00F40808"/>
    <w:rsid w:val="00F414B5"/>
    <w:rsid w:val="00F418A6"/>
    <w:rsid w:val="00F4372F"/>
    <w:rsid w:val="00F46263"/>
    <w:rsid w:val="00F46FD5"/>
    <w:rsid w:val="00F51586"/>
    <w:rsid w:val="00F5306C"/>
    <w:rsid w:val="00F54259"/>
    <w:rsid w:val="00F5455D"/>
    <w:rsid w:val="00F550DB"/>
    <w:rsid w:val="00F5612B"/>
    <w:rsid w:val="00F567C7"/>
    <w:rsid w:val="00F56A66"/>
    <w:rsid w:val="00F56CEF"/>
    <w:rsid w:val="00F56D33"/>
    <w:rsid w:val="00F56ECD"/>
    <w:rsid w:val="00F61B54"/>
    <w:rsid w:val="00F62358"/>
    <w:rsid w:val="00F62854"/>
    <w:rsid w:val="00F63C05"/>
    <w:rsid w:val="00F648D8"/>
    <w:rsid w:val="00F649F1"/>
    <w:rsid w:val="00F656EB"/>
    <w:rsid w:val="00F65CAD"/>
    <w:rsid w:val="00F66103"/>
    <w:rsid w:val="00F66E8F"/>
    <w:rsid w:val="00F66F6F"/>
    <w:rsid w:val="00F67182"/>
    <w:rsid w:val="00F679CF"/>
    <w:rsid w:val="00F700AB"/>
    <w:rsid w:val="00F706E1"/>
    <w:rsid w:val="00F72945"/>
    <w:rsid w:val="00F72D47"/>
    <w:rsid w:val="00F73FD1"/>
    <w:rsid w:val="00F74812"/>
    <w:rsid w:val="00F74D5E"/>
    <w:rsid w:val="00F76231"/>
    <w:rsid w:val="00F82145"/>
    <w:rsid w:val="00F84074"/>
    <w:rsid w:val="00F85194"/>
    <w:rsid w:val="00F87071"/>
    <w:rsid w:val="00F87EED"/>
    <w:rsid w:val="00F91118"/>
    <w:rsid w:val="00F91B69"/>
    <w:rsid w:val="00F91C51"/>
    <w:rsid w:val="00F91F5C"/>
    <w:rsid w:val="00F92015"/>
    <w:rsid w:val="00F93149"/>
    <w:rsid w:val="00F93972"/>
    <w:rsid w:val="00F93AA7"/>
    <w:rsid w:val="00F952CA"/>
    <w:rsid w:val="00F95C0F"/>
    <w:rsid w:val="00F95DDA"/>
    <w:rsid w:val="00F97989"/>
    <w:rsid w:val="00F97B26"/>
    <w:rsid w:val="00FA00A3"/>
    <w:rsid w:val="00FA08A4"/>
    <w:rsid w:val="00FA3525"/>
    <w:rsid w:val="00FA3C0D"/>
    <w:rsid w:val="00FA4610"/>
    <w:rsid w:val="00FA4616"/>
    <w:rsid w:val="00FA5349"/>
    <w:rsid w:val="00FA53C0"/>
    <w:rsid w:val="00FA571C"/>
    <w:rsid w:val="00FA6750"/>
    <w:rsid w:val="00FA78F9"/>
    <w:rsid w:val="00FA7B8C"/>
    <w:rsid w:val="00FB02F1"/>
    <w:rsid w:val="00FB0FED"/>
    <w:rsid w:val="00FB3984"/>
    <w:rsid w:val="00FB3C63"/>
    <w:rsid w:val="00FB3DD9"/>
    <w:rsid w:val="00FB47B9"/>
    <w:rsid w:val="00FB4D83"/>
    <w:rsid w:val="00FB52F4"/>
    <w:rsid w:val="00FC0B67"/>
    <w:rsid w:val="00FC3857"/>
    <w:rsid w:val="00FC419C"/>
    <w:rsid w:val="00FC567B"/>
    <w:rsid w:val="00FC6802"/>
    <w:rsid w:val="00FC7BB1"/>
    <w:rsid w:val="00FD21C7"/>
    <w:rsid w:val="00FD31E2"/>
    <w:rsid w:val="00FD3DC6"/>
    <w:rsid w:val="00FD4EB5"/>
    <w:rsid w:val="00FD6DED"/>
    <w:rsid w:val="00FD7C1A"/>
    <w:rsid w:val="00FE0522"/>
    <w:rsid w:val="00FE72DC"/>
    <w:rsid w:val="00FF3063"/>
    <w:rsid w:val="00FF4BDF"/>
    <w:rsid w:val="00FF704F"/>
    <w:rsid w:val="00FF7A2A"/>
    <w:rsid w:val="00FF7EEC"/>
    <w:rsid w:val="01064C9A"/>
    <w:rsid w:val="01BE7E04"/>
    <w:rsid w:val="01C42B8B"/>
    <w:rsid w:val="02145A89"/>
    <w:rsid w:val="021C325D"/>
    <w:rsid w:val="02BB7746"/>
    <w:rsid w:val="03253AFD"/>
    <w:rsid w:val="037032D6"/>
    <w:rsid w:val="03EA38C4"/>
    <w:rsid w:val="03FD4132"/>
    <w:rsid w:val="04A171B4"/>
    <w:rsid w:val="04BA64C7"/>
    <w:rsid w:val="04D035F5"/>
    <w:rsid w:val="05BC1DCB"/>
    <w:rsid w:val="06605E7D"/>
    <w:rsid w:val="06C565DC"/>
    <w:rsid w:val="06EE2458"/>
    <w:rsid w:val="06F66520"/>
    <w:rsid w:val="070B051A"/>
    <w:rsid w:val="07DE427B"/>
    <w:rsid w:val="07E72E1E"/>
    <w:rsid w:val="08872B64"/>
    <w:rsid w:val="08D02F14"/>
    <w:rsid w:val="098E23E1"/>
    <w:rsid w:val="09B83CB7"/>
    <w:rsid w:val="0A2C6681"/>
    <w:rsid w:val="0A6E5D8A"/>
    <w:rsid w:val="0A7C7802"/>
    <w:rsid w:val="0A9123E5"/>
    <w:rsid w:val="0AD33E3F"/>
    <w:rsid w:val="0AF005E2"/>
    <w:rsid w:val="0AF30864"/>
    <w:rsid w:val="0B064D22"/>
    <w:rsid w:val="0B1701D0"/>
    <w:rsid w:val="0B7C44D7"/>
    <w:rsid w:val="0BA63FC0"/>
    <w:rsid w:val="0BCA3494"/>
    <w:rsid w:val="0C0E77A3"/>
    <w:rsid w:val="0C2B027B"/>
    <w:rsid w:val="0C7A08A3"/>
    <w:rsid w:val="0C7F6A2C"/>
    <w:rsid w:val="0CC6451F"/>
    <w:rsid w:val="0CEF17A5"/>
    <w:rsid w:val="0CF149CC"/>
    <w:rsid w:val="0DAE46EF"/>
    <w:rsid w:val="0DE8620E"/>
    <w:rsid w:val="0E080413"/>
    <w:rsid w:val="0E544313"/>
    <w:rsid w:val="0E7C659C"/>
    <w:rsid w:val="0EA77ABC"/>
    <w:rsid w:val="0EC0292C"/>
    <w:rsid w:val="0F222FFA"/>
    <w:rsid w:val="0F6569D2"/>
    <w:rsid w:val="0F947534"/>
    <w:rsid w:val="101923A7"/>
    <w:rsid w:val="10A818CA"/>
    <w:rsid w:val="10CC55D4"/>
    <w:rsid w:val="10CD7582"/>
    <w:rsid w:val="10D4446D"/>
    <w:rsid w:val="10E93432"/>
    <w:rsid w:val="12971BF6"/>
    <w:rsid w:val="136D3138"/>
    <w:rsid w:val="14025795"/>
    <w:rsid w:val="14200E89"/>
    <w:rsid w:val="14214C4A"/>
    <w:rsid w:val="14772F83"/>
    <w:rsid w:val="14A80349"/>
    <w:rsid w:val="14AB1000"/>
    <w:rsid w:val="15373433"/>
    <w:rsid w:val="155F35DB"/>
    <w:rsid w:val="15610299"/>
    <w:rsid w:val="159642C2"/>
    <w:rsid w:val="15B132EB"/>
    <w:rsid w:val="15D866F3"/>
    <w:rsid w:val="1657141C"/>
    <w:rsid w:val="19DB2D10"/>
    <w:rsid w:val="19F4792E"/>
    <w:rsid w:val="1AA231BB"/>
    <w:rsid w:val="1AF37BE5"/>
    <w:rsid w:val="1B1C0EEA"/>
    <w:rsid w:val="1B391A9C"/>
    <w:rsid w:val="1B3A2409"/>
    <w:rsid w:val="1BB315FD"/>
    <w:rsid w:val="1CAA0778"/>
    <w:rsid w:val="1CDC7B67"/>
    <w:rsid w:val="1E4C7D38"/>
    <w:rsid w:val="1E5C0CB5"/>
    <w:rsid w:val="1E5F2261"/>
    <w:rsid w:val="1E7E1EBC"/>
    <w:rsid w:val="1E857A1B"/>
    <w:rsid w:val="1E8C690E"/>
    <w:rsid w:val="1EC82116"/>
    <w:rsid w:val="205C3A33"/>
    <w:rsid w:val="20D12848"/>
    <w:rsid w:val="217D44F9"/>
    <w:rsid w:val="224E2B13"/>
    <w:rsid w:val="22BC2CDB"/>
    <w:rsid w:val="22EE5862"/>
    <w:rsid w:val="23671171"/>
    <w:rsid w:val="23AC2E5B"/>
    <w:rsid w:val="25AC22B4"/>
    <w:rsid w:val="265A320F"/>
    <w:rsid w:val="269C1690"/>
    <w:rsid w:val="274F0899"/>
    <w:rsid w:val="27511310"/>
    <w:rsid w:val="27555B64"/>
    <w:rsid w:val="27E15A0B"/>
    <w:rsid w:val="281573ED"/>
    <w:rsid w:val="28834914"/>
    <w:rsid w:val="28CD48A7"/>
    <w:rsid w:val="2AE632C3"/>
    <w:rsid w:val="2B77216D"/>
    <w:rsid w:val="2C60066B"/>
    <w:rsid w:val="2CCB5DA6"/>
    <w:rsid w:val="2D92050B"/>
    <w:rsid w:val="2DC13CF9"/>
    <w:rsid w:val="2DD9710F"/>
    <w:rsid w:val="2DEF0A3A"/>
    <w:rsid w:val="2E7C6418"/>
    <w:rsid w:val="2EA66FF1"/>
    <w:rsid w:val="2F1A2E7F"/>
    <w:rsid w:val="2F2919D0"/>
    <w:rsid w:val="301A11B8"/>
    <w:rsid w:val="30453E19"/>
    <w:rsid w:val="30670A02"/>
    <w:rsid w:val="31012C04"/>
    <w:rsid w:val="318476FC"/>
    <w:rsid w:val="31EA5353"/>
    <w:rsid w:val="323A50A7"/>
    <w:rsid w:val="32BE2CA3"/>
    <w:rsid w:val="32EB76C8"/>
    <w:rsid w:val="339E245D"/>
    <w:rsid w:val="33D21F62"/>
    <w:rsid w:val="33EF080D"/>
    <w:rsid w:val="340349FC"/>
    <w:rsid w:val="3472081E"/>
    <w:rsid w:val="347E631A"/>
    <w:rsid w:val="34D4418C"/>
    <w:rsid w:val="34DD5737"/>
    <w:rsid w:val="35536ED1"/>
    <w:rsid w:val="35D216EE"/>
    <w:rsid w:val="35DF287D"/>
    <w:rsid w:val="36456F3D"/>
    <w:rsid w:val="36DD1A1E"/>
    <w:rsid w:val="37262C15"/>
    <w:rsid w:val="372D70E0"/>
    <w:rsid w:val="376B26E3"/>
    <w:rsid w:val="3791634F"/>
    <w:rsid w:val="38D9249B"/>
    <w:rsid w:val="38F02A6E"/>
    <w:rsid w:val="391152BF"/>
    <w:rsid w:val="398048E2"/>
    <w:rsid w:val="39DE1D35"/>
    <w:rsid w:val="3A730E21"/>
    <w:rsid w:val="3B0E37BB"/>
    <w:rsid w:val="3B2F65C0"/>
    <w:rsid w:val="3B4A33FA"/>
    <w:rsid w:val="3B563B4D"/>
    <w:rsid w:val="3BB24802"/>
    <w:rsid w:val="3C215F09"/>
    <w:rsid w:val="3D262C10"/>
    <w:rsid w:val="3E1E0B9B"/>
    <w:rsid w:val="3E565920"/>
    <w:rsid w:val="3E6D327E"/>
    <w:rsid w:val="3E8E19FC"/>
    <w:rsid w:val="3EEB0A50"/>
    <w:rsid w:val="3F055FB6"/>
    <w:rsid w:val="3F450AE6"/>
    <w:rsid w:val="3F52287D"/>
    <w:rsid w:val="3FE03704"/>
    <w:rsid w:val="4057269D"/>
    <w:rsid w:val="40750F19"/>
    <w:rsid w:val="40861EE8"/>
    <w:rsid w:val="41942168"/>
    <w:rsid w:val="41C8604B"/>
    <w:rsid w:val="41CE268F"/>
    <w:rsid w:val="421E0AF0"/>
    <w:rsid w:val="4275323D"/>
    <w:rsid w:val="428A2FB8"/>
    <w:rsid w:val="42BA0051"/>
    <w:rsid w:val="43367252"/>
    <w:rsid w:val="43E36E29"/>
    <w:rsid w:val="44120A94"/>
    <w:rsid w:val="45E83F3B"/>
    <w:rsid w:val="465515D1"/>
    <w:rsid w:val="46DF3817"/>
    <w:rsid w:val="4732546E"/>
    <w:rsid w:val="47E63ED1"/>
    <w:rsid w:val="47F46BC7"/>
    <w:rsid w:val="48AC74A2"/>
    <w:rsid w:val="49015E69"/>
    <w:rsid w:val="4B220445"/>
    <w:rsid w:val="4D1C5366"/>
    <w:rsid w:val="4D5021CE"/>
    <w:rsid w:val="4D550108"/>
    <w:rsid w:val="4DA219D2"/>
    <w:rsid w:val="4DAA0C47"/>
    <w:rsid w:val="4E5D709A"/>
    <w:rsid w:val="4E8D38D2"/>
    <w:rsid w:val="4EAC636E"/>
    <w:rsid w:val="50704245"/>
    <w:rsid w:val="50A373DC"/>
    <w:rsid w:val="51AE428B"/>
    <w:rsid w:val="51DA5080"/>
    <w:rsid w:val="529A5CFE"/>
    <w:rsid w:val="52C8137C"/>
    <w:rsid w:val="52D51C39"/>
    <w:rsid w:val="53230361"/>
    <w:rsid w:val="532E7431"/>
    <w:rsid w:val="53B135A8"/>
    <w:rsid w:val="543D36A4"/>
    <w:rsid w:val="545E7B2D"/>
    <w:rsid w:val="54F00716"/>
    <w:rsid w:val="55174A46"/>
    <w:rsid w:val="55C25190"/>
    <w:rsid w:val="55C635FD"/>
    <w:rsid w:val="561D378D"/>
    <w:rsid w:val="56344F61"/>
    <w:rsid w:val="5675266C"/>
    <w:rsid w:val="569B4C54"/>
    <w:rsid w:val="56D06A51"/>
    <w:rsid w:val="58322C7F"/>
    <w:rsid w:val="58623FD0"/>
    <w:rsid w:val="58690919"/>
    <w:rsid w:val="58F31F6B"/>
    <w:rsid w:val="59B04E43"/>
    <w:rsid w:val="5A9F65E5"/>
    <w:rsid w:val="5AAF3815"/>
    <w:rsid w:val="5ABA77FD"/>
    <w:rsid w:val="5C497C75"/>
    <w:rsid w:val="5D577585"/>
    <w:rsid w:val="5D61342C"/>
    <w:rsid w:val="5DD3161F"/>
    <w:rsid w:val="5E130566"/>
    <w:rsid w:val="5E4D50F6"/>
    <w:rsid w:val="5E7D44EB"/>
    <w:rsid w:val="5F030B00"/>
    <w:rsid w:val="5F1D2665"/>
    <w:rsid w:val="5F847FF2"/>
    <w:rsid w:val="6071479F"/>
    <w:rsid w:val="60E77CFF"/>
    <w:rsid w:val="60F03F78"/>
    <w:rsid w:val="61587D6F"/>
    <w:rsid w:val="61C3168D"/>
    <w:rsid w:val="61E53F15"/>
    <w:rsid w:val="61ED602D"/>
    <w:rsid w:val="623936FD"/>
    <w:rsid w:val="623F0814"/>
    <w:rsid w:val="625247BE"/>
    <w:rsid w:val="625B1811"/>
    <w:rsid w:val="63C754B5"/>
    <w:rsid w:val="644A5C71"/>
    <w:rsid w:val="6484368F"/>
    <w:rsid w:val="653723A2"/>
    <w:rsid w:val="65A74E21"/>
    <w:rsid w:val="665F0061"/>
    <w:rsid w:val="6678251E"/>
    <w:rsid w:val="673567C2"/>
    <w:rsid w:val="676B179B"/>
    <w:rsid w:val="67751400"/>
    <w:rsid w:val="685748DD"/>
    <w:rsid w:val="68B25FB7"/>
    <w:rsid w:val="69044348"/>
    <w:rsid w:val="69150956"/>
    <w:rsid w:val="69197DE4"/>
    <w:rsid w:val="69280027"/>
    <w:rsid w:val="693A042A"/>
    <w:rsid w:val="699F02C5"/>
    <w:rsid w:val="69DB0C82"/>
    <w:rsid w:val="6A3B6A11"/>
    <w:rsid w:val="6A5D4D90"/>
    <w:rsid w:val="6BCB201A"/>
    <w:rsid w:val="6C186A79"/>
    <w:rsid w:val="6CC45EEC"/>
    <w:rsid w:val="6D8D0883"/>
    <w:rsid w:val="6DCF3167"/>
    <w:rsid w:val="6E182D60"/>
    <w:rsid w:val="6E272864"/>
    <w:rsid w:val="6E7049F5"/>
    <w:rsid w:val="6EBB30B8"/>
    <w:rsid w:val="6EEA46FD"/>
    <w:rsid w:val="6F86214A"/>
    <w:rsid w:val="6F927037"/>
    <w:rsid w:val="6FA91067"/>
    <w:rsid w:val="70232623"/>
    <w:rsid w:val="707C0897"/>
    <w:rsid w:val="70B86EB9"/>
    <w:rsid w:val="70C8281B"/>
    <w:rsid w:val="71213793"/>
    <w:rsid w:val="71213CDA"/>
    <w:rsid w:val="716342F2"/>
    <w:rsid w:val="71FB4625"/>
    <w:rsid w:val="7227626D"/>
    <w:rsid w:val="72536115"/>
    <w:rsid w:val="727E5FDE"/>
    <w:rsid w:val="72DB3EFC"/>
    <w:rsid w:val="746113E4"/>
    <w:rsid w:val="747642CF"/>
    <w:rsid w:val="74A94712"/>
    <w:rsid w:val="74F717F4"/>
    <w:rsid w:val="75932CCC"/>
    <w:rsid w:val="75AF3742"/>
    <w:rsid w:val="76650348"/>
    <w:rsid w:val="768E0063"/>
    <w:rsid w:val="76A11520"/>
    <w:rsid w:val="76F649B2"/>
    <w:rsid w:val="77300009"/>
    <w:rsid w:val="773B13C1"/>
    <w:rsid w:val="77F16D8C"/>
    <w:rsid w:val="77F373DD"/>
    <w:rsid w:val="781346C0"/>
    <w:rsid w:val="789E738C"/>
    <w:rsid w:val="78A82F32"/>
    <w:rsid w:val="79261D55"/>
    <w:rsid w:val="79DE0270"/>
    <w:rsid w:val="7A205476"/>
    <w:rsid w:val="7A8552D9"/>
    <w:rsid w:val="7A9B25A3"/>
    <w:rsid w:val="7AC2652D"/>
    <w:rsid w:val="7B762E74"/>
    <w:rsid w:val="7BEB3862"/>
    <w:rsid w:val="7CA13F21"/>
    <w:rsid w:val="7CD808E6"/>
    <w:rsid w:val="7CFB2B57"/>
    <w:rsid w:val="7D7102C8"/>
    <w:rsid w:val="7DD6409E"/>
    <w:rsid w:val="7E154752"/>
    <w:rsid w:val="7E3A287F"/>
    <w:rsid w:val="7F1E2CBF"/>
    <w:rsid w:val="7F797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ocked="1"/>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ocked="1"/>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ocked="1"/>
    <w:lsdException w:qFormat="1" w:unhideWhenUsed="0" w:uiPriority="0" w:semiHidden="0" w:name="Emphasis" w:locked="1"/>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ocked="1"/>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annotation text"/>
    <w:basedOn w:val="1"/>
    <w:link w:val="20"/>
    <w:qFormat/>
    <w:uiPriority w:val="0"/>
    <w:pPr>
      <w:jc w:val="left"/>
    </w:pPr>
  </w:style>
  <w:style w:type="paragraph" w:styleId="4">
    <w:name w:val="Body Text"/>
    <w:basedOn w:val="1"/>
    <w:link w:val="21"/>
    <w:qFormat/>
    <w:uiPriority w:val="0"/>
    <w:rPr>
      <w:kern w:val="0"/>
      <w:sz w:val="20"/>
    </w:rPr>
  </w:style>
  <w:style w:type="paragraph" w:styleId="5">
    <w:name w:val="Body Text Indent"/>
    <w:basedOn w:val="1"/>
    <w:link w:val="22"/>
    <w:qFormat/>
    <w:uiPriority w:val="0"/>
    <w:pPr>
      <w:spacing w:after="120"/>
      <w:ind w:left="420" w:leftChars="200"/>
    </w:pPr>
    <w:rPr>
      <w:rFonts w:ascii="宋体"/>
    </w:rPr>
  </w:style>
  <w:style w:type="paragraph" w:styleId="6">
    <w:name w:val="Balloon Text"/>
    <w:basedOn w:val="1"/>
    <w:link w:val="23"/>
    <w:qFormat/>
    <w:uiPriority w:val="0"/>
    <w:rPr>
      <w:sz w:val="18"/>
      <w:szCs w:val="18"/>
    </w:rPr>
  </w:style>
  <w:style w:type="paragraph" w:styleId="7">
    <w:name w:val="footer"/>
    <w:basedOn w:val="1"/>
    <w:link w:val="24"/>
    <w:qFormat/>
    <w:uiPriority w:val="0"/>
    <w:pPr>
      <w:tabs>
        <w:tab w:val="center" w:pos="4153"/>
        <w:tab w:val="right" w:pos="8306"/>
      </w:tabs>
      <w:snapToGrid w:val="0"/>
      <w:jc w:val="left"/>
    </w:pPr>
    <w:rPr>
      <w:kern w:val="0"/>
      <w:sz w:val="18"/>
      <w:szCs w:val="18"/>
    </w:rPr>
  </w:style>
  <w:style w:type="paragraph" w:styleId="8">
    <w:name w:val="header"/>
    <w:basedOn w:val="1"/>
    <w:link w:val="25"/>
    <w:qFormat/>
    <w:uiPriority w:val="0"/>
    <w:pPr>
      <w:pBdr>
        <w:bottom w:val="single" w:color="auto" w:sz="6" w:space="1"/>
      </w:pBdr>
      <w:tabs>
        <w:tab w:val="center" w:pos="4153"/>
        <w:tab w:val="right" w:pos="8306"/>
      </w:tabs>
      <w:snapToGrid w:val="0"/>
      <w:jc w:val="center"/>
    </w:pPr>
    <w:rPr>
      <w:kern w:val="0"/>
      <w:sz w:val="18"/>
      <w:szCs w:val="18"/>
    </w:rPr>
  </w:style>
  <w:style w:type="paragraph" w:styleId="9">
    <w:name w:val="HTML Preformatted"/>
    <w:basedOn w:val="1"/>
    <w:link w:val="26"/>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kern w:val="0"/>
      <w:sz w:val="24"/>
      <w:szCs w:val="24"/>
    </w:rPr>
  </w:style>
  <w:style w:type="paragraph" w:styleId="10">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1">
    <w:name w:val="annotation subject"/>
    <w:basedOn w:val="3"/>
    <w:next w:val="3"/>
    <w:link w:val="27"/>
    <w:qFormat/>
    <w:uiPriority w:val="0"/>
    <w:rPr>
      <w:b/>
      <w:bCs/>
    </w:rPr>
  </w:style>
  <w:style w:type="character" w:styleId="14">
    <w:name w:val="Strong"/>
    <w:basedOn w:val="13"/>
    <w:qFormat/>
    <w:locked/>
    <w:uiPriority w:val="0"/>
    <w:rPr>
      <w:b/>
    </w:rPr>
  </w:style>
  <w:style w:type="character" w:styleId="15">
    <w:name w:val="page number"/>
    <w:qFormat/>
    <w:uiPriority w:val="0"/>
    <w:rPr>
      <w:rFonts w:cs="Times New Roman"/>
    </w:rPr>
  </w:style>
  <w:style w:type="character" w:styleId="16">
    <w:name w:val="Emphasis"/>
    <w:basedOn w:val="13"/>
    <w:qFormat/>
    <w:locked/>
    <w:uiPriority w:val="0"/>
    <w:rPr>
      <w:i/>
    </w:rPr>
  </w:style>
  <w:style w:type="character" w:styleId="17">
    <w:name w:val="Hyperlink"/>
    <w:qFormat/>
    <w:uiPriority w:val="0"/>
    <w:rPr>
      <w:rFonts w:cs="Times New Roman"/>
      <w:color w:val="136EC2"/>
      <w:u w:val="single"/>
    </w:rPr>
  </w:style>
  <w:style w:type="character" w:styleId="18">
    <w:name w:val="HTML Code"/>
    <w:basedOn w:val="13"/>
    <w:qFormat/>
    <w:uiPriority w:val="0"/>
    <w:rPr>
      <w:rFonts w:ascii="Courier New" w:hAnsi="Courier New"/>
      <w:sz w:val="20"/>
    </w:rPr>
  </w:style>
  <w:style w:type="character" w:styleId="19">
    <w:name w:val="annotation reference"/>
    <w:basedOn w:val="13"/>
    <w:qFormat/>
    <w:uiPriority w:val="0"/>
    <w:rPr>
      <w:sz w:val="21"/>
      <w:szCs w:val="21"/>
    </w:rPr>
  </w:style>
  <w:style w:type="character" w:customStyle="1" w:styleId="20">
    <w:name w:val="批注文字 字符"/>
    <w:link w:val="3"/>
    <w:qFormat/>
    <w:uiPriority w:val="0"/>
    <w:rPr>
      <w:kern w:val="2"/>
      <w:sz w:val="21"/>
    </w:rPr>
  </w:style>
  <w:style w:type="character" w:customStyle="1" w:styleId="21">
    <w:name w:val="正文文本 字符"/>
    <w:link w:val="4"/>
    <w:semiHidden/>
    <w:qFormat/>
    <w:locked/>
    <w:uiPriority w:val="0"/>
    <w:rPr>
      <w:rFonts w:cs="Times New Roman"/>
      <w:sz w:val="20"/>
      <w:szCs w:val="20"/>
    </w:rPr>
  </w:style>
  <w:style w:type="character" w:customStyle="1" w:styleId="22">
    <w:name w:val="正文文本缩进 字符"/>
    <w:link w:val="5"/>
    <w:qFormat/>
    <w:locked/>
    <w:uiPriority w:val="0"/>
    <w:rPr>
      <w:rFonts w:ascii="宋体" w:eastAsia="宋体" w:cs="Times New Roman"/>
      <w:kern w:val="2"/>
      <w:sz w:val="21"/>
    </w:rPr>
  </w:style>
  <w:style w:type="character" w:customStyle="1" w:styleId="23">
    <w:name w:val="批注框文本 字符"/>
    <w:link w:val="6"/>
    <w:qFormat/>
    <w:uiPriority w:val="0"/>
    <w:rPr>
      <w:kern w:val="2"/>
      <w:sz w:val="18"/>
      <w:szCs w:val="18"/>
    </w:rPr>
  </w:style>
  <w:style w:type="character" w:customStyle="1" w:styleId="24">
    <w:name w:val="页脚 字符"/>
    <w:link w:val="7"/>
    <w:semiHidden/>
    <w:qFormat/>
    <w:locked/>
    <w:uiPriority w:val="0"/>
    <w:rPr>
      <w:rFonts w:cs="Times New Roman"/>
      <w:sz w:val="18"/>
      <w:szCs w:val="18"/>
    </w:rPr>
  </w:style>
  <w:style w:type="character" w:customStyle="1" w:styleId="25">
    <w:name w:val="页眉 字符"/>
    <w:link w:val="8"/>
    <w:semiHidden/>
    <w:qFormat/>
    <w:locked/>
    <w:uiPriority w:val="0"/>
    <w:rPr>
      <w:rFonts w:cs="Times New Roman"/>
      <w:sz w:val="18"/>
      <w:szCs w:val="18"/>
    </w:rPr>
  </w:style>
  <w:style w:type="character" w:customStyle="1" w:styleId="26">
    <w:name w:val="HTML 预设格式 字符"/>
    <w:link w:val="9"/>
    <w:qFormat/>
    <w:locked/>
    <w:uiPriority w:val="0"/>
    <w:rPr>
      <w:rFonts w:ascii="Arial" w:hAnsi="Arial" w:cs="Arial"/>
      <w:sz w:val="24"/>
      <w:szCs w:val="24"/>
    </w:rPr>
  </w:style>
  <w:style w:type="character" w:customStyle="1" w:styleId="27">
    <w:name w:val="批注主题 字符"/>
    <w:link w:val="11"/>
    <w:qFormat/>
    <w:uiPriority w:val="0"/>
    <w:rPr>
      <w:b/>
      <w:bCs/>
      <w:kern w:val="2"/>
      <w:sz w:val="21"/>
    </w:rPr>
  </w:style>
  <w:style w:type="character" w:customStyle="1" w:styleId="28">
    <w:name w:val="headline-content2"/>
    <w:qFormat/>
    <w:uiPriority w:val="0"/>
    <w:rPr>
      <w:rFonts w:cs="Times New Roman"/>
    </w:rPr>
  </w:style>
  <w:style w:type="character" w:customStyle="1" w:styleId="29">
    <w:name w:val="apple-style-span"/>
    <w:qFormat/>
    <w:uiPriority w:val="0"/>
    <w:rPr>
      <w:rFonts w:cs="Times New Roman"/>
    </w:rPr>
  </w:style>
  <w:style w:type="paragraph" w:customStyle="1" w:styleId="30">
    <w:name w:val="Char Char1 Char Char Char Char Char Char Char Char"/>
    <w:basedOn w:val="1"/>
    <w:qFormat/>
    <w:uiPriority w:val="0"/>
    <w:pPr>
      <w:widowControl/>
      <w:spacing w:after="160" w:line="240" w:lineRule="exact"/>
      <w:jc w:val="left"/>
    </w:pPr>
    <w:rPr>
      <w:rFonts w:ascii="Verdana" w:hAnsi="Verdana"/>
      <w:kern w:val="0"/>
      <w:sz w:val="18"/>
      <w:lang w:eastAsia="en-US"/>
    </w:rPr>
  </w:style>
  <w:style w:type="paragraph" w:customStyle="1" w:styleId="31">
    <w:name w:val="???????¡ì??????????¡ì??????????¡§?????????¡ì???????¡ì?????????¡ì???o??????????¡§?????????¡ì???????¡ì???"/>
    <w:basedOn w:val="1"/>
    <w:qFormat/>
    <w:uiPriority w:val="0"/>
    <w:pPr>
      <w:jc w:val="left"/>
    </w:pPr>
    <w:rPr>
      <w:sz w:val="24"/>
    </w:rPr>
  </w:style>
  <w:style w:type="character" w:customStyle="1" w:styleId="32">
    <w:name w:val="公式 字符"/>
    <w:basedOn w:val="33"/>
    <w:link w:val="35"/>
    <w:qFormat/>
    <w:uiPriority w:val="0"/>
    <w:rPr>
      <w:rFonts w:ascii="Cambria Math" w:hAnsi="Cambria Math"/>
      <w:i/>
      <w:szCs w:val="21"/>
    </w:rPr>
  </w:style>
  <w:style w:type="character" w:customStyle="1" w:styleId="33">
    <w:name w:val="论文正文 字符"/>
    <w:basedOn w:val="13"/>
    <w:link w:val="34"/>
    <w:qFormat/>
    <w:uiPriority w:val="0"/>
  </w:style>
  <w:style w:type="paragraph" w:customStyle="1" w:styleId="34">
    <w:name w:val="论文正文"/>
    <w:basedOn w:val="1"/>
    <w:link w:val="33"/>
    <w:qFormat/>
    <w:uiPriority w:val="0"/>
    <w:pPr>
      <w:widowControl/>
      <w:shd w:val="clear" w:color="auto" w:fill="FFFFFF"/>
      <w:spacing w:line="300" w:lineRule="auto"/>
      <w:contextualSpacing/>
    </w:pPr>
  </w:style>
  <w:style w:type="paragraph" w:customStyle="1" w:styleId="35">
    <w:name w:val="公式"/>
    <w:basedOn w:val="34"/>
    <w:link w:val="32"/>
    <w:autoRedefine/>
    <w:qFormat/>
    <w:uiPriority w:val="0"/>
    <w:pPr>
      <w:tabs>
        <w:tab w:val="left" w:pos="4830"/>
        <w:tab w:val="left" w:pos="9660"/>
      </w:tabs>
      <w:spacing w:line="360" w:lineRule="auto"/>
      <w:ind w:firstLine="420"/>
      <w:jc w:val="left"/>
      <w:textAlignment w:val="bottom"/>
    </w:pPr>
    <w:rPr>
      <w:rFonts w:ascii="Cambria Math" w:hAnsi="Cambria Math"/>
      <w:i/>
      <w:szCs w:val="21"/>
    </w:rPr>
  </w:style>
  <w:style w:type="character" w:customStyle="1" w:styleId="36">
    <w:name w:val="正文字体 字符"/>
    <w:basedOn w:val="13"/>
    <w:link w:val="37"/>
    <w:qFormat/>
    <w:uiPriority w:val="0"/>
    <w:rPr>
      <w:rFonts w:ascii="Times New Roman" w:hAnsi="Times New Roman" w:eastAsia="宋体" w:cs="宋体"/>
      <w:color w:val="000000"/>
      <w:szCs w:val="24"/>
    </w:rPr>
  </w:style>
  <w:style w:type="paragraph" w:customStyle="1" w:styleId="37">
    <w:name w:val="正文字体"/>
    <w:basedOn w:val="1"/>
    <w:link w:val="36"/>
    <w:qFormat/>
    <w:uiPriority w:val="0"/>
    <w:pPr>
      <w:spacing w:before="50" w:beforeLines="50" w:after="50" w:afterLines="50"/>
      <w:ind w:firstLine="200" w:firstLineChars="200"/>
      <w:outlineLvl w:val="2"/>
    </w:pPr>
    <w:rPr>
      <w:rFonts w:cs="宋体"/>
      <w:color w:val="000000"/>
      <w:szCs w:val="24"/>
    </w:rPr>
  </w:style>
  <w:style w:type="paragraph" w:customStyle="1" w:styleId="38">
    <w:name w:val="Normal_0"/>
    <w:qFormat/>
    <w:uiPriority w:val="0"/>
    <w:rPr>
      <w:rFonts w:ascii="Times New Roman" w:hAnsi="Times New Roman" w:eastAsia="Times New Roman" w:cs="Times New Roman"/>
      <w:sz w:val="24"/>
      <w:szCs w:val="24"/>
      <w:lang w:val="en-US" w:eastAsia="zh-CN" w:bidi="ar-SA"/>
    </w:rPr>
  </w:style>
  <w:style w:type="paragraph" w:customStyle="1" w:styleId="39">
    <w:name w:val="大论文正文"/>
    <w:qFormat/>
    <w:uiPriority w:val="0"/>
    <w:pPr>
      <w:widowControl w:val="0"/>
      <w:overflowPunct w:val="0"/>
      <w:spacing w:line="400" w:lineRule="exact"/>
      <w:ind w:firstLine="200" w:firstLineChars="200"/>
      <w:jc w:val="both"/>
      <w:textAlignment w:val="center"/>
    </w:pPr>
    <w:rPr>
      <w:rFonts w:ascii="Times New Roman" w:hAnsi="Times New Roman" w:eastAsia="宋体" w:cs="Times New Roman"/>
      <w:kern w:val="2"/>
      <w:sz w:val="24"/>
      <w:szCs w:val="24"/>
      <w:lang w:val="en-US" w:eastAsia="zh-CN" w:bidi="ar-SA"/>
    </w:rPr>
  </w:style>
  <w:style w:type="paragraph" w:customStyle="1" w:styleId="40">
    <w:name w:val="Revision"/>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9" Type="http://schemas.microsoft.com/office/2011/relationships/people" Target="people.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8.emf"/><Relationship Id="rId23" Type="http://schemas.openxmlformats.org/officeDocument/2006/relationships/oleObject" Target="embeddings/oleObject2.bin"/><Relationship Id="rId22" Type="http://schemas.openxmlformats.org/officeDocument/2006/relationships/image" Target="media/image7.emf"/><Relationship Id="rId21" Type="http://schemas.openxmlformats.org/officeDocument/2006/relationships/oleObject" Target="embeddings/oleObject1.bin"/><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package" Target="embeddings/Microsoft_Visio___3.vsdx"/><Relationship Id="rId18" Type="http://schemas.openxmlformats.org/officeDocument/2006/relationships/image" Target="media/image5.jpeg"/><Relationship Id="rId17" Type="http://schemas.openxmlformats.org/officeDocument/2006/relationships/image" Target="media/image4.jpeg"/><Relationship Id="rId16" Type="http://schemas.openxmlformats.org/officeDocument/2006/relationships/image" Target="media/image3.jpeg"/><Relationship Id="rId15" Type="http://schemas.openxmlformats.org/officeDocument/2006/relationships/image" Target="media/image2.emf"/><Relationship Id="rId14" Type="http://schemas.openxmlformats.org/officeDocument/2006/relationships/package" Target="embeddings/Microsoft_Visio___2.vsdx"/><Relationship Id="rId13" Type="http://schemas.openxmlformats.org/officeDocument/2006/relationships/image" Target="media/image1.emf"/><Relationship Id="rId12" Type="http://schemas.openxmlformats.org/officeDocument/2006/relationships/package" Target="embeddings/Microsoft_Visio___1.vsdx"/><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27491;&#22312;&#22788;&#29702;&#20013;&#30340;\&#24191;&#24030;&#21494;&#38706;+UTC-PTGZ201205-9006+&#21457;&#26126;&#12289;&#23454;&#29992;&#19987;&#21033;+2012.05.14\smszy"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3e9d6f2d-5f77-4ea8-9855-f64863fa3815</errorID>
      <errorWord>亟需</errorWord>
      <group>L1_Word</group>
      <groupName>字词问题</groupName>
      <ability>L2_Typo</ability>
      <abilityName>字词错误</abilityName>
      <candidateList>
        <item>亟须</item>
      </candidateList>
      <explain/>
      <paraID>4368E022</paraID>
      <start>48</start>
      <end>50</end>
      <status>unmodified</status>
      <modifiedWord/>
      <trackRevisions>false</trackRevisions>
    </reviewItem>
    <reviewItem>
      <errorID>658831ca-af7d-4483-93f8-e50b619172d0</errorID>
      <errorWord>、以及</errorWord>
      <group>L1_Punc</group>
      <groupName>标点问题</groupName>
      <ability>L2_Punc_CN</ability>
      <abilityName/>
      <candidateList>
        <item>，以及</item>
      </candidateList>
      <explain>连接词前后不宜使用顿号，建议使用逗号。</explain>
      <paraID> 4F9AAFB</paraID>
      <start>528</start>
      <end>531</end>
      <status>unmodified</status>
      <modifiedWord/>
      <trackRevisions>false</trackRevisions>
    </reviewItem>
    <reviewItem>
      <errorID>dd291a0b-d1c8-41ca-9d33-82dccf725ea1</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1FAE310F</paraID>
      <start>215</start>
      <end>218</end>
      <status>unmodified</status>
      <modifiedWord/>
      <trackRevisions>false</trackRevisions>
    </reviewItem>
    <reviewItem>
      <errorID>0d4a2e9c-7ba1-4fab-aabb-09c71ba209b4</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1FAE310F</paraID>
      <start>238</start>
      <end>241</end>
      <status>unmodified</status>
      <modifiedWord/>
      <trackRevisions>false</trackRevisions>
    </reviewItem>
    <reviewItem>
      <errorID>e830ca4d-6fdf-48c0-975b-9e93297ad02d</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1FAE310F</paraID>
      <start>243</start>
      <end>246</end>
      <status>unmodified</status>
      <modifiedWord/>
      <trackRevisions>false</trackRevisions>
    </reviewItem>
    <reviewItem>
      <errorID>b4bfc60d-4585-4498-bf16-9b77934f967c</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4DC10B1C</paraID>
      <start>90</start>
      <end>93</end>
      <status>unmodified</status>
      <modifiedWord/>
      <trackRevisions>false</trackRevisions>
    </reviewItem>
    <reviewItem>
      <errorID>224eb069-a6cb-46b4-adf9-6d946c0f4b8d</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560310C1</paraID>
      <start>174</start>
      <end>177</end>
      <status>unmodified</status>
      <modifiedWord/>
      <trackRevisions>false</trackRevisions>
    </reviewItem>
    <reviewItem>
      <errorID>a7f9c1ed-7593-4624-8b1a-bd01522416e3</errorID>
      <errorWord>,…,</errorWord>
      <group>L1_Punc</group>
      <groupName>标点问题</groupName>
      <ability>L2_Punc_CN</ability>
      <abilityName/>
      <candidateList>
        <item>,</item>
      </candidateList>
      <explain/>
      <paraID> E1690AD</paraID>
      <start>54</start>
      <end>57</end>
      <status>unmodified</status>
      <modifiedWord/>
      <trackRevisions>false</trackRevisions>
    </reviewItem>
    <reviewItem>
      <errorID>e16c893d-0187-4fa0-8d3a-f4eed46c684a</errorID>
      <errorWord>,…,</errorWord>
      <group>L1_Punc</group>
      <groupName>标点问题</groupName>
      <ability>L2_Punc_CN</ability>
      <abilityName/>
      <candidateList>
        <item>,</item>
      </candidateList>
      <explain/>
      <paraID> E1690AD</paraID>
      <start>114</start>
      <end>117</end>
      <status>unmodified</status>
      <modifiedWord/>
      <trackRevisions>false</trackRevisions>
    </reviewItem>
    <reviewItem>
      <errorID>0dba1199-67b4-48a0-9158-772ff483bad7</errorID>
      <errorWord>,…,</errorWord>
      <group>L1_Punc</group>
      <groupName>标点问题</groupName>
      <ability>L2_Punc_CN</ability>
      <abilityName/>
      <candidateList>
        <item>,</item>
      </candidateList>
      <explain/>
      <paraID>1DF46BC6</paraID>
      <start>14</start>
      <end>17</end>
      <status>unmodified</status>
      <modifiedWord/>
      <trackRevisions>false</trackRevisions>
    </reviewItem>
    <reviewItem>
      <errorID>f1a6c22f-909e-4cef-b55f-c8b235785d6f</errorID>
      <errorWord>)</errorWord>
      <group>L1_Format</group>
      <groupName>格式问题</groupName>
      <ability>L2_HalfPunc_CN</ability>
      <abilityName/>
      <candidateList>
        <item>）</item>
      </candidateList>
      <explain>文本全半角错误。</explain>
      <paraID>3EF703B3</paraID>
      <start>12</start>
      <end>13</end>
      <status>unmodified</status>
      <modifiedWord/>
      <trackRevisions>false</trackRevisions>
    </reviewItem>
    <reviewItem>
      <errorID>d5155c3a-b1b1-423d-9816-9e6b5d16e10f</errorID>
      <errorWord>,…,</errorWord>
      <group>L1_Punc</group>
      <groupName>标点问题</groupName>
      <ability>L2_Punc_CN</ability>
      <abilityName/>
      <candidateList>
        <item>,</item>
      </candidateList>
      <explain/>
      <paraID>3EF703B3</paraID>
      <start>68</start>
      <end>71</end>
      <status>unmodified</status>
      <modifiedWord/>
      <trackRevisions>false</trackRevisions>
    </reviewItem>
    <reviewItem>
      <errorID>41190070-7880-44c6-8d55-006f75e359e6</errorID>
      <errorWord>)</errorWord>
      <group>L1_Format</group>
      <groupName>格式问题</groupName>
      <ability>L2_HalfPunc_CN</ability>
      <abilityName/>
      <candidateList>
        <item>）</item>
      </candidateList>
      <explain>文本全半角错误。</explain>
      <paraID>28D535B7</paraID>
      <start>59</start>
      <end>60</end>
      <status>unmodified</status>
      <modifiedWord/>
      <trackRevisions>false</trackRevisions>
    </reviewItem>
    <reviewItem>
      <errorID>98eb297d-173c-4252-8ce4-2bea48b972d1</errorID>
      <errorWord>显式</errorWord>
      <group>L1_Word</group>
      <groupName>字词问题</groupName>
      <ability>L2_Typo</ability>
      <abilityName>字词错误</abilityName>
      <candidateList>
        <item>显示</item>
      </candidateList>
      <explain>〈动〉明显地表现：～威力｜作品～了作者纯熟的写作技巧。</explain>
      <paraID>78C4DB1D</paraID>
      <start>15</start>
      <end>17</end>
      <status>unmodified</status>
      <modifiedWord/>
      <trackRevisions>false</trackRevisions>
    </reviewItem>
    <reviewItem>
      <errorID>2415c9ca-6312-4a73-b1d5-4dc17d1e3566</errorID>
      <errorWord>)</errorWord>
      <group>L1_Format</group>
      <groupName>格式问题</groupName>
      <ability>L2_HalfPunc_CN</ability>
      <abilityName/>
      <candidateList>
        <item>）</item>
      </candidateList>
      <explain>文本全半角错误。</explain>
      <paraID>1E6B7F4C</paraID>
      <start>23</start>
      <end>24</end>
      <status>unmodified</status>
      <modifiedWord/>
      <trackRevisions>false</trackRevisions>
    </reviewItem>
    <reviewItem>
      <errorID>f9cee841-1724-40fe-8bca-287c3719f02d</errorID>
      <errorWord>:</errorWord>
      <group>L1_Format</group>
      <groupName>格式问题</groupName>
      <ability>L2_HalfPunc_CN</ability>
      <abilityName/>
      <candidateList>
        <item>：</item>
      </candidateList>
      <explain>文本全半角错误。</explain>
      <paraID>6E3DAF0F</paraID>
      <start>64</start>
      <end>65</end>
      <status>unmodified</status>
      <modifiedWord/>
      <trackRevisions>false</trackRevisions>
    </reviewItem>
    <reviewItem>
      <errorID>64a29f7d-7409-4044-9af8-c186bc333f9b</errorID>
      <errorWord>)</errorWord>
      <group>L1_Format</group>
      <groupName>格式问题</groupName>
      <ability>L2_HalfPunc_CN</ability>
      <abilityName/>
      <candidateList>
        <item>）</item>
      </candidateList>
      <explain>文本全半角错误。</explain>
      <paraID>42FB2E9E</paraID>
      <start>235</start>
      <end>236</end>
      <status>unmodified</status>
      <modifiedWord/>
      <trackRevisions>false</trackRevisions>
    </reviewItem>
    <reviewItem>
      <errorID>4d112098-b8e4-4e79-9ae0-8f6b6ebda28d</errorID>
      <errorWord>)</errorWord>
      <group>L1_Format</group>
      <groupName>格式问题</groupName>
      <ability>L2_HalfPunc_CN</ability>
      <abilityName/>
      <candidateList>
        <item>）</item>
      </candidateList>
      <explain>文本全半角错误。</explain>
      <paraID>516B2C13</paraID>
      <start>122</start>
      <end>123</end>
      <status>unmodified</status>
      <modifiedWord/>
      <trackRevisions>false</trackRevisions>
    </reviewItem>
    <reviewItem>
      <errorID>6974f398-b1e5-4a95-80ed-0c6df74e4eed</errorID>
      <errorWord>)</errorWord>
      <group>L1_Format</group>
      <groupName>格式问题</groupName>
      <ability>L2_HalfPunc_CN</ability>
      <abilityName/>
      <candidateList>
        <item>）</item>
      </candidateList>
      <explain>文本全半角错误。</explain>
      <paraID> 8F18880</paraID>
      <start>59</start>
      <end>60</end>
      <status>unmodified</status>
      <modifiedWord/>
      <trackRevisions>false</trackRevisions>
    </reviewItem>
    <reviewItem>
      <errorID>5e921245-0d86-4b31-bdb6-673a59cad875</errorID>
      <errorWord>!</errorWord>
      <group>L1_Format</group>
      <groupName>格式问题</groupName>
      <ability>L2_HalfPunc_CN</ability>
      <abilityName/>
      <candidateList>
        <item>！</item>
      </candidateList>
      <explain>文本全半角错误。</explain>
      <paraID>7F16D9F2</paraID>
      <start>14</start>
      <end>15</end>
      <status>unmodified</status>
      <modifiedWord/>
      <trackRevisions>false</trackRevisions>
    </reviewItem>
    <reviewItem>
      <errorID>33f91890-d013-4071-aedd-b88f568bf162</errorID>
      <errorWord>,…,</errorWord>
      <group>L1_Punc</group>
      <groupName>标点问题</groupName>
      <ability>L2_Punc_CN</ability>
      <abilityName/>
      <candidateList>
        <item>,</item>
      </candidateList>
      <explain/>
      <paraID> 1CF882F</paraID>
      <start>203</start>
      <end>206</end>
      <status>unmodified</status>
      <modifiedWord/>
      <trackRevisions>false</trackRevisions>
    </reviewItem>
    <reviewItem>
      <errorID>d5a8861e-3503-428f-8acd-b7da7d26b850</errorID>
      <errorWord>与操作原</errorWord>
      <group>L1_Word</group>
      <groupName>字词问题</groupName>
      <ability>L2_Typo</ability>
      <abilityName>字词错误</abilityName>
      <candidateList>
        <item>与操作员</item>
      </candidateList>
      <explain/>
      <paraID>67FBCFCA</paraID>
      <start>113</start>
      <end>117</end>
      <status>unmodified</status>
      <modifiedWord/>
      <trackRevisions>false</trackRevisions>
    </reviewItem>
    <reviewItem>
      <errorID>9e6a4486-5995-4bcf-87c1-7aee202d8e67</errorID>
      <errorWord>,…,</errorWord>
      <group>L1_Punc</group>
      <groupName>标点问题</groupName>
      <ability>L2_Punc_CN</ability>
      <abilityName/>
      <candidateList>
        <item>,</item>
      </candidateList>
      <explain/>
      <paraID>7A548559</paraID>
      <start>85</start>
      <end>88</end>
      <status>unmodified</status>
      <modifiedWord/>
      <trackRevisions>false</trackRevisions>
    </reviewItem>
    <reviewItem>
      <errorID>153e2a46-4c8d-4f8a-843a-cfd882457be2</errorID>
      <errorWord>多样性约束</errorWord>
      <group>L1_Word</group>
      <groupName>字词问题</groupName>
      <ability>L2_Typo</ability>
      <abilityName>字词错误</abilityName>
      <candidateList>
        <item>多样性</item>
      </candidateList>
      <explain/>
      <paraID>4EA40028</paraID>
      <start>21</start>
      <end>26</end>
      <status>unmodified</status>
      <modifiedWord/>
      <trackRevisions>false</trackRevisions>
    </reviewItem>
    <reviewItem>
      <errorID>3a6397d0-f832-461b-bd14-f0ff31e2f20b</errorID>
      <errorWord>{</errorWord>
      <group>L1_Format</group>
      <groupName>格式问题</groupName>
      <ability>L2_HalfPunc_CN</ability>
      <abilityName/>
      <candidateList>
        <item>｛</item>
      </candidateList>
      <explain>文本全半角错误。</explain>
      <paraID> 96074E6</paraID>
      <start>62</start>
      <end>63</end>
      <status>unmodified</status>
      <modifiedWord/>
      <trackRevisions>false</trackRevisions>
    </reviewItem>
    <reviewItem>
      <errorID>1119e0fe-2b6c-4e68-aec1-197ee6e6b547</errorID>
      <errorWord>)</errorWord>
      <group>L1_Format</group>
      <groupName>格式问题</groupName>
      <ability>L2_HalfPunc_CN</ability>
      <abilityName/>
      <candidateList>
        <item>）</item>
      </candidateList>
      <explain>文本全半角错误。</explain>
      <paraID>79FE919A</paraID>
      <start>18</start>
      <end>19</end>
      <status>unmodified</status>
      <modifiedWord/>
      <trackRevisions>false</trackRevisions>
    </reviewItem>
    <reviewItem>
      <errorID>9e78160d-aa9f-41d5-b7a6-e9ade081e247</errorID>
      <errorWord>)</errorWord>
      <group>L1_Format</group>
      <groupName>格式问题</groupName>
      <ability>L2_HalfPunc_CN</ability>
      <abilityName/>
      <candidateList>
        <item>）</item>
      </candidateList>
      <explain>文本全半角错误。</explain>
      <paraID>79FE919A</paraID>
      <start>54</start>
      <end>55</end>
      <status>unmodified</status>
      <modifiedWord/>
      <trackRevisions>false</trackRevisions>
    </reviewItem>
    <reviewItem>
      <errorID>83008567-8a4f-4d9e-b4df-e7d9ab081fca</errorID>
      <errorWord>(</errorWord>
      <group>L1_Format</group>
      <groupName>格式问题</groupName>
      <ability>L2_HalfPunc_CN</ability>
      <abilityName/>
      <candidateList>
        <item>（</item>
      </candidateList>
      <explain>文本全半角错误。</explain>
      <paraID>54B7D8EA</paraID>
      <start>43</start>
      <end>44</end>
      <status>unmodified</status>
      <modifiedWord/>
      <trackRevisions>false</trackRevisions>
    </reviewItem>
    <reviewItem>
      <errorID>fa8fc393-3208-4782-acf0-b49bc9c4815d</errorID>
      <errorWord>(</errorWord>
      <group>L1_Punc</group>
      <groupName>标点问题</groupName>
      <ability>L2_Punc_CN</ability>
      <abilityName/>
      <candidateList/>
      <explain>同一形式括号套用。</explain>
      <paraID>54B7D8EA</paraID>
      <start>52</start>
      <end>53</end>
      <status>unmodified</status>
      <modifiedWord/>
      <trackRevisions>false</trackRevisions>
    </reviewItem>
    <reviewItem>
      <errorID>d73574b7-f2d1-4f0e-a63d-8b8ad14519a0</errorID>
      <errorWord>)</errorWord>
      <group>L1_Punc</group>
      <groupName>标点问题</groupName>
      <ability>L2_Punc_CN</ability>
      <abilityName/>
      <candidateList/>
      <explain>同一形式括号套用。</explain>
      <paraID>54B7D8EA</paraID>
      <start>57</start>
      <end>58</end>
      <status>unmodified</status>
      <modifiedWord/>
      <trackRevisions>false</trackRevisions>
    </reviewItem>
    <reviewItem>
      <errorID>a7a298af-bdc0-41e1-b15f-57fd3dff7d1f</errorID>
      <errorWord>)</errorWord>
      <group>L1_Format</group>
      <groupName>格式问题</groupName>
      <ability>L2_HalfPunc_CN</ability>
      <abilityName/>
      <candidateList>
        <item>）</item>
      </candidateList>
      <explain>文本全半角错误。</explain>
      <paraID>54B7D8EA</paraID>
      <start>58</start>
      <end>59</end>
      <status>unmodified</status>
      <modifiedWord/>
      <trackRevisions>false</trackRevisions>
    </reviewItem>
    <reviewItem>
      <errorID>9a52797d-68c9-412e-909a-a47f51628490</errorID>
      <errorWord>(</errorWord>
      <group>L1_Format</group>
      <groupName>格式问题</groupName>
      <ability>L2_HalfPunc_CN</ability>
      <abilityName/>
      <candidateList>
        <item>（</item>
      </candidateList>
      <explain>文本全半角错误。</explain>
      <paraID>2D1FEC9A</paraID>
      <start>99</start>
      <end>100</end>
      <status>unmodified</status>
      <modifiedWord/>
      <trackRevisions>false</trackRevisions>
    </reviewItem>
    <reviewItem>
      <errorID>0e6afb99-4a1c-4cbc-abab-3cf694c04120</errorID>
      <errorWord>)</errorWord>
      <group>L1_Format</group>
      <groupName>格式问题</groupName>
      <ability>L2_HalfPunc_CN</ability>
      <abilityName/>
      <candidateList>
        <item>）</item>
      </candidateList>
      <explain>文本全半角错误。</explain>
      <paraID>2D1FEC9A</paraID>
      <start>103</start>
      <end>104</end>
      <status>unmodified</status>
      <modifiedWord/>
      <trackRevisions>false</trackRevisions>
    </reviewItem>
    <reviewItem>
      <errorID>410f3964-5311-4e18-b14e-95d5f41f4303</errorID>
      <errorWord>(</errorWord>
      <group>L1_Format</group>
      <groupName>格式问题</groupName>
      <ability>L2_HalfPunc_CN</ability>
      <abilityName/>
      <candidateList>
        <item>（</item>
      </candidateList>
      <explain>文本全半角错误。</explain>
      <paraID>2D1FEC9A</paraID>
      <start>114</start>
      <end>115</end>
      <status>unmodified</status>
      <modifiedWord/>
      <trackRevisions>false</trackRevisions>
    </reviewItem>
    <reviewItem>
      <errorID>213d44ef-db9f-4018-9130-85ad45dbbee3</errorID>
      <errorWord>)</errorWord>
      <group>L1_Format</group>
      <groupName>格式问题</groupName>
      <ability>L2_HalfPunc_CN</ability>
      <abilityName/>
      <candidateList>
        <item>）</item>
      </candidateList>
      <explain>文本全半角错误。</explain>
      <paraID>2D1FEC9A</paraID>
      <start>121</start>
      <end>122</end>
      <status>unmodified</status>
      <modifiedWord/>
      <trackRevisions>false</trackRevisions>
    </reviewItem>
    <reviewItem>
      <errorID>88efce4f-e48b-47f1-9af9-38f4330278a1</errorID>
      <errorWord>(</errorWord>
      <group>L1_Format</group>
      <groupName>格式问题</groupName>
      <ability>L2_HalfPunc_CN</ability>
      <abilityName/>
      <candidateList>
        <item>（</item>
      </candidateList>
      <explain>文本全半角错误。</explain>
      <paraID>2D1FEC9A</paraID>
      <start>135</start>
      <end>136</end>
      <status>unmodified</status>
      <modifiedWord/>
      <trackRevisions>false</trackRevisions>
    </reviewItem>
    <reviewItem>
      <errorID>b0777992-107a-45f4-890b-014c270289ea</errorID>
      <errorWord>)</errorWord>
      <group>L1_Format</group>
      <groupName>格式问题</groupName>
      <ability>L2_HalfPunc_CN</ability>
      <abilityName/>
      <candidateList>
        <item>）</item>
      </candidateList>
      <explain>文本全半角错误。</explain>
      <paraID>2D1FEC9A</paraID>
      <start>139</start>
      <end>140</end>
      <status>unmodified</status>
      <modifiedWord/>
      <trackRevisions>false</trackRevisions>
    </reviewItem>
    <reviewItem>
      <errorID>56462629-bb71-465c-b5c8-fc1cfe836bbb</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7BBAFA14</paraID>
      <start>83</start>
      <end>85</end>
      <status>unmodified</status>
      <modifiedWord/>
      <trackRevisions>false</trackRevisions>
    </reviewItem>
    <reviewItem>
      <errorID>0218b3c6-0e7b-4042-9d67-0422b09b4c36</errorID>
      <errorWord>(</errorWord>
      <group>L1_Format</group>
      <groupName>格式问题</groupName>
      <ability>L2_HalfPunc_CN</ability>
      <abilityName/>
      <candidateList>
        <item>（</item>
      </candidateList>
      <explain>文本全半角错误。</explain>
      <paraID>7BBAFA14</paraID>
      <start>166</start>
      <end>167</end>
      <status>unmodified</status>
      <modifiedWord/>
      <trackRevisions>false</trackRevisions>
    </reviewItem>
    <reviewItem>
      <errorID>b6d11537-261e-402e-b92c-1a449a42ae63</errorID>
      <errorWord>)</errorWord>
      <group>L1_Format</group>
      <groupName>格式问题</groupName>
      <ability>L2_HalfPunc_CN</ability>
      <abilityName/>
      <candidateList>
        <item>）</item>
      </candidateList>
      <explain>文本全半角错误。</explain>
      <paraID>7BBAFA14</paraID>
      <start>170</start>
      <end>171</end>
      <status>unmodified</status>
      <modifiedWord/>
      <trackRevisions>false</trackRevisions>
    </reviewItem>
    <reviewItem>
      <errorID>4ce60a4e-ff3c-46d1-a40d-dba9f6eace3f</errorID>
      <errorWord>(</errorWord>
      <group>L1_Format</group>
      <groupName>格式问题</groupName>
      <ability>L2_HalfPunc_CN</ability>
      <abilityName/>
      <candidateList>
        <item>（</item>
      </candidateList>
      <explain>文本全半角错误。</explain>
      <paraID>7BBAFA14</paraID>
      <start>177</start>
      <end>178</end>
      <status>unmodified</status>
      <modifiedWord/>
      <trackRevisions>false</trackRevisions>
    </reviewItem>
    <reviewItem>
      <errorID>bc732f9f-3135-45ca-a0c6-3efa21065ff5</errorID>
      <errorWord>)</errorWord>
      <group>L1_Format</group>
      <groupName>格式问题</groupName>
      <ability>L2_HalfPunc_CN</ability>
      <abilityName/>
      <candidateList>
        <item>）</item>
      </candidateList>
      <explain>文本全半角错误。</explain>
      <paraID>7BBAFA14</paraID>
      <start>181</start>
      <end>182</end>
      <status>unmodified</status>
      <modifiedWord/>
      <trackRevisions>false</trackRevisions>
    </reviewItem>
    <reviewItem>
      <errorID>a565742f-40c0-426d-baec-a442ca7c76e1</errorID>
      <errorWord>(</errorWord>
      <group>L1_Format</group>
      <groupName>格式问题</groupName>
      <ability>L2_HalfPunc_CN</ability>
      <abilityName/>
      <candidateList>
        <item>（</item>
      </candidateList>
      <explain>文本全半角错误。</explain>
      <paraID>7BBAFA14</paraID>
      <start>194</start>
      <end>195</end>
      <status>unmodified</status>
      <modifiedWord/>
      <trackRevisions>false</trackRevisions>
    </reviewItem>
    <reviewItem>
      <errorID>111e4317-f44d-456e-9262-8e77a7093d0a</errorID>
      <errorWord>)</errorWord>
      <group>L1_Format</group>
      <groupName>格式问题</groupName>
      <ability>L2_HalfPunc_CN</ability>
      <abilityName/>
      <candidateList>
        <item>）</item>
      </candidateList>
      <explain>文本全半角错误。</explain>
      <paraID>7BBAFA14</paraID>
      <start>203</start>
      <end>204</end>
      <status>unmodified</status>
      <modifiedWord/>
      <trackRevisions>false</trackRevisions>
    </reviewItem>
    <reviewItem>
      <errorID>efa64466-7304-41b1-b2ee-80acad300447</errorID>
      <errorWord>(</errorWord>
      <group>L1_Format</group>
      <groupName>格式问题</groupName>
      <ability>L2_HalfPunc_CN</ability>
      <abilityName/>
      <candidateList>
        <item>（</item>
      </candidateList>
      <explain>文本全半角错误。</explain>
      <paraID>7BBAFA14</paraID>
      <start>220</start>
      <end>221</end>
      <status>unmodified</status>
      <modifiedWord/>
      <trackRevisions>false</trackRevisions>
    </reviewItem>
    <reviewItem>
      <errorID>e8367049-04b1-4d77-a5ca-ee741527f751</errorID>
      <errorWord>)</errorWord>
      <group>L1_Format</group>
      <groupName>格式问题</groupName>
      <ability>L2_HalfPunc_CN</ability>
      <abilityName/>
      <candidateList>
        <item>）</item>
      </candidateList>
      <explain>文本全半角错误。</explain>
      <paraID>7BBAFA14</paraID>
      <start>227</start>
      <end>228</end>
      <status>unmodified</status>
      <modifiedWord/>
      <trackRevisions>false</trackRevisions>
    </reviewItem>
    <reviewItem>
      <errorID>b04d3a4b-93f1-478a-93c5-7d7ea9793a6c</errorID>
      <errorWord>、或者</errorWord>
      <group>L1_Word</group>
      <groupName>字词问题</groupName>
      <ability>L2_Typo</ability>
      <abilityName>字词错误</abilityName>
      <candidateList>
        <item>，或者</item>
      </candidateList>
      <explain/>
      <paraID>7BBAFA14</paraID>
      <start>240</start>
      <end>243</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6C1179-6C53-4F68-A34E-C4755FE2087B}">
  <ds:schemaRefs/>
</ds:datastoreItem>
</file>

<file path=docProps/app.xml><?xml version="1.0" encoding="utf-8"?>
<Properties xmlns="http://schemas.openxmlformats.org/officeDocument/2006/extended-properties" xmlns:vt="http://schemas.openxmlformats.org/officeDocument/2006/docPropsVTypes">
  <Template>smszy</Template>
  <Company>sipo</Company>
  <Pages>56</Pages>
  <Words>15189</Words>
  <Characters>15842</Characters>
  <Lines>247</Lines>
  <Paragraphs>69</Paragraphs>
  <TotalTime>6</TotalTime>
  <ScaleCrop>false</ScaleCrop>
  <LinksUpToDate>false</LinksUpToDate>
  <CharactersWithSpaces>15857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2026-05-29T09:20:00Z</dcterms:created>
  <dc:creator>cxf</dc:creator>
  <cp:lastModifiedBy>AAA</cp:lastModifiedBy>
  <cp:lastPrinted>2025-09-22T06:34:00Z</cp:lastPrinted>
  <dcterms:modified xsi:type="dcterms:W3CDTF">2026-06-17T07:41:57Z</dcterms:modified>
  <dc:title>说  明  书  摘  要</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eyJoZGlkIjoiM2ZlNjY2NDQ0ODMzMWEzOGNiOWM5YzMzYjM2ODg3MmUiLCJ1c2VySWQiOiI0ODEwODQ3OTgifQ==</vt:lpwstr>
  </property>
  <property fmtid="{D5CDD505-2E9C-101B-9397-08002B2CF9AE}" pid="4" name="ICV">
    <vt:lpwstr>9CFB8C3C2E384A9FA2EB7A8785D5D5DC_13</vt:lpwstr>
  </property>
</Properties>
</file>