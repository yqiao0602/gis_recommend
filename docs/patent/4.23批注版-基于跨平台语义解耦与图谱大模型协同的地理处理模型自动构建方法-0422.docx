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9"/>
          <w:footerReference w:type="default" r: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本发明公开了一种基于跨平台语义解耦与图谱大模型协同的地理处理模型自动构建方法，属于计算机与地理信息系统技术领域。所述方法包括：构建面向地理处理任务的条件化序列生成模型</w:t>
      </w:r>
      <w:r>
        <w:rPr>
          <w:rFonts w:ascii="Times New Roman" w:eastAsia="宋体" w:hAnsi="Times New Roman" w:cs="等线" w:hint="eastAsia"/>
          <w:color w:val="000000" w:themeColor="text1"/>
          <w:sz w:val="28"/>
          <w14:ligatures w14:val="none"/>
        </w:rPr>
        <w:t>CSG-Geo</w:t>
      </w:r>
      <w:r>
        <w:rPr>
          <w:rFonts w:ascii="Times New Roman" w:eastAsia="宋体" w:hAnsi="Times New Roman" w:cs="等线" w:hint="eastAsia"/>
          <w:color w:val="000000" w:themeColor="text1"/>
          <w:sz w:val="28"/>
          <w14:ligatures w14:val="none"/>
        </w:rPr>
        <w:t>及其约束推理机制；所述模型基于</w:t>
      </w:r>
      <w:r>
        <w:rPr>
          <w:rFonts w:ascii="Times New Roman" w:eastAsia="宋体" w:hAnsi="Times New Roman" w:cs="等线" w:hint="eastAsia"/>
          <w:color w:val="000000" w:themeColor="text1"/>
          <w:sz w:val="28"/>
          <w14:ligatures w14:val="none"/>
        </w:rPr>
        <w:t>Transformer</w:t>
      </w:r>
      <w:r>
        <w:rPr>
          <w:rFonts w:ascii="Times New Roman" w:eastAsia="宋体" w:hAnsi="Times New Roman" w:cs="等线" w:hint="eastAsia"/>
          <w:color w:val="000000" w:themeColor="text1"/>
          <w:sz w:val="28"/>
          <w14:ligatures w14:val="none"/>
        </w:rPr>
        <w:t>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跨平台语义解耦降低了对特定平台的依赖，并通过图谱与大模型协同推理提升了生成结果的结构合理性与可执行性，实现了从自然语言任务描述到地理处理模型的自动构建。</w:t>
      </w:r>
    </w:p>
    <w:p w14:paraId="5267B080" w14:textId="4CF4EC16" w:rsidR="003E6244" w:rsidRDefault="00DF5F01">
      <w:pPr>
        <w:spacing w:after="0" w:line="240" w:lineRule="auto"/>
        <w:jc w:val="center"/>
        <w:rPr>
          <w:rFonts w:ascii="Times New Roman" w:eastAsia="宋体" w:hAnsi="Times New Roman" w:cs="Times New Roman"/>
          <w:color w:val="000000" w:themeColor="text1"/>
          <w:sz w:val="24"/>
          <w:szCs w:val="28"/>
          <w14:ligatures w14:val="none"/>
        </w:rPr>
      </w:pPr>
      <w:ins w:id="0" w:author="yun qiao" w:date="2026-04-24T21:00:00Z">
        <w:r>
          <w:rPr>
            <w:rFonts w:hint="eastAsia"/>
          </w:rPr>
          <w:object w:dxaOrig="25656" w:dyaOrig="17125" w14:anchorId="33484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05pt;height:321.1pt" o:ole="">
              <v:imagedata r:id="rId11" o:title=""/>
            </v:shape>
            <o:OLEObject Type="Embed" ProgID="Visio.Drawing.15" ShapeID="_x0000_i1025" DrawAspect="Content" ObjectID="_1838643908" r:id="rId12"/>
          </w:object>
        </w:r>
      </w:ins>
      <w:commentRangeStart w:id="1"/>
      <w:del w:id="2" w:author="yun qiao" w:date="2026-04-24T15:36:00Z">
        <w:r w:rsidDel="0040320D">
          <w:rPr>
            <w:rFonts w:ascii="Times New Roman" w:eastAsia="宋体" w:hAnsi="Times New Roman" w:cs="Times New Roman"/>
            <w:noProof/>
            <w:color w:val="000000" w:themeColor="text1"/>
            <w:sz w:val="24"/>
            <w:szCs w:val="28"/>
            <w14:ligatures w14:val="none"/>
          </w:rPr>
          <w:drawing>
            <wp:inline distT="0" distB="0" distL="0" distR="0" wp14:anchorId="3BF9C7FF" wp14:editId="3F9CF9F1">
              <wp:extent cx="6120765" cy="467296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20765" cy="4672965"/>
                      </a:xfrm>
                      <a:prstGeom prst="rect">
                        <a:avLst/>
                      </a:prstGeom>
                      <a:noFill/>
                      <a:ln>
                        <a:noFill/>
                      </a:ln>
                    </pic:spPr>
                  </pic:pic>
                </a:graphicData>
              </a:graphic>
            </wp:inline>
          </w:drawing>
        </w:r>
      </w:del>
      <w:commentRangeEnd w:id="1"/>
      <w:r>
        <w:commentReference w:id="1"/>
      </w:r>
      <w:commentRangeStart w:id="3"/>
      <w:commentRangeEnd w:id="3"/>
      <w:r>
        <w:commentReference w:id="3"/>
      </w:r>
    </w:p>
    <w:p w14:paraId="6EEAF9D6" w14:textId="77777777" w:rsidR="003E6244" w:rsidRDefault="00000000">
      <w:pPr>
        <w:spacing w:after="0" w:line="240" w:lineRule="auto"/>
        <w:jc w:val="center"/>
        <w:rPr>
          <w:rFonts w:ascii="Times New Roman" w:eastAsia="宋体" w:hAnsi="Times New Roman" w:cs="Times New Roman"/>
          <w:color w:val="000000" w:themeColor="text1"/>
          <w:sz w:val="21"/>
          <w:szCs w:val="21"/>
          <w14:ligatures w14:val="none"/>
        </w:rPr>
        <w:sectPr w:rsidR="003E6244">
          <w:headerReference w:type="default" r:id="rId17"/>
          <w:footerReference w:type="default" r:id="rId18"/>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r>
      <w:r>
        <w:rPr>
          <w:rFonts w:ascii="Arial" w:eastAsia="黑体" w:hAnsi="Arial" w:cs="Times New Roman"/>
          <w:color w:val="000000" w:themeColor="text1"/>
          <w:sz w:val="21"/>
          <w:szCs w:val="21"/>
          <w14:ligatures w14:val="none"/>
        </w:rPr>
        <w:fldChar w:fldCharType="begin"/>
      </w:r>
      <w:r>
        <w:rPr>
          <w:rFonts w:ascii="Arial" w:eastAsia="黑体" w:hAnsi="Arial" w:cs="Times New Roman"/>
          <w:color w:val="000000" w:themeColor="text1"/>
          <w:sz w:val="21"/>
          <w:szCs w:val="21"/>
          <w14:ligatures w14:val="none"/>
        </w:rPr>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r>
      <w:r>
        <w:rPr>
          <w:rFonts w:ascii="Arial" w:eastAsia="黑体" w:hAnsi="Arial" w:cs="Times New Roman"/>
          <w:color w:val="000000" w:themeColor="text1"/>
          <w:sz w:val="21"/>
          <w:szCs w:val="21"/>
          <w14:ligatures w14:val="none"/>
        </w:rPr>
        <w:fldChar w:fldCharType="separate"/>
      </w:r>
      <w:r>
        <w:rPr>
          <w:rFonts w:ascii="Arial" w:eastAsia="黑体" w:hAnsi="Arial" w:cs="Times New Roman"/>
          <w:color w:val="000000" w:themeColor="text1"/>
          <w:sz w:val="21"/>
          <w:szCs w:val="21"/>
          <w14:ligatures w14:val="none"/>
        </w:rPr>
        <w:t>1</w:t>
      </w:r>
      <w:r>
        <w:rPr>
          <w:rFonts w:ascii="Arial" w:eastAsia="黑体" w:hAnsi="Arial" w:cs="Times New Roman"/>
          <w:color w:val="000000" w:themeColor="text1"/>
          <w:sz w:val="21"/>
          <w:szCs w:val="21"/>
          <w14:ligatures w14:val="none"/>
        </w:rPr>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3E6244"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commentRangeStart w:id="4"/>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commentRangeEnd w:id="4"/>
      <w:r>
        <w:commentReference w:id="4"/>
      </w:r>
    </w:p>
    <w:p w14:paraId="162E81D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w:t>
      </w:r>
      <w:r>
        <w:rPr>
          <w:rFonts w:ascii="Times New Roman" w:eastAsia="宋体" w:hAnsi="Times New Roman" w:cs="等线"/>
          <w:color w:val="000000" w:themeColor="text1"/>
          <w:sz w:val="28"/>
          <w14:ligatures w14:val="none"/>
        </w:rPr>
        <w:t>CSG-Geo</w:t>
      </w:r>
      <w:r>
        <w:rPr>
          <w:rFonts w:ascii="Times New Roman" w:eastAsia="宋体" w:hAnsi="Times New Roman" w:cs="等线"/>
          <w:color w:val="000000" w:themeColor="text1"/>
          <w:sz w:val="28"/>
          <w14:ligatures w14:val="none"/>
        </w:rPr>
        <w:t>（</w:t>
      </w:r>
      <w:r>
        <w:rPr>
          <w:rFonts w:ascii="Times New Roman" w:eastAsia="宋体" w:hAnsi="Times New Roman" w:cs="等线"/>
          <w:color w:val="000000" w:themeColor="text1"/>
          <w:sz w:val="28"/>
          <w14:ligatures w14:val="none"/>
        </w:rPr>
        <w:t>Conditional Semantic Generation for Geo-processing</w:t>
      </w:r>
      <w:r>
        <w:rPr>
          <w:rFonts w:ascii="Times New Roman" w:eastAsia="宋体" w:hAnsi="Times New Roman" w:cs="等线"/>
          <w:color w:val="000000" w:themeColor="text1"/>
          <w:sz w:val="28"/>
          <w14:ligatures w14:val="none"/>
        </w:rPr>
        <w:t>）；</w:t>
      </w:r>
    </w:p>
    <w:p w14:paraId="45B4B44B"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解码架构，通过融合任务文本语义、任务类型信息及知识图谱中的结构化语义约束构建统一条件表示，并在生成过程中引入约束感知调制机制，使生成过程受到数据依赖关系及数据类型约束的协同调控；</w:t>
      </w:r>
    </w:p>
    <w:p w14:paraId="0EDAA2F9"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34DF84B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4B5D18AE"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通过语义与结构约束对候选算子链进行筛选，并基于多源约束执行优化与迭代修复，获得满足语义一致性与结构可执行性的最优算子链及对应的自动化模型结构</w:t>
      </w:r>
      <w:r>
        <w:rPr>
          <w:rFonts w:ascii="Times New Roman" w:eastAsia="宋体" w:hAnsi="Times New Roman" w:cs="Times New Roman"/>
          <w:color w:val="000000" w:themeColor="text1"/>
          <w:sz w:val="28"/>
          <w:szCs w:val="28"/>
          <w14:ligatures w14:val="none"/>
        </w:rPr>
        <w:t>。</w:t>
      </w:r>
    </w:p>
    <w:p w14:paraId="1DBFA4F3"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 xml:space="preserve">2. </w:t>
      </w:r>
      <w:r>
        <w:rPr>
          <w:rFonts w:ascii="Times New Roman" w:eastAsia="宋体" w:hAnsi="Times New Roman" w:cs="Times New Roman"/>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Times New Roman" w:hint="eastAsia"/>
          <w:color w:val="000000" w:themeColor="text1"/>
          <w:sz w:val="28"/>
          <w:szCs w:val="28"/>
          <w14:ligatures w14:val="none"/>
        </w:rPr>
        <w:t>所述模型</w:t>
      </w:r>
      <w:bookmarkStart w:id="5" w:name="_Hlk225008954"/>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2936ECE"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09F252D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717A15F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p>
    <w:bookmarkEnd w:id="5"/>
    <w:p w14:paraId="3E6D24FC" w14:textId="77777777" w:rsidR="003E6244"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 xml:space="preserve">3. </w:t>
      </w:r>
      <w:r>
        <w:rPr>
          <w:rFonts w:ascii="Times New Roman" w:eastAsia="宋体" w:hAnsi="Times New Roman" w:cs="等线" w:hint="eastAsia"/>
          <w:sz w:val="28"/>
          <w14:ligatures w14:val="none"/>
        </w:rPr>
        <w:t>根据权利要求</w:t>
      </w:r>
      <w:r>
        <w:rPr>
          <w:rFonts w:ascii="Times New Roman" w:eastAsia="宋体" w:hAnsi="Times New Roman" w:cs="等线" w:hint="eastAsia"/>
          <w:sz w:val="28"/>
          <w14:ligatures w14:val="none"/>
        </w:rPr>
        <w:t>2</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w:t>
      </w:r>
      <w:r>
        <w:rPr>
          <w:rFonts w:ascii="Times New Roman" w:eastAsia="宋体" w:hAnsi="Times New Roman" w:cs="等线" w:hint="eastAsia"/>
          <w:sz w:val="28"/>
          <w14:ligatures w14:val="none"/>
        </w:rPr>
        <w:lastRenderedPageBreak/>
        <w:t>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1F7E7D83"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bookmarkStart w:id="6" w:name="_Hlk211500599"/>
    </w:p>
    <w:p w14:paraId="1DBD898D"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 xml:space="preserve">5.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6"/>
    <w:p w14:paraId="7D4DAB3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 xml:space="preserve">6.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27AE9BF9" w14:textId="319B78FB" w:rsidR="003E6244" w:rsidDel="00E67E65" w:rsidRDefault="00000000">
      <w:pPr>
        <w:spacing w:after="0" w:line="480" w:lineRule="exact"/>
        <w:ind w:firstLineChars="200" w:firstLine="560"/>
        <w:jc w:val="both"/>
        <w:rPr>
          <w:del w:id="7" w:author="yun qiao" w:date="2026-04-25T17:3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w:t>
      </w:r>
      <w:ins w:id="8" w:author="yun qiao" w:date="2026-04-25T17:35:00Z">
        <w:r w:rsidR="00E67E65">
          <w:rPr>
            <w:rFonts w:ascii="Times New Roman" w:eastAsia="宋体" w:hAnsi="Times New Roman" w:cs="Times New Roman" w:hint="eastAsia"/>
            <w:color w:val="000000" w:themeColor="text1"/>
            <w:sz w:val="28"/>
            <w:szCs w:val="28"/>
            <w14:ligatures w14:val="none"/>
          </w:rPr>
          <w:t>,</w:t>
        </w:r>
      </w:ins>
      <w:del w:id="9" w:author="yun qiao" w:date="2026-04-25T17:35:00Z">
        <w:r w:rsidDel="00E67E65">
          <w:rPr>
            <w:rFonts w:ascii="Times New Roman" w:eastAsia="宋体" w:hAnsi="Times New Roman" w:cs="Times New Roman"/>
            <w:color w:val="000000" w:themeColor="text1"/>
            <w:sz w:val="28"/>
            <w:szCs w:val="28"/>
            <w14:ligatures w14:val="none"/>
          </w:rPr>
          <w:delText>，其评分形式为：</w:delText>
        </w:r>
      </w:del>
    </w:p>
    <w:p w14:paraId="02DF12DA" w14:textId="212C6052" w:rsidR="003E6244" w:rsidDel="00E67E65" w:rsidRDefault="00000000">
      <w:pPr>
        <w:spacing w:after="0" w:line="480" w:lineRule="exact"/>
        <w:ind w:firstLineChars="200" w:firstLine="560"/>
        <w:jc w:val="both"/>
        <w:rPr>
          <w:del w:id="10" w:author="yun qiao" w:date="2026-04-25T17:35:00Z"/>
          <w:rFonts w:ascii="Times New Roman" w:eastAsia="宋体" w:hAnsi="Times New Roman" w:cs="Times New Roman"/>
          <w:color w:val="000000" w:themeColor="text1"/>
          <w:sz w:val="28"/>
          <w:szCs w:val="28"/>
          <w14:ligatures w14:val="none"/>
        </w:rPr>
        <w:pPrChange w:id="11" w:author="yun qiao" w:date="2026-04-25T17:35:00Z">
          <w:pPr>
            <w:widowControl/>
            <w:spacing w:before="100" w:after="0" w:line="360" w:lineRule="auto"/>
            <w:ind w:firstLineChars="202" w:firstLine="566"/>
            <w:jc w:val="both"/>
          </w:pPr>
        </w:pPrChange>
      </w:pPr>
      <m:oMathPara>
        <m:oMath>
          <m:r>
            <w:del w:id="12" w:author="yun qiao" w:date="2026-04-25T17:35:00Z">
              <m:rPr>
                <m:nor/>
              </m:rPr>
              <w:rPr>
                <w:rFonts w:ascii="Times New Roman" w:eastAsia="宋体" w:hAnsi="Times New Roman" w:cs="Times New Roman"/>
                <w:color w:val="000000" w:themeColor="text1"/>
                <w:sz w:val="28"/>
                <w:szCs w:val="28"/>
                <w14:ligatures w14:val="none"/>
              </w:rPr>
              <m:t>Score</m:t>
            </w:del>
          </m:r>
          <m:d>
            <m:dPr>
              <m:ctrlPr>
                <w:del w:id="13" w:author="yun qiao" w:date="2026-04-25T17:35:00Z">
                  <w:rPr>
                    <w:rFonts w:ascii="Cambria Math" w:eastAsia="宋体" w:hAnsi="Cambria Math" w:cs="Times New Roman"/>
                    <w:i/>
                    <w:color w:val="000000" w:themeColor="text1"/>
                    <w:sz w:val="28"/>
                    <w:szCs w:val="28"/>
                    <w14:ligatures w14:val="none"/>
                  </w:rPr>
                </w:del>
              </m:ctrlPr>
            </m:dPr>
            <m:e>
              <m:r>
                <w:del w:id="14" w:author="yun qiao" w:date="2026-04-25T17:35:00Z">
                  <w:rPr>
                    <w:rFonts w:ascii="Cambria Math" w:eastAsia="宋体" w:hAnsi="Cambria Math" w:cs="Times New Roman"/>
                    <w:color w:val="000000" w:themeColor="text1"/>
                    <w:sz w:val="28"/>
                    <w:szCs w:val="28"/>
                    <w14:ligatures w14:val="none"/>
                  </w:rPr>
                  <m:t>C</m:t>
                </w:del>
              </m:r>
            </m:e>
          </m:d>
          <m:r>
            <w:del w:id="15" w:author="yun qiao" w:date="2026-04-25T17:35:00Z">
              <w:rPr>
                <w:rFonts w:ascii="Cambria Math" w:eastAsia="宋体" w:hAnsi="Cambria Math" w:cs="Times New Roman"/>
                <w:color w:val="000000" w:themeColor="text1"/>
                <w:sz w:val="28"/>
                <w:szCs w:val="28"/>
                <w14:ligatures w14:val="none"/>
              </w:rPr>
              <m:t>=</m:t>
            </w:del>
          </m:r>
          <m:nary>
            <m:naryPr>
              <m:chr m:val="∑"/>
              <m:ctrlPr>
                <w:del w:id="16" w:author="yun qiao" w:date="2026-04-25T17:35:00Z">
                  <w:rPr>
                    <w:rFonts w:ascii="Cambria Math" w:eastAsia="宋体" w:hAnsi="Cambria Math" w:cs="Times New Roman"/>
                    <w:color w:val="000000" w:themeColor="text1"/>
                    <w:sz w:val="28"/>
                    <w:szCs w:val="28"/>
                    <w14:ligatures w14:val="none"/>
                  </w:rPr>
                </w:del>
              </m:ctrlPr>
            </m:naryPr>
            <m:sub>
              <m:r>
                <w:del w:id="17" w:author="yun qiao" w:date="2026-04-25T17:35:00Z">
                  <w:rPr>
                    <w:rFonts w:ascii="Cambria Math" w:eastAsia="宋体" w:hAnsi="Cambria Math" w:cs="Times New Roman"/>
                    <w:color w:val="000000" w:themeColor="text1"/>
                    <w:sz w:val="28"/>
                    <w:szCs w:val="28"/>
                    <w14:ligatures w14:val="none"/>
                  </w:rPr>
                  <m:t>i=1</m:t>
                </w:del>
              </m:r>
              <m:ctrlPr>
                <w:del w:id="18" w:author="yun qiao" w:date="2026-04-25T17:35:00Z">
                  <w:rPr>
                    <w:rFonts w:ascii="Cambria Math" w:eastAsia="宋体" w:hAnsi="Cambria Math" w:cs="Times New Roman"/>
                    <w:i/>
                    <w:color w:val="000000" w:themeColor="text1"/>
                    <w:sz w:val="28"/>
                    <w:szCs w:val="28"/>
                    <w14:ligatures w14:val="none"/>
                  </w:rPr>
                </w:del>
              </m:ctrlPr>
            </m:sub>
            <m:sup>
              <m:r>
                <w:del w:id="19" w:author="yun qiao" w:date="2026-04-25T17:35:00Z">
                  <w:rPr>
                    <w:rFonts w:ascii="Cambria Math" w:eastAsia="宋体" w:hAnsi="Cambria Math" w:cs="Times New Roman"/>
                    <w:color w:val="000000" w:themeColor="text1"/>
                    <w:sz w:val="28"/>
                    <w:szCs w:val="28"/>
                    <w14:ligatures w14:val="none"/>
                  </w:rPr>
                  <m:t>T</m:t>
                </w:del>
              </m:r>
              <m:ctrlPr>
                <w:del w:id="20" w:author="yun qiao" w:date="2026-04-25T17:35:00Z">
                  <w:rPr>
                    <w:rFonts w:ascii="Cambria Math" w:eastAsia="宋体" w:hAnsi="Cambria Math" w:cs="Times New Roman"/>
                    <w:i/>
                    <w:color w:val="000000" w:themeColor="text1"/>
                    <w:sz w:val="28"/>
                    <w:szCs w:val="28"/>
                    <w14:ligatures w14:val="none"/>
                  </w:rPr>
                </w:del>
              </m:ctrlPr>
            </m:sup>
            <m:e>
              <m:sSub>
                <m:sSubPr>
                  <m:ctrlPr>
                    <w:del w:id="21" w:author="yun qiao" w:date="2026-04-25T17:35:00Z">
                      <w:rPr>
                        <w:rFonts w:ascii="Cambria Math" w:eastAsia="宋体" w:hAnsi="Cambria Math" w:cs="Times New Roman"/>
                        <w:i/>
                        <w:color w:val="000000" w:themeColor="text1"/>
                        <w:sz w:val="28"/>
                        <w:szCs w:val="28"/>
                        <w14:ligatures w14:val="none"/>
                      </w:rPr>
                    </w:del>
                  </m:ctrlPr>
                </m:sSubPr>
                <m:e>
                  <m:r>
                    <w:del w:id="22" w:author="yun qiao" w:date="2026-04-25T17:35:00Z">
                      <w:rPr>
                        <w:rFonts w:ascii="Cambria Math" w:eastAsia="宋体" w:hAnsi="Cambria Math" w:cs="Times New Roman"/>
                        <w:color w:val="000000" w:themeColor="text1"/>
                        <w:sz w:val="28"/>
                        <w:szCs w:val="28"/>
                        <w14:ligatures w14:val="none"/>
                      </w:rPr>
                      <m:t>S</m:t>
                    </w:del>
                  </m:r>
                </m:e>
                <m:sub>
                  <m:r>
                    <w:del w:id="23" w:author="yun qiao" w:date="2026-04-25T17:35:00Z">
                      <w:rPr>
                        <w:rFonts w:ascii="Cambria Math" w:eastAsia="宋体" w:hAnsi="Cambria Math" w:cs="Times New Roman"/>
                        <w:color w:val="000000" w:themeColor="text1"/>
                        <w:sz w:val="28"/>
                        <w:szCs w:val="28"/>
                        <w14:ligatures w14:val="none"/>
                      </w:rPr>
                      <m:t>map</m:t>
                    </w:del>
                  </m:r>
                </m:sub>
              </m:sSub>
              <m:d>
                <m:dPr>
                  <m:ctrlPr>
                    <w:del w:id="24" w:author="yun qiao" w:date="2026-04-25T17:35:00Z">
                      <w:rPr>
                        <w:rFonts w:ascii="Cambria Math" w:eastAsia="宋体" w:hAnsi="Cambria Math" w:cs="Times New Roman"/>
                        <w:i/>
                        <w:color w:val="000000" w:themeColor="text1"/>
                        <w:sz w:val="28"/>
                        <w:szCs w:val="28"/>
                        <w14:ligatures w14:val="none"/>
                      </w:rPr>
                    </w:del>
                  </m:ctrlPr>
                </m:dPr>
                <m:e>
                  <m:sSub>
                    <m:sSubPr>
                      <m:ctrlPr>
                        <w:del w:id="25" w:author="yun qiao" w:date="2026-04-25T17:35:00Z">
                          <w:rPr>
                            <w:rFonts w:ascii="Cambria Math" w:eastAsia="宋体" w:hAnsi="Cambria Math" w:cs="Times New Roman"/>
                            <w:i/>
                            <w:color w:val="000000" w:themeColor="text1"/>
                            <w:sz w:val="28"/>
                            <w:szCs w:val="28"/>
                            <w14:ligatures w14:val="none"/>
                          </w:rPr>
                        </w:del>
                      </m:ctrlPr>
                    </m:sSubPr>
                    <m:e>
                      <m:r>
                        <w:del w:id="26" w:author="yun qiao" w:date="2026-04-25T17:35:00Z">
                          <w:rPr>
                            <w:rFonts w:ascii="Cambria Math" w:eastAsia="宋体" w:hAnsi="Cambria Math" w:cs="Times New Roman"/>
                            <w:color w:val="000000" w:themeColor="text1"/>
                            <w:sz w:val="28"/>
                            <w:szCs w:val="28"/>
                            <w14:ligatures w14:val="none"/>
                          </w:rPr>
                          <m:t>o</m:t>
                        </w:del>
                      </m:r>
                    </m:e>
                    <m:sub>
                      <m:r>
                        <w:del w:id="27" w:author="yun qiao" w:date="2026-04-25T17:35:00Z">
                          <w:rPr>
                            <w:rFonts w:ascii="Cambria Math" w:eastAsia="宋体" w:hAnsi="Cambria Math" w:cs="Times New Roman"/>
                            <w:color w:val="000000" w:themeColor="text1"/>
                            <w:sz w:val="28"/>
                            <w:szCs w:val="28"/>
                            <w14:ligatures w14:val="none"/>
                          </w:rPr>
                          <m:t>i</m:t>
                        </w:del>
                      </m:r>
                    </m:sub>
                  </m:sSub>
                  <m:r>
                    <w:del w:id="28" w:author="yun qiao" w:date="2026-04-25T17:35:00Z">
                      <w:rPr>
                        <w:rFonts w:ascii="Cambria Math" w:eastAsia="宋体" w:hAnsi="Cambria Math" w:cs="Times New Roman"/>
                        <w:color w:val="000000" w:themeColor="text1"/>
                        <w:sz w:val="28"/>
                        <w:szCs w:val="28"/>
                        <w14:ligatures w14:val="none"/>
                      </w:rPr>
                      <m:t>,</m:t>
                    </w:del>
                  </m:r>
                  <m:sSub>
                    <m:sSubPr>
                      <m:ctrlPr>
                        <w:del w:id="29" w:author="yun qiao" w:date="2026-04-25T17:35:00Z">
                          <w:rPr>
                            <w:rFonts w:ascii="Cambria Math" w:eastAsia="宋体" w:hAnsi="Cambria Math" w:cs="Times New Roman"/>
                            <w:i/>
                            <w:color w:val="000000" w:themeColor="text1"/>
                            <w:sz w:val="28"/>
                            <w:szCs w:val="28"/>
                            <w14:ligatures w14:val="none"/>
                          </w:rPr>
                        </w:del>
                      </m:ctrlPr>
                    </m:sSubPr>
                    <m:e>
                      <m:r>
                        <w:del w:id="30" w:author="yun qiao" w:date="2026-04-25T17:35:00Z">
                          <w:rPr>
                            <w:rFonts w:ascii="Cambria Math" w:eastAsia="宋体" w:hAnsi="Cambria Math" w:cs="Times New Roman"/>
                            <w:color w:val="000000" w:themeColor="text1"/>
                            <w:sz w:val="28"/>
                            <w:szCs w:val="28"/>
                            <w14:ligatures w14:val="none"/>
                          </w:rPr>
                          <m:t>p</m:t>
                        </w:del>
                      </m:r>
                    </m:e>
                    <m:sub>
                      <m:r>
                        <w:del w:id="31" w:author="yun qiao" w:date="2026-04-25T17:35:00Z">
                          <w:rPr>
                            <w:rFonts w:ascii="Cambria Math" w:eastAsia="宋体" w:hAnsi="Cambria Math" w:cs="Times New Roman"/>
                            <w:color w:val="000000" w:themeColor="text1"/>
                            <w:sz w:val="28"/>
                            <w:szCs w:val="28"/>
                            <w14:ligatures w14:val="none"/>
                          </w:rPr>
                          <m:t>i</m:t>
                        </w:del>
                      </m:r>
                    </m:sub>
                  </m:sSub>
                </m:e>
              </m:d>
              <m:ctrlPr>
                <w:del w:id="32" w:author="yun qiao" w:date="2026-04-25T17:35:00Z">
                  <w:rPr>
                    <w:rFonts w:ascii="Cambria Math" w:eastAsia="宋体" w:hAnsi="Cambria Math" w:cs="Times New Roman"/>
                    <w:i/>
                    <w:color w:val="000000" w:themeColor="text1"/>
                    <w:sz w:val="28"/>
                    <w:szCs w:val="28"/>
                    <w14:ligatures w14:val="none"/>
                  </w:rPr>
                </w:del>
              </m:ctrlPr>
            </m:e>
          </m:nary>
          <m:r>
            <w:del w:id="33" w:author="yun qiao" w:date="2026-04-25T17:35:00Z">
              <w:rPr>
                <w:rFonts w:ascii="Cambria Math" w:eastAsia="宋体" w:hAnsi="Cambria Math" w:cs="Times New Roman"/>
                <w:color w:val="000000" w:themeColor="text1"/>
                <w:sz w:val="28"/>
                <w:szCs w:val="28"/>
                <w14:ligatures w14:val="none"/>
              </w:rPr>
              <m:t>+</m:t>
            </w:del>
          </m:r>
          <m:nary>
            <m:naryPr>
              <m:chr m:val="∑"/>
              <m:ctrlPr>
                <w:del w:id="34" w:author="yun qiao" w:date="2026-04-25T17:35:00Z">
                  <w:rPr>
                    <w:rFonts w:ascii="Cambria Math" w:eastAsia="宋体" w:hAnsi="Cambria Math" w:cs="Times New Roman"/>
                    <w:color w:val="000000" w:themeColor="text1"/>
                    <w:sz w:val="28"/>
                    <w:szCs w:val="28"/>
                    <w14:ligatures w14:val="none"/>
                  </w:rPr>
                </w:del>
              </m:ctrlPr>
            </m:naryPr>
            <m:sub>
              <m:r>
                <w:del w:id="35" w:author="yun qiao" w:date="2026-04-25T17:35:00Z">
                  <w:rPr>
                    <w:rFonts w:ascii="Cambria Math" w:eastAsia="宋体" w:hAnsi="Cambria Math" w:cs="Times New Roman"/>
                    <w:color w:val="000000" w:themeColor="text1"/>
                    <w:sz w:val="28"/>
                    <w:szCs w:val="28"/>
                    <w14:ligatures w14:val="none"/>
                  </w:rPr>
                  <m:t>i=1</m:t>
                </w:del>
              </m:r>
              <m:ctrlPr>
                <w:del w:id="36" w:author="yun qiao" w:date="2026-04-25T17:35:00Z">
                  <w:rPr>
                    <w:rFonts w:ascii="Cambria Math" w:eastAsia="宋体" w:hAnsi="Cambria Math" w:cs="Times New Roman"/>
                    <w:i/>
                    <w:color w:val="000000" w:themeColor="text1"/>
                    <w:sz w:val="28"/>
                    <w:szCs w:val="28"/>
                    <w14:ligatures w14:val="none"/>
                  </w:rPr>
                </w:del>
              </m:ctrlPr>
            </m:sub>
            <m:sup>
              <m:r>
                <w:del w:id="37" w:author="yun qiao" w:date="2026-04-25T17:35:00Z">
                  <w:rPr>
                    <w:rFonts w:ascii="Cambria Math" w:eastAsia="宋体" w:hAnsi="Cambria Math" w:cs="Times New Roman"/>
                    <w:color w:val="000000" w:themeColor="text1"/>
                    <w:sz w:val="28"/>
                    <w:szCs w:val="28"/>
                    <w14:ligatures w14:val="none"/>
                  </w:rPr>
                  <m:t>T-1</m:t>
                </w:del>
              </m:r>
              <m:ctrlPr>
                <w:del w:id="38" w:author="yun qiao" w:date="2026-04-25T17:35:00Z">
                  <w:rPr>
                    <w:rFonts w:ascii="Cambria Math" w:eastAsia="宋体" w:hAnsi="Cambria Math" w:cs="Times New Roman"/>
                    <w:i/>
                    <w:color w:val="000000" w:themeColor="text1"/>
                    <w:sz w:val="28"/>
                    <w:szCs w:val="28"/>
                    <w14:ligatures w14:val="none"/>
                  </w:rPr>
                </w:del>
              </m:ctrlPr>
            </m:sup>
            <m:e>
              <m:r>
                <w:del w:id="39" w:author="yun qiao" w:date="2026-04-25T17:35:00Z">
                  <w:rPr>
                    <w:rFonts w:ascii="Cambria Math" w:eastAsia="宋体" w:hAnsi="Cambria Math" w:cs="Times New Roman"/>
                    <w:color w:val="000000" w:themeColor="text1"/>
                    <w:sz w:val="28"/>
                    <w:szCs w:val="28"/>
                    <w14:ligatures w14:val="none"/>
                  </w:rPr>
                  <m:t xml:space="preserve"> </m:t>
                </w:del>
              </m:r>
              <m:ctrlPr>
                <w:del w:id="40" w:author="yun qiao" w:date="2026-04-25T17:35:00Z">
                  <w:rPr>
                    <w:rFonts w:ascii="Cambria Math" w:eastAsia="宋体" w:hAnsi="Cambria Math" w:cs="Times New Roman"/>
                    <w:i/>
                    <w:color w:val="000000" w:themeColor="text1"/>
                    <w:sz w:val="28"/>
                    <w:szCs w:val="28"/>
                    <w14:ligatures w14:val="none"/>
                  </w:rPr>
                </w:del>
              </m:ctrlPr>
            </m:e>
          </m:nary>
          <m:func>
            <m:funcPr>
              <m:ctrlPr>
                <w:del w:id="41" w:author="yun qiao" w:date="2026-04-25T17:35:00Z">
                  <w:rPr>
                    <w:rFonts w:ascii="Cambria Math" w:eastAsia="宋体" w:hAnsi="Cambria Math" w:cs="Times New Roman"/>
                    <w:i/>
                    <w:color w:val="000000" w:themeColor="text1"/>
                    <w:sz w:val="28"/>
                    <w:szCs w:val="28"/>
                    <w14:ligatures w14:val="none"/>
                  </w:rPr>
                </w:del>
              </m:ctrlPr>
            </m:funcPr>
            <m:fName>
              <m:r>
                <w:del w:id="42" w:author="yun qiao" w:date="2026-04-25T17:35:00Z">
                  <m:rPr>
                    <m:sty m:val="p"/>
                  </m:rPr>
                  <w:rPr>
                    <w:rFonts w:ascii="Cambria Math" w:eastAsia="宋体" w:hAnsi="Cambria Math" w:cs="Times New Roman"/>
                    <w:color w:val="000000" w:themeColor="text1"/>
                    <w:sz w:val="28"/>
                    <w:szCs w:val="28"/>
                    <w14:ligatures w14:val="none"/>
                  </w:rPr>
                  <m:t>log</m:t>
                </w:del>
              </m:r>
            </m:fName>
            <m:e>
              <m:sSub>
                <m:sSubPr>
                  <m:ctrlPr>
                    <w:del w:id="43" w:author="yun qiao" w:date="2026-04-25T17:35:00Z">
                      <w:rPr>
                        <w:rFonts w:ascii="Cambria Math" w:eastAsia="宋体" w:hAnsi="Cambria Math" w:cs="Times New Roman"/>
                        <w:i/>
                        <w:color w:val="000000" w:themeColor="text1"/>
                        <w:sz w:val="28"/>
                        <w:szCs w:val="28"/>
                        <w14:ligatures w14:val="none"/>
                      </w:rPr>
                    </w:del>
                  </m:ctrlPr>
                </m:sSubPr>
                <m:e>
                  <m:r>
                    <w:del w:id="44" w:author="yun qiao" w:date="2026-04-25T17:35:00Z">
                      <w:rPr>
                        <w:rFonts w:ascii="Cambria Math" w:eastAsia="宋体" w:hAnsi="Cambria Math" w:cs="Times New Roman" w:hint="eastAsia"/>
                        <w:color w:val="000000" w:themeColor="text1"/>
                        <w:sz w:val="28"/>
                        <w:szCs w:val="28"/>
                        <w14:ligatures w14:val="none"/>
                      </w:rPr>
                      <m:t>f</m:t>
                    </w:del>
                  </m:r>
                  <m:ctrlPr>
                    <w:del w:id="45" w:author="yun qiao" w:date="2026-04-25T17:35:00Z">
                      <w:rPr>
                        <w:rFonts w:ascii="Cambria Math" w:eastAsia="宋体" w:hAnsi="Cambria Math" w:cs="Times New Roman" w:hint="eastAsia"/>
                        <w:i/>
                        <w:color w:val="000000" w:themeColor="text1"/>
                        <w:sz w:val="28"/>
                        <w:szCs w:val="28"/>
                        <w14:ligatures w14:val="none"/>
                      </w:rPr>
                    </w:del>
                  </m:ctrlPr>
                </m:e>
                <m:sub>
                  <m:r>
                    <w:del w:id="46" w:author="yun qiao" w:date="2026-04-25T17:35:00Z">
                      <m:rPr>
                        <m:nor/>
                      </m:rPr>
                      <w:rPr>
                        <w:rFonts w:ascii="Cambria Math" w:eastAsia="宋体" w:hAnsi="Cambria Math" w:cs="Times New Roman" w:hint="eastAsia"/>
                        <w:color w:val="000000" w:themeColor="text1"/>
                        <w:sz w:val="28"/>
                        <w:szCs w:val="28"/>
                        <w14:ligatures w14:val="none"/>
                      </w:rPr>
                      <m:t>cons</m:t>
                    </w:del>
                  </m:r>
                </m:sub>
              </m:sSub>
              <m:d>
                <m:dPr>
                  <m:ctrlPr>
                    <w:del w:id="47" w:author="yun qiao" w:date="2026-04-25T17:35:00Z">
                      <w:rPr>
                        <w:rFonts w:ascii="Cambria Math" w:eastAsia="宋体" w:hAnsi="Cambria Math" w:cs="Times New Roman"/>
                        <w:i/>
                        <w:color w:val="000000" w:themeColor="text1"/>
                        <w:sz w:val="28"/>
                        <w:szCs w:val="28"/>
                        <w14:ligatures w14:val="none"/>
                      </w:rPr>
                    </w:del>
                  </m:ctrlPr>
                </m:dPr>
                <m:e>
                  <m:sSub>
                    <m:sSubPr>
                      <m:ctrlPr>
                        <w:del w:id="48" w:author="yun qiao" w:date="2026-04-25T17:35:00Z">
                          <w:rPr>
                            <w:rFonts w:ascii="Cambria Math" w:eastAsia="宋体" w:hAnsi="Cambria Math" w:cs="Times New Roman"/>
                            <w:i/>
                            <w:color w:val="000000" w:themeColor="text1"/>
                            <w:sz w:val="28"/>
                            <w:szCs w:val="28"/>
                            <w14:ligatures w14:val="none"/>
                          </w:rPr>
                        </w:del>
                      </m:ctrlPr>
                    </m:sSubPr>
                    <m:e>
                      <m:r>
                        <w:del w:id="49" w:author="yun qiao" w:date="2026-04-25T17:35:00Z">
                          <w:rPr>
                            <w:rFonts w:ascii="Cambria Math" w:eastAsia="宋体" w:hAnsi="Cambria Math" w:cs="Times New Roman" w:hint="eastAsia"/>
                            <w:color w:val="000000" w:themeColor="text1"/>
                            <w:sz w:val="28"/>
                            <w:szCs w:val="28"/>
                            <w14:ligatures w14:val="none"/>
                          </w:rPr>
                          <m:t>o</m:t>
                        </w:del>
                      </m:r>
                    </m:e>
                    <m:sub>
                      <m:r>
                        <w:del w:id="50" w:author="yun qiao" w:date="2026-04-25T17:35:00Z">
                          <w:rPr>
                            <w:rFonts w:ascii="Cambria Math" w:eastAsia="宋体" w:hAnsi="Cambria Math" w:cs="Times New Roman" w:hint="eastAsia"/>
                            <w:color w:val="000000" w:themeColor="text1"/>
                            <w:sz w:val="28"/>
                            <w:szCs w:val="28"/>
                            <w14:ligatures w14:val="none"/>
                          </w:rPr>
                          <m:t>i</m:t>
                        </w:del>
                      </m:r>
                    </m:sub>
                  </m:sSub>
                  <m:r>
                    <w:del w:id="51" w:author="yun qiao" w:date="2026-04-25T17:35:00Z">
                      <w:rPr>
                        <w:rFonts w:ascii="Cambria Math" w:eastAsia="宋体" w:hAnsi="Cambria Math" w:cs="Times New Roman" w:hint="eastAsia"/>
                        <w:color w:val="000000" w:themeColor="text1"/>
                        <w:sz w:val="28"/>
                        <w:szCs w:val="28"/>
                        <w14:ligatures w14:val="none"/>
                      </w:rPr>
                      <m:t>,</m:t>
                    </w:del>
                  </m:r>
                  <m:sSub>
                    <m:sSubPr>
                      <m:ctrlPr>
                        <w:del w:id="52" w:author="yun qiao" w:date="2026-04-25T17:35:00Z">
                          <w:rPr>
                            <w:rFonts w:ascii="Cambria Math" w:eastAsia="宋体" w:hAnsi="Cambria Math" w:cs="Times New Roman"/>
                            <w:i/>
                            <w:color w:val="000000" w:themeColor="text1"/>
                            <w:sz w:val="28"/>
                            <w:szCs w:val="28"/>
                            <w14:ligatures w14:val="none"/>
                          </w:rPr>
                        </w:del>
                      </m:ctrlPr>
                    </m:sSubPr>
                    <m:e>
                      <m:r>
                        <w:del w:id="53" w:author="yun qiao" w:date="2026-04-25T17:35:00Z">
                          <w:rPr>
                            <w:rFonts w:ascii="Cambria Math" w:eastAsia="宋体" w:hAnsi="Cambria Math" w:cs="Times New Roman" w:hint="eastAsia"/>
                            <w:color w:val="000000" w:themeColor="text1"/>
                            <w:sz w:val="28"/>
                            <w:szCs w:val="28"/>
                            <w14:ligatures w14:val="none"/>
                          </w:rPr>
                          <m:t>o</m:t>
                        </w:del>
                      </m:r>
                    </m:e>
                    <m:sub>
                      <m:r>
                        <w:del w:id="54" w:author="yun qiao" w:date="2026-04-25T17:35:00Z">
                          <w:rPr>
                            <w:rFonts w:ascii="Cambria Math" w:eastAsia="宋体" w:hAnsi="Cambria Math" w:cs="Times New Roman" w:hint="eastAsia"/>
                            <w:color w:val="000000" w:themeColor="text1"/>
                            <w:sz w:val="28"/>
                            <w:szCs w:val="28"/>
                            <w14:ligatures w14:val="none"/>
                          </w:rPr>
                          <m:t>i+1</m:t>
                        </w:del>
                      </m:r>
                    </m:sub>
                  </m:sSub>
                  <m:r>
                    <w:del w:id="55" w:author="yun qiao" w:date="2026-04-25T17:35:00Z">
                      <w:rPr>
                        <w:rFonts w:ascii="Cambria Math" w:eastAsia="宋体" w:hAnsi="Cambria Math" w:cs="Times New Roman" w:hint="eastAsia"/>
                        <w:color w:val="000000" w:themeColor="text1"/>
                        <w:sz w:val="28"/>
                        <w:szCs w:val="28"/>
                        <w14:ligatures w14:val="none"/>
                      </w:rPr>
                      <m:t>,</m:t>
                    </w:del>
                  </m:r>
                  <m:sSub>
                    <m:sSubPr>
                      <m:ctrlPr>
                        <w:del w:id="56" w:author="yun qiao" w:date="2026-04-25T17:35:00Z">
                          <w:rPr>
                            <w:rFonts w:ascii="Cambria Math" w:eastAsia="宋体" w:hAnsi="Cambria Math" w:cs="Times New Roman"/>
                            <w:i/>
                            <w:color w:val="000000" w:themeColor="text1"/>
                            <w:sz w:val="28"/>
                            <w:szCs w:val="28"/>
                            <w14:ligatures w14:val="none"/>
                          </w:rPr>
                        </w:del>
                      </m:ctrlPr>
                    </m:sSubPr>
                    <m:e>
                      <m:r>
                        <w:del w:id="57" w:author="yun qiao" w:date="2026-04-25T17:35:00Z">
                          <w:rPr>
                            <w:rFonts w:ascii="Cambria Math" w:eastAsia="宋体" w:hAnsi="Cambria Math" w:cs="Times New Roman" w:hint="eastAsia"/>
                            <w:color w:val="000000" w:themeColor="text1"/>
                            <w:sz w:val="28"/>
                            <w:szCs w:val="28"/>
                            <w14:ligatures w14:val="none"/>
                          </w:rPr>
                          <m:t>p</m:t>
                        </w:del>
                      </m:r>
                    </m:e>
                    <m:sub>
                      <m:r>
                        <w:del w:id="58" w:author="yun qiao" w:date="2026-04-25T17:35:00Z">
                          <w:rPr>
                            <w:rFonts w:ascii="Cambria Math" w:eastAsia="宋体" w:hAnsi="Cambria Math" w:cs="Times New Roman" w:hint="eastAsia"/>
                            <w:color w:val="000000" w:themeColor="text1"/>
                            <w:sz w:val="28"/>
                            <w:szCs w:val="28"/>
                            <w14:ligatures w14:val="none"/>
                          </w:rPr>
                          <m:t>i</m:t>
                        </w:del>
                      </m:r>
                    </m:sub>
                  </m:sSub>
                  <m:r>
                    <w:del w:id="59" w:author="yun qiao" w:date="2026-04-25T17:35:00Z">
                      <w:rPr>
                        <w:rFonts w:ascii="Cambria Math" w:eastAsia="宋体" w:hAnsi="Cambria Math" w:cs="Times New Roman" w:hint="eastAsia"/>
                        <w:color w:val="000000" w:themeColor="text1"/>
                        <w:sz w:val="28"/>
                        <w:szCs w:val="28"/>
                        <w14:ligatures w14:val="none"/>
                      </w:rPr>
                      <m:t>,</m:t>
                    </w:del>
                  </m:r>
                  <m:sSub>
                    <m:sSubPr>
                      <m:ctrlPr>
                        <w:del w:id="60" w:author="yun qiao" w:date="2026-04-25T17:35:00Z">
                          <w:rPr>
                            <w:rFonts w:ascii="Cambria Math" w:eastAsia="宋体" w:hAnsi="Cambria Math" w:cs="Times New Roman"/>
                            <w:i/>
                            <w:color w:val="000000" w:themeColor="text1"/>
                            <w:sz w:val="28"/>
                            <w:szCs w:val="28"/>
                            <w14:ligatures w14:val="none"/>
                          </w:rPr>
                        </w:del>
                      </m:ctrlPr>
                    </m:sSubPr>
                    <m:e>
                      <m:r>
                        <w:del w:id="61" w:author="yun qiao" w:date="2026-04-25T17:35:00Z">
                          <w:rPr>
                            <w:rFonts w:ascii="Cambria Math" w:eastAsia="宋体" w:hAnsi="Cambria Math" w:cs="Times New Roman" w:hint="eastAsia"/>
                            <w:color w:val="000000" w:themeColor="text1"/>
                            <w:sz w:val="28"/>
                            <w:szCs w:val="28"/>
                            <w14:ligatures w14:val="none"/>
                          </w:rPr>
                          <m:t>p</m:t>
                        </w:del>
                      </m:r>
                    </m:e>
                    <m:sub>
                      <m:r>
                        <w:del w:id="62" w:author="yun qiao" w:date="2026-04-25T17:35:00Z">
                          <w:rPr>
                            <w:rFonts w:ascii="Cambria Math" w:eastAsia="宋体" w:hAnsi="Cambria Math" w:cs="Times New Roman" w:hint="eastAsia"/>
                            <w:color w:val="000000" w:themeColor="text1"/>
                            <w:sz w:val="28"/>
                            <w:szCs w:val="28"/>
                            <w14:ligatures w14:val="none"/>
                          </w:rPr>
                          <m:t>i+1</m:t>
                        </w:del>
                      </m:r>
                    </m:sub>
                  </m:sSub>
                </m:e>
              </m:d>
            </m:e>
          </m:func>
        </m:oMath>
      </m:oMathPara>
    </w:p>
    <w:p w14:paraId="259206A8" w14:textId="3E77EC2D" w:rsidR="003E6244" w:rsidRDefault="00000000" w:rsidP="00E67E65">
      <w:pPr>
        <w:spacing w:after="0" w:line="480" w:lineRule="exact"/>
        <w:ind w:firstLineChars="200" w:firstLine="560"/>
        <w:jc w:val="both"/>
        <w:rPr>
          <w:rFonts w:ascii="Times New Roman" w:hAnsi="Times New Roman" w:cs="Times New Roman"/>
          <w:color w:val="000000" w:themeColor="text1"/>
          <w:sz w:val="28"/>
          <w:szCs w:val="28"/>
        </w:rPr>
      </w:pPr>
      <w:del w:id="63" w:author="yun qiao" w:date="2026-04-25T17:35:00Z">
        <w:r w:rsidDel="00E67E65">
          <w:rPr>
            <w:rFonts w:ascii="Times New Roman" w:eastAsia="宋体" w:hAnsi="Times New Roman" w:cs="Times New Roman"/>
            <w:color w:val="000000" w:themeColor="text1"/>
            <w:sz w:val="28"/>
            <w:szCs w:val="28"/>
            <w14:ligatures w14:val="none"/>
          </w:rPr>
          <w:delText>其中，第一项表示语义一致性评分，第二项表示结构一致性约束评分；</w:delText>
        </w:r>
      </w:del>
      <w:r>
        <w:rPr>
          <w:rFonts w:ascii="Times New Roman" w:eastAsia="宋体" w:hAnsi="Times New Roman" w:cs="Times New Roman" w:hint="eastAsia"/>
          <w:color w:val="000000" w:themeColor="text1"/>
          <w:sz w:val="28"/>
          <w:szCs w:val="28"/>
          <w14:ligatures w14:val="none"/>
        </w:rPr>
        <w:t>基于所述评分对候选路径进行排序并筛选高评分结果；</w:t>
      </w:r>
    </w:p>
    <w:p w14:paraId="68A60B8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进一步地，在映射过程中统计操作原语映射覆盖度，并结合预设关键位置约束对候选路径进行筛选；当某一操作原语不存在可映射算子时，引入带有功能类别标签的占位符节点以维持算子链结构完整性。</w:t>
      </w:r>
    </w:p>
    <w:p w14:paraId="09BD05B8"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 xml:space="preserve">7.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6</w:t>
      </w:r>
      <w:r>
        <w:rPr>
          <w:rFonts w:ascii="Times New Roman" w:eastAsia="宋体" w:hAnsi="Times New Roman" w:cs="Times New Roman" w:hint="eastAsia"/>
          <w:color w:val="000000" w:themeColor="text1"/>
          <w:sz w:val="28"/>
          <w:szCs w:val="28"/>
          <w14:ligatures w14:val="none"/>
        </w:rPr>
        <w:t>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r>
        <w:rPr>
          <w:rFonts w:ascii="Times New Roman" w:eastAsia="宋体" w:hAnsi="Times New Roman" w:cs="Times New Roman"/>
          <w:color w:val="000000" w:themeColor="text1"/>
          <w:sz w:val="28"/>
          <w:szCs w:val="28"/>
          <w14:ligatures w14:val="none"/>
        </w:rPr>
        <w:t>所述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r>
        <w:rPr>
          <w:rFonts w:ascii="Times New Roman" w:eastAsia="宋体" w:hAnsi="Times New Roman" w:cs="等线"/>
          <w:color w:val="000000" w:themeColor="text1"/>
          <w:sz w:val="28"/>
          <w14:ligatures w14:val="none"/>
        </w:rPr>
        <w:t>。</w:t>
      </w:r>
    </w:p>
    <w:p w14:paraId="3E42E303" w14:textId="77777777" w:rsidR="003E6244" w:rsidRDefault="003E6244">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3E6244">
          <w:headerReference w:type="default" r:id="rId19"/>
          <w:footerReference w:type="default" r:id="rId20"/>
          <w:pgSz w:w="11906" w:h="16838"/>
          <w:pgMar w:top="1361" w:right="1133" w:bottom="851" w:left="1134" w:header="794" w:footer="113" w:gutter="0"/>
          <w:cols w:space="720"/>
          <w:docGrid w:type="lines" w:linePitch="312"/>
        </w:sectPr>
      </w:pPr>
    </w:p>
    <w:p w14:paraId="270BB625" w14:textId="77777777" w:rsidR="003E6244"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w:t>
      </w:r>
      <w:r>
        <w:rPr>
          <w:rFonts w:ascii="Times New Roman" w:eastAsia="宋体" w:hAnsi="Times New Roman" w:cs="Times New Roman" w:hint="eastAsia"/>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软件的建模工具，如</w:t>
      </w:r>
      <w:r>
        <w:rPr>
          <w:rFonts w:ascii="Times New Roman" w:eastAsia="宋体" w:hAnsi="Times New Roman" w:cs="Times New Roman" w:hint="eastAsia"/>
          <w:color w:val="000000" w:themeColor="text1"/>
          <w:sz w:val="28"/>
          <w:szCs w:val="28"/>
          <w14:ligatures w14:val="none"/>
        </w:rPr>
        <w:t>ArcGIS ModelBuilder</w:t>
      </w:r>
      <w:r>
        <w:rPr>
          <w:rFonts w:ascii="Times New Roman" w:eastAsia="宋体" w:hAnsi="Times New Roman" w:cs="Times New Roman" w:hint="eastAsia"/>
          <w:color w:val="000000" w:themeColor="text1"/>
          <w:sz w:val="28"/>
          <w:szCs w:val="28"/>
          <w14:ligatures w14:val="none"/>
        </w:rPr>
        <w:t>与</w:t>
      </w:r>
      <w:r>
        <w:rPr>
          <w:rFonts w:ascii="Times New Roman" w:eastAsia="宋体" w:hAnsi="Times New Roman" w:cs="Times New Roman" w:hint="eastAsia"/>
          <w:color w:val="000000" w:themeColor="text1"/>
          <w:sz w:val="28"/>
          <w:szCs w:val="28"/>
          <w14:ligatures w14:val="none"/>
        </w:rPr>
        <w:t>QGIS Graphical Modeler</w:t>
      </w:r>
      <w:r>
        <w:rPr>
          <w:rFonts w:ascii="Times New Roman" w:eastAsia="宋体" w:hAnsi="Times New Roman" w:cs="Times New Roman" w:hint="eastAsia"/>
          <w:color w:val="000000" w:themeColor="text1"/>
          <w:sz w:val="28"/>
          <w:szCs w:val="28"/>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3A5AD6B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但由</w:t>
      </w:r>
      <w:r>
        <w:rPr>
          <w:rFonts w:ascii="Times New Roman" w:eastAsia="宋体" w:hAnsi="Times New Roman" w:cs="Times New Roman" w:hint="eastAsia"/>
          <w:color w:val="000000" w:themeColor="text1"/>
          <w:sz w:val="28"/>
          <w:szCs w:val="28"/>
          <w:highlight w:val="yellow"/>
          <w14:ligatures w14:val="none"/>
          <w:rPrChange w:id="64" w:author="AAA" w:date="2026-04-23T11:11:00Z">
            <w:rPr>
              <w:rFonts w:ascii="Times New Roman" w:eastAsia="宋体" w:hAnsi="Times New Roman" w:cs="Times New Roman" w:hint="eastAsia"/>
              <w:color w:val="000000" w:themeColor="text1"/>
              <w:sz w:val="28"/>
              <w:szCs w:val="28"/>
              <w14:ligatures w14:val="none"/>
            </w:rPr>
          </w:rPrChange>
        </w:rPr>
        <w:t>于缺乏面向地理处理链构建的专用生成机制及结构约束，生成结果的可执行性与算子间兼容性难以得到保证</w:t>
      </w:r>
      <w:r>
        <w:rPr>
          <w:rFonts w:ascii="Times New Roman" w:eastAsia="宋体" w:hAnsi="Times New Roman" w:cs="Times New Roman" w:hint="eastAsia"/>
          <w:color w:val="000000" w:themeColor="text1"/>
          <w:sz w:val="28"/>
          <w:szCs w:val="28"/>
          <w14:ligatures w14:val="none"/>
        </w:rPr>
        <w:t>。</w:t>
      </w:r>
    </w:p>
    <w:p w14:paraId="6CEE3A4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平台的具体算子进行推荐或生成，不同平台的算子在命名方式、功能粒度和参数定义上存在显著差异，导致模型难</w:t>
      </w:r>
      <w:r>
        <w:rPr>
          <w:rFonts w:ascii="Times New Roman" w:eastAsia="宋体" w:hAnsi="Times New Roman" w:cs="Times New Roman" w:hint="eastAsia"/>
          <w:color w:val="000000" w:themeColor="text1"/>
          <w:sz w:val="28"/>
          <w:szCs w:val="28"/>
          <w14:ligatures w14:val="none"/>
        </w:rPr>
        <w:lastRenderedPageBreak/>
        <w:t>以在不同平台之间迁移复用。与此同时，地理处理任务涉及矢量、栅格、表格、影像等多种空间数据类型，不同处理步骤之间通常具有严格的输入输出依赖关系和数据流衔接要求。</w:t>
      </w:r>
      <w:r>
        <w:rPr>
          <w:rFonts w:ascii="Times New Roman" w:eastAsia="宋体" w:hAnsi="Times New Roman" w:cs="Times New Roman" w:hint="eastAsia"/>
          <w:color w:val="000000" w:themeColor="text1"/>
          <w:sz w:val="28"/>
          <w:szCs w:val="28"/>
          <w:highlight w:val="yellow"/>
          <w14:ligatures w14:val="none"/>
          <w:rPrChange w:id="65" w:author="AAA" w:date="2026-04-23T11:12:00Z">
            <w:rPr>
              <w:rFonts w:ascii="Times New Roman" w:eastAsia="宋体" w:hAnsi="Times New Roman" w:cs="Times New Roman" w:hint="eastAsia"/>
              <w:color w:val="000000" w:themeColor="text1"/>
              <w:sz w:val="28"/>
              <w:szCs w:val="28"/>
              <w14:ligatures w14:val="none"/>
            </w:rPr>
          </w:rPrChange>
        </w:rPr>
        <w:t>若缺乏统一的操作抽象层和结构化约束机制，生成结果即使在语义上相关，也可能因前后步骤不兼容而无法执行</w:t>
      </w:r>
      <w:r>
        <w:rPr>
          <w:rFonts w:ascii="Times New Roman" w:eastAsia="宋体" w:hAnsi="Times New Roman" w:cs="Times New Roman" w:hint="eastAsia"/>
          <w:color w:val="000000" w:themeColor="text1"/>
          <w:sz w:val="28"/>
          <w:szCs w:val="28"/>
          <w14:ligatures w14:val="none"/>
        </w:rPr>
        <w:t>。因此，如何建立跨平台统一的操作表示，并在生成过程中同时兼顾任务语义一致性、空间处理链结构约束及目标平台可执行性，是地理处理模型自动构建中亟待解决的关键问题。</w:t>
      </w:r>
    </w:p>
    <w:p w14:paraId="4C2647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在序列生成领域，基于</w:t>
      </w:r>
      <w:r>
        <w:rPr>
          <w:rFonts w:ascii="Times New Roman" w:eastAsia="宋体" w:hAnsi="Times New Roman" w:cs="Times New Roman" w:hint="eastAsia"/>
          <w:color w:val="000000" w:themeColor="text1"/>
          <w:sz w:val="28"/>
          <w:szCs w:val="28"/>
          <w14:ligatures w14:val="none"/>
        </w:rPr>
        <w:t>Transformer</w:t>
      </w:r>
      <w:r>
        <w:rPr>
          <w:rFonts w:ascii="Times New Roman" w:eastAsia="宋体" w:hAnsi="Times New Roman" w:cs="Times New Roman" w:hint="eastAsia"/>
          <w:color w:val="000000" w:themeColor="text1"/>
          <w:sz w:val="28"/>
          <w:szCs w:val="28"/>
          <w14:ligatures w14:val="none"/>
        </w:rPr>
        <w: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t>
      </w:r>
    </w:p>
    <w:p w14:paraId="55D998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p>
    <w:p w14:paraId="17B57C60"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本发明第一方面，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00F94DDC"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w:t>
      </w:r>
      <w:r>
        <w:rPr>
          <w:rFonts w:ascii="Times New Roman" w:eastAsia="宋体" w:hAnsi="Times New Roman" w:cs="等线"/>
          <w:color w:val="000000" w:themeColor="text1"/>
          <w:sz w:val="28"/>
          <w14:ligatures w14:val="none"/>
        </w:rPr>
        <w:t>CSG-Geo</w:t>
      </w:r>
      <w:r>
        <w:rPr>
          <w:rFonts w:ascii="Times New Roman" w:eastAsia="宋体" w:hAnsi="Times New Roman" w:cs="等线"/>
          <w:color w:val="000000" w:themeColor="text1"/>
          <w:sz w:val="28"/>
          <w14:ligatures w14:val="none"/>
        </w:rPr>
        <w:t>；</w:t>
      </w:r>
    </w:p>
    <w:p w14:paraId="772CA13F"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解码架构，通过融合任务文本语义、任务类型信息及知识图谱中的结构化语义约束构建统一条件表示，并在生成过程中引入约</w:t>
      </w:r>
      <w:r>
        <w:rPr>
          <w:rFonts w:ascii="Times New Roman" w:eastAsia="宋体" w:hAnsi="Times New Roman" w:cs="等线"/>
          <w:color w:val="000000" w:themeColor="text1"/>
          <w:sz w:val="28"/>
          <w14:ligatures w14:val="none"/>
        </w:rPr>
        <w:lastRenderedPageBreak/>
        <w:t>束感知调制机制，使生成过程受到数据依赖关系及数据类型约束的协同调控；</w:t>
      </w:r>
    </w:p>
    <w:p w14:paraId="0632F42A"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54C059ED"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26DB0C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通过语义与结构约束对候选算子链进行筛选，并基于多源约束执行优化与迭代修复，获得满足语义一致性与结构可执行性的最优算子链及对应的自动化模型结构。</w:t>
      </w:r>
    </w:p>
    <w:p w14:paraId="709679DA"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在以上技术方案的基础上，优选的，所述模型</w:t>
      </w:r>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57CD8CC4"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39E1CB0"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63BF4B7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558DC7E9"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r>
        <w:rPr>
          <w:rFonts w:ascii="Times New Roman" w:eastAsia="宋体" w:hAnsi="Times New Roman" w:cs="等线" w:hint="eastAsia"/>
          <w:color w:val="000000" w:themeColor="text1"/>
          <w:sz w:val="28"/>
          <w14:ligatures w14:val="none"/>
        </w:rPr>
        <w:t>。</w:t>
      </w:r>
    </w:p>
    <w:p w14:paraId="73C8D85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66"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66"/>
    <w:p w14:paraId="743BC0C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lastRenderedPageBreak/>
        <w:t>在以上技术方案的基础上，优选的，所述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p>
    <w:p w14:paraId="70473394" w14:textId="77777777" w:rsidR="003E6244" w:rsidRDefault="00000000">
      <w:pPr>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67" w:name="_Hlk227243904"/>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DE6A476"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68" w:name="_Hlk227690530"/>
      <w:bookmarkEnd w:id="67"/>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7440282B" w14:textId="16F8E486" w:rsidR="003E6244" w:rsidDel="00A432D6" w:rsidRDefault="00000000">
      <w:pPr>
        <w:spacing w:after="0" w:line="480" w:lineRule="exact"/>
        <w:ind w:firstLineChars="200" w:firstLine="560"/>
        <w:jc w:val="both"/>
        <w:rPr>
          <w:del w:id="69" w:author="yun qiao" w:date="2026-04-25T17:36: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w:t>
      </w:r>
      <w:ins w:id="70" w:author="yun qiao" w:date="2026-04-25T17:36:00Z">
        <w:r w:rsidR="00A432D6">
          <w:rPr>
            <w:rFonts w:ascii="Times New Roman" w:eastAsia="宋体" w:hAnsi="Times New Roman" w:cs="Times New Roman" w:hint="eastAsia"/>
            <w:color w:val="000000" w:themeColor="text1"/>
            <w:sz w:val="28"/>
            <w:szCs w:val="28"/>
            <w14:ligatures w14:val="none"/>
          </w:rPr>
          <w:t>分，</w:t>
        </w:r>
      </w:ins>
      <w:del w:id="71" w:author="yun qiao" w:date="2026-04-25T17:36:00Z">
        <w:r w:rsidDel="00A432D6">
          <w:rPr>
            <w:rFonts w:ascii="Times New Roman" w:eastAsia="宋体" w:hAnsi="Times New Roman" w:cs="Times New Roman"/>
            <w:color w:val="000000" w:themeColor="text1"/>
            <w:sz w:val="28"/>
            <w:szCs w:val="28"/>
            <w14:ligatures w14:val="none"/>
          </w:rPr>
          <w:delText>分，其评分形式为：</w:delText>
        </w:r>
      </w:del>
    </w:p>
    <w:p w14:paraId="5C51E9A3" w14:textId="2524E1BB" w:rsidR="003E6244" w:rsidDel="00A432D6" w:rsidRDefault="00000000">
      <w:pPr>
        <w:spacing w:after="0" w:line="480" w:lineRule="exact"/>
        <w:ind w:firstLineChars="200" w:firstLine="560"/>
        <w:jc w:val="both"/>
        <w:rPr>
          <w:del w:id="72" w:author="yun qiao" w:date="2026-04-25T17:36:00Z"/>
          <w:rFonts w:ascii="Times New Roman" w:eastAsia="宋体" w:hAnsi="Times New Roman" w:cs="Times New Roman"/>
          <w:color w:val="000000" w:themeColor="text1"/>
          <w:sz w:val="28"/>
          <w:szCs w:val="28"/>
          <w14:ligatures w14:val="none"/>
        </w:rPr>
        <w:pPrChange w:id="73" w:author="yun qiao" w:date="2026-04-25T17:36:00Z">
          <w:pPr>
            <w:widowControl/>
            <w:spacing w:before="100" w:after="0" w:line="360" w:lineRule="auto"/>
            <w:ind w:firstLineChars="202" w:firstLine="566"/>
            <w:jc w:val="both"/>
          </w:pPr>
        </w:pPrChange>
      </w:pPr>
      <m:oMathPara>
        <m:oMath>
          <m:r>
            <w:del w:id="74" w:author="yun qiao" w:date="2026-04-25T17:36:00Z">
              <m:rPr>
                <m:nor/>
              </m:rPr>
              <w:rPr>
                <w:rFonts w:ascii="Times New Roman" w:eastAsia="宋体" w:hAnsi="Times New Roman" w:cs="Times New Roman"/>
                <w:color w:val="000000" w:themeColor="text1"/>
                <w:sz w:val="28"/>
                <w:szCs w:val="28"/>
                <w14:ligatures w14:val="none"/>
              </w:rPr>
              <m:t>Score</m:t>
            </w:del>
          </m:r>
          <m:d>
            <m:dPr>
              <m:ctrlPr>
                <w:del w:id="75" w:author="yun qiao" w:date="2026-04-25T17:36:00Z">
                  <w:rPr>
                    <w:rFonts w:ascii="Cambria Math" w:eastAsia="宋体" w:hAnsi="Cambria Math" w:cs="Times New Roman"/>
                    <w:i/>
                    <w:color w:val="000000" w:themeColor="text1"/>
                    <w:sz w:val="28"/>
                    <w:szCs w:val="28"/>
                    <w14:ligatures w14:val="none"/>
                  </w:rPr>
                </w:del>
              </m:ctrlPr>
            </m:dPr>
            <m:e>
              <m:r>
                <w:del w:id="76" w:author="yun qiao" w:date="2026-04-25T17:36:00Z">
                  <w:rPr>
                    <w:rFonts w:ascii="Cambria Math" w:eastAsia="宋体" w:hAnsi="Cambria Math" w:cs="Times New Roman"/>
                    <w:color w:val="000000" w:themeColor="text1"/>
                    <w:sz w:val="28"/>
                    <w:szCs w:val="28"/>
                    <w14:ligatures w14:val="none"/>
                  </w:rPr>
                  <m:t>C</m:t>
                </w:del>
              </m:r>
            </m:e>
          </m:d>
          <m:r>
            <w:del w:id="77" w:author="yun qiao" w:date="2026-04-25T17:36:00Z">
              <w:rPr>
                <w:rFonts w:ascii="Cambria Math" w:eastAsia="宋体" w:hAnsi="Cambria Math" w:cs="Times New Roman"/>
                <w:color w:val="000000" w:themeColor="text1"/>
                <w:sz w:val="28"/>
                <w:szCs w:val="28"/>
                <w14:ligatures w14:val="none"/>
              </w:rPr>
              <m:t>=</m:t>
            </w:del>
          </m:r>
          <m:nary>
            <m:naryPr>
              <m:chr m:val="∑"/>
              <m:ctrlPr>
                <w:del w:id="78" w:author="yun qiao" w:date="2026-04-25T17:36:00Z">
                  <w:rPr>
                    <w:rFonts w:ascii="Cambria Math" w:eastAsia="宋体" w:hAnsi="Cambria Math" w:cs="Times New Roman"/>
                    <w:color w:val="000000" w:themeColor="text1"/>
                    <w:sz w:val="28"/>
                    <w:szCs w:val="28"/>
                    <w14:ligatures w14:val="none"/>
                  </w:rPr>
                </w:del>
              </m:ctrlPr>
            </m:naryPr>
            <m:sub>
              <m:r>
                <w:del w:id="79" w:author="yun qiao" w:date="2026-04-25T17:36:00Z">
                  <w:rPr>
                    <w:rFonts w:ascii="Cambria Math" w:eastAsia="宋体" w:hAnsi="Cambria Math" w:cs="Times New Roman"/>
                    <w:color w:val="000000" w:themeColor="text1"/>
                    <w:sz w:val="28"/>
                    <w:szCs w:val="28"/>
                    <w14:ligatures w14:val="none"/>
                  </w:rPr>
                  <m:t>i=1</m:t>
                </w:del>
              </m:r>
              <m:ctrlPr>
                <w:del w:id="80" w:author="yun qiao" w:date="2026-04-25T17:36:00Z">
                  <w:rPr>
                    <w:rFonts w:ascii="Cambria Math" w:eastAsia="宋体" w:hAnsi="Cambria Math" w:cs="Times New Roman"/>
                    <w:i/>
                    <w:color w:val="000000" w:themeColor="text1"/>
                    <w:sz w:val="28"/>
                    <w:szCs w:val="28"/>
                    <w14:ligatures w14:val="none"/>
                  </w:rPr>
                </w:del>
              </m:ctrlPr>
            </m:sub>
            <m:sup>
              <m:r>
                <w:del w:id="81" w:author="yun qiao" w:date="2026-04-25T17:36:00Z">
                  <w:rPr>
                    <w:rFonts w:ascii="Cambria Math" w:eastAsia="宋体" w:hAnsi="Cambria Math" w:cs="Times New Roman"/>
                    <w:color w:val="000000" w:themeColor="text1"/>
                    <w:sz w:val="28"/>
                    <w:szCs w:val="28"/>
                    <w14:ligatures w14:val="none"/>
                  </w:rPr>
                  <m:t>T</m:t>
                </w:del>
              </m:r>
              <m:ctrlPr>
                <w:del w:id="82" w:author="yun qiao" w:date="2026-04-25T17:36:00Z">
                  <w:rPr>
                    <w:rFonts w:ascii="Cambria Math" w:eastAsia="宋体" w:hAnsi="Cambria Math" w:cs="Times New Roman"/>
                    <w:i/>
                    <w:color w:val="000000" w:themeColor="text1"/>
                    <w:sz w:val="28"/>
                    <w:szCs w:val="28"/>
                    <w14:ligatures w14:val="none"/>
                  </w:rPr>
                </w:del>
              </m:ctrlPr>
            </m:sup>
            <m:e>
              <m:sSub>
                <m:sSubPr>
                  <m:ctrlPr>
                    <w:del w:id="83" w:author="yun qiao" w:date="2026-04-25T17:36:00Z">
                      <w:rPr>
                        <w:rFonts w:ascii="Cambria Math" w:eastAsia="宋体" w:hAnsi="Cambria Math" w:cs="Times New Roman"/>
                        <w:i/>
                        <w:color w:val="000000" w:themeColor="text1"/>
                        <w:sz w:val="28"/>
                        <w:szCs w:val="28"/>
                        <w14:ligatures w14:val="none"/>
                      </w:rPr>
                    </w:del>
                  </m:ctrlPr>
                </m:sSubPr>
                <m:e>
                  <m:r>
                    <w:del w:id="84" w:author="yun qiao" w:date="2026-04-25T17:36:00Z">
                      <w:rPr>
                        <w:rFonts w:ascii="Cambria Math" w:eastAsia="宋体" w:hAnsi="Cambria Math" w:cs="Times New Roman"/>
                        <w:color w:val="000000" w:themeColor="text1"/>
                        <w:sz w:val="28"/>
                        <w:szCs w:val="28"/>
                        <w14:ligatures w14:val="none"/>
                      </w:rPr>
                      <m:t>S</m:t>
                    </w:del>
                  </m:r>
                </m:e>
                <m:sub>
                  <m:r>
                    <w:del w:id="85" w:author="yun qiao" w:date="2026-04-25T17:36:00Z">
                      <w:rPr>
                        <w:rFonts w:ascii="Cambria Math" w:eastAsia="宋体" w:hAnsi="Cambria Math" w:cs="Times New Roman"/>
                        <w:color w:val="000000" w:themeColor="text1"/>
                        <w:sz w:val="28"/>
                        <w:szCs w:val="28"/>
                        <w14:ligatures w14:val="none"/>
                      </w:rPr>
                      <m:t>map</m:t>
                    </w:del>
                  </m:r>
                </m:sub>
              </m:sSub>
              <m:d>
                <m:dPr>
                  <m:ctrlPr>
                    <w:del w:id="86" w:author="yun qiao" w:date="2026-04-25T17:36:00Z">
                      <w:rPr>
                        <w:rFonts w:ascii="Cambria Math" w:eastAsia="宋体" w:hAnsi="Cambria Math" w:cs="Times New Roman"/>
                        <w:i/>
                        <w:color w:val="000000" w:themeColor="text1"/>
                        <w:sz w:val="28"/>
                        <w:szCs w:val="28"/>
                        <w14:ligatures w14:val="none"/>
                      </w:rPr>
                    </w:del>
                  </m:ctrlPr>
                </m:dPr>
                <m:e>
                  <m:sSub>
                    <m:sSubPr>
                      <m:ctrlPr>
                        <w:del w:id="87" w:author="yun qiao" w:date="2026-04-25T17:36:00Z">
                          <w:rPr>
                            <w:rFonts w:ascii="Cambria Math" w:eastAsia="宋体" w:hAnsi="Cambria Math" w:cs="Times New Roman"/>
                            <w:i/>
                            <w:color w:val="000000" w:themeColor="text1"/>
                            <w:sz w:val="28"/>
                            <w:szCs w:val="28"/>
                            <w14:ligatures w14:val="none"/>
                          </w:rPr>
                        </w:del>
                      </m:ctrlPr>
                    </m:sSubPr>
                    <m:e>
                      <m:r>
                        <w:del w:id="88" w:author="yun qiao" w:date="2026-04-25T17:36:00Z">
                          <w:rPr>
                            <w:rFonts w:ascii="Cambria Math" w:eastAsia="宋体" w:hAnsi="Cambria Math" w:cs="Times New Roman"/>
                            <w:color w:val="000000" w:themeColor="text1"/>
                            <w:sz w:val="28"/>
                            <w:szCs w:val="28"/>
                            <w14:ligatures w14:val="none"/>
                          </w:rPr>
                          <m:t>o</m:t>
                        </w:del>
                      </m:r>
                    </m:e>
                    <m:sub>
                      <m:r>
                        <w:del w:id="89" w:author="yun qiao" w:date="2026-04-25T17:36:00Z">
                          <w:rPr>
                            <w:rFonts w:ascii="Cambria Math" w:eastAsia="宋体" w:hAnsi="Cambria Math" w:cs="Times New Roman"/>
                            <w:color w:val="000000" w:themeColor="text1"/>
                            <w:sz w:val="28"/>
                            <w:szCs w:val="28"/>
                            <w14:ligatures w14:val="none"/>
                          </w:rPr>
                          <m:t>i</m:t>
                        </w:del>
                      </m:r>
                    </m:sub>
                  </m:sSub>
                  <m:r>
                    <w:del w:id="90" w:author="yun qiao" w:date="2026-04-25T17:36:00Z">
                      <w:rPr>
                        <w:rFonts w:ascii="Cambria Math" w:eastAsia="宋体" w:hAnsi="Cambria Math" w:cs="Times New Roman"/>
                        <w:color w:val="000000" w:themeColor="text1"/>
                        <w:sz w:val="28"/>
                        <w:szCs w:val="28"/>
                        <w14:ligatures w14:val="none"/>
                      </w:rPr>
                      <m:t>,</m:t>
                    </w:del>
                  </m:r>
                  <m:sSub>
                    <m:sSubPr>
                      <m:ctrlPr>
                        <w:del w:id="91" w:author="yun qiao" w:date="2026-04-25T17:36:00Z">
                          <w:rPr>
                            <w:rFonts w:ascii="Cambria Math" w:eastAsia="宋体" w:hAnsi="Cambria Math" w:cs="Times New Roman"/>
                            <w:i/>
                            <w:color w:val="000000" w:themeColor="text1"/>
                            <w:sz w:val="28"/>
                            <w:szCs w:val="28"/>
                            <w14:ligatures w14:val="none"/>
                          </w:rPr>
                        </w:del>
                      </m:ctrlPr>
                    </m:sSubPr>
                    <m:e>
                      <m:r>
                        <w:del w:id="92" w:author="yun qiao" w:date="2026-04-25T17:36:00Z">
                          <w:rPr>
                            <w:rFonts w:ascii="Cambria Math" w:eastAsia="宋体" w:hAnsi="Cambria Math" w:cs="Times New Roman"/>
                            <w:color w:val="000000" w:themeColor="text1"/>
                            <w:sz w:val="28"/>
                            <w:szCs w:val="28"/>
                            <w14:ligatures w14:val="none"/>
                          </w:rPr>
                          <m:t>p</m:t>
                        </w:del>
                      </m:r>
                    </m:e>
                    <m:sub>
                      <m:r>
                        <w:del w:id="93" w:author="yun qiao" w:date="2026-04-25T17:36:00Z">
                          <w:rPr>
                            <w:rFonts w:ascii="Cambria Math" w:eastAsia="宋体" w:hAnsi="Cambria Math" w:cs="Times New Roman"/>
                            <w:color w:val="000000" w:themeColor="text1"/>
                            <w:sz w:val="28"/>
                            <w:szCs w:val="28"/>
                            <w14:ligatures w14:val="none"/>
                          </w:rPr>
                          <m:t>i</m:t>
                        </w:del>
                      </m:r>
                    </m:sub>
                  </m:sSub>
                </m:e>
              </m:d>
              <m:ctrlPr>
                <w:del w:id="94" w:author="yun qiao" w:date="2026-04-25T17:36:00Z">
                  <w:rPr>
                    <w:rFonts w:ascii="Cambria Math" w:eastAsia="宋体" w:hAnsi="Cambria Math" w:cs="Times New Roman"/>
                    <w:i/>
                    <w:color w:val="000000" w:themeColor="text1"/>
                    <w:sz w:val="28"/>
                    <w:szCs w:val="28"/>
                    <w14:ligatures w14:val="none"/>
                  </w:rPr>
                </w:del>
              </m:ctrlPr>
            </m:e>
          </m:nary>
          <m:r>
            <w:del w:id="95" w:author="yun qiao" w:date="2026-04-25T17:36:00Z">
              <w:rPr>
                <w:rFonts w:ascii="Cambria Math" w:eastAsia="宋体" w:hAnsi="Cambria Math" w:cs="Times New Roman"/>
                <w:color w:val="000000" w:themeColor="text1"/>
                <w:sz w:val="28"/>
                <w:szCs w:val="28"/>
                <w14:ligatures w14:val="none"/>
              </w:rPr>
              <m:t>+</m:t>
            </w:del>
          </m:r>
          <m:nary>
            <m:naryPr>
              <m:chr m:val="∑"/>
              <m:ctrlPr>
                <w:del w:id="96" w:author="yun qiao" w:date="2026-04-25T17:36:00Z">
                  <w:rPr>
                    <w:rFonts w:ascii="Cambria Math" w:eastAsia="宋体" w:hAnsi="Cambria Math" w:cs="Times New Roman"/>
                    <w:color w:val="000000" w:themeColor="text1"/>
                    <w:sz w:val="28"/>
                    <w:szCs w:val="28"/>
                    <w14:ligatures w14:val="none"/>
                  </w:rPr>
                </w:del>
              </m:ctrlPr>
            </m:naryPr>
            <m:sub>
              <m:r>
                <w:del w:id="97" w:author="yun qiao" w:date="2026-04-25T17:36:00Z">
                  <w:rPr>
                    <w:rFonts w:ascii="Cambria Math" w:eastAsia="宋体" w:hAnsi="Cambria Math" w:cs="Times New Roman"/>
                    <w:color w:val="000000" w:themeColor="text1"/>
                    <w:sz w:val="28"/>
                    <w:szCs w:val="28"/>
                    <w14:ligatures w14:val="none"/>
                  </w:rPr>
                  <m:t>i=1</m:t>
                </w:del>
              </m:r>
              <m:ctrlPr>
                <w:del w:id="98" w:author="yun qiao" w:date="2026-04-25T17:36:00Z">
                  <w:rPr>
                    <w:rFonts w:ascii="Cambria Math" w:eastAsia="宋体" w:hAnsi="Cambria Math" w:cs="Times New Roman"/>
                    <w:i/>
                    <w:color w:val="000000" w:themeColor="text1"/>
                    <w:sz w:val="28"/>
                    <w:szCs w:val="28"/>
                    <w14:ligatures w14:val="none"/>
                  </w:rPr>
                </w:del>
              </m:ctrlPr>
            </m:sub>
            <m:sup>
              <m:r>
                <w:del w:id="99" w:author="yun qiao" w:date="2026-04-25T17:36:00Z">
                  <w:rPr>
                    <w:rFonts w:ascii="Cambria Math" w:eastAsia="宋体" w:hAnsi="Cambria Math" w:cs="Times New Roman"/>
                    <w:color w:val="000000" w:themeColor="text1"/>
                    <w:sz w:val="28"/>
                    <w:szCs w:val="28"/>
                    <w14:ligatures w14:val="none"/>
                  </w:rPr>
                  <m:t>T-1</m:t>
                </w:del>
              </m:r>
              <m:ctrlPr>
                <w:del w:id="100" w:author="yun qiao" w:date="2026-04-25T17:36:00Z">
                  <w:rPr>
                    <w:rFonts w:ascii="Cambria Math" w:eastAsia="宋体" w:hAnsi="Cambria Math" w:cs="Times New Roman"/>
                    <w:i/>
                    <w:color w:val="000000" w:themeColor="text1"/>
                    <w:sz w:val="28"/>
                    <w:szCs w:val="28"/>
                    <w14:ligatures w14:val="none"/>
                  </w:rPr>
                </w:del>
              </m:ctrlPr>
            </m:sup>
            <m:e>
              <m:r>
                <w:del w:id="101" w:author="yun qiao" w:date="2026-04-25T17:36:00Z">
                  <w:rPr>
                    <w:rFonts w:ascii="Cambria Math" w:eastAsia="宋体" w:hAnsi="Cambria Math" w:cs="Times New Roman"/>
                    <w:color w:val="000000" w:themeColor="text1"/>
                    <w:sz w:val="28"/>
                    <w:szCs w:val="28"/>
                    <w14:ligatures w14:val="none"/>
                  </w:rPr>
                  <m:t xml:space="preserve"> </m:t>
                </w:del>
              </m:r>
              <m:ctrlPr>
                <w:del w:id="102" w:author="yun qiao" w:date="2026-04-25T17:36:00Z">
                  <w:rPr>
                    <w:rFonts w:ascii="Cambria Math" w:eastAsia="宋体" w:hAnsi="Cambria Math" w:cs="Times New Roman"/>
                    <w:i/>
                    <w:color w:val="000000" w:themeColor="text1"/>
                    <w:sz w:val="28"/>
                    <w:szCs w:val="28"/>
                    <w14:ligatures w14:val="none"/>
                  </w:rPr>
                </w:del>
              </m:ctrlPr>
            </m:e>
          </m:nary>
          <m:func>
            <m:funcPr>
              <m:ctrlPr>
                <w:del w:id="103" w:author="yun qiao" w:date="2026-04-25T17:36:00Z">
                  <w:rPr>
                    <w:rFonts w:ascii="Cambria Math" w:eastAsia="宋体" w:hAnsi="Cambria Math" w:cs="Times New Roman"/>
                    <w:i/>
                    <w:color w:val="000000" w:themeColor="text1"/>
                    <w:sz w:val="28"/>
                    <w:szCs w:val="28"/>
                    <w14:ligatures w14:val="none"/>
                  </w:rPr>
                </w:del>
              </m:ctrlPr>
            </m:funcPr>
            <m:fName>
              <m:r>
                <w:del w:id="104" w:author="yun qiao" w:date="2026-04-25T17:36:00Z">
                  <m:rPr>
                    <m:sty m:val="p"/>
                  </m:rPr>
                  <w:rPr>
                    <w:rFonts w:ascii="Cambria Math" w:eastAsia="宋体" w:hAnsi="Cambria Math" w:cs="Times New Roman"/>
                    <w:color w:val="000000" w:themeColor="text1"/>
                    <w:sz w:val="28"/>
                    <w:szCs w:val="28"/>
                    <w14:ligatures w14:val="none"/>
                  </w:rPr>
                  <m:t>log</m:t>
                </w:del>
              </m:r>
            </m:fName>
            <m:e>
              <m:sSub>
                <m:sSubPr>
                  <m:ctrlPr>
                    <w:del w:id="105" w:author="yun qiao" w:date="2026-04-25T17:36:00Z">
                      <w:rPr>
                        <w:rFonts w:ascii="Cambria Math" w:eastAsia="宋体" w:hAnsi="Cambria Math" w:cs="Times New Roman"/>
                        <w:i/>
                        <w:color w:val="000000" w:themeColor="text1"/>
                        <w:sz w:val="28"/>
                        <w:szCs w:val="28"/>
                        <w14:ligatures w14:val="none"/>
                      </w:rPr>
                    </w:del>
                  </m:ctrlPr>
                </m:sSubPr>
                <m:e>
                  <m:r>
                    <w:del w:id="106" w:author="yun qiao" w:date="2026-04-25T17:36:00Z">
                      <w:rPr>
                        <w:rFonts w:ascii="Cambria Math" w:eastAsia="宋体" w:hAnsi="Cambria Math" w:cs="Times New Roman" w:hint="eastAsia"/>
                        <w:color w:val="000000" w:themeColor="text1"/>
                        <w:sz w:val="28"/>
                        <w:szCs w:val="28"/>
                        <w14:ligatures w14:val="none"/>
                      </w:rPr>
                      <m:t>f</m:t>
                    </w:del>
                  </m:r>
                  <m:ctrlPr>
                    <w:del w:id="107" w:author="yun qiao" w:date="2026-04-25T17:36:00Z">
                      <w:rPr>
                        <w:rFonts w:ascii="Cambria Math" w:eastAsia="宋体" w:hAnsi="Cambria Math" w:cs="Times New Roman" w:hint="eastAsia"/>
                        <w:i/>
                        <w:color w:val="000000" w:themeColor="text1"/>
                        <w:sz w:val="28"/>
                        <w:szCs w:val="28"/>
                        <w14:ligatures w14:val="none"/>
                      </w:rPr>
                    </w:del>
                  </m:ctrlPr>
                </m:e>
                <m:sub>
                  <m:r>
                    <w:del w:id="108" w:author="yun qiao" w:date="2026-04-25T17:36:00Z">
                      <m:rPr>
                        <m:nor/>
                      </m:rPr>
                      <w:rPr>
                        <w:rFonts w:ascii="Cambria Math" w:eastAsia="宋体" w:hAnsi="Cambria Math" w:cs="Times New Roman" w:hint="eastAsia"/>
                        <w:color w:val="000000" w:themeColor="text1"/>
                        <w:sz w:val="28"/>
                        <w:szCs w:val="28"/>
                        <w14:ligatures w14:val="none"/>
                      </w:rPr>
                      <m:t>cons</m:t>
                    </w:del>
                  </m:r>
                </m:sub>
              </m:sSub>
              <m:d>
                <m:dPr>
                  <m:ctrlPr>
                    <w:del w:id="109" w:author="yun qiao" w:date="2026-04-25T17:36:00Z">
                      <w:rPr>
                        <w:rFonts w:ascii="Cambria Math" w:eastAsia="宋体" w:hAnsi="Cambria Math" w:cs="Times New Roman"/>
                        <w:i/>
                        <w:color w:val="000000" w:themeColor="text1"/>
                        <w:sz w:val="28"/>
                        <w:szCs w:val="28"/>
                        <w14:ligatures w14:val="none"/>
                      </w:rPr>
                    </w:del>
                  </m:ctrlPr>
                </m:dPr>
                <m:e>
                  <m:sSub>
                    <m:sSubPr>
                      <m:ctrlPr>
                        <w:del w:id="110" w:author="yun qiao" w:date="2026-04-25T17:36:00Z">
                          <w:rPr>
                            <w:rFonts w:ascii="Cambria Math" w:eastAsia="宋体" w:hAnsi="Cambria Math" w:cs="Times New Roman"/>
                            <w:i/>
                            <w:color w:val="000000" w:themeColor="text1"/>
                            <w:sz w:val="28"/>
                            <w:szCs w:val="28"/>
                            <w14:ligatures w14:val="none"/>
                          </w:rPr>
                        </w:del>
                      </m:ctrlPr>
                    </m:sSubPr>
                    <m:e>
                      <m:r>
                        <w:del w:id="111" w:author="yun qiao" w:date="2026-04-25T17:36:00Z">
                          <w:rPr>
                            <w:rFonts w:ascii="Cambria Math" w:eastAsia="宋体" w:hAnsi="Cambria Math" w:cs="Times New Roman" w:hint="eastAsia"/>
                            <w:color w:val="000000" w:themeColor="text1"/>
                            <w:sz w:val="28"/>
                            <w:szCs w:val="28"/>
                            <w14:ligatures w14:val="none"/>
                          </w:rPr>
                          <m:t>o</m:t>
                        </w:del>
                      </m:r>
                    </m:e>
                    <m:sub>
                      <m:r>
                        <w:del w:id="112" w:author="yun qiao" w:date="2026-04-25T17:36:00Z">
                          <w:rPr>
                            <w:rFonts w:ascii="Cambria Math" w:eastAsia="宋体" w:hAnsi="Cambria Math" w:cs="Times New Roman" w:hint="eastAsia"/>
                            <w:color w:val="000000" w:themeColor="text1"/>
                            <w:sz w:val="28"/>
                            <w:szCs w:val="28"/>
                            <w14:ligatures w14:val="none"/>
                          </w:rPr>
                          <m:t>i</m:t>
                        </w:del>
                      </m:r>
                    </m:sub>
                  </m:sSub>
                  <m:r>
                    <w:del w:id="113" w:author="yun qiao" w:date="2026-04-25T17:36:00Z">
                      <w:rPr>
                        <w:rFonts w:ascii="Cambria Math" w:eastAsia="宋体" w:hAnsi="Cambria Math" w:cs="Times New Roman" w:hint="eastAsia"/>
                        <w:color w:val="000000" w:themeColor="text1"/>
                        <w:sz w:val="28"/>
                        <w:szCs w:val="28"/>
                        <w14:ligatures w14:val="none"/>
                      </w:rPr>
                      <m:t>,</m:t>
                    </w:del>
                  </m:r>
                  <m:sSub>
                    <m:sSubPr>
                      <m:ctrlPr>
                        <w:del w:id="114" w:author="yun qiao" w:date="2026-04-25T17:36:00Z">
                          <w:rPr>
                            <w:rFonts w:ascii="Cambria Math" w:eastAsia="宋体" w:hAnsi="Cambria Math" w:cs="Times New Roman"/>
                            <w:i/>
                            <w:color w:val="000000" w:themeColor="text1"/>
                            <w:sz w:val="28"/>
                            <w:szCs w:val="28"/>
                            <w14:ligatures w14:val="none"/>
                          </w:rPr>
                        </w:del>
                      </m:ctrlPr>
                    </m:sSubPr>
                    <m:e>
                      <m:r>
                        <w:del w:id="115" w:author="yun qiao" w:date="2026-04-25T17:36:00Z">
                          <w:rPr>
                            <w:rFonts w:ascii="Cambria Math" w:eastAsia="宋体" w:hAnsi="Cambria Math" w:cs="Times New Roman" w:hint="eastAsia"/>
                            <w:color w:val="000000" w:themeColor="text1"/>
                            <w:sz w:val="28"/>
                            <w:szCs w:val="28"/>
                            <w14:ligatures w14:val="none"/>
                          </w:rPr>
                          <m:t>o</m:t>
                        </w:del>
                      </m:r>
                    </m:e>
                    <m:sub>
                      <m:r>
                        <w:del w:id="116" w:author="yun qiao" w:date="2026-04-25T17:36:00Z">
                          <w:rPr>
                            <w:rFonts w:ascii="Cambria Math" w:eastAsia="宋体" w:hAnsi="Cambria Math" w:cs="Times New Roman" w:hint="eastAsia"/>
                            <w:color w:val="000000" w:themeColor="text1"/>
                            <w:sz w:val="28"/>
                            <w:szCs w:val="28"/>
                            <w14:ligatures w14:val="none"/>
                          </w:rPr>
                          <m:t>i+1</m:t>
                        </w:del>
                      </m:r>
                    </m:sub>
                  </m:sSub>
                  <m:r>
                    <w:del w:id="117" w:author="yun qiao" w:date="2026-04-25T17:36:00Z">
                      <w:rPr>
                        <w:rFonts w:ascii="Cambria Math" w:eastAsia="宋体" w:hAnsi="Cambria Math" w:cs="Times New Roman" w:hint="eastAsia"/>
                        <w:color w:val="000000" w:themeColor="text1"/>
                        <w:sz w:val="28"/>
                        <w:szCs w:val="28"/>
                        <w14:ligatures w14:val="none"/>
                      </w:rPr>
                      <m:t>,</m:t>
                    </w:del>
                  </m:r>
                  <m:sSub>
                    <m:sSubPr>
                      <m:ctrlPr>
                        <w:del w:id="118" w:author="yun qiao" w:date="2026-04-25T17:36:00Z">
                          <w:rPr>
                            <w:rFonts w:ascii="Cambria Math" w:eastAsia="宋体" w:hAnsi="Cambria Math" w:cs="Times New Roman"/>
                            <w:i/>
                            <w:color w:val="000000" w:themeColor="text1"/>
                            <w:sz w:val="28"/>
                            <w:szCs w:val="28"/>
                            <w14:ligatures w14:val="none"/>
                          </w:rPr>
                        </w:del>
                      </m:ctrlPr>
                    </m:sSubPr>
                    <m:e>
                      <m:r>
                        <w:del w:id="119" w:author="yun qiao" w:date="2026-04-25T17:36:00Z">
                          <w:rPr>
                            <w:rFonts w:ascii="Cambria Math" w:eastAsia="宋体" w:hAnsi="Cambria Math" w:cs="Times New Roman" w:hint="eastAsia"/>
                            <w:color w:val="000000" w:themeColor="text1"/>
                            <w:sz w:val="28"/>
                            <w:szCs w:val="28"/>
                            <w14:ligatures w14:val="none"/>
                          </w:rPr>
                          <m:t>p</m:t>
                        </w:del>
                      </m:r>
                    </m:e>
                    <m:sub>
                      <m:r>
                        <w:del w:id="120" w:author="yun qiao" w:date="2026-04-25T17:36:00Z">
                          <w:rPr>
                            <w:rFonts w:ascii="Cambria Math" w:eastAsia="宋体" w:hAnsi="Cambria Math" w:cs="Times New Roman" w:hint="eastAsia"/>
                            <w:color w:val="000000" w:themeColor="text1"/>
                            <w:sz w:val="28"/>
                            <w:szCs w:val="28"/>
                            <w14:ligatures w14:val="none"/>
                          </w:rPr>
                          <m:t>i</m:t>
                        </w:del>
                      </m:r>
                    </m:sub>
                  </m:sSub>
                  <m:r>
                    <w:del w:id="121" w:author="yun qiao" w:date="2026-04-25T17:36:00Z">
                      <w:rPr>
                        <w:rFonts w:ascii="Cambria Math" w:eastAsia="宋体" w:hAnsi="Cambria Math" w:cs="Times New Roman" w:hint="eastAsia"/>
                        <w:color w:val="000000" w:themeColor="text1"/>
                        <w:sz w:val="28"/>
                        <w:szCs w:val="28"/>
                        <w14:ligatures w14:val="none"/>
                      </w:rPr>
                      <m:t>,</m:t>
                    </w:del>
                  </m:r>
                  <m:sSub>
                    <m:sSubPr>
                      <m:ctrlPr>
                        <w:del w:id="122" w:author="yun qiao" w:date="2026-04-25T17:36:00Z">
                          <w:rPr>
                            <w:rFonts w:ascii="Cambria Math" w:eastAsia="宋体" w:hAnsi="Cambria Math" w:cs="Times New Roman"/>
                            <w:i/>
                            <w:color w:val="000000" w:themeColor="text1"/>
                            <w:sz w:val="28"/>
                            <w:szCs w:val="28"/>
                            <w14:ligatures w14:val="none"/>
                          </w:rPr>
                        </w:del>
                      </m:ctrlPr>
                    </m:sSubPr>
                    <m:e>
                      <m:r>
                        <w:del w:id="123" w:author="yun qiao" w:date="2026-04-25T17:36:00Z">
                          <w:rPr>
                            <w:rFonts w:ascii="Cambria Math" w:eastAsia="宋体" w:hAnsi="Cambria Math" w:cs="Times New Roman" w:hint="eastAsia"/>
                            <w:color w:val="000000" w:themeColor="text1"/>
                            <w:sz w:val="28"/>
                            <w:szCs w:val="28"/>
                            <w14:ligatures w14:val="none"/>
                          </w:rPr>
                          <m:t>p</m:t>
                        </w:del>
                      </m:r>
                    </m:e>
                    <m:sub>
                      <m:r>
                        <w:del w:id="124" w:author="yun qiao" w:date="2026-04-25T17:36:00Z">
                          <w:rPr>
                            <w:rFonts w:ascii="Cambria Math" w:eastAsia="宋体" w:hAnsi="Cambria Math" w:cs="Times New Roman" w:hint="eastAsia"/>
                            <w:color w:val="000000" w:themeColor="text1"/>
                            <w:sz w:val="28"/>
                            <w:szCs w:val="28"/>
                            <w14:ligatures w14:val="none"/>
                          </w:rPr>
                          <m:t>i+1</m:t>
                        </w:del>
                      </m:r>
                    </m:sub>
                  </m:sSub>
                </m:e>
              </m:d>
            </m:e>
          </m:func>
        </m:oMath>
      </m:oMathPara>
    </w:p>
    <w:p w14:paraId="4D7D0155" w14:textId="12F48D7E" w:rsidR="003E6244" w:rsidRDefault="00000000" w:rsidP="00A432D6">
      <w:pPr>
        <w:spacing w:after="0" w:line="480" w:lineRule="exact"/>
        <w:ind w:firstLineChars="200" w:firstLine="560"/>
        <w:jc w:val="both"/>
        <w:rPr>
          <w:rFonts w:ascii="Times New Roman" w:hAnsi="Times New Roman" w:cs="Times New Roman"/>
          <w:color w:val="000000" w:themeColor="text1"/>
          <w:sz w:val="28"/>
          <w:szCs w:val="28"/>
        </w:rPr>
      </w:pPr>
      <w:del w:id="125" w:author="yun qiao" w:date="2026-04-25T17:36:00Z">
        <w:r w:rsidDel="00A432D6">
          <w:rPr>
            <w:rFonts w:ascii="Times New Roman" w:eastAsia="宋体" w:hAnsi="Times New Roman" w:cs="Times New Roman"/>
            <w:color w:val="000000" w:themeColor="text1"/>
            <w:sz w:val="28"/>
            <w:szCs w:val="28"/>
            <w14:ligatures w14:val="none"/>
          </w:rPr>
          <w:delText>其中，第一项表示语义一致性评分，第二项表示结构一致性约束评分；</w:delText>
        </w:r>
      </w:del>
      <w:r>
        <w:rPr>
          <w:rFonts w:ascii="Times New Roman" w:eastAsia="宋体" w:hAnsi="Times New Roman" w:cs="Times New Roman"/>
          <w:color w:val="000000" w:themeColor="text1"/>
          <w:sz w:val="28"/>
          <w:szCs w:val="28"/>
          <w14:ligatures w14:val="none"/>
        </w:rPr>
        <w:t>基于所述评分对候选路径进行排序并筛选高评分结果</w:t>
      </w:r>
      <w:r>
        <w:rPr>
          <w:rFonts w:ascii="Times New Roman" w:eastAsia="宋体" w:hAnsi="Times New Roman" w:cs="Times New Roman" w:hint="eastAsia"/>
          <w:color w:val="000000" w:themeColor="text1"/>
          <w:sz w:val="28"/>
          <w:szCs w:val="28"/>
          <w14:ligatures w14:val="none"/>
        </w:rPr>
        <w:t>；</w:t>
      </w:r>
    </w:p>
    <w:p w14:paraId="665C052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w14:ligatures w14:val="none"/>
        </w:rPr>
        <w:t>。</w:t>
      </w:r>
    </w:p>
    <w:bookmarkEnd w:id="68"/>
    <w:p w14:paraId="1B792F5E" w14:textId="77777777" w:rsidR="003E6244" w:rsidRDefault="00000000">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基于多源约束对候选算子链进行评估与优化的过程包括：基于知识图谱对候选算子链进行结构一致性评估，并结合大语言模型对其语义一致性进行评估，形成综合评分；基于所述综合评分选取得</w:t>
      </w:r>
      <w:r>
        <w:rPr>
          <w:rFonts w:ascii="Times New Roman" w:eastAsia="宋体" w:hAnsi="Times New Roman" w:cs="Times New Roman"/>
          <w:color w:val="000000" w:themeColor="text1"/>
          <w:sz w:val="28"/>
          <w:szCs w:val="28"/>
          <w14:ligatures w14:val="none"/>
        </w:rPr>
        <w:lastRenderedPageBreak/>
        <w:t>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bookmarkStart w:id="126" w:name="_Hlk227690555"/>
      <w:r>
        <w:rPr>
          <w:rFonts w:ascii="Cambria Math" w:eastAsia="宋体" w:hAnsi="Cambria Math" w:cs="Times New Roman" w:hint="eastAsia"/>
          <w:color w:val="000000" w:themeColor="text1"/>
          <w:sz w:val="28"/>
          <w:szCs w:val="28"/>
          <w14:ligatures w14:val="none"/>
        </w:rPr>
        <w:t>。</w:t>
      </w:r>
      <w:bookmarkEnd w:id="126"/>
    </w:p>
    <w:p w14:paraId="62586DCC"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p>
    <w:p w14:paraId="3D3FFAD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w:t>
      </w:r>
      <w:r>
        <w:rPr>
          <w:rFonts w:ascii="Times New Roman" w:eastAsia="宋体" w:hAnsi="Times New Roman" w:cs="Times New Roman" w:hint="eastAsia"/>
          <w:color w:val="000000" w:themeColor="text1"/>
          <w:sz w:val="28"/>
          <w14:ligatures w14:val="none"/>
        </w:rPr>
        <w:t>）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w:t>
      </w:r>
      <w:r>
        <w:rPr>
          <w:rFonts w:ascii="Times New Roman" w:eastAsia="宋体" w:hAnsi="Times New Roman" w:cs="Times New Roman" w:hint="eastAsia"/>
          <w:color w:val="000000" w:themeColor="text1"/>
          <w:sz w:val="28"/>
          <w14:ligatures w14:val="none"/>
        </w:rPr>
        <w:t>）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4</w:t>
      </w:r>
      <w:r>
        <w:rPr>
          <w:rFonts w:ascii="Times New Roman" w:eastAsia="宋体" w:hAnsi="Times New Roman" w:cs="Times New Roman" w:hint="eastAsia"/>
          <w:color w:val="000000" w:themeColor="text1"/>
          <w:sz w:val="28"/>
          <w14:ligatures w14:val="none"/>
        </w:rPr>
        <w:t>）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02D8A99E"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附图说明</w:t>
      </w:r>
    </w:p>
    <w:p w14:paraId="4CEFD62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w:t>
      </w:r>
      <w:r>
        <w:rPr>
          <w:rFonts w:ascii="Times New Roman" w:eastAsia="宋体" w:hAnsi="Times New Roman" w:cs="Times New Roman" w:hint="eastAsia"/>
          <w:color w:val="000000" w:themeColor="text1"/>
          <w:sz w:val="28"/>
          <w14:ligatures w14:val="none"/>
        </w:rPr>
        <w:lastRenderedPageBreak/>
        <w:t>造性劳动的前提下，还可以根据这些附图获得其他的附图。</w:t>
      </w:r>
    </w:p>
    <w:p w14:paraId="27F6B7FD"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为多阶段融合推理与链修复流程图</w:t>
      </w:r>
    </w:p>
    <w:p w14:paraId="5E198A53"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27" w:name="_Hlk227243976"/>
      <w:r>
        <w:rPr>
          <w:rFonts w:ascii="Times New Roman" w:eastAsia="宋体" w:hAnsi="Times New Roman" w:cs="Times New Roman"/>
          <w:color w:val="000000" w:themeColor="text1"/>
          <w:sz w:val="28"/>
          <w14:ligatures w14:val="none"/>
        </w:rPr>
        <w:t>S1</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构建面向地理处理任务的条件化序列生成</w:t>
      </w:r>
      <w:r>
        <w:rPr>
          <w:rFonts w:ascii="Times New Roman" w:eastAsia="宋体" w:hAnsi="Times New Roman" w:cs="Times New Roman" w:hint="eastAsia"/>
          <w:color w:val="000000" w:themeColor="text1"/>
          <w:sz w:val="28"/>
          <w:szCs w:val="28"/>
          <w14:ligatures w14:val="none"/>
        </w:rPr>
        <w:t>模型</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CSG-Geo</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及其约束推理机制；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w14:ligatures w14:val="none"/>
        </w:rPr>
        <w:t>。</w:t>
      </w:r>
    </w:p>
    <w:p w14:paraId="550446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28" w:name="_Hlk227244007"/>
      <w:bookmarkEnd w:id="127"/>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05C0D964" w14:textId="77777777" w:rsidR="00646088" w:rsidRDefault="00000000" w:rsidP="00FE2997">
      <w:pPr>
        <w:widowControl/>
        <w:spacing w:before="100" w:after="0" w:line="480" w:lineRule="exact"/>
        <w:ind w:firstLineChars="202" w:firstLine="566"/>
        <w:jc w:val="both"/>
        <w:rPr>
          <w:ins w:id="129" w:author="yun qiao" w:date="2026-04-24T21:05: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w:t>
      </w:r>
      <w:commentRangeStart w:id="130"/>
      <w:r>
        <w:rPr>
          <w:rFonts w:ascii="Times New Roman" w:eastAsia="宋体" w:hAnsi="Times New Roman" w:cs="Times New Roman" w:hint="eastAsia"/>
          <w:color w:val="000000" w:themeColor="text1"/>
          <w:sz w:val="28"/>
          <w14:ligatures w14:val="none"/>
        </w:rPr>
        <w:t>所述平台包括</w:t>
      </w:r>
      <w:r>
        <w:rPr>
          <w:rFonts w:ascii="Times New Roman" w:eastAsia="宋体" w:hAnsi="Times New Roman" w:cs="Times New Roman" w:hint="eastAsia"/>
          <w:color w:val="000000" w:themeColor="text1"/>
          <w:sz w:val="28"/>
          <w14:ligatures w14:val="none"/>
        </w:rPr>
        <w:t>QGIS</w:t>
      </w:r>
      <w:r>
        <w:rPr>
          <w:rFonts w:ascii="Times New Roman" w:eastAsia="宋体" w:hAnsi="Times New Roman" w:cs="Times New Roman" w:hint="eastAsia"/>
          <w:color w:val="000000" w:themeColor="text1"/>
          <w:sz w:val="28"/>
          <w14:ligatures w14:val="none"/>
        </w:rPr>
        <w:t>平台和</w:t>
      </w:r>
      <w:r>
        <w:rPr>
          <w:rFonts w:ascii="Times New Roman" w:eastAsia="宋体" w:hAnsi="Times New Roman" w:cs="Times New Roman" w:hint="eastAsia"/>
          <w:color w:val="000000" w:themeColor="text1"/>
          <w:sz w:val="28"/>
          <w14:ligatures w14:val="none"/>
        </w:rPr>
        <w:t>Google Earth Engine</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hint="eastAsia"/>
          <w:color w:val="000000" w:themeColor="text1"/>
          <w:sz w:val="28"/>
          <w14:ligatures w14:val="none"/>
        </w:rPr>
        <w:t>GEE</w:t>
      </w:r>
      <w:r>
        <w:rPr>
          <w:rFonts w:ascii="Times New Roman" w:eastAsia="宋体" w:hAnsi="Times New Roman" w:cs="Times New Roman" w:hint="eastAsia"/>
          <w:color w:val="000000" w:themeColor="text1"/>
          <w:sz w:val="28"/>
          <w14:ligatures w14:val="none"/>
        </w:rPr>
        <w:t>）平台</w:t>
      </w:r>
      <w:commentRangeEnd w:id="130"/>
      <w:r>
        <w:commentReference w:id="130"/>
      </w:r>
      <w:r>
        <w:rPr>
          <w:rFonts w:ascii="Times New Roman" w:eastAsia="宋体" w:hAnsi="Times New Roman" w:cs="Times New Roman" w:hint="eastAsia"/>
          <w:color w:val="000000" w:themeColor="text1"/>
          <w:sz w:val="28"/>
          <w14:ligatures w14:val="none"/>
        </w:rPr>
        <w:t>。由于不同平台在算子组织形式、功能粒度及参数表达方式上存在差异，需对相关算子信息进行</w:t>
      </w:r>
      <w:r>
        <w:rPr>
          <w:rFonts w:ascii="Times New Roman" w:eastAsia="宋体" w:hAnsi="Times New Roman" w:cs="Times New Roman" w:hint="eastAsia"/>
          <w:color w:val="000000" w:themeColor="text1"/>
          <w:sz w:val="28"/>
          <w:highlight w:val="yellow"/>
          <w14:ligatures w14:val="none"/>
          <w:rPrChange w:id="131" w:author="AAA" w:date="2026-04-23T11:19:00Z">
            <w:rPr>
              <w:rFonts w:ascii="Times New Roman" w:eastAsia="宋体" w:hAnsi="Times New Roman" w:cs="Times New Roman" w:hint="eastAsia"/>
              <w:color w:val="000000" w:themeColor="text1"/>
              <w:sz w:val="28"/>
              <w14:ligatures w14:val="none"/>
            </w:rPr>
          </w:rPrChange>
        </w:rPr>
        <w:t>统一整理</w:t>
      </w:r>
      <w:commentRangeStart w:id="132"/>
      <w:commentRangeEnd w:id="132"/>
      <w:r>
        <w:commentReference w:id="132"/>
      </w:r>
      <w:ins w:id="133" w:author="yun qiao" w:date="2026-04-24T21:05:00Z">
        <w:r w:rsidR="00646088">
          <w:rPr>
            <w:rFonts w:ascii="Times New Roman" w:eastAsia="宋体" w:hAnsi="Times New Roman" w:cs="Times New Roman" w:hint="eastAsia"/>
            <w:color w:val="000000" w:themeColor="text1"/>
            <w:sz w:val="28"/>
            <w:highlight w:val="yellow"/>
            <w14:ligatures w14:val="none"/>
          </w:rPr>
          <w:t>与规范化处理</w:t>
        </w:r>
        <w:r w:rsidR="00646088">
          <w:rPr>
            <w:rFonts w:ascii="Times New Roman" w:eastAsia="宋体" w:hAnsi="Times New Roman" w:cs="Times New Roman" w:hint="eastAsia"/>
            <w:color w:val="000000" w:themeColor="text1"/>
            <w:sz w:val="28"/>
            <w14:ligatures w14:val="none"/>
          </w:rPr>
          <w:t>。</w:t>
        </w:r>
      </w:ins>
    </w:p>
    <w:p w14:paraId="1983D520" w14:textId="68DCC023" w:rsidR="003E6244" w:rsidRDefault="00646088" w:rsidP="00FE2997">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134" w:author="yun qiao" w:date="2026-04-24T21:06:00Z">
        <w:r w:rsidRPr="00646088">
          <w:rPr>
            <w:rFonts w:ascii="Times New Roman" w:eastAsia="宋体" w:hAnsi="Times New Roman" w:cs="Times New Roman"/>
            <w:color w:val="000000" w:themeColor="text1"/>
            <w:sz w:val="28"/>
            <w14:ligatures w14:val="none"/>
          </w:rPr>
          <w:t>具体地，首先对算子元数据进行字段层面的统一映射，将不同平台中的算子名称、功能描述及参数列表等信息转换至统一的元数据表示模式；在此基础上，进一步对数据类型进行跨平台对齐，构建统一的数据类型映射关系，将各平台的</w:t>
        </w:r>
        <w:r w:rsidRPr="00646088">
          <w:rPr>
            <w:rFonts w:ascii="Times New Roman" w:eastAsia="宋体" w:hAnsi="Times New Roman" w:cs="Times New Roman"/>
            <w:color w:val="000000" w:themeColor="text1"/>
            <w:sz w:val="28"/>
            <w14:ligatures w14:val="none"/>
          </w:rPr>
          <w:lastRenderedPageBreak/>
          <w:t>类型系统映射至平台无关的抽象数据类型集合；同时，对算子参数结构进行规范化处理，包括可选参数标记、默认值定义及参数依赖关系的统一表示</w:t>
        </w:r>
      </w:ins>
      <w:del w:id="135" w:author="yun qiao" w:date="2026-04-24T21:05:00Z">
        <w:r w:rsidDel="00646088">
          <w:rPr>
            <w:rFonts w:ascii="Times New Roman" w:eastAsia="宋体" w:hAnsi="Times New Roman" w:cs="Times New Roman" w:hint="eastAsia"/>
            <w:color w:val="000000" w:themeColor="text1"/>
            <w:sz w:val="28"/>
            <w14:ligatures w14:val="none"/>
          </w:rPr>
          <w:delText>，</w:delText>
        </w:r>
      </w:del>
      <w:del w:id="136" w:author="yun qiao" w:date="2026-04-23T16:53:00Z">
        <w:r w:rsidDel="00FE2997">
          <w:rPr>
            <w:rFonts w:ascii="Times New Roman" w:eastAsia="宋体" w:hAnsi="Times New Roman" w:cs="Times New Roman" w:hint="eastAsia"/>
            <w:color w:val="000000" w:themeColor="text1"/>
            <w:sz w:val="28"/>
            <w14:ligatures w14:val="none"/>
          </w:rPr>
          <w:delText>以支撑后续统一建模</w:delText>
        </w:r>
      </w:del>
      <w:r>
        <w:rPr>
          <w:rFonts w:ascii="Times New Roman" w:eastAsia="宋体" w:hAnsi="Times New Roman" w:cs="Times New Roman" w:hint="eastAsia"/>
          <w:color w:val="000000" w:themeColor="text1"/>
          <w:sz w:val="28"/>
          <w14:ligatures w14:val="none"/>
        </w:rPr>
        <w:t>。</w:t>
      </w:r>
    </w:p>
    <w:p w14:paraId="50BB7A9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p>
    <w:p w14:paraId="100366E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6D8F6815" w14:textId="5A647A58"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所述三级层次结构可形式化表示为一个有向无环层次图</w:t>
      </w:r>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w:t>
      </w:r>
      <w:ins w:id="137" w:author="yun qiao" w:date="2026-04-25T09:48:00Z">
        <w:r w:rsidR="006C3B03">
          <w:rPr>
            <w:rFonts w:ascii="Times New Roman" w:eastAsia="宋体" w:hAnsi="Times New Roman" w:cs="Times New Roman" w:hint="eastAsia"/>
            <w:color w:val="000000" w:themeColor="text1"/>
            <w:sz w:val="28"/>
            <w14:ligatures w14:val="none"/>
          </w:rPr>
          <w:t>，</w:t>
        </w:r>
      </w:ins>
      <w:ins w:id="138" w:author="yun qiao" w:date="2026-04-25T09:50:00Z">
        <w:r w:rsidR="006C3B03">
          <w:rPr>
            <w:rFonts w:ascii="Times New Roman" w:eastAsia="宋体" w:hAnsi="Times New Roman" w:cs="Times New Roman" w:hint="eastAsia"/>
            <w:color w:val="000000" w:themeColor="text1"/>
            <w:sz w:val="28"/>
            <w14:ligatures w14:val="none"/>
          </w:rPr>
          <w:t>相应的，</w:t>
        </w:r>
      </w:ins>
      <m:oMath>
        <m:sSub>
          <m:sSubPr>
            <m:ctrlPr>
              <w:ins w:id="139" w:author="yun qiao" w:date="2026-04-25T09:49:00Z">
                <w:rPr>
                  <w:rFonts w:ascii="Cambria Math" w:eastAsia="宋体" w:hAnsi="Cambria Math" w:cs="Times New Roman"/>
                  <w:i/>
                  <w:iCs/>
                  <w:color w:val="000000" w:themeColor="text1"/>
                  <w:sz w:val="28"/>
                  <w14:ligatures w14:val="none"/>
                </w:rPr>
              </w:ins>
            </m:ctrlPr>
          </m:sSubPr>
          <m:e>
            <m:r>
              <w:ins w:id="140" w:author="yun qiao" w:date="2026-04-25T09:49:00Z">
                <w:rPr>
                  <w:rFonts w:ascii="Cambria Math" w:eastAsia="宋体" w:hAnsi="Cambria Math" w:cs="Times New Roman"/>
                  <w:color w:val="000000" w:themeColor="text1"/>
                  <w:sz w:val="28"/>
                  <w14:ligatures w14:val="none"/>
                </w:rPr>
                <m:t>l</m:t>
              </w:ins>
            </m:r>
          </m:e>
          <m:sub>
            <m:r>
              <w:ins w:id="141" w:author="yun qiao" w:date="2026-04-25T09:49:00Z">
                <w:rPr>
                  <w:rFonts w:ascii="Cambria Math" w:eastAsia="宋体" w:hAnsi="Cambria Math" w:cs="Times New Roman"/>
                  <w:color w:val="000000" w:themeColor="text1"/>
                  <w:sz w:val="28"/>
                  <w14:ligatures w14:val="none"/>
                </w:rPr>
                <m:t>1</m:t>
              </w:ins>
            </m:r>
          </m:sub>
        </m:sSub>
        <m:r>
          <w:ins w:id="142" w:author="yun qiao" w:date="2026-04-25T09:49:00Z">
            <w:rPr>
              <w:rFonts w:ascii="Cambria Math" w:eastAsia="宋体" w:hAnsi="Cambria Math" w:cs="Times New Roman"/>
              <w:color w:val="000000" w:themeColor="text1"/>
              <w:sz w:val="28"/>
              <w14:ligatures w14:val="none"/>
            </w:rPr>
            <m:t>∈</m:t>
          </w:ins>
        </m:r>
        <m:sSub>
          <m:sSubPr>
            <m:ctrlPr>
              <w:ins w:id="143" w:author="yun qiao" w:date="2026-04-25T09:49:00Z">
                <w:rPr>
                  <w:rFonts w:ascii="Cambria Math" w:eastAsia="宋体" w:hAnsi="Cambria Math" w:cs="Times New Roman"/>
                  <w:i/>
                  <w:iCs/>
                  <w:color w:val="000000" w:themeColor="text1"/>
                  <w:sz w:val="28"/>
                  <w14:ligatures w14:val="none"/>
                </w:rPr>
              </w:ins>
            </m:ctrlPr>
          </m:sSubPr>
          <m:e>
            <m:r>
              <w:ins w:id="144" w:author="yun qiao" w:date="2026-04-25T09:49:00Z">
                <m:rPr>
                  <m:scr m:val="script"/>
                </m:rPr>
                <w:rPr>
                  <w:rFonts w:ascii="Cambria Math" w:eastAsia="宋体" w:hAnsi="Cambria Math" w:cs="Times New Roman"/>
                  <w:color w:val="000000" w:themeColor="text1"/>
                  <w:sz w:val="28"/>
                  <w14:ligatures w14:val="none"/>
                </w:rPr>
                <m:t>L</m:t>
              </w:ins>
            </m:r>
          </m:e>
          <m:sub>
            <m:r>
              <w:ins w:id="145" w:author="yun qiao" w:date="2026-04-25T09:49:00Z">
                <w:rPr>
                  <w:rFonts w:ascii="Cambria Math" w:eastAsia="宋体" w:hAnsi="Cambria Math" w:cs="Times New Roman"/>
                  <w:color w:val="000000" w:themeColor="text1"/>
                  <w:sz w:val="28"/>
                  <w14:ligatures w14:val="none"/>
                </w:rPr>
                <m:t>1</m:t>
              </w:ins>
            </m:r>
          </m:sub>
        </m:sSub>
        <m:r>
          <w:ins w:id="146" w:author="yun qiao" w:date="2026-04-25T09:49:00Z">
            <w:rPr>
              <w:rFonts w:ascii="Cambria Math" w:eastAsia="宋体" w:hAnsi="Cambria Math" w:cs="Times New Roman" w:hint="eastAsia"/>
              <w:color w:val="000000" w:themeColor="text1"/>
              <w:sz w:val="28"/>
              <w14:ligatures w14:val="none"/>
            </w:rPr>
            <m:t>、</m:t>
          </w:ins>
        </m:r>
        <m:sSub>
          <m:sSubPr>
            <m:ctrlPr>
              <w:ins w:id="147" w:author="yun qiao" w:date="2026-04-25T09:50:00Z">
                <w:rPr>
                  <w:rFonts w:ascii="Cambria Math" w:eastAsia="宋体" w:hAnsi="Cambria Math" w:cs="Times New Roman"/>
                  <w:i/>
                  <w:iCs/>
                  <w:color w:val="000000" w:themeColor="text1"/>
                  <w:sz w:val="28"/>
                  <w14:ligatures w14:val="none"/>
                </w:rPr>
              </w:ins>
            </m:ctrlPr>
          </m:sSubPr>
          <m:e>
            <m:r>
              <w:ins w:id="148" w:author="yun qiao" w:date="2026-04-25T09:50:00Z">
                <w:rPr>
                  <w:rFonts w:ascii="Cambria Math" w:eastAsia="宋体" w:hAnsi="Cambria Math" w:cs="Times New Roman"/>
                  <w:color w:val="000000" w:themeColor="text1"/>
                  <w:sz w:val="28"/>
                  <w14:ligatures w14:val="none"/>
                </w:rPr>
                <m:t>l</m:t>
              </w:ins>
            </m:r>
          </m:e>
          <m:sub>
            <m:r>
              <w:ins w:id="149" w:author="yun qiao" w:date="2026-04-25T09:50:00Z">
                <w:rPr>
                  <w:rFonts w:ascii="Cambria Math" w:eastAsia="宋体" w:hAnsi="Cambria Math" w:cs="Times New Roman"/>
                  <w:color w:val="000000" w:themeColor="text1"/>
                  <w:sz w:val="28"/>
                  <w14:ligatures w14:val="none"/>
                </w:rPr>
                <m:t>2</m:t>
              </w:ins>
            </m:r>
          </m:sub>
        </m:sSub>
        <m:r>
          <w:ins w:id="150" w:author="yun qiao" w:date="2026-04-25T09:50:00Z">
            <w:rPr>
              <w:rFonts w:ascii="Cambria Math" w:eastAsia="宋体" w:hAnsi="Cambria Math" w:cs="Times New Roman"/>
              <w:color w:val="000000" w:themeColor="text1"/>
              <w:sz w:val="28"/>
              <w14:ligatures w14:val="none"/>
            </w:rPr>
            <m:t>∈</m:t>
          </w:ins>
        </m:r>
        <m:sSub>
          <m:sSubPr>
            <m:ctrlPr>
              <w:ins w:id="151" w:author="yun qiao" w:date="2026-04-25T09:50:00Z">
                <w:rPr>
                  <w:rFonts w:ascii="Cambria Math" w:eastAsia="宋体" w:hAnsi="Cambria Math" w:cs="Times New Roman"/>
                  <w:i/>
                  <w:iCs/>
                  <w:color w:val="000000" w:themeColor="text1"/>
                  <w:sz w:val="28"/>
                  <w14:ligatures w14:val="none"/>
                </w:rPr>
              </w:ins>
            </m:ctrlPr>
          </m:sSubPr>
          <m:e>
            <m:r>
              <w:ins w:id="152" w:author="yun qiao" w:date="2026-04-25T09:50:00Z">
                <m:rPr>
                  <m:scr m:val="script"/>
                </m:rPr>
                <w:rPr>
                  <w:rFonts w:ascii="Cambria Math" w:eastAsia="宋体" w:hAnsi="Cambria Math" w:cs="Times New Roman"/>
                  <w:color w:val="000000" w:themeColor="text1"/>
                  <w:sz w:val="28"/>
                  <w14:ligatures w14:val="none"/>
                </w:rPr>
                <m:t>L</m:t>
              </w:ins>
            </m:r>
          </m:e>
          <m:sub>
            <m:r>
              <w:ins w:id="153" w:author="yun qiao" w:date="2026-04-25T09:50:00Z">
                <w:rPr>
                  <w:rFonts w:ascii="Cambria Math" w:eastAsia="宋体" w:hAnsi="Cambria Math" w:cs="Times New Roman"/>
                  <w:color w:val="000000" w:themeColor="text1"/>
                  <w:sz w:val="28"/>
                  <w14:ligatures w14:val="none"/>
                </w:rPr>
                <m:t>2</m:t>
              </w:ins>
            </m:r>
          </m:sub>
        </m:sSub>
        <m:r>
          <w:ins w:id="154" w:author="yun qiao" w:date="2026-04-25T09:50:00Z">
            <w:rPr>
              <w:rFonts w:ascii="Cambria Math" w:eastAsia="宋体" w:hAnsi="Cambria Math" w:cs="Times New Roman" w:hint="eastAsia"/>
              <w:color w:val="000000" w:themeColor="text1"/>
              <w:sz w:val="28"/>
              <w14:ligatures w14:val="none"/>
            </w:rPr>
            <m:t>、</m:t>
          </w:ins>
        </m:r>
        <m:sSub>
          <m:sSubPr>
            <m:ctrlPr>
              <w:ins w:id="155" w:author="yun qiao" w:date="2026-04-25T09:50:00Z">
                <w:rPr>
                  <w:rFonts w:ascii="Cambria Math" w:eastAsia="宋体" w:hAnsi="Cambria Math" w:cs="Times New Roman"/>
                  <w:i/>
                  <w:iCs/>
                  <w:color w:val="000000" w:themeColor="text1"/>
                  <w:sz w:val="28"/>
                  <w14:ligatures w14:val="none"/>
                </w:rPr>
              </w:ins>
            </m:ctrlPr>
          </m:sSubPr>
          <m:e>
            <m:r>
              <w:ins w:id="156" w:author="yun qiao" w:date="2026-04-25T09:50:00Z">
                <w:rPr>
                  <w:rFonts w:ascii="Cambria Math" w:eastAsia="宋体" w:hAnsi="Cambria Math" w:cs="Times New Roman"/>
                  <w:color w:val="000000" w:themeColor="text1"/>
                  <w:sz w:val="28"/>
                  <w14:ligatures w14:val="none"/>
                </w:rPr>
                <m:t>l</m:t>
              </w:ins>
            </m:r>
          </m:e>
          <m:sub>
            <m:r>
              <w:ins w:id="157" w:author="yun qiao" w:date="2026-04-25T09:50:00Z">
                <w:rPr>
                  <w:rFonts w:ascii="Cambria Math" w:eastAsia="宋体" w:hAnsi="Cambria Math" w:cs="Times New Roman"/>
                  <w:color w:val="000000" w:themeColor="text1"/>
                  <w:sz w:val="28"/>
                  <w14:ligatures w14:val="none"/>
                </w:rPr>
                <m:t>3</m:t>
              </w:ins>
            </m:r>
          </m:sub>
        </m:sSub>
        <m:r>
          <w:ins w:id="158" w:author="yun qiao" w:date="2026-04-25T09:50:00Z">
            <w:rPr>
              <w:rFonts w:ascii="Cambria Math" w:eastAsia="宋体" w:hAnsi="Cambria Math" w:cs="Times New Roman"/>
              <w:color w:val="000000" w:themeColor="text1"/>
              <w:sz w:val="28"/>
              <w14:ligatures w14:val="none"/>
            </w:rPr>
            <m:t>∈</m:t>
          </w:ins>
        </m:r>
        <m:sSub>
          <m:sSubPr>
            <m:ctrlPr>
              <w:ins w:id="159" w:author="yun qiao" w:date="2026-04-25T09:50:00Z">
                <w:rPr>
                  <w:rFonts w:ascii="Cambria Math" w:eastAsia="宋体" w:hAnsi="Cambria Math" w:cs="Times New Roman"/>
                  <w:i/>
                  <w:iCs/>
                  <w:color w:val="000000" w:themeColor="text1"/>
                  <w:sz w:val="28"/>
                  <w14:ligatures w14:val="none"/>
                </w:rPr>
              </w:ins>
            </m:ctrlPr>
          </m:sSubPr>
          <m:e>
            <m:r>
              <w:ins w:id="160" w:author="yun qiao" w:date="2026-04-25T09:50:00Z">
                <m:rPr>
                  <m:scr m:val="script"/>
                </m:rPr>
                <w:rPr>
                  <w:rFonts w:ascii="Cambria Math" w:eastAsia="宋体" w:hAnsi="Cambria Math" w:cs="Times New Roman"/>
                  <w:color w:val="000000" w:themeColor="text1"/>
                  <w:sz w:val="28"/>
                  <w14:ligatures w14:val="none"/>
                </w:rPr>
                <m:t>L</m:t>
              </w:ins>
            </m:r>
          </m:e>
          <m:sub>
            <m:r>
              <w:ins w:id="161" w:author="yun qiao" w:date="2026-04-25T09:50:00Z">
                <w:rPr>
                  <w:rFonts w:ascii="Cambria Math" w:eastAsia="宋体" w:hAnsi="Cambria Math" w:cs="Times New Roman"/>
                  <w:color w:val="000000" w:themeColor="text1"/>
                  <w:sz w:val="28"/>
                  <w14:ligatures w14:val="none"/>
                </w:rPr>
                <m:t>3</m:t>
              </w:ins>
            </m:r>
          </m:sub>
        </m:sSub>
      </m:oMath>
      <w:ins w:id="162" w:author="yun qiao" w:date="2026-04-25T09:48:00Z">
        <w:r w:rsidR="006C3B03" w:rsidRPr="006C3B03">
          <w:rPr>
            <w:rFonts w:ascii="Times New Roman" w:eastAsia="宋体" w:hAnsi="Times New Roman" w:cs="Times New Roman"/>
            <w:color w:val="000000" w:themeColor="text1"/>
            <w:sz w:val="28"/>
            <w14:ligatures w14:val="none"/>
          </w:rPr>
          <w:t>分别表示对应集合中的单个节点元素</w:t>
        </w:r>
      </w:ins>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63"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64" w:author="AAA" w:date="2026-04-23T11:26: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65"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66" w:author="AAA" w:date="2026-04-23T11:26:00Z">
                        <w:rPr>
                          <w:rFonts w:ascii="Cambria Math" w:eastAsia="宋体" w:hAnsi="Cambria Math" w:cs="Times New Roman"/>
                          <w:color w:val="000000" w:themeColor="text1"/>
                          <w:sz w:val="28"/>
                          <w14:ligatures w14:val="none"/>
                        </w:rPr>
                      </w:rPrChange>
                    </w:rPr>
                    <m:t>3</m:t>
                  </m:r>
                </m:sub>
              </m:sSub>
              <m:r>
                <w:rPr>
                  <w:rFonts w:ascii="Cambria Math" w:eastAsia="宋体" w:hAnsi="Cambria Math" w:cs="Times New Roman"/>
                  <w:color w:val="000000" w:themeColor="text1"/>
                  <w:sz w:val="28"/>
                  <w:highlight w:val="yellow"/>
                  <w14:ligatures w14:val="none"/>
                  <w:rPrChange w:id="167" w:author="AAA" w:date="2026-04-23T11:26: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68"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69" w:author="AAA" w:date="2026-04-23T11:26:00Z">
                        <w:rPr>
                          <w:rFonts w:ascii="Cambria Math" w:eastAsia="宋体" w:hAnsi="Cambria Math" w:cs="Times New Roman"/>
                          <w:color w:val="000000" w:themeColor="text1"/>
                          <w:sz w:val="28"/>
                          <w14:ligatures w14:val="none"/>
                        </w:rPr>
                      </w:rPrChang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70"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71" w:author="AAA" w:date="2026-04-23T11:26: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172" w:author="AAA" w:date="2026-04-23T11:26: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173"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174" w:author="AAA" w:date="2026-04-23T11:26:00Z">
                        <w:rPr>
                          <w:rFonts w:ascii="Cambria Math" w:eastAsia="宋体" w:hAnsi="Cambria Math" w:cs="Times New Roman"/>
                          <w:color w:val="000000" w:themeColor="text1"/>
                          <w:sz w:val="28"/>
                          <w14:ligatures w14:val="none"/>
                        </w:rPr>
                      </w:rPrChang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w:commentRangeStart w:id="175"/>
          <w:commentRangeEnd w:id="175"/>
          <m:r>
            <m:rPr>
              <m:sty m:val="p"/>
            </m:rPr>
            <w:commentReference w:id="175"/>
          </m:r>
        </m:oMath>
      </m:oMathPara>
    </w:p>
    <w:p w14:paraId="575A17D5" w14:textId="1B856628" w:rsidR="003E6244"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ins w:id="176" w:author="yun qiao" w:date="2026-04-25T09:51:00Z">
        <w:r>
          <w:rPr>
            <w:rFonts w:ascii="Times New Roman" w:eastAsia="宋体" w:hAnsi="Times New Roman" w:cs="Times New Roman" w:hint="eastAsia"/>
            <w:color w:val="000000" w:themeColor="text1"/>
            <w:sz w:val="28"/>
            <w14:ligatures w14:val="none"/>
          </w:rPr>
          <w:t>其中</w:t>
        </w:r>
      </w:ins>
      <w:ins w:id="177" w:author="yun qiao" w:date="2026-04-25T09:52:00Z">
        <w:r>
          <w:rPr>
            <w:rFonts w:ascii="Times New Roman" w:eastAsia="宋体" w:hAnsi="Times New Roman" w:cs="Times New Roman" w:hint="eastAsia"/>
            <w:color w:val="000000" w:themeColor="text1"/>
            <w:sz w:val="28"/>
            <w14:ligatures w14:val="none"/>
          </w:rPr>
          <w:t>，</w:t>
        </w:r>
      </w:ins>
      <m:oMath>
        <m:r>
          <w:ins w:id="178" w:author="yun qiao" w:date="2026-04-25T09:52:00Z">
            <w:rPr>
              <w:rFonts w:ascii="Cambria Math" w:eastAsia="宋体" w:hAnsi="Cambria Math" w:cs="Times New Roman"/>
              <w:color w:val="000000" w:themeColor="text1"/>
              <w:sz w:val="28"/>
              <w14:ligatures w14:val="none"/>
            </w:rPr>
            <m:t>∀</m:t>
          </w:ins>
        </m:r>
      </m:oMath>
      <w:ins w:id="179" w:author="yun qiao" w:date="2026-04-25T09:52:00Z">
        <w:r w:rsidRPr="006C3B03">
          <w:rPr>
            <w:rFonts w:ascii="Times New Roman" w:eastAsia="宋体" w:hAnsi="Times New Roman" w:cs="Times New Roman"/>
            <w:color w:val="000000" w:themeColor="text1"/>
            <w:sz w:val="28"/>
            <w14:ligatures w14:val="none"/>
          </w:rPr>
          <w:t>表示</w:t>
        </w:r>
        <w:r w:rsidRPr="006C3B03">
          <w:rPr>
            <w:rFonts w:ascii="Times New Roman" w:eastAsia="宋体" w:hAnsi="Times New Roman" w:cs="Times New Roman"/>
            <w:color w:val="000000" w:themeColor="text1"/>
            <w:sz w:val="28"/>
            <w14:ligatures w14:val="none"/>
          </w:rPr>
          <w:t>“</w:t>
        </w:r>
        <w:r w:rsidRPr="006C3B03">
          <w:rPr>
            <w:rFonts w:ascii="Times New Roman" w:eastAsia="宋体" w:hAnsi="Times New Roman" w:cs="Times New Roman"/>
            <w:color w:val="000000" w:themeColor="text1"/>
            <w:sz w:val="28"/>
            <w14:ligatures w14:val="none"/>
          </w:rPr>
          <w:t>对于任意</w:t>
        </w:r>
        <w:r w:rsidRPr="006C3B03">
          <w:rPr>
            <w:rFonts w:ascii="Times New Roman" w:eastAsia="宋体" w:hAnsi="Times New Roman" w:cs="Times New Roman"/>
            <w:color w:val="000000" w:themeColor="text1"/>
            <w:sz w:val="28"/>
            <w14:ligatures w14:val="none"/>
          </w:rPr>
          <w:t>”</w:t>
        </w:r>
        <w:r w:rsidRPr="006C3B03">
          <w:rPr>
            <w:rFonts w:ascii="Times New Roman" w:eastAsia="宋体" w:hAnsi="Times New Roman" w:cs="Times New Roman"/>
            <w:color w:val="000000" w:themeColor="text1"/>
            <w:sz w:val="28"/>
            <w14:ligatures w14:val="none"/>
          </w:rPr>
          <w:t>；</w:t>
        </w:r>
      </w:ins>
      <m:oMath>
        <m:r>
          <w:ins w:id="180" w:author="yun qiao" w:date="2026-04-25T09:52:00Z">
            <w:rPr>
              <w:rFonts w:ascii="Cambria Math" w:eastAsia="宋体" w:hAnsi="Cambria Math" w:cs="Times New Roman"/>
              <w:color w:val="000000" w:themeColor="text1"/>
              <w:sz w:val="28"/>
              <w14:ligatures w14:val="none"/>
            </w:rPr>
            <m:t>∃!</m:t>
          </w:ins>
        </m:r>
      </m:oMath>
      <w:ins w:id="181" w:author="yun qiao" w:date="2026-04-25T09:52:00Z">
        <w:r w:rsidRPr="006C3B03">
          <w:rPr>
            <w:rFonts w:ascii="Times New Roman" w:eastAsia="宋体" w:hAnsi="Times New Roman" w:cs="Times New Roman"/>
            <w:color w:val="000000" w:themeColor="text1"/>
            <w:sz w:val="28"/>
            <w14:ligatures w14:val="none"/>
          </w:rPr>
          <w:t>表示</w:t>
        </w:r>
        <w:r w:rsidRPr="006C3B03">
          <w:rPr>
            <w:rFonts w:ascii="Times New Roman" w:eastAsia="宋体" w:hAnsi="Times New Roman" w:cs="Times New Roman"/>
            <w:color w:val="000000" w:themeColor="text1"/>
            <w:sz w:val="28"/>
            <w14:ligatures w14:val="none"/>
          </w:rPr>
          <w:t>“</w:t>
        </w:r>
        <w:r w:rsidRPr="006C3B03">
          <w:rPr>
            <w:rFonts w:ascii="Times New Roman" w:eastAsia="宋体" w:hAnsi="Times New Roman" w:cs="Times New Roman"/>
            <w:color w:val="000000" w:themeColor="text1"/>
            <w:sz w:val="28"/>
            <w14:ligatures w14:val="none"/>
          </w:rPr>
          <w:t>存在唯一一个</w:t>
        </w:r>
        <w:r w:rsidRPr="006C3B03">
          <w:rPr>
            <w:rFonts w:ascii="Times New Roman" w:eastAsia="宋体" w:hAnsi="Times New Roman" w:cs="Times New Roman"/>
            <w:color w:val="000000" w:themeColor="text1"/>
            <w:sz w:val="28"/>
            <w14:ligatures w14:val="none"/>
          </w:rPr>
          <w:t>”</w:t>
        </w:r>
        <w:r w:rsidRPr="006C3B03">
          <w:rPr>
            <w:rFonts w:ascii="Times New Roman" w:eastAsia="宋体" w:hAnsi="Times New Roman" w:cs="Times New Roman"/>
            <w:color w:val="000000" w:themeColor="text1"/>
            <w:sz w:val="28"/>
            <w14:ligatures w14:val="none"/>
          </w:rPr>
          <w:t>；</w:t>
        </w:r>
      </w:ins>
      <m:oMath>
        <m:r>
          <w:ins w:id="182" w:author="yun qiao" w:date="2026-04-25T09:53:00Z">
            <m:rPr>
              <m:nor/>
            </m:rPr>
            <w:rPr>
              <w:rFonts w:ascii="Cambria Math" w:eastAsia="宋体" w:hAnsi="Cambria Math" w:cs="Times New Roman"/>
              <w:i/>
              <w:iCs/>
              <w:color w:val="000000" w:themeColor="text1"/>
              <w:sz w:val="28"/>
              <w14:ligatures w14:val="none"/>
            </w:rPr>
            <m:t>s.t.</m:t>
          </w:ins>
        </m:r>
      </m:oMath>
      <w:ins w:id="183" w:author="yun qiao" w:date="2026-04-25T09:52:00Z">
        <w:r w:rsidRPr="006C3B03">
          <w:rPr>
            <w:rFonts w:ascii="Times New Roman" w:eastAsia="宋体" w:hAnsi="Times New Roman" w:cs="Times New Roman"/>
            <w:color w:val="000000" w:themeColor="text1"/>
            <w:sz w:val="28"/>
            <w14:ligatures w14:val="none"/>
          </w:rPr>
          <w:t>表示</w:t>
        </w:r>
        <w:r w:rsidRPr="006C3B03">
          <w:rPr>
            <w:rFonts w:ascii="Times New Roman" w:eastAsia="宋体" w:hAnsi="Times New Roman" w:cs="Times New Roman"/>
            <w:color w:val="000000" w:themeColor="text1"/>
            <w:sz w:val="28"/>
            <w14:ligatures w14:val="none"/>
          </w:rPr>
          <w:t>“</w:t>
        </w:r>
        <w:r w:rsidRPr="006C3B03">
          <w:rPr>
            <w:rFonts w:ascii="Times New Roman" w:eastAsia="宋体" w:hAnsi="Times New Roman" w:cs="Times New Roman"/>
            <w:color w:val="000000" w:themeColor="text1"/>
            <w:sz w:val="28"/>
            <w14:ligatures w14:val="none"/>
          </w:rPr>
          <w:t>满足条件（</w:t>
        </w:r>
        <w:r w:rsidRPr="006C3B03">
          <w:rPr>
            <w:rFonts w:ascii="Times New Roman" w:eastAsia="宋体" w:hAnsi="Times New Roman" w:cs="Times New Roman"/>
            <w:color w:val="000000" w:themeColor="text1"/>
            <w:sz w:val="28"/>
            <w14:ligatures w14:val="none"/>
          </w:rPr>
          <w:t>such that</w:t>
        </w:r>
        <w:r w:rsidRPr="006C3B03">
          <w:rPr>
            <w:rFonts w:ascii="Times New Roman" w:eastAsia="宋体" w:hAnsi="Times New Roman" w:cs="Times New Roman"/>
            <w:color w:val="000000" w:themeColor="text1"/>
            <w:sz w:val="28"/>
            <w14:ligatures w14:val="none"/>
          </w:rPr>
          <w:t>）</w:t>
        </w:r>
        <w:r w:rsidRPr="006C3B03">
          <w:rPr>
            <w:rFonts w:ascii="Times New Roman" w:eastAsia="宋体" w:hAnsi="Times New Roman" w:cs="Times New Roman"/>
            <w:color w:val="000000" w:themeColor="text1"/>
            <w:sz w:val="28"/>
            <w14:ligatures w14:val="none"/>
          </w:rPr>
          <w:t>”</w:t>
        </w:r>
        <w:r w:rsidRPr="006C3B03">
          <w:rPr>
            <w:rFonts w:ascii="Times New Roman" w:eastAsia="宋体" w:hAnsi="Times New Roman" w:cs="Times New Roman"/>
            <w:color w:val="000000" w:themeColor="text1"/>
            <w:sz w:val="28"/>
            <w14:ligatures w14:val="none"/>
          </w:rPr>
          <w:t>；</w:t>
        </w:r>
      </w:ins>
      <m:oMath>
        <m:d>
          <m:dPr>
            <m:ctrlPr>
              <w:ins w:id="184" w:author="yun qiao" w:date="2026-04-25T09:54:00Z">
                <w:rPr>
                  <w:rFonts w:ascii="Cambria Math" w:eastAsia="宋体" w:hAnsi="Cambria Math" w:cs="Times New Roman"/>
                  <w:i/>
                  <w:iCs/>
                  <w:color w:val="000000" w:themeColor="text1"/>
                  <w:sz w:val="28"/>
                  <w14:ligatures w14:val="none"/>
                </w:rPr>
              </w:ins>
            </m:ctrlPr>
          </m:dPr>
          <m:e>
            <m:sSub>
              <m:sSubPr>
                <m:ctrlPr>
                  <w:ins w:id="185" w:author="yun qiao" w:date="2026-04-25T09:54:00Z">
                    <w:rPr>
                      <w:rFonts w:ascii="Cambria Math" w:eastAsia="宋体" w:hAnsi="Cambria Math" w:cs="Times New Roman"/>
                      <w:i/>
                      <w:iCs/>
                      <w:color w:val="000000" w:themeColor="text1"/>
                      <w:sz w:val="28"/>
                      <w14:ligatures w14:val="none"/>
                    </w:rPr>
                  </w:ins>
                </m:ctrlPr>
              </m:sSubPr>
              <m:e>
                <m:r>
                  <w:ins w:id="186" w:author="yun qiao" w:date="2026-04-25T09:54:00Z">
                    <w:rPr>
                      <w:rFonts w:ascii="Cambria Math" w:eastAsia="宋体" w:hAnsi="Cambria Math" w:cs="Times New Roman"/>
                      <w:color w:val="000000" w:themeColor="text1"/>
                      <w:sz w:val="28"/>
                      <w14:ligatures w14:val="none"/>
                      <w:rPrChange w:id="187" w:author="yun qiao" w:date="2026-04-25T09:55:00Z">
                        <w:rPr>
                          <w:rFonts w:ascii="Cambria Math" w:eastAsia="宋体" w:hAnsi="Cambria Math" w:cs="Times New Roman"/>
                          <w:color w:val="000000" w:themeColor="text1"/>
                          <w:sz w:val="28"/>
                          <w:highlight w:val="yellow"/>
                          <w14:ligatures w14:val="none"/>
                        </w:rPr>
                      </w:rPrChange>
                    </w:rPr>
                    <m:t>l</m:t>
                  </w:ins>
                </m:r>
              </m:e>
              <m:sub>
                <m:r>
                  <w:ins w:id="188" w:author="yun qiao" w:date="2026-04-25T09:54:00Z">
                    <w:rPr>
                      <w:rFonts w:ascii="Cambria Math" w:eastAsia="宋体" w:hAnsi="Cambria Math" w:cs="Times New Roman"/>
                      <w:color w:val="000000" w:themeColor="text1"/>
                      <w:sz w:val="28"/>
                      <w14:ligatures w14:val="none"/>
                      <w:rPrChange w:id="189" w:author="yun qiao" w:date="2026-04-25T09:55:00Z">
                        <w:rPr>
                          <w:rFonts w:ascii="Cambria Math" w:eastAsia="宋体" w:hAnsi="Cambria Math" w:cs="Times New Roman"/>
                          <w:color w:val="000000" w:themeColor="text1"/>
                          <w:sz w:val="28"/>
                          <w:highlight w:val="yellow"/>
                          <w14:ligatures w14:val="none"/>
                        </w:rPr>
                      </w:rPrChange>
                    </w:rPr>
                    <m:t>i</m:t>
                  </w:ins>
                </m:r>
              </m:sub>
            </m:sSub>
            <m:r>
              <w:ins w:id="190" w:author="yun qiao" w:date="2026-04-25T09:54:00Z">
                <w:rPr>
                  <w:rFonts w:ascii="Cambria Math" w:eastAsia="宋体" w:hAnsi="Cambria Math" w:cs="Times New Roman"/>
                  <w:color w:val="000000" w:themeColor="text1"/>
                  <w:sz w:val="28"/>
                  <w14:ligatures w14:val="none"/>
                  <w:rPrChange w:id="191" w:author="yun qiao" w:date="2026-04-25T09:55:00Z">
                    <w:rPr>
                      <w:rFonts w:ascii="Cambria Math" w:eastAsia="宋体" w:hAnsi="Cambria Math" w:cs="Times New Roman"/>
                      <w:color w:val="000000" w:themeColor="text1"/>
                      <w:sz w:val="28"/>
                      <w:highlight w:val="yellow"/>
                      <w14:ligatures w14:val="none"/>
                    </w:rPr>
                  </w:rPrChange>
                </w:rPr>
                <m:t>,</m:t>
              </w:ins>
            </m:r>
            <m:sSub>
              <m:sSubPr>
                <m:ctrlPr>
                  <w:ins w:id="192" w:author="yun qiao" w:date="2026-04-25T09:54:00Z">
                    <w:rPr>
                      <w:rFonts w:ascii="Cambria Math" w:eastAsia="宋体" w:hAnsi="Cambria Math" w:cs="Times New Roman"/>
                      <w:i/>
                      <w:iCs/>
                      <w:color w:val="000000" w:themeColor="text1"/>
                      <w:sz w:val="28"/>
                      <w14:ligatures w14:val="none"/>
                    </w:rPr>
                  </w:ins>
                </m:ctrlPr>
              </m:sSubPr>
              <m:e>
                <m:r>
                  <w:ins w:id="193" w:author="yun qiao" w:date="2026-04-25T09:54:00Z">
                    <w:rPr>
                      <w:rFonts w:ascii="Cambria Math" w:eastAsia="宋体" w:hAnsi="Cambria Math" w:cs="Times New Roman"/>
                      <w:color w:val="000000" w:themeColor="text1"/>
                      <w:sz w:val="28"/>
                      <w14:ligatures w14:val="none"/>
                      <w:rPrChange w:id="194" w:author="yun qiao" w:date="2026-04-25T09:55:00Z">
                        <w:rPr>
                          <w:rFonts w:ascii="Cambria Math" w:eastAsia="宋体" w:hAnsi="Cambria Math" w:cs="Times New Roman"/>
                          <w:color w:val="000000" w:themeColor="text1"/>
                          <w:sz w:val="28"/>
                          <w:highlight w:val="yellow"/>
                          <w14:ligatures w14:val="none"/>
                        </w:rPr>
                      </w:rPrChange>
                    </w:rPr>
                    <m:t>l</m:t>
                  </w:ins>
                </m:r>
              </m:e>
              <m:sub>
                <m:r>
                  <w:ins w:id="195" w:author="yun qiao" w:date="2026-04-25T09:54:00Z">
                    <w:rPr>
                      <w:rFonts w:ascii="Cambria Math" w:eastAsia="宋体" w:hAnsi="Cambria Math" w:cs="Times New Roman"/>
                      <w:color w:val="000000" w:themeColor="text1"/>
                      <w:sz w:val="28"/>
                      <w14:ligatures w14:val="none"/>
                      <w:rPrChange w:id="196" w:author="yun qiao" w:date="2026-04-25T09:55:00Z">
                        <w:rPr>
                          <w:rFonts w:ascii="Cambria Math" w:eastAsia="宋体" w:hAnsi="Cambria Math" w:cs="Times New Roman"/>
                          <w:color w:val="000000" w:themeColor="text1"/>
                          <w:sz w:val="28"/>
                          <w:highlight w:val="yellow"/>
                          <w14:ligatures w14:val="none"/>
                        </w:rPr>
                      </w:rPrChange>
                    </w:rPr>
                    <m:t>j</m:t>
                  </w:ins>
                </m:r>
              </m:sub>
            </m:sSub>
          </m:e>
        </m:d>
      </m:oMath>
      <w:ins w:id="197" w:author="yun qiao" w:date="2026-04-25T09:52:00Z">
        <w:r w:rsidRPr="006C3B03">
          <w:rPr>
            <w:rFonts w:ascii="Times New Roman" w:eastAsia="宋体" w:hAnsi="Times New Roman" w:cs="Times New Roman"/>
            <w:color w:val="000000" w:themeColor="text1"/>
            <w:sz w:val="28"/>
            <w14:ligatures w14:val="none"/>
          </w:rPr>
          <w:t>表示从节点</w:t>
        </w:r>
      </w:ins>
      <m:oMath>
        <m:sSub>
          <m:sSubPr>
            <m:ctrlPr>
              <w:ins w:id="198" w:author="yun qiao" w:date="2026-04-25T09:55:00Z">
                <w:rPr>
                  <w:rFonts w:ascii="Cambria Math" w:eastAsia="宋体" w:hAnsi="Cambria Math" w:cs="Times New Roman"/>
                  <w:i/>
                  <w:iCs/>
                  <w:color w:val="000000" w:themeColor="text1"/>
                  <w:sz w:val="28"/>
                  <w14:ligatures w14:val="none"/>
                </w:rPr>
              </w:ins>
            </m:ctrlPr>
          </m:sSubPr>
          <m:e>
            <m:r>
              <w:ins w:id="199" w:author="yun qiao" w:date="2026-04-25T09:55:00Z">
                <w:rPr>
                  <w:rFonts w:ascii="Cambria Math" w:eastAsia="宋体" w:hAnsi="Cambria Math" w:cs="Times New Roman"/>
                  <w:color w:val="000000" w:themeColor="text1"/>
                  <w:sz w:val="28"/>
                  <w14:ligatures w14:val="none"/>
                  <w:rPrChange w:id="200" w:author="yun qiao" w:date="2026-04-25T09:55:00Z">
                    <w:rPr>
                      <w:rFonts w:ascii="Cambria Math" w:eastAsia="宋体" w:hAnsi="Cambria Math" w:cs="Times New Roman"/>
                      <w:color w:val="000000" w:themeColor="text1"/>
                      <w:sz w:val="28"/>
                      <w:highlight w:val="yellow"/>
                      <w14:ligatures w14:val="none"/>
                    </w:rPr>
                  </w:rPrChange>
                </w:rPr>
                <m:t>l</m:t>
              </w:ins>
            </m:r>
          </m:e>
          <m:sub>
            <m:r>
              <w:ins w:id="201" w:author="yun qiao" w:date="2026-04-25T09:55:00Z">
                <w:rPr>
                  <w:rFonts w:ascii="Cambria Math" w:eastAsia="宋体" w:hAnsi="Cambria Math" w:cs="Times New Roman"/>
                  <w:color w:val="000000" w:themeColor="text1"/>
                  <w:sz w:val="28"/>
                  <w14:ligatures w14:val="none"/>
                  <w:rPrChange w:id="202" w:author="yun qiao" w:date="2026-04-25T09:55:00Z">
                    <w:rPr>
                      <w:rFonts w:ascii="Cambria Math" w:eastAsia="宋体" w:hAnsi="Cambria Math" w:cs="Times New Roman"/>
                      <w:color w:val="000000" w:themeColor="text1"/>
                      <w:sz w:val="28"/>
                      <w:highlight w:val="yellow"/>
                      <w14:ligatures w14:val="none"/>
                    </w:rPr>
                  </w:rPrChange>
                </w:rPr>
                <m:t>i</m:t>
              </w:ins>
            </m:r>
          </m:sub>
        </m:sSub>
      </m:oMath>
      <w:ins w:id="203" w:author="yun qiao" w:date="2026-04-25T09:52:00Z">
        <w:r w:rsidRPr="006C3B03">
          <w:rPr>
            <w:rFonts w:ascii="Times New Roman" w:eastAsia="宋体" w:hAnsi="Times New Roman" w:cs="Times New Roman"/>
            <w:color w:val="000000" w:themeColor="text1"/>
            <w:sz w:val="28"/>
            <w14:ligatures w14:val="none"/>
          </w:rPr>
          <w:t>指向节点</w:t>
        </w:r>
      </w:ins>
      <m:oMath>
        <m:sSub>
          <m:sSubPr>
            <m:ctrlPr>
              <w:ins w:id="204" w:author="yun qiao" w:date="2026-04-25T09:55:00Z">
                <w:rPr>
                  <w:rFonts w:ascii="Cambria Math" w:eastAsia="宋体" w:hAnsi="Cambria Math" w:cs="Times New Roman"/>
                  <w:i/>
                  <w:iCs/>
                  <w:color w:val="000000" w:themeColor="text1"/>
                  <w:sz w:val="28"/>
                  <w14:ligatures w14:val="none"/>
                </w:rPr>
              </w:ins>
            </m:ctrlPr>
          </m:sSubPr>
          <m:e>
            <m:r>
              <w:ins w:id="205" w:author="yun qiao" w:date="2026-04-25T09:55:00Z">
                <w:rPr>
                  <w:rFonts w:ascii="Cambria Math" w:eastAsia="宋体" w:hAnsi="Cambria Math" w:cs="Times New Roman"/>
                  <w:color w:val="000000" w:themeColor="text1"/>
                  <w:sz w:val="28"/>
                  <w14:ligatures w14:val="none"/>
                  <w:rPrChange w:id="206" w:author="yun qiao" w:date="2026-04-25T09:55:00Z">
                    <w:rPr>
                      <w:rFonts w:ascii="Cambria Math" w:eastAsia="宋体" w:hAnsi="Cambria Math" w:cs="Times New Roman"/>
                      <w:color w:val="000000" w:themeColor="text1"/>
                      <w:sz w:val="28"/>
                      <w:highlight w:val="yellow"/>
                      <w14:ligatures w14:val="none"/>
                    </w:rPr>
                  </w:rPrChange>
                </w:rPr>
                <m:t>l</m:t>
              </w:ins>
            </m:r>
          </m:e>
          <m:sub>
            <m:r>
              <w:ins w:id="207" w:author="yun qiao" w:date="2026-04-25T09:55:00Z">
                <w:rPr>
                  <w:rFonts w:ascii="Cambria Math" w:eastAsia="宋体" w:hAnsi="Cambria Math" w:cs="Times New Roman"/>
                  <w:color w:val="000000" w:themeColor="text1"/>
                  <w:sz w:val="28"/>
                  <w14:ligatures w14:val="none"/>
                  <w:rPrChange w:id="208" w:author="yun qiao" w:date="2026-04-25T09:55:00Z">
                    <w:rPr>
                      <w:rFonts w:ascii="Cambria Math" w:eastAsia="宋体" w:hAnsi="Cambria Math" w:cs="Times New Roman"/>
                      <w:color w:val="000000" w:themeColor="text1"/>
                      <w:sz w:val="28"/>
                      <w:highlight w:val="yellow"/>
                      <w14:ligatures w14:val="none"/>
                    </w:rPr>
                  </w:rPrChange>
                </w:rPr>
                <m:t>j</m:t>
              </w:ins>
            </m:r>
          </m:sub>
        </m:sSub>
      </m:oMath>
      <w:ins w:id="209" w:author="yun qiao" w:date="2026-04-25T09:52:00Z">
        <w:r w:rsidRPr="006C3B03">
          <w:rPr>
            <w:rFonts w:ascii="Times New Roman" w:eastAsia="宋体" w:hAnsi="Times New Roman" w:cs="Times New Roman"/>
            <w:color w:val="000000" w:themeColor="text1"/>
            <w:sz w:val="28"/>
            <w14:ligatures w14:val="none"/>
          </w:rPr>
          <w:t>的有向边。</w:t>
        </w:r>
      </w:ins>
      <w:r>
        <w:rPr>
          <w:rFonts w:ascii="Times New Roman" w:eastAsia="宋体" w:hAnsi="Times New Roman" w:cs="Times New Roman"/>
          <w:color w:val="000000" w:themeColor="text1"/>
          <w:sz w:val="28"/>
          <w14:ligatures w14:val="none"/>
        </w:rPr>
        <w:t>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73925265" w14:textId="399D75F5" w:rsidR="006C3B03" w:rsidRDefault="00000000"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，具体算子与操作原语之间的候选映射关系采用联合评分机制进行判定。设具体算子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sSub>
          <m:sSubPr>
            <m:ctrlPr>
              <w:ins w:id="210" w:author="yun qiao" w:date="2026-04-25T09:57:00Z">
                <w:rPr>
                  <w:rFonts w:ascii="Cambria Math" w:eastAsia="宋体" w:hAnsi="Cambria Math" w:cs="Times New Roman"/>
                  <w:i/>
                  <w:color w:val="000000" w:themeColor="text1"/>
                  <w:sz w:val="28"/>
                  <w14:ligatures w14:val="none"/>
                </w:rPr>
              </w:ins>
            </m:ctrlPr>
          </m:sSubPr>
          <m:e>
            <m:r>
              <w:ins w:id="211" w:author="yun qiao" w:date="2026-04-25T09:57:00Z">
                <w:rPr>
                  <w:rFonts w:ascii="Cambria Math" w:eastAsia="宋体" w:hAnsi="Cambria Math" w:cs="Times New Roman"/>
                  <w:color w:val="000000" w:themeColor="text1"/>
                  <w:sz w:val="28"/>
                  <w14:ligatures w14:val="none"/>
                </w:rPr>
                <m:t>l</m:t>
              </w:ins>
            </m:r>
          </m:e>
          <m:sub>
            <m:r>
              <w:ins w:id="212" w:author="yun qiao" w:date="2026-04-25T09:57:00Z">
                <w:rPr>
                  <w:rFonts w:ascii="Cambria Math" w:eastAsia="宋体" w:hAnsi="Cambria Math" w:cs="Times New Roman"/>
                  <w:color w:val="000000" w:themeColor="text1"/>
                  <w:sz w:val="28"/>
                  <w14:ligatures w14:val="none"/>
                </w:rPr>
                <m:t>3</m:t>
              </w:ins>
            </m:r>
          </m:sub>
        </m:sSub>
        <m:r>
          <w:del w:id="213" w:author="yun qiao" w:date="2026-04-25T09:57:00Z">
            <w:rPr>
              <w:rFonts w:ascii="Cambria Math" w:eastAsia="宋体" w:hAnsi="Cambria Math" w:cs="Times New Roman" w:hint="eastAsia"/>
              <w:color w:val="000000" w:themeColor="text1"/>
              <w:sz w:val="28"/>
              <w14:ligatures w14:val="none"/>
            </w:rPr>
            <m:t>l3</m:t>
          </w:del>
        </m:r>
      </m:oMath>
      <w:r>
        <w:rPr>
          <w:rFonts w:ascii="Times New Roman" w:eastAsia="宋体" w:hAnsi="Times New Roman" w:cs="Times New Roman" w:hint="eastAsia"/>
          <w:color w:val="000000" w:themeColor="text1"/>
          <w:sz w:val="28"/>
          <w14:ligatures w14:val="none"/>
        </w:rPr>
        <w:t>的综合匹配得分为：</w:t>
      </w:r>
    </w:p>
    <w:p w14:paraId="65BA630F" w14:textId="77777777" w:rsidR="003E6244"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w:lastRenderedPageBreak/>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63AEA47A" w:rsidR="003E6244" w:rsidRPr="00ED4940" w:rsidRDefault="00000000" w:rsidP="00ED4940">
      <w:pPr>
        <w:spacing w:after="120" w:line="480" w:lineRule="exact"/>
        <w:ind w:firstLineChars="200" w:firstLine="560"/>
        <w:jc w:val="both"/>
        <w:rPr>
          <w:ins w:id="214" w:author="yun qiao" w:date="2026-04-25T09:57: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w:t>
      </w:r>
      <w:ins w:id="215" w:author="yun qiao" w:date="2026-04-25T10:01:00Z">
        <w:r w:rsidR="00ED4940">
          <w:rPr>
            <w:rFonts w:ascii="Times New Roman" w:eastAsia="宋体" w:hAnsi="Times New Roman" w:cs="Times New Roman" w:hint="eastAsia"/>
            <w:color w:val="000000" w:themeColor="text1"/>
            <w:sz w:val="28"/>
            <w14:ligatures w14:val="none"/>
          </w:rPr>
          <w:t>，满足</w:t>
        </w:r>
      </w:ins>
      <m:oMath>
        <m:r>
          <m:rPr>
            <m:sty m:val="p"/>
          </m:rPr>
          <w:rPr>
            <w:rFonts w:ascii="Cambria Math" w:eastAsia="宋体" w:hAnsi="Cambria Math" w:cs="Times New Roman"/>
            <w:color w:val="000000" w:themeColor="text1"/>
            <w:sz w:val="28"/>
            <w14:ligatures w14:val="none"/>
          </w:rPr>
          <m:t>α</m:t>
        </m:r>
        <m:r>
          <w:ins w:id="216" w:author="yun qiao" w:date="2026-04-25T10:0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color w:val="000000" w:themeColor="text1"/>
            <w:sz w:val="28"/>
            <w14:ligatures w14:val="none"/>
          </w:rPr>
          <m:t>β</m:t>
        </m:r>
        <m:r>
          <w:ins w:id="217" w:author="yun qiao" w:date="2026-04-25T10:0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color w:val="000000" w:themeColor="text1"/>
            <w:sz w:val="28"/>
            <w14:ligatures w14:val="none"/>
          </w:rPr>
          <m:t>γ</m:t>
        </m:r>
        <m:r>
          <w:ins w:id="218" w:author="yun qiao" w:date="2026-04-25T10:02:00Z">
            <w:rPr>
              <w:rFonts w:ascii="Cambria Math" w:eastAsia="宋体" w:hAnsi="Cambria Math" w:cs="Times New Roman"/>
              <w:color w:val="000000" w:themeColor="text1"/>
              <w:sz w:val="28"/>
              <w14:ligatures w14:val="none"/>
            </w:rPr>
            <m:t>=1</m:t>
          </w:ins>
        </m:r>
      </m:oMath>
      <w:r>
        <w:rPr>
          <w:rFonts w:ascii="Times New Roman" w:eastAsia="宋体" w:hAnsi="Times New Roman" w:cs="Times New Roman" w:hint="eastAsia"/>
          <w:color w:val="000000" w:themeColor="text1"/>
          <w:sz w:val="28"/>
          <w14:ligatures w14:val="none"/>
        </w:rPr>
        <w:t>。</w:t>
      </w:r>
      <w:commentRangeStart w:id="219"/>
      <w:commentRangeEnd w:id="219"/>
      <w:r>
        <w:commentReference w:id="219"/>
      </w:r>
    </w:p>
    <w:p w14:paraId="2CDDAE19" w14:textId="582663F4" w:rsidR="006C3B03" w:rsidRPr="006C3B03" w:rsidRDefault="006C3B03" w:rsidP="006C3B03">
      <w:pPr>
        <w:spacing w:after="120" w:line="480" w:lineRule="exact"/>
        <w:ind w:firstLineChars="200" w:firstLine="560"/>
        <w:jc w:val="both"/>
        <w:rPr>
          <w:ins w:id="220" w:author="yun qiao" w:date="2026-04-25T09:57:00Z"/>
          <w:rFonts w:ascii="Times New Roman" w:eastAsia="宋体" w:hAnsi="Times New Roman" w:cs="Times New Roman"/>
          <w:color w:val="000000" w:themeColor="text1"/>
          <w:sz w:val="28"/>
          <w14:ligatures w14:val="none"/>
        </w:rPr>
      </w:pPr>
      <w:ins w:id="221" w:author="yun qiao" w:date="2026-04-25T09:57:00Z">
        <w:r w:rsidRPr="006C3B03">
          <w:rPr>
            <w:rFonts w:ascii="Times New Roman" w:eastAsia="宋体" w:hAnsi="Times New Roman" w:cs="Times New Roman"/>
            <w:color w:val="000000" w:themeColor="text1"/>
            <w:sz w:val="28"/>
            <w14:ligatures w14:val="none"/>
          </w:rPr>
          <w:t>进一步地，所述语义相似度</w:t>
        </w:r>
      </w:ins>
      <m:oMath>
        <m:r>
          <w:ins w:id="222" w:author="yun qiao" w:date="2026-04-25T09:57:00Z">
            <w:rPr>
              <w:rFonts w:ascii="Cambria Math" w:eastAsia="宋体" w:hAnsi="Cambria Math" w:cs="Times New Roman" w:hint="eastAsia"/>
              <w:color w:val="000000" w:themeColor="text1"/>
              <w:sz w:val="28"/>
              <w14:ligatures w14:val="none"/>
            </w:rPr>
            <m:t>Si</m:t>
          </w:ins>
        </m:r>
        <m:sSub>
          <m:sSubPr>
            <m:ctrlPr>
              <w:ins w:id="223" w:author="yun qiao" w:date="2026-04-25T09:57:00Z">
                <w:rPr>
                  <w:rFonts w:ascii="Cambria Math" w:eastAsia="宋体" w:hAnsi="Cambria Math" w:cs="Times New Roman"/>
                  <w:i/>
                  <w:color w:val="000000" w:themeColor="text1"/>
                  <w:sz w:val="28"/>
                  <w14:ligatures w14:val="none"/>
                </w:rPr>
              </w:ins>
            </m:ctrlPr>
          </m:sSubPr>
          <m:e>
            <m:r>
              <w:ins w:id="224" w:author="yun qiao" w:date="2026-04-25T09:57:00Z">
                <w:rPr>
                  <w:rFonts w:ascii="Cambria Math" w:eastAsia="宋体" w:hAnsi="Cambria Math" w:cs="Times New Roman" w:hint="eastAsia"/>
                  <w:color w:val="000000" w:themeColor="text1"/>
                  <w:sz w:val="28"/>
                  <w14:ligatures w14:val="none"/>
                </w:rPr>
                <m:t>m</m:t>
              </w:ins>
            </m:r>
            <m:ctrlPr>
              <w:ins w:id="225" w:author="yun qiao" w:date="2026-04-25T09:57:00Z">
                <w:rPr>
                  <w:rFonts w:ascii="Cambria Math" w:eastAsia="宋体" w:hAnsi="Cambria Math" w:cs="Times New Roman" w:hint="eastAsia"/>
                  <w:i/>
                  <w:color w:val="000000" w:themeColor="text1"/>
                  <w:sz w:val="28"/>
                  <w14:ligatures w14:val="none"/>
                </w:rPr>
              </w:ins>
            </m:ctrlPr>
          </m:e>
          <m:sub>
            <m:r>
              <w:ins w:id="226" w:author="yun qiao" w:date="2026-04-25T09:57:00Z">
                <w:rPr>
                  <w:rFonts w:ascii="Cambria Math" w:eastAsia="宋体" w:hAnsi="Cambria Math" w:cs="Times New Roman" w:hint="eastAsia"/>
                  <w:color w:val="000000" w:themeColor="text1"/>
                  <w:sz w:val="28"/>
                  <w14:ligatures w14:val="none"/>
                </w:rPr>
                <m:t>sem</m:t>
              </w:ins>
            </m:r>
          </m:sub>
        </m:sSub>
        <m:d>
          <m:dPr>
            <m:ctrlPr>
              <w:ins w:id="227" w:author="yun qiao" w:date="2026-04-25T09:57:00Z">
                <w:rPr>
                  <w:rFonts w:ascii="Cambria Math" w:eastAsia="宋体" w:hAnsi="Cambria Math" w:cs="Times New Roman"/>
                  <w:i/>
                  <w:color w:val="000000" w:themeColor="text1"/>
                  <w:sz w:val="28"/>
                  <w14:ligatures w14:val="none"/>
                </w:rPr>
              </w:ins>
            </m:ctrlPr>
          </m:dPr>
          <m:e>
            <m:r>
              <w:ins w:id="228" w:author="yun qiao" w:date="2026-04-25T09:57:00Z">
                <w:rPr>
                  <w:rFonts w:ascii="Cambria Math" w:eastAsia="宋体" w:hAnsi="Cambria Math" w:cs="Times New Roman" w:hint="eastAsia"/>
                  <w:color w:val="000000" w:themeColor="text1"/>
                  <w:sz w:val="28"/>
                  <w14:ligatures w14:val="none"/>
                </w:rPr>
                <m:t>o,</m:t>
              </w:ins>
            </m:r>
            <m:sSub>
              <m:sSubPr>
                <m:ctrlPr>
                  <w:ins w:id="229" w:author="yun qiao" w:date="2026-04-25T09:57:00Z">
                    <w:rPr>
                      <w:rFonts w:ascii="Cambria Math" w:eastAsia="宋体" w:hAnsi="Cambria Math" w:cs="Times New Roman"/>
                      <w:i/>
                      <w:color w:val="000000" w:themeColor="text1"/>
                      <w:sz w:val="28"/>
                      <w14:ligatures w14:val="none"/>
                    </w:rPr>
                  </w:ins>
                </m:ctrlPr>
              </m:sSubPr>
              <m:e>
                <m:r>
                  <w:ins w:id="230" w:author="yun qiao" w:date="2026-04-25T09:57:00Z">
                    <w:rPr>
                      <w:rFonts w:ascii="Cambria Math" w:eastAsia="宋体" w:hAnsi="Cambria Math" w:cs="Times New Roman"/>
                      <w:color w:val="000000" w:themeColor="text1"/>
                      <w:sz w:val="28"/>
                      <w14:ligatures w14:val="none"/>
                    </w:rPr>
                    <m:t>l</m:t>
                  </w:ins>
                </m:r>
              </m:e>
              <m:sub>
                <m:r>
                  <w:ins w:id="231" w:author="yun qiao" w:date="2026-04-25T09:57:00Z">
                    <w:rPr>
                      <w:rFonts w:ascii="Cambria Math" w:eastAsia="宋体" w:hAnsi="Cambria Math" w:cs="Times New Roman"/>
                      <w:color w:val="000000" w:themeColor="text1"/>
                      <w:sz w:val="28"/>
                      <w14:ligatures w14:val="none"/>
                    </w:rPr>
                    <m:t>3</m:t>
                  </w:ins>
                </m:r>
              </m:sub>
            </m:sSub>
          </m:e>
        </m:d>
      </m:oMath>
      <w:ins w:id="232" w:author="yun qiao" w:date="2026-04-25T09:57:00Z">
        <w:r w:rsidRPr="006C3B03">
          <w:rPr>
            <w:rFonts w:ascii="Times New Roman" w:eastAsia="宋体" w:hAnsi="Times New Roman" w:cs="Times New Roman"/>
            <w:color w:val="000000" w:themeColor="text1"/>
            <w:sz w:val="28"/>
            <w14:ligatures w14:val="none"/>
          </w:rPr>
          <w:t>可基于文本表示向量之间的相似度进行计算，例如采用如下形式：</w:t>
        </w:r>
      </w:ins>
    </w:p>
    <w:p w14:paraId="537278CD" w14:textId="0CC2492F" w:rsidR="00ED4940" w:rsidRPr="00ED4940" w:rsidRDefault="00ED4940" w:rsidP="00ED4940">
      <w:pPr>
        <w:spacing w:before="100" w:after="0" w:line="240" w:lineRule="atLeast"/>
        <w:jc w:val="both"/>
        <w:rPr>
          <w:ins w:id="233" w:author="yun qiao" w:date="2026-04-25T09:58:00Z"/>
          <w:rFonts w:ascii="Times New Roman" w:eastAsia="宋体" w:hAnsi="Times New Roman" w:cs="等线"/>
          <w:i/>
          <w:color w:val="000000" w:themeColor="text1"/>
          <w:sz w:val="28"/>
          <w14:ligatures w14:val="none"/>
        </w:rPr>
      </w:pPr>
      <m:oMathPara>
        <m:oMath>
          <m:r>
            <w:ins w:id="234" w:author="yun qiao" w:date="2026-04-25T09:59:00Z">
              <w:rPr>
                <w:rFonts w:ascii="Cambria Math" w:eastAsia="宋体" w:hAnsi="Cambria Math" w:cs="Times New Roman" w:hint="eastAsia"/>
                <w:color w:val="000000" w:themeColor="text1"/>
                <w:sz w:val="28"/>
                <w14:ligatures w14:val="none"/>
              </w:rPr>
              <m:t>Si</m:t>
            </w:ins>
          </m:r>
          <m:sSub>
            <m:sSubPr>
              <m:ctrlPr>
                <w:ins w:id="235" w:author="yun qiao" w:date="2026-04-25T09:59:00Z">
                  <w:rPr>
                    <w:rFonts w:ascii="Cambria Math" w:eastAsia="宋体" w:hAnsi="Cambria Math" w:cs="Times New Roman"/>
                    <w:i/>
                    <w:color w:val="000000" w:themeColor="text1"/>
                    <w:sz w:val="28"/>
                    <w14:ligatures w14:val="none"/>
                  </w:rPr>
                </w:ins>
              </m:ctrlPr>
            </m:sSubPr>
            <m:e>
              <m:r>
                <w:ins w:id="236" w:author="yun qiao" w:date="2026-04-25T09:59:00Z">
                  <w:rPr>
                    <w:rFonts w:ascii="Cambria Math" w:eastAsia="宋体" w:hAnsi="Cambria Math" w:cs="Times New Roman" w:hint="eastAsia"/>
                    <w:color w:val="000000" w:themeColor="text1"/>
                    <w:sz w:val="28"/>
                    <w14:ligatures w14:val="none"/>
                  </w:rPr>
                  <m:t>m</m:t>
                </w:ins>
              </m:r>
              <m:ctrlPr>
                <w:ins w:id="237" w:author="yun qiao" w:date="2026-04-25T09:59:00Z">
                  <w:rPr>
                    <w:rFonts w:ascii="Cambria Math" w:eastAsia="宋体" w:hAnsi="Cambria Math" w:cs="Times New Roman" w:hint="eastAsia"/>
                    <w:i/>
                    <w:color w:val="000000" w:themeColor="text1"/>
                    <w:sz w:val="28"/>
                    <w14:ligatures w14:val="none"/>
                  </w:rPr>
                </w:ins>
              </m:ctrlPr>
            </m:e>
            <m:sub>
              <m:r>
                <w:ins w:id="238" w:author="yun qiao" w:date="2026-04-25T09:59:00Z">
                  <w:rPr>
                    <w:rFonts w:ascii="Cambria Math" w:eastAsia="宋体" w:hAnsi="Cambria Math" w:cs="Times New Roman" w:hint="eastAsia"/>
                    <w:color w:val="000000" w:themeColor="text1"/>
                    <w:sz w:val="28"/>
                    <w14:ligatures w14:val="none"/>
                  </w:rPr>
                  <m:t>sem</m:t>
                </w:ins>
              </m:r>
            </m:sub>
          </m:sSub>
          <m:d>
            <m:dPr>
              <m:ctrlPr>
                <w:ins w:id="239" w:author="yun qiao" w:date="2026-04-25T09:59:00Z">
                  <w:rPr>
                    <w:rFonts w:ascii="Cambria Math" w:eastAsia="宋体" w:hAnsi="Cambria Math" w:cs="Times New Roman"/>
                    <w:i/>
                    <w:color w:val="000000" w:themeColor="text1"/>
                    <w:sz w:val="28"/>
                    <w14:ligatures w14:val="none"/>
                  </w:rPr>
                </w:ins>
              </m:ctrlPr>
            </m:dPr>
            <m:e>
              <m:r>
                <w:ins w:id="240" w:author="yun qiao" w:date="2026-04-25T09:59:00Z">
                  <w:rPr>
                    <w:rFonts w:ascii="Cambria Math" w:eastAsia="宋体" w:hAnsi="Cambria Math" w:cs="Times New Roman" w:hint="eastAsia"/>
                    <w:color w:val="000000" w:themeColor="text1"/>
                    <w:sz w:val="28"/>
                    <w14:ligatures w14:val="none"/>
                  </w:rPr>
                  <m:t>o,</m:t>
                </w:ins>
              </m:r>
              <m:sSub>
                <m:sSubPr>
                  <m:ctrlPr>
                    <w:ins w:id="241" w:author="yun qiao" w:date="2026-04-25T09:59:00Z">
                      <w:rPr>
                        <w:rFonts w:ascii="Cambria Math" w:eastAsia="宋体" w:hAnsi="Cambria Math" w:cs="Times New Roman"/>
                        <w:i/>
                        <w:color w:val="000000" w:themeColor="text1"/>
                        <w:sz w:val="28"/>
                        <w14:ligatures w14:val="none"/>
                      </w:rPr>
                    </w:ins>
                  </m:ctrlPr>
                </m:sSubPr>
                <m:e>
                  <m:r>
                    <w:ins w:id="242" w:author="yun qiao" w:date="2026-04-25T09:59:00Z">
                      <w:rPr>
                        <w:rFonts w:ascii="Cambria Math" w:eastAsia="宋体" w:hAnsi="Cambria Math" w:cs="Times New Roman"/>
                        <w:color w:val="000000" w:themeColor="text1"/>
                        <w:sz w:val="28"/>
                        <w14:ligatures w14:val="none"/>
                      </w:rPr>
                      <m:t>l</m:t>
                    </w:ins>
                  </m:r>
                </m:e>
                <m:sub>
                  <m:r>
                    <w:ins w:id="243" w:author="yun qiao" w:date="2026-04-25T09:59:00Z">
                      <w:rPr>
                        <w:rFonts w:ascii="Cambria Math" w:eastAsia="宋体" w:hAnsi="Cambria Math" w:cs="Times New Roman"/>
                        <w:color w:val="000000" w:themeColor="text1"/>
                        <w:sz w:val="28"/>
                        <w14:ligatures w14:val="none"/>
                      </w:rPr>
                      <m:t>3</m:t>
                    </w:ins>
                  </m:r>
                </m:sub>
              </m:sSub>
            </m:e>
          </m:d>
          <m:r>
            <w:ins w:id="244" w:author="yun qiao" w:date="2026-04-25T09:58:00Z">
              <w:rPr>
                <w:rFonts w:ascii="Cambria Math" w:eastAsia="宋体" w:hAnsi="Cambria Math" w:cs="等线"/>
                <w:color w:val="000000" w:themeColor="text1"/>
                <w:sz w:val="28"/>
                <w14:ligatures w14:val="none"/>
              </w:rPr>
              <m:t>=</m:t>
            </w:ins>
          </m:r>
          <m:f>
            <m:fPr>
              <m:ctrlPr>
                <w:ins w:id="245" w:author="yun qiao" w:date="2026-04-25T09:58:00Z">
                  <w:rPr>
                    <w:rFonts w:ascii="Cambria Math" w:eastAsia="宋体" w:hAnsi="Cambria Math" w:cs="Times New Roman"/>
                    <w:i/>
                    <w:color w:val="000000" w:themeColor="text1"/>
                    <w:sz w:val="28"/>
                    <w:szCs w:val="20"/>
                    <w14:ligatures w14:val="none"/>
                  </w:rPr>
                </w:ins>
              </m:ctrlPr>
            </m:fPr>
            <m:num>
              <m:sSub>
                <m:sSubPr>
                  <m:ctrlPr>
                    <w:ins w:id="246" w:author="yun qiao" w:date="2026-04-25T09:58:00Z">
                      <w:rPr>
                        <w:rFonts w:ascii="Cambria Math" w:eastAsia="宋体" w:hAnsi="Cambria Math" w:cs="Times New Roman"/>
                        <w:i/>
                        <w:color w:val="000000" w:themeColor="text1"/>
                        <w:sz w:val="28"/>
                        <w:szCs w:val="20"/>
                        <w14:ligatures w14:val="none"/>
                      </w:rPr>
                    </w:ins>
                  </m:ctrlPr>
                </m:sSubPr>
                <m:e>
                  <m:r>
                    <w:ins w:id="247" w:author="yun qiao" w:date="2026-04-25T10:00:00Z">
                      <w:rPr>
                        <w:rFonts w:ascii="Cambria Math" w:eastAsia="宋体" w:hAnsi="Cambria Math" w:cs="等线"/>
                        <w:color w:val="000000" w:themeColor="text1"/>
                        <w:sz w:val="28"/>
                        <w14:ligatures w14:val="none"/>
                      </w:rPr>
                      <m:t>e</m:t>
                    </w:ins>
                  </m:r>
                </m:e>
                <m:sub>
                  <m:r>
                    <w:ins w:id="248" w:author="yun qiao" w:date="2026-04-25T10:00:00Z">
                      <w:rPr>
                        <w:rFonts w:ascii="Cambria Math" w:eastAsia="宋体" w:hAnsi="Cambria Math" w:cs="等线"/>
                        <w:color w:val="000000" w:themeColor="text1"/>
                        <w:sz w:val="28"/>
                        <w14:ligatures w14:val="none"/>
                      </w:rPr>
                      <m:t>o</m:t>
                    </w:ins>
                  </m:r>
                </m:sub>
              </m:sSub>
              <m:r>
                <w:ins w:id="249" w:author="yun qiao" w:date="2026-04-25T09:58:00Z">
                  <w:rPr>
                    <w:rFonts w:ascii="Cambria Math" w:eastAsia="宋体" w:hAnsi="Cambria Math" w:cs="等线"/>
                    <w:color w:val="000000" w:themeColor="text1"/>
                    <w:sz w:val="28"/>
                    <w14:ligatures w14:val="none"/>
                  </w:rPr>
                  <m:t>⋅</m:t>
                </w:ins>
              </m:r>
              <m:sSub>
                <m:sSubPr>
                  <m:ctrlPr>
                    <w:ins w:id="250" w:author="yun qiao" w:date="2026-04-25T09:58:00Z">
                      <w:rPr>
                        <w:rFonts w:ascii="Cambria Math" w:eastAsia="宋体" w:hAnsi="Cambria Math" w:cs="Times New Roman"/>
                        <w:i/>
                        <w:color w:val="000000" w:themeColor="text1"/>
                        <w:sz w:val="28"/>
                        <w:szCs w:val="20"/>
                        <w14:ligatures w14:val="none"/>
                      </w:rPr>
                    </w:ins>
                  </m:ctrlPr>
                </m:sSubPr>
                <m:e>
                  <m:r>
                    <w:ins w:id="251" w:author="yun qiao" w:date="2026-04-25T10:00:00Z">
                      <w:rPr>
                        <w:rFonts w:ascii="Cambria Math" w:eastAsia="宋体" w:hAnsi="Cambria Math" w:cs="等线"/>
                        <w:color w:val="000000" w:themeColor="text1"/>
                        <w:sz w:val="28"/>
                        <w14:ligatures w14:val="none"/>
                      </w:rPr>
                      <m:t>e</m:t>
                    </w:ins>
                  </m:r>
                </m:e>
                <m:sub>
                  <m:sSub>
                    <m:sSubPr>
                      <m:ctrlPr>
                        <w:ins w:id="252" w:author="yun qiao" w:date="2026-04-25T10:00:00Z">
                          <w:rPr>
                            <w:rFonts w:ascii="Cambria Math" w:eastAsia="宋体" w:hAnsi="Cambria Math" w:cs="Times New Roman"/>
                            <w:i/>
                            <w:color w:val="000000" w:themeColor="text1"/>
                            <w:sz w:val="28"/>
                            <w14:ligatures w14:val="none"/>
                          </w:rPr>
                        </w:ins>
                      </m:ctrlPr>
                    </m:sSubPr>
                    <m:e>
                      <m:r>
                        <w:ins w:id="253" w:author="yun qiao" w:date="2026-04-25T10:00:00Z">
                          <w:rPr>
                            <w:rFonts w:ascii="Cambria Math" w:eastAsia="宋体" w:hAnsi="Cambria Math" w:cs="Times New Roman"/>
                            <w:color w:val="000000" w:themeColor="text1"/>
                            <w:sz w:val="28"/>
                            <w14:ligatures w14:val="none"/>
                          </w:rPr>
                          <m:t>l</m:t>
                        </w:ins>
                      </m:r>
                    </m:e>
                    <m:sub>
                      <m:r>
                        <w:ins w:id="254" w:author="yun qiao" w:date="2026-04-25T10:00:00Z">
                          <w:rPr>
                            <w:rFonts w:ascii="Cambria Math" w:eastAsia="宋体" w:hAnsi="Cambria Math" w:cs="Times New Roman"/>
                            <w:color w:val="000000" w:themeColor="text1"/>
                            <w:sz w:val="28"/>
                            <w14:ligatures w14:val="none"/>
                          </w:rPr>
                          <m:t>3</m:t>
                        </w:ins>
                      </m:r>
                    </m:sub>
                  </m:sSub>
                </m:sub>
              </m:sSub>
            </m:num>
            <m:den>
              <m:r>
                <w:ins w:id="255" w:author="yun qiao" w:date="2026-04-25T09:58:00Z">
                  <m:rPr>
                    <m:lit/>
                  </m:rPr>
                  <w:rPr>
                    <w:rFonts w:ascii="Cambria Math" w:eastAsia="宋体" w:hAnsi="Cambria Math" w:cs="等线"/>
                    <w:color w:val="000000" w:themeColor="text1"/>
                    <w:sz w:val="28"/>
                    <w14:ligatures w14:val="none"/>
                  </w:rPr>
                  <m:t>|</m:t>
                </w:ins>
              </m:r>
              <m:sSub>
                <m:sSubPr>
                  <m:ctrlPr>
                    <w:ins w:id="256" w:author="yun qiao" w:date="2026-04-25T09:58:00Z">
                      <w:rPr>
                        <w:rFonts w:ascii="Cambria Math" w:eastAsia="宋体" w:hAnsi="Cambria Math" w:cs="Times New Roman"/>
                        <w:i/>
                        <w:color w:val="000000" w:themeColor="text1"/>
                        <w:sz w:val="28"/>
                        <w:szCs w:val="20"/>
                        <w14:ligatures w14:val="none"/>
                      </w:rPr>
                    </w:ins>
                  </m:ctrlPr>
                </m:sSubPr>
                <m:e>
                  <m:r>
                    <w:ins w:id="257" w:author="yun qiao" w:date="2026-04-25T09:58:00Z">
                      <w:rPr>
                        <w:rFonts w:ascii="Cambria Math" w:eastAsia="宋体" w:hAnsi="Cambria Math" w:cs="等线"/>
                        <w:color w:val="000000" w:themeColor="text1"/>
                        <w:sz w:val="28"/>
                        <w14:ligatures w14:val="none"/>
                      </w:rPr>
                      <m:t>|</m:t>
                    </w:ins>
                  </m:r>
                  <m:r>
                    <w:ins w:id="258" w:author="yun qiao" w:date="2026-04-25T10:00:00Z">
                      <w:rPr>
                        <w:rFonts w:ascii="Cambria Math" w:eastAsia="宋体" w:hAnsi="Cambria Math" w:cs="等线"/>
                        <w:color w:val="000000" w:themeColor="text1"/>
                        <w:sz w:val="28"/>
                        <w14:ligatures w14:val="none"/>
                      </w:rPr>
                      <m:t>e</m:t>
                    </w:ins>
                  </m:r>
                </m:e>
                <m:sub>
                  <m:r>
                    <w:ins w:id="259" w:author="yun qiao" w:date="2026-04-25T10:00:00Z">
                      <w:rPr>
                        <w:rFonts w:ascii="Cambria Math" w:eastAsia="宋体" w:hAnsi="Cambria Math" w:cs="Times New Roman"/>
                        <w:color w:val="000000" w:themeColor="text1"/>
                        <w:sz w:val="28"/>
                        <w:szCs w:val="20"/>
                        <w14:ligatures w14:val="none"/>
                      </w:rPr>
                      <m:t>o</m:t>
                    </w:ins>
                  </m:r>
                </m:sub>
              </m:sSub>
              <m:r>
                <w:ins w:id="260" w:author="yun qiao" w:date="2026-04-25T09:58:00Z">
                  <w:rPr>
                    <w:rFonts w:ascii="Cambria Math" w:eastAsia="宋体" w:hAnsi="Cambria Math" w:cs="等线"/>
                    <w:color w:val="000000" w:themeColor="text1"/>
                    <w:sz w:val="28"/>
                    <w14:ligatures w14:val="none"/>
                  </w:rPr>
                  <m:t>|</m:t>
                </w:ins>
              </m:r>
              <m:r>
                <w:ins w:id="261" w:author="yun qiao" w:date="2026-04-25T09:58:00Z">
                  <m:rPr>
                    <m:lit/>
                  </m:rPr>
                  <w:rPr>
                    <w:rFonts w:ascii="Cambria Math" w:eastAsia="宋体" w:hAnsi="Cambria Math" w:cs="等线"/>
                    <w:color w:val="000000" w:themeColor="text1"/>
                    <w:sz w:val="28"/>
                    <w14:ligatures w14:val="none"/>
                  </w:rPr>
                  <m:t>|</m:t>
                </w:ins>
              </m:r>
              <m:r>
                <w:ins w:id="262" w:author="yun qiao" w:date="2026-04-25T09:58:00Z">
                  <w:rPr>
                    <w:rFonts w:ascii="Cambria Math" w:eastAsia="宋体" w:hAnsi="Cambria Math" w:cs="等线"/>
                    <w:color w:val="000000" w:themeColor="text1"/>
                    <w:sz w:val="28"/>
                    <w14:ligatures w14:val="none"/>
                  </w:rPr>
                  <m:t xml:space="preserve"> </m:t>
                </w:ins>
              </m:r>
              <m:r>
                <w:ins w:id="263" w:author="yun qiao" w:date="2026-04-25T09:58:00Z">
                  <m:rPr>
                    <m:lit/>
                  </m:rPr>
                  <w:rPr>
                    <w:rFonts w:ascii="Cambria Math" w:eastAsia="宋体" w:hAnsi="Cambria Math" w:cs="等线"/>
                    <w:color w:val="000000" w:themeColor="text1"/>
                    <w:sz w:val="28"/>
                    <w14:ligatures w14:val="none"/>
                  </w:rPr>
                  <m:t>|</m:t>
                </w:ins>
              </m:r>
              <m:r>
                <w:ins w:id="264" w:author="yun qiao" w:date="2026-04-25T09:58:00Z">
                  <w:rPr>
                    <w:rFonts w:ascii="Cambria Math" w:eastAsia="宋体" w:hAnsi="Cambria Math" w:cs="等线"/>
                    <w:color w:val="000000" w:themeColor="text1"/>
                    <w:sz w:val="28"/>
                    <w14:ligatures w14:val="none"/>
                  </w:rPr>
                  <m:t>|</m:t>
                </w:ins>
              </m:r>
              <m:sSub>
                <m:sSubPr>
                  <m:ctrlPr>
                    <w:ins w:id="265" w:author="yun qiao" w:date="2026-04-25T09:58:00Z">
                      <w:rPr>
                        <w:rFonts w:ascii="Cambria Math" w:eastAsia="宋体" w:hAnsi="Cambria Math" w:cs="Times New Roman"/>
                        <w:i/>
                        <w:color w:val="000000" w:themeColor="text1"/>
                        <w:sz w:val="28"/>
                        <w:szCs w:val="20"/>
                        <w14:ligatures w14:val="none"/>
                      </w:rPr>
                    </w:ins>
                  </m:ctrlPr>
                </m:sSubPr>
                <m:e>
                  <m:r>
                    <w:ins w:id="266" w:author="yun qiao" w:date="2026-04-25T10:01:00Z">
                      <w:rPr>
                        <w:rFonts w:ascii="Cambria Math" w:eastAsia="宋体" w:hAnsi="Cambria Math" w:cs="等线"/>
                        <w:color w:val="000000" w:themeColor="text1"/>
                        <w:sz w:val="28"/>
                        <w14:ligatures w14:val="none"/>
                      </w:rPr>
                      <m:t>e</m:t>
                    </w:ins>
                  </m:r>
                </m:e>
                <m:sub>
                  <m:sSub>
                    <m:sSubPr>
                      <m:ctrlPr>
                        <w:ins w:id="267" w:author="yun qiao" w:date="2026-04-25T10:01:00Z">
                          <w:rPr>
                            <w:rFonts w:ascii="Cambria Math" w:eastAsia="宋体" w:hAnsi="Cambria Math" w:cs="Times New Roman"/>
                            <w:i/>
                            <w:color w:val="000000" w:themeColor="text1"/>
                            <w:sz w:val="28"/>
                            <w14:ligatures w14:val="none"/>
                          </w:rPr>
                        </w:ins>
                      </m:ctrlPr>
                    </m:sSubPr>
                    <m:e>
                      <m:r>
                        <w:ins w:id="268" w:author="yun qiao" w:date="2026-04-25T10:01:00Z">
                          <w:rPr>
                            <w:rFonts w:ascii="Cambria Math" w:eastAsia="宋体" w:hAnsi="Cambria Math" w:cs="Times New Roman"/>
                            <w:color w:val="000000" w:themeColor="text1"/>
                            <w:sz w:val="28"/>
                            <w14:ligatures w14:val="none"/>
                          </w:rPr>
                          <m:t>l</m:t>
                        </w:ins>
                      </m:r>
                    </m:e>
                    <m:sub>
                      <m:r>
                        <w:ins w:id="269" w:author="yun qiao" w:date="2026-04-25T10:01:00Z">
                          <w:rPr>
                            <w:rFonts w:ascii="Cambria Math" w:eastAsia="宋体" w:hAnsi="Cambria Math" w:cs="Times New Roman"/>
                            <w:color w:val="000000" w:themeColor="text1"/>
                            <w:sz w:val="28"/>
                            <w14:ligatures w14:val="none"/>
                          </w:rPr>
                          <m:t>3</m:t>
                        </w:ins>
                      </m:r>
                    </m:sub>
                  </m:sSub>
                </m:sub>
              </m:sSub>
              <m:r>
                <w:ins w:id="270" w:author="yun qiao" w:date="2026-04-25T09:58:00Z">
                  <m:rPr>
                    <m:lit/>
                  </m:rPr>
                  <w:rPr>
                    <w:rFonts w:ascii="Cambria Math" w:eastAsia="宋体" w:hAnsi="Cambria Math" w:cs="等线"/>
                    <w:color w:val="000000" w:themeColor="text1"/>
                    <w:sz w:val="28"/>
                    <w14:ligatures w14:val="none"/>
                  </w:rPr>
                  <m:t>|</m:t>
                </w:ins>
              </m:r>
              <m:r>
                <w:ins w:id="271" w:author="yun qiao" w:date="2026-04-25T09:58:00Z">
                  <w:rPr>
                    <w:rFonts w:ascii="Cambria Math" w:eastAsia="宋体" w:hAnsi="Cambria Math" w:cs="等线"/>
                    <w:color w:val="000000" w:themeColor="text1"/>
                    <w:sz w:val="28"/>
                    <w14:ligatures w14:val="none"/>
                  </w:rPr>
                  <m:t>|</m:t>
                </w:ins>
              </m:r>
            </m:den>
          </m:f>
        </m:oMath>
      </m:oMathPara>
    </w:p>
    <w:p w14:paraId="51A2E79D" w14:textId="422F45A0" w:rsidR="006C3B03" w:rsidRPr="00ED4940" w:rsidRDefault="00ED4940" w:rsidP="00337414">
      <w:pPr>
        <w:spacing w:after="120" w:line="480" w:lineRule="exact"/>
        <w:ind w:firstLineChars="200" w:firstLine="560"/>
        <w:jc w:val="both"/>
        <w:rPr>
          <w:rFonts w:ascii="Times New Roman" w:eastAsia="宋体" w:hAnsi="Times New Roman" w:cs="Times New Roman"/>
          <w:color w:val="000000" w:themeColor="text1"/>
          <w:sz w:val="28"/>
          <w14:ligatures w14:val="none"/>
        </w:rPr>
      </w:pPr>
      <w:ins w:id="272" w:author="yun qiao" w:date="2026-04-25T10:03:00Z">
        <w:r w:rsidRPr="00ED4940">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w:ins>
      <m:oMath>
        <m:sSub>
          <m:sSubPr>
            <m:ctrlPr>
              <w:ins w:id="273" w:author="yun qiao" w:date="2026-04-25T10:03:00Z">
                <w:rPr>
                  <w:rFonts w:ascii="Cambria Math" w:eastAsia="宋体" w:hAnsi="Cambria Math" w:cs="Times New Roman"/>
                  <w:i/>
                  <w:color w:val="000000" w:themeColor="text1"/>
                  <w:sz w:val="28"/>
                  <w:szCs w:val="20"/>
                  <w14:ligatures w14:val="none"/>
                </w:rPr>
              </w:ins>
            </m:ctrlPr>
          </m:sSubPr>
          <m:e>
            <m:r>
              <w:ins w:id="274" w:author="yun qiao" w:date="2026-04-25T10:03:00Z">
                <w:rPr>
                  <w:rFonts w:ascii="Cambria Math" w:eastAsia="宋体" w:hAnsi="Cambria Math" w:cs="等线"/>
                  <w:color w:val="000000" w:themeColor="text1"/>
                  <w:sz w:val="28"/>
                  <w14:ligatures w14:val="none"/>
                </w:rPr>
                <m:t>e</m:t>
              </w:ins>
            </m:r>
          </m:e>
          <m:sub>
            <m:r>
              <w:ins w:id="275" w:author="yun qiao" w:date="2026-04-25T10:03:00Z">
                <w:rPr>
                  <w:rFonts w:ascii="Cambria Math" w:eastAsia="宋体" w:hAnsi="Cambria Math" w:cs="等线"/>
                  <w:color w:val="000000" w:themeColor="text1"/>
                  <w:sz w:val="28"/>
                  <w14:ligatures w14:val="none"/>
                </w:rPr>
                <m:t>o</m:t>
              </w:ins>
            </m:r>
          </m:sub>
        </m:sSub>
      </m:oMath>
      <w:ins w:id="276" w:author="yun qiao" w:date="2026-04-25T10:03:00Z">
        <w:r w:rsidRPr="00ED4940">
          <w:rPr>
            <w:rFonts w:ascii="Times New Roman" w:eastAsia="宋体" w:hAnsi="Times New Roman" w:cs="Times New Roman"/>
            <w:color w:val="000000" w:themeColor="text1"/>
            <w:sz w:val="28"/>
            <w14:ligatures w14:val="none"/>
          </w:rPr>
          <w:t>表示具体算子</w:t>
        </w:r>
      </w:ins>
      <m:oMath>
        <m:r>
          <w:ins w:id="277" w:author="yun qiao" w:date="2026-04-25T10:03:00Z">
            <w:rPr>
              <w:rFonts w:ascii="Cambria Math" w:eastAsia="宋体" w:hAnsi="Cambria Math" w:cs="等线"/>
              <w:color w:val="000000" w:themeColor="text1"/>
              <w:sz w:val="28"/>
              <w14:ligatures w14:val="none"/>
            </w:rPr>
            <m:t>o</m:t>
          </w:ins>
        </m:r>
      </m:oMath>
      <w:ins w:id="278" w:author="yun qiao" w:date="2026-04-25T10:03:00Z">
        <w:r w:rsidRPr="00ED4940">
          <w:rPr>
            <w:rFonts w:ascii="Times New Roman" w:eastAsia="宋体" w:hAnsi="Times New Roman" w:cs="Times New Roman"/>
            <w:color w:val="000000" w:themeColor="text1"/>
            <w:sz w:val="28"/>
            <w14:ligatures w14:val="none"/>
          </w:rPr>
          <w:t>的语义表示向量；</w:t>
        </w:r>
      </w:ins>
      <m:oMath>
        <m:sSub>
          <m:sSubPr>
            <m:ctrlPr>
              <w:ins w:id="279" w:author="yun qiao" w:date="2026-04-25T10:03:00Z">
                <w:rPr>
                  <w:rFonts w:ascii="Cambria Math" w:eastAsia="宋体" w:hAnsi="Cambria Math" w:cs="Times New Roman"/>
                  <w:i/>
                  <w:color w:val="000000" w:themeColor="text1"/>
                  <w:sz w:val="28"/>
                  <w:szCs w:val="20"/>
                  <w14:ligatures w14:val="none"/>
                </w:rPr>
              </w:ins>
            </m:ctrlPr>
          </m:sSubPr>
          <m:e>
            <m:r>
              <w:ins w:id="280" w:author="yun qiao" w:date="2026-04-25T10:03:00Z">
                <w:rPr>
                  <w:rFonts w:ascii="Cambria Math" w:eastAsia="宋体" w:hAnsi="Cambria Math" w:cs="等线"/>
                  <w:color w:val="000000" w:themeColor="text1"/>
                  <w:sz w:val="28"/>
                  <w14:ligatures w14:val="none"/>
                </w:rPr>
                <m:t>e</m:t>
              </w:ins>
            </m:r>
          </m:e>
          <m:sub>
            <m:sSub>
              <m:sSubPr>
                <m:ctrlPr>
                  <w:ins w:id="281" w:author="yun qiao" w:date="2026-04-25T10:03:00Z">
                    <w:rPr>
                      <w:rFonts w:ascii="Cambria Math" w:eastAsia="宋体" w:hAnsi="Cambria Math" w:cs="Times New Roman"/>
                      <w:i/>
                      <w:color w:val="000000" w:themeColor="text1"/>
                      <w:sz w:val="28"/>
                      <w14:ligatures w14:val="none"/>
                    </w:rPr>
                  </w:ins>
                </m:ctrlPr>
              </m:sSubPr>
              <m:e>
                <m:r>
                  <w:ins w:id="282" w:author="yun qiao" w:date="2026-04-25T10:03:00Z">
                    <w:rPr>
                      <w:rFonts w:ascii="Cambria Math" w:eastAsia="宋体" w:hAnsi="Cambria Math" w:cs="Times New Roman"/>
                      <w:color w:val="000000" w:themeColor="text1"/>
                      <w:sz w:val="28"/>
                      <w14:ligatures w14:val="none"/>
                    </w:rPr>
                    <m:t>l</m:t>
                  </w:ins>
                </m:r>
              </m:e>
              <m:sub>
                <m:r>
                  <w:ins w:id="283" w:author="yun qiao" w:date="2026-04-25T10:03:00Z">
                    <w:rPr>
                      <w:rFonts w:ascii="Cambria Math" w:eastAsia="宋体" w:hAnsi="Cambria Math" w:cs="Times New Roman"/>
                      <w:color w:val="000000" w:themeColor="text1"/>
                      <w:sz w:val="28"/>
                      <w14:ligatures w14:val="none"/>
                    </w:rPr>
                    <m:t>3</m:t>
                  </w:ins>
                </m:r>
              </m:sub>
            </m:sSub>
          </m:sub>
        </m:sSub>
      </m:oMath>
      <w:ins w:id="284" w:author="yun qiao" w:date="2026-04-25T10:03:00Z">
        <w:r w:rsidRPr="00ED4940">
          <w:rPr>
            <w:rFonts w:ascii="Times New Roman" w:eastAsia="宋体" w:hAnsi="Times New Roman" w:cs="Times New Roman"/>
            <w:color w:val="000000" w:themeColor="text1"/>
            <w:sz w:val="28"/>
            <w14:ligatures w14:val="none"/>
          </w:rPr>
          <w:t>表示操作原语</w:t>
        </w:r>
      </w:ins>
      <m:oMath>
        <m:sSub>
          <m:sSubPr>
            <m:ctrlPr>
              <w:ins w:id="285" w:author="yun qiao" w:date="2026-04-25T10:04:00Z">
                <w:rPr>
                  <w:rFonts w:ascii="Cambria Math" w:eastAsia="宋体" w:hAnsi="Cambria Math" w:cs="Times New Roman"/>
                  <w:i/>
                  <w:color w:val="000000" w:themeColor="text1"/>
                  <w:sz w:val="28"/>
                  <w14:ligatures w14:val="none"/>
                </w:rPr>
              </w:ins>
            </m:ctrlPr>
          </m:sSubPr>
          <m:e>
            <m:r>
              <w:ins w:id="286" w:author="yun qiao" w:date="2026-04-25T10:04:00Z">
                <w:rPr>
                  <w:rFonts w:ascii="Cambria Math" w:eastAsia="宋体" w:hAnsi="Cambria Math" w:cs="Times New Roman"/>
                  <w:color w:val="000000" w:themeColor="text1"/>
                  <w:sz w:val="28"/>
                  <w14:ligatures w14:val="none"/>
                </w:rPr>
                <m:t>l</m:t>
              </w:ins>
            </m:r>
          </m:e>
          <m:sub>
            <m:r>
              <w:ins w:id="287" w:author="yun qiao" w:date="2026-04-25T10:04:00Z">
                <w:rPr>
                  <w:rFonts w:ascii="Cambria Math" w:eastAsia="宋体" w:hAnsi="Cambria Math" w:cs="Times New Roman"/>
                  <w:color w:val="000000" w:themeColor="text1"/>
                  <w:sz w:val="28"/>
                  <w14:ligatures w14:val="none"/>
                </w:rPr>
                <m:t>3</m:t>
              </w:ins>
            </m:r>
          </m:sub>
        </m:sSub>
      </m:oMath>
      <w:ins w:id="288" w:author="yun qiao" w:date="2026-04-25T10:03:00Z">
        <w:r w:rsidRPr="00ED4940">
          <w:rPr>
            <w:rFonts w:ascii="Times New Roman" w:eastAsia="宋体" w:hAnsi="Times New Roman" w:cs="Times New Roman"/>
            <w:color w:val="000000" w:themeColor="text1"/>
            <w:sz w:val="28"/>
            <w14:ligatures w14:val="none"/>
          </w:rPr>
          <w:t>的语义表示向量；</w:t>
        </w:r>
      </w:ins>
      <w:ins w:id="289" w:author="yun qiao" w:date="2026-04-25T10:04:00Z">
        <w:r w:rsidR="00337414" w:rsidRPr="00337414">
          <w:rPr>
            <w:rFonts w:ascii="Times New Roman" w:eastAsia="宋体" w:hAnsi="Times New Roman" w:cs="Times New Roman"/>
            <w:color w:val="000000" w:themeColor="text1"/>
            <w:sz w:val="28"/>
            <w14:ligatures w14:val="none"/>
          </w:rPr>
          <w:t>所述语义表示向量可通过预训练语言模型、领域嵌入模型或其他文本表示方法获得。</w:t>
        </w:r>
      </w:ins>
    </w:p>
    <w:p w14:paraId="088A0C96" w14:textId="77777777"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3E6244"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4D3FBF" w:rsidR="003E6244" w:rsidRDefault="001B572B">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ins w:id="290" w:author="yun qiao" w:date="2026-04-25T10:06:00Z">
        <w:r>
          <w:rPr>
            <w:rFonts w:ascii="Times New Roman" w:eastAsia="宋体" w:hAnsi="Times New Roman" w:cs="Times New Roman" w:hint="eastAsia"/>
            <w:color w:val="000000" w:themeColor="text1"/>
            <w:sz w:val="28"/>
            <w14:ligatures w14:val="none"/>
          </w:rPr>
          <w:t>其中，</w:t>
        </w:r>
      </w:ins>
      <m:oMath>
        <m:sSubSup>
          <m:sSubSupPr>
            <m:ctrlPr>
              <w:ins w:id="291" w:author="yun qiao" w:date="2026-04-25T10:06:00Z">
                <w:rPr>
                  <w:rFonts w:ascii="Cambria Math" w:eastAsia="宋体" w:hAnsi="Cambria Math" w:cs="Times New Roman"/>
                  <w:i/>
                  <w:color w:val="000000" w:themeColor="text1"/>
                  <w:sz w:val="28"/>
                  <w14:ligatures w14:val="none"/>
                </w:rPr>
              </w:ins>
            </m:ctrlPr>
          </m:sSubSupPr>
          <m:e>
            <m:r>
              <w:ins w:id="292" w:author="yun qiao" w:date="2026-04-25T10:06:00Z">
                <m:rPr>
                  <m:scr m:val="script"/>
                </m:rPr>
                <w:rPr>
                  <w:rFonts w:ascii="Cambria Math" w:eastAsia="宋体" w:hAnsi="Cambria Math" w:cs="Times New Roman"/>
                  <w:color w:val="000000" w:themeColor="text1"/>
                  <w:sz w:val="28"/>
                  <w14:ligatures w14:val="none"/>
                </w:rPr>
                <m:t>R</m:t>
              </w:ins>
            </m:r>
          </m:e>
          <m:sub>
            <m:r>
              <w:ins w:id="293" w:author="yun qiao" w:date="2026-04-25T10:06:00Z">
                <m:rPr>
                  <m:scr m:val="script"/>
                </m:rPr>
                <w:rPr>
                  <w:rFonts w:ascii="Cambria Math" w:eastAsia="宋体" w:hAnsi="Cambria Math" w:cs="Times New Roman"/>
                  <w:color w:val="000000" w:themeColor="text1"/>
                  <w:sz w:val="28"/>
                  <w14:ligatures w14:val="none"/>
                </w:rPr>
                <m:t>m</m:t>
              </w:ins>
            </m:r>
          </m:sub>
          <m:sup>
            <m:r>
              <w:ins w:id="294" w:author="yun qiao" w:date="2026-04-25T10:06:00Z">
                <w:rPr>
                  <w:rFonts w:ascii="Cambria Math" w:eastAsia="微软雅黑" w:hAnsi="Cambria Math" w:cs="微软雅黑"/>
                  <w:color w:val="000000" w:themeColor="text1"/>
                  <w:sz w:val="28"/>
                  <w14:ligatures w14:val="none"/>
                </w:rPr>
                <m:t>-</m:t>
              </w:ins>
            </m:r>
            <m:r>
              <w:ins w:id="295" w:author="yun qiao" w:date="2026-04-25T10:06:00Z">
                <w:rPr>
                  <w:rFonts w:ascii="Cambria Math" w:eastAsia="宋体" w:hAnsi="Cambria Math" w:cs="Times New Roman"/>
                  <w:color w:val="000000" w:themeColor="text1"/>
                  <w:sz w:val="28"/>
                  <w14:ligatures w14:val="none"/>
                </w:rPr>
                <m:t>1</m:t>
              </w:ins>
            </m:r>
          </m:sup>
        </m:sSubSup>
        <m:d>
          <m:dPr>
            <m:ctrlPr>
              <w:ins w:id="296" w:author="yun qiao" w:date="2026-04-25T10:06:00Z">
                <w:rPr>
                  <w:rFonts w:ascii="Cambria Math" w:eastAsia="宋体" w:hAnsi="Cambria Math" w:cs="Times New Roman"/>
                  <w:i/>
                  <w:color w:val="000000" w:themeColor="text1"/>
                  <w:sz w:val="28"/>
                  <w14:ligatures w14:val="none"/>
                </w:rPr>
              </w:ins>
            </m:ctrlPr>
          </m:dPr>
          <m:e>
            <m:sSub>
              <m:sSubPr>
                <m:ctrlPr>
                  <w:ins w:id="297" w:author="yun qiao" w:date="2026-04-25T10:06:00Z">
                    <w:rPr>
                      <w:rFonts w:ascii="Cambria Math" w:eastAsia="宋体" w:hAnsi="Cambria Math" w:cs="Times New Roman"/>
                      <w:i/>
                      <w:color w:val="000000" w:themeColor="text1"/>
                      <w:sz w:val="28"/>
                      <w14:ligatures w14:val="none"/>
                    </w:rPr>
                  </w:ins>
                </m:ctrlPr>
              </m:sSubPr>
              <m:e>
                <m:r>
                  <w:ins w:id="298" w:author="yun qiao" w:date="2026-04-25T10:06:00Z">
                    <w:rPr>
                      <w:rFonts w:ascii="Cambria Math" w:eastAsia="宋体" w:hAnsi="Cambria Math" w:cs="Times New Roman"/>
                      <w:color w:val="000000" w:themeColor="text1"/>
                      <w:sz w:val="28"/>
                      <w14:ligatures w14:val="none"/>
                    </w:rPr>
                    <m:t>l</m:t>
                  </w:ins>
                </m:r>
              </m:e>
              <m:sub>
                <m:r>
                  <w:ins w:id="299" w:author="yun qiao" w:date="2026-04-25T10:06:00Z">
                    <w:rPr>
                      <w:rFonts w:ascii="Cambria Math" w:eastAsia="宋体" w:hAnsi="Cambria Math" w:cs="Times New Roman"/>
                      <w:color w:val="000000" w:themeColor="text1"/>
                      <w:sz w:val="28"/>
                      <w14:ligatures w14:val="none"/>
                    </w:rPr>
                    <m:t>3</m:t>
                  </w:ins>
                </m:r>
              </m:sub>
            </m:sSub>
          </m:e>
        </m:d>
      </m:oMath>
      <w:ins w:id="300" w:author="yun qiao" w:date="2026-04-25T10:06:00Z">
        <w:r w:rsidRPr="001B572B">
          <w:rPr>
            <w:rFonts w:ascii="Times New Roman" w:eastAsia="宋体" w:hAnsi="Times New Roman" w:cs="Times New Roman"/>
            <w:color w:val="000000" w:themeColor="text1"/>
            <w:sz w:val="28"/>
            <w14:ligatures w14:val="none"/>
          </w:rPr>
          <w:t>相关联的具体算子集合</w:t>
        </w:r>
      </w:ins>
      <w:ins w:id="301" w:author="yun qiao" w:date="2026-04-25T10:07:00Z">
        <w:r>
          <w:rPr>
            <w:rFonts w:ascii="Times New Roman" w:eastAsia="宋体" w:hAnsi="Times New Roman" w:cs="Times New Roman" w:hint="eastAsia"/>
            <w:color w:val="000000" w:themeColor="text1"/>
            <w:sz w:val="28"/>
            <w14:ligatures w14:val="none"/>
          </w:rPr>
          <w:t>，</w:t>
        </w:r>
      </w:ins>
      <m:oMath>
        <m:d>
          <m:dPr>
            <m:ctrlPr>
              <w:ins w:id="302" w:author="yun qiao" w:date="2026-04-25T10:07:00Z">
                <w:rPr>
                  <w:rFonts w:ascii="Cambria Math" w:eastAsia="宋体" w:hAnsi="Cambria Math" w:cs="Times New Roman"/>
                  <w:i/>
                  <w:color w:val="000000" w:themeColor="text1"/>
                  <w:sz w:val="28"/>
                  <w14:ligatures w14:val="none"/>
                </w:rPr>
              </w:ins>
            </m:ctrlPr>
          </m:dPr>
          <m:e>
            <m:r>
              <w:ins w:id="303" w:author="yun qiao" w:date="2026-04-25T10:07:00Z">
                <w:rPr>
                  <w:rFonts w:ascii="Cambria Math" w:eastAsia="宋体" w:hAnsi="Cambria Math" w:cs="Times New Roman"/>
                  <w:color w:val="000000" w:themeColor="text1"/>
                  <w:sz w:val="28"/>
                  <w14:ligatures w14:val="none"/>
                </w:rPr>
                <m:t>o,</m:t>
              </w:ins>
            </m:r>
            <m:sSub>
              <m:sSubPr>
                <m:ctrlPr>
                  <w:ins w:id="304" w:author="yun qiao" w:date="2026-04-25T10:07:00Z">
                    <w:rPr>
                      <w:rFonts w:ascii="Cambria Math" w:eastAsia="宋体" w:hAnsi="Cambria Math" w:cs="Times New Roman"/>
                      <w:i/>
                      <w:color w:val="000000" w:themeColor="text1"/>
                      <w:sz w:val="28"/>
                      <w14:ligatures w14:val="none"/>
                    </w:rPr>
                  </w:ins>
                </m:ctrlPr>
              </m:sSubPr>
              <m:e>
                <m:r>
                  <w:ins w:id="305" w:author="yun qiao" w:date="2026-04-25T10:07:00Z">
                    <w:rPr>
                      <w:rFonts w:ascii="Cambria Math" w:eastAsia="宋体" w:hAnsi="Cambria Math" w:cs="Times New Roman"/>
                      <w:color w:val="000000" w:themeColor="text1"/>
                      <w:sz w:val="28"/>
                      <w14:ligatures w14:val="none"/>
                    </w:rPr>
                    <m:t>l</m:t>
                  </w:ins>
                </m:r>
              </m:e>
              <m:sub>
                <m:r>
                  <w:ins w:id="306" w:author="yun qiao" w:date="2026-04-25T10:07:00Z">
                    <w:rPr>
                      <w:rFonts w:ascii="Cambria Math" w:eastAsia="宋体" w:hAnsi="Cambria Math" w:cs="Times New Roman"/>
                      <w:color w:val="000000" w:themeColor="text1"/>
                      <w:sz w:val="28"/>
                      <w14:ligatures w14:val="none"/>
                    </w:rPr>
                    <m:t>3</m:t>
                  </w:ins>
                </m:r>
              </m:sub>
            </m:sSub>
          </m:e>
        </m:d>
      </m:oMath>
      <w:ins w:id="307" w:author="yun qiao" w:date="2026-04-25T10:07:00Z">
        <w:r w:rsidRPr="001B572B">
          <w:rPr>
            <w:rFonts w:ascii="Times New Roman" w:eastAsia="宋体" w:hAnsi="Times New Roman" w:cs="Times New Roman"/>
            <w:color w:val="000000" w:themeColor="text1"/>
            <w:sz w:val="28"/>
            <w14:ligatures w14:val="none"/>
          </w:rPr>
          <w:t>表示具体算子与操作原语之间的一组映射关系对</w:t>
        </w:r>
        <w:r>
          <w:rPr>
            <w:rFonts w:ascii="Times New Roman" w:eastAsia="宋体" w:hAnsi="Times New Roman" w:cs="Times New Roman" w:hint="eastAsia"/>
            <w:color w:val="000000" w:themeColor="text1"/>
            <w:sz w:val="28"/>
            <w14:ligatures w14:val="none"/>
          </w:rPr>
          <w:t>，</w:t>
        </w:r>
      </w:ins>
      <w:ins w:id="308" w:author="yun qiao" w:date="2026-04-25T10:09:00Z">
        <w:r w:rsidR="00873228" w:rsidRPr="00873228">
          <w:rPr>
            <w:rFonts w:ascii="Times New Roman" w:eastAsia="宋体" w:hAnsi="Times New Roman" w:cs="Times New Roman"/>
            <w:color w:val="000000" w:themeColor="text1"/>
            <w:sz w:val="28"/>
            <w14:ligatures w14:val="none"/>
          </w:rPr>
          <w:t>通过上述反向检索机制，可将生成阶段限制在抽象的操作原语空间中进行，从而降低搜索空间复杂度，同时在执行阶段再映射至具体平台算子，</w:t>
        </w:r>
      </w:ins>
      <w:r>
        <w:rPr>
          <w:rFonts w:ascii="Times New Roman" w:eastAsia="宋体" w:hAnsi="Times New Roman" w:cs="Times New Roman" w:hint="eastAsia"/>
          <w:color w:val="000000" w:themeColor="text1"/>
          <w:sz w:val="28"/>
          <w14:ligatures w14:val="none"/>
        </w:rPr>
        <w:t>从而实现生成推理过程与具体平台执行的解耦。</w:t>
      </w:r>
    </w:p>
    <w:p w14:paraId="11347790"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输入节点、输出节点、数据类型节点及算法节点，并建立算子与输入、输出参数的关联关系，参数与数据类型的类型关系，以及算子与算法的归属关系。同时，在数据类型节点之间建立兼容关系，用于支持算子链构建过程中输入输出一致性的判定。</w:t>
      </w:r>
    </w:p>
    <w:p w14:paraId="7BF8D4F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如图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所示，为实现算子间语义关系的统一表达与高效推理，所述知识图谱采用图数据库进行存储与管理，通过节点、关系及属性对算子信息及其语义关联进行结构化建模。优选地，采用</w:t>
      </w:r>
      <w:r>
        <w:rPr>
          <w:rFonts w:ascii="Times New Roman" w:eastAsia="宋体" w:hAnsi="Times New Roman" w:cs="Times New Roman"/>
          <w:color w:val="000000" w:themeColor="text1"/>
          <w:sz w:val="28"/>
          <w14:ligatures w14:val="none"/>
        </w:rPr>
        <w:t>Neo4j</w:t>
      </w:r>
      <w:r>
        <w:rPr>
          <w:rFonts w:ascii="Times New Roman" w:eastAsia="宋体" w:hAnsi="Times New Roman" w:cs="Times New Roman"/>
          <w:color w:val="000000" w:themeColor="text1"/>
          <w:sz w:val="28"/>
          <w14:ligatures w14:val="none"/>
        </w:rPr>
        <w:t>图数据库对算子、参数、数据类型及其关系进行统一组织，并通过数据类型兼容关系支撑算子组合过程中的结构约束分析</w:t>
      </w:r>
      <w:r>
        <w:rPr>
          <w:rFonts w:ascii="Times New Roman" w:eastAsia="宋体" w:hAnsi="Times New Roman" w:cs="Times New Roman" w:hint="eastAsia"/>
          <w:color w:val="000000" w:themeColor="text1"/>
          <w:sz w:val="28"/>
          <w14:ligatures w14:val="none"/>
        </w:rPr>
        <w:t>。</w:t>
      </w:r>
    </w:p>
    <w:p w14:paraId="6B59C24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09" w:name="_Hlk227244076"/>
      <w:bookmarkEnd w:id="128"/>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w:t>
      </w:r>
      <w:r>
        <w:rPr>
          <w:rFonts w:ascii="Times New Roman" w:eastAsia="宋体" w:hAnsi="Times New Roman" w:cs="Times New Roman" w:hint="eastAsia"/>
          <w:color w:val="000000" w:themeColor="text1"/>
          <w:sz w:val="28"/>
          <w:szCs w:val="28"/>
          <w14:ligatures w14:val="none"/>
        </w:rPr>
        <w:t>、条件化序列生成模型总体架构。</w:t>
      </w:r>
    </w:p>
    <w:p w14:paraId="6D7EAD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w:t>
      </w:r>
      <w:r>
        <w:rPr>
          <w:rFonts w:ascii="Times New Roman" w:eastAsia="宋体" w:hAnsi="Times New Roman" w:cs="Times New Roman" w:hint="eastAsia"/>
          <w:color w:val="000000" w:themeColor="text1"/>
          <w:sz w:val="28"/>
          <w14:ligatures w14:val="none"/>
        </w:rPr>
        <w:t>Transformer</w:t>
      </w:r>
      <w:r>
        <w:rPr>
          <w:rFonts w:ascii="Times New Roman" w:eastAsia="宋体" w:hAnsi="Times New Roman" w:cs="Times New Roman" w:hint="eastAsia"/>
          <w:color w:val="000000" w:themeColor="text1"/>
          <w:sz w:val="28"/>
          <w14:ligatures w14:val="none"/>
        </w:rPr>
        <w:t>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w:t>
      </w:r>
    </w:p>
    <w:p w14:paraId="2FCB53E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3E6244"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color w:val="000000" w:themeColor="text1"/>
          <w:sz w:val="28"/>
          <w14:ligatures w14:val="none"/>
        </w:rPr>
        <w:t>）文本编码模块：用于对输入任务描述进行语义编码，获得上下文语义表示，并提取表征任务整体语义的全局特征，用于后续条件构建；</w:t>
      </w:r>
    </w:p>
    <w:p w14:paraId="522ED401"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）条件融合模块：用于融合文本语义表示与任务类型表示，生成任务条件向量，使任务内容语义与任务类别信息在统一表示空间中进行编码，从而对序列生成过程形成全局约束；</w:t>
      </w:r>
    </w:p>
    <w:p w14:paraId="6988125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color w:val="000000" w:themeColor="text1"/>
          <w:sz w:val="28"/>
          <w14:ligatures w14:val="none"/>
        </w:rPr>
        <w:t>）输出投影模块：用于将解码器输出的隐藏状态映射至操作原语输出空间，计算候选操作原语的生成概率。</w:t>
      </w:r>
    </w:p>
    <w:p w14:paraId="2D826B0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310" w:author="AAA" w:date="2026-04-23T11:29:00Z">
                <w:rPr>
                  <w:rFonts w:ascii="Cambria Math" w:eastAsia="宋体" w:hAnsi="Cambria Math" w:cs="Times New Roman"/>
                  <w:color w:val="000000" w:themeColor="text1"/>
                  <w:sz w:val="28"/>
                  <w14:ligatures w14:val="none"/>
                </w:rPr>
              </w:rPrChange>
            </w:rPr>
            <m:t>P</m:t>
          </m:r>
          <m:d>
            <m:dPr>
              <m:sepChr m:val="∣"/>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311" w:author="AAA" w:date="2026-04-23T11:29:00Z">
                    <w:rPr>
                      <w:rFonts w:ascii="Cambria Math" w:eastAsia="宋体" w:hAnsi="Cambria Math" w:cs="Times New Roman"/>
                      <w:color w:val="000000" w:themeColor="text1"/>
                      <w:sz w:val="28"/>
                      <w14:ligatures w14:val="none"/>
                    </w:rPr>
                  </w:rPrChange>
                </w:rPr>
                <m:t>Y</m:t>
              </m:r>
            </m:e>
            <m:e>
              <m:r>
                <w:rPr>
                  <w:rFonts w:ascii="Cambria Math" w:eastAsia="宋体" w:hAnsi="Cambria Math" w:cs="Times New Roman"/>
                  <w:color w:val="000000" w:themeColor="text1"/>
                  <w:sz w:val="28"/>
                  <w:highlight w:val="yellow"/>
                  <w14:ligatures w14:val="none"/>
                  <w:rPrChange w:id="312" w:author="AAA" w:date="2026-04-23T11:29:00Z">
                    <w:rPr>
                      <w:rFonts w:ascii="Cambria Math" w:eastAsia="宋体" w:hAnsi="Cambria Math" w:cs="Times New Roman"/>
                      <w:color w:val="000000" w:themeColor="text1"/>
                      <w:sz w:val="28"/>
                      <w14:ligatures w14:val="none"/>
                    </w:rPr>
                  </w:rPrChang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highlight w:val="yellow"/>
                  <w14:ligatures w14:val="none"/>
                  <w:rPrChange w:id="313" w:author="AAA" w:date="2026-04-23T11:29:00Z">
                    <w:rPr>
                      <w:rFonts w:ascii="Cambria Math" w:eastAsia="宋体" w:hAnsi="Cambria Math" w:cs="Times New Roman"/>
                      <w:color w:val="000000" w:themeColor="text1"/>
                      <w:sz w:val="28"/>
                      <w14:ligatures w14:val="none"/>
                    </w:rPr>
                  </w:rPrChang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w:commentRangeStart w:id="314"/>
          <w:commentRangeEnd w:id="314"/>
          <m:r>
            <m:rPr>
              <m:sty m:val="p"/>
            </m:rPr>
            <w:commentReference w:id="314"/>
          </m:r>
        </m:oMath>
      </m:oMathPara>
    </w:p>
    <w:p w14:paraId="674FA9E4" w14:textId="0F13EA4A" w:rsidR="003E6244" w:rsidRDefault="00000000" w:rsidP="004235F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774375">
        <w:rPr>
          <w:rFonts w:ascii="Times New Roman" w:eastAsia="宋体" w:hAnsi="Times New Roman" w:cs="Times New Roman" w:hint="eastAsia"/>
          <w:color w:val="000000" w:themeColor="text1"/>
          <w:sz w:val="28"/>
          <w14:ligatures w14:val="none"/>
        </w:rPr>
        <w:lastRenderedPageBreak/>
        <w:t>其中，</w:t>
      </w:r>
      <m:oMath>
        <m:r>
          <w:ins w:id="315" w:author="yun qiao" w:date="2026-04-25T10:10:00Z">
            <w:rPr>
              <w:rFonts w:ascii="Cambria Math" w:eastAsia="宋体" w:hAnsi="Cambria Math" w:cs="Times New Roman"/>
              <w:color w:val="000000" w:themeColor="text1"/>
              <w:sz w:val="28"/>
              <w14:ligatures w14:val="none"/>
              <w:rPrChange w:id="316" w:author="yun qiao" w:date="2026-04-25T10:24:00Z">
                <w:rPr>
                  <w:rFonts w:ascii="Cambria Math" w:eastAsia="宋体" w:hAnsi="Cambria Math" w:cs="Times New Roman"/>
                  <w:color w:val="000000" w:themeColor="text1"/>
                  <w:sz w:val="28"/>
                  <w:highlight w:val="yellow"/>
                  <w14:ligatures w14:val="none"/>
                </w:rPr>
              </w:rPrChange>
            </w:rPr>
            <m:t>P</m:t>
          </w:ins>
        </m:r>
        <m:d>
          <m:dPr>
            <m:sepChr m:val="∣"/>
            <m:ctrlPr>
              <w:ins w:id="317" w:author="yun qiao" w:date="2026-04-25T10:10:00Z">
                <w:rPr>
                  <w:rFonts w:ascii="Cambria Math" w:eastAsia="宋体" w:hAnsi="Cambria Math" w:cs="Times New Roman"/>
                  <w:i/>
                  <w:color w:val="000000" w:themeColor="text1"/>
                  <w:sz w:val="28"/>
                  <w:szCs w:val="20"/>
                  <w14:ligatures w14:val="none"/>
                </w:rPr>
              </w:ins>
            </m:ctrlPr>
          </m:dPr>
          <m:e>
            <m:r>
              <w:ins w:id="318" w:author="yun qiao" w:date="2026-04-25T10:10:00Z">
                <w:rPr>
                  <w:rFonts w:ascii="Cambria Math" w:eastAsia="宋体" w:hAnsi="Cambria Math" w:cs="Times New Roman"/>
                  <w:color w:val="000000" w:themeColor="text1"/>
                  <w:sz w:val="28"/>
                  <w14:ligatures w14:val="none"/>
                  <w:rPrChange w:id="319" w:author="yun qiao" w:date="2026-04-25T10:24:00Z">
                    <w:rPr>
                      <w:rFonts w:ascii="Cambria Math" w:eastAsia="宋体" w:hAnsi="Cambria Math" w:cs="Times New Roman"/>
                      <w:color w:val="000000" w:themeColor="text1"/>
                      <w:sz w:val="28"/>
                      <w:highlight w:val="yellow"/>
                      <w14:ligatures w14:val="none"/>
                    </w:rPr>
                  </w:rPrChange>
                </w:rPr>
                <m:t>Y</m:t>
              </w:ins>
            </m:r>
          </m:e>
          <m:e>
            <m:r>
              <w:ins w:id="320" w:author="yun qiao" w:date="2026-04-25T10:10:00Z">
                <w:rPr>
                  <w:rFonts w:ascii="Cambria Math" w:eastAsia="宋体" w:hAnsi="Cambria Math" w:cs="Times New Roman"/>
                  <w:color w:val="000000" w:themeColor="text1"/>
                  <w:sz w:val="28"/>
                  <w14:ligatures w14:val="none"/>
                  <w:rPrChange w:id="321" w:author="yun qiao" w:date="2026-04-25T10:24:00Z">
                    <w:rPr>
                      <w:rFonts w:ascii="Cambria Math" w:eastAsia="宋体" w:hAnsi="Cambria Math" w:cs="Times New Roman"/>
                      <w:color w:val="000000" w:themeColor="text1"/>
                      <w:sz w:val="28"/>
                      <w:highlight w:val="yellow"/>
                      <w14:ligatures w14:val="none"/>
                    </w:rPr>
                  </w:rPrChange>
                </w:rPr>
                <m:t>c</m:t>
              </w:ins>
            </m:r>
          </m:e>
        </m:d>
      </m:oMath>
      <w:ins w:id="322" w:author="yun qiao" w:date="2026-04-25T10:10:00Z">
        <w:r w:rsidR="004235F8" w:rsidRPr="00774375">
          <w:rPr>
            <w:rFonts w:ascii="Times New Roman" w:eastAsia="宋体" w:hAnsi="Times New Roman" w:cs="Times New Roman"/>
            <w:color w:val="000000" w:themeColor="text1"/>
            <w:sz w:val="28"/>
            <w14:ligatures w14:val="none"/>
          </w:rPr>
          <w:t>表示在给定条件向量</w:t>
        </w:r>
      </w:ins>
      <m:oMath>
        <m:r>
          <w:ins w:id="323" w:author="yun qiao" w:date="2026-04-25T10:10:00Z">
            <w:rPr>
              <w:rFonts w:ascii="Cambria Math" w:eastAsia="宋体" w:hAnsi="Cambria Math" w:cs="Times New Roman"/>
              <w:color w:val="000000" w:themeColor="text1"/>
              <w:sz w:val="28"/>
              <w14:ligatures w14:val="none"/>
              <w:rPrChange w:id="324" w:author="yun qiao" w:date="2026-04-25T10:24:00Z">
                <w:rPr>
                  <w:rFonts w:ascii="Cambria Math" w:eastAsia="宋体" w:hAnsi="Cambria Math" w:cs="Times New Roman"/>
                  <w:color w:val="000000" w:themeColor="text1"/>
                  <w:sz w:val="28"/>
                  <w:highlight w:val="yellow"/>
                  <w14:ligatures w14:val="none"/>
                </w:rPr>
              </w:rPrChange>
            </w:rPr>
            <m:t>c</m:t>
          </w:ins>
        </m:r>
      </m:oMath>
      <w:ins w:id="325" w:author="yun qiao" w:date="2026-04-25T10:10:00Z">
        <w:r w:rsidR="004235F8" w:rsidRPr="00774375">
          <w:rPr>
            <w:rFonts w:ascii="Times New Roman" w:eastAsia="宋体" w:hAnsi="Times New Roman" w:cs="Times New Roman"/>
            <w:color w:val="000000" w:themeColor="text1"/>
            <w:sz w:val="28"/>
            <w14:ligatures w14:val="none"/>
          </w:rPr>
          <w:t>的情况下生成完整操作原语序列</w:t>
        </w:r>
      </w:ins>
      <m:oMath>
        <m:r>
          <w:ins w:id="326" w:author="yun qiao" w:date="2026-04-25T10:10:00Z">
            <w:rPr>
              <w:rFonts w:ascii="Cambria Math" w:eastAsia="宋体" w:hAnsi="Cambria Math" w:cs="Times New Roman"/>
              <w:color w:val="000000" w:themeColor="text1"/>
              <w:sz w:val="28"/>
              <w14:ligatures w14:val="none"/>
              <w:rPrChange w:id="327" w:author="yun qiao" w:date="2026-04-25T10:24:00Z">
                <w:rPr>
                  <w:rFonts w:ascii="Cambria Math" w:eastAsia="宋体" w:hAnsi="Cambria Math" w:cs="Times New Roman"/>
                  <w:color w:val="000000" w:themeColor="text1"/>
                  <w:sz w:val="28"/>
                  <w:highlight w:val="yellow"/>
                  <w14:ligatures w14:val="none"/>
                </w:rPr>
              </w:rPrChange>
            </w:rPr>
            <m:t>Y</m:t>
          </w:ins>
        </m:r>
      </m:oMath>
      <w:ins w:id="328" w:author="yun qiao" w:date="2026-04-25T10:10:00Z">
        <w:r w:rsidR="004235F8" w:rsidRPr="00774375">
          <w:rPr>
            <w:rFonts w:ascii="Times New Roman" w:eastAsia="宋体" w:hAnsi="Times New Roman" w:cs="Times New Roman"/>
            <w:color w:val="000000" w:themeColor="text1"/>
            <w:sz w:val="28"/>
            <w14:ligatures w14:val="none"/>
          </w:rPr>
          <w:t>的条件概率</w:t>
        </w:r>
      </w:ins>
      <w:ins w:id="329" w:author="yun qiao" w:date="2026-04-25T10:12:00Z">
        <w:r w:rsidR="004235F8" w:rsidRPr="00774375">
          <w:rPr>
            <w:rFonts w:ascii="Times New Roman" w:eastAsia="宋体" w:hAnsi="Times New Roman" w:cs="Times New Roman" w:hint="eastAsia"/>
            <w:color w:val="000000" w:themeColor="text1"/>
            <w:sz w:val="28"/>
            <w14:ligatures w14:val="none"/>
          </w:rPr>
          <w:t>，</w:t>
        </w:r>
      </w:ins>
      <m:oMath>
        <m:r>
          <w:ins w:id="330" w:author="yun qiao" w:date="2026-04-25T10:12:00Z">
            <w:rPr>
              <w:rFonts w:ascii="Cambria Math" w:eastAsia="宋体" w:hAnsi="Cambria Math" w:cs="Times New Roman"/>
              <w:color w:val="000000" w:themeColor="text1"/>
              <w:sz w:val="28"/>
              <w14:ligatures w14:val="none"/>
            </w:rPr>
            <m:t>Y=</m:t>
          </w:ins>
        </m:r>
        <m:d>
          <m:dPr>
            <m:ctrlPr>
              <w:ins w:id="331" w:author="yun qiao" w:date="2026-04-25T10:12:00Z">
                <w:rPr>
                  <w:rFonts w:ascii="Cambria Math" w:eastAsia="宋体" w:hAnsi="Cambria Math" w:cs="Times New Roman"/>
                  <w:i/>
                  <w:color w:val="000000" w:themeColor="text1"/>
                  <w:sz w:val="28"/>
                  <w14:ligatures w14:val="none"/>
                </w:rPr>
              </w:ins>
            </m:ctrlPr>
          </m:dPr>
          <m:e>
            <m:sSub>
              <m:sSubPr>
                <m:ctrlPr>
                  <w:ins w:id="332" w:author="yun qiao" w:date="2026-04-25T10:12:00Z">
                    <w:rPr>
                      <w:rFonts w:ascii="Cambria Math" w:eastAsia="宋体" w:hAnsi="Cambria Math" w:cs="Times New Roman"/>
                      <w:i/>
                      <w:color w:val="000000" w:themeColor="text1"/>
                      <w:sz w:val="28"/>
                      <w14:ligatures w14:val="none"/>
                    </w:rPr>
                  </w:ins>
                </m:ctrlPr>
              </m:sSubPr>
              <m:e>
                <m:r>
                  <w:ins w:id="333" w:author="yun qiao" w:date="2026-04-25T10:12:00Z">
                    <w:rPr>
                      <w:rFonts w:ascii="Cambria Math" w:eastAsia="宋体" w:hAnsi="Cambria Math" w:cs="Times New Roman"/>
                      <w:color w:val="000000" w:themeColor="text1"/>
                      <w:sz w:val="28"/>
                      <w14:ligatures w14:val="none"/>
                    </w:rPr>
                    <m:t>y</m:t>
                  </w:ins>
                </m:r>
              </m:e>
              <m:sub>
                <m:r>
                  <w:ins w:id="334" w:author="yun qiao" w:date="2026-04-25T10:12:00Z">
                    <w:rPr>
                      <w:rFonts w:ascii="Cambria Math" w:eastAsia="宋体" w:hAnsi="Cambria Math" w:cs="Times New Roman"/>
                      <w:color w:val="000000" w:themeColor="text1"/>
                      <w:sz w:val="28"/>
                      <w14:ligatures w14:val="none"/>
                    </w:rPr>
                    <m:t>1</m:t>
                  </w:ins>
                </m:r>
              </m:sub>
            </m:sSub>
            <m:r>
              <w:ins w:id="335" w:author="yun qiao" w:date="2026-04-25T10:12:00Z">
                <w:rPr>
                  <w:rFonts w:ascii="Cambria Math" w:eastAsia="宋体" w:hAnsi="Cambria Math" w:cs="Times New Roman"/>
                  <w:color w:val="000000" w:themeColor="text1"/>
                  <w:sz w:val="28"/>
                  <w14:ligatures w14:val="none"/>
                </w:rPr>
                <m:t>,</m:t>
              </w:ins>
            </m:r>
            <m:sSub>
              <m:sSubPr>
                <m:ctrlPr>
                  <w:ins w:id="336" w:author="yun qiao" w:date="2026-04-25T10:12:00Z">
                    <w:rPr>
                      <w:rFonts w:ascii="Cambria Math" w:eastAsia="宋体" w:hAnsi="Cambria Math" w:cs="Times New Roman"/>
                      <w:i/>
                      <w:color w:val="000000" w:themeColor="text1"/>
                      <w:sz w:val="28"/>
                      <w14:ligatures w14:val="none"/>
                    </w:rPr>
                  </w:ins>
                </m:ctrlPr>
              </m:sSubPr>
              <m:e>
                <m:r>
                  <w:ins w:id="337" w:author="yun qiao" w:date="2026-04-25T10:12:00Z">
                    <w:rPr>
                      <w:rFonts w:ascii="Cambria Math" w:eastAsia="宋体" w:hAnsi="Cambria Math" w:cs="Times New Roman"/>
                      <w:color w:val="000000" w:themeColor="text1"/>
                      <w:sz w:val="28"/>
                      <w14:ligatures w14:val="none"/>
                    </w:rPr>
                    <m:t>y</m:t>
                  </w:ins>
                </m:r>
              </m:e>
              <m:sub>
                <m:r>
                  <w:ins w:id="338" w:author="yun qiao" w:date="2026-04-25T10:12:00Z">
                    <w:rPr>
                      <w:rFonts w:ascii="Cambria Math" w:eastAsia="宋体" w:hAnsi="Cambria Math" w:cs="Times New Roman"/>
                      <w:color w:val="000000" w:themeColor="text1"/>
                      <w:sz w:val="28"/>
                      <w14:ligatures w14:val="none"/>
                    </w:rPr>
                    <m:t>2</m:t>
                  </w:ins>
                </m:r>
              </m:sub>
            </m:sSub>
            <m:r>
              <w:ins w:id="339" w:author="yun qiao" w:date="2026-04-25T10:1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340" w:author="yun qiao" w:date="2026-04-25T10:12:00Z">
                <w:rPr>
                  <w:rFonts w:ascii="Cambria Math" w:eastAsia="宋体" w:hAnsi="Cambria Math" w:cs="Times New Roman"/>
                  <w:color w:val="000000" w:themeColor="text1"/>
                  <w:sz w:val="28"/>
                  <w14:ligatures w14:val="none"/>
                </w:rPr>
                <m:t>,</m:t>
              </w:ins>
            </m:r>
            <m:sSub>
              <m:sSubPr>
                <m:ctrlPr>
                  <w:ins w:id="341" w:author="yun qiao" w:date="2026-04-25T10:12:00Z">
                    <w:rPr>
                      <w:rFonts w:ascii="Cambria Math" w:eastAsia="宋体" w:hAnsi="Cambria Math" w:cs="Times New Roman"/>
                      <w:i/>
                      <w:color w:val="000000" w:themeColor="text1"/>
                      <w:sz w:val="28"/>
                      <w14:ligatures w14:val="none"/>
                    </w:rPr>
                  </w:ins>
                </m:ctrlPr>
              </m:sSubPr>
              <m:e>
                <m:r>
                  <w:ins w:id="342" w:author="yun qiao" w:date="2026-04-25T10:12:00Z">
                    <w:rPr>
                      <w:rFonts w:ascii="Cambria Math" w:eastAsia="宋体" w:hAnsi="Cambria Math" w:cs="Times New Roman"/>
                      <w:color w:val="000000" w:themeColor="text1"/>
                      <w:sz w:val="28"/>
                      <w14:ligatures w14:val="none"/>
                    </w:rPr>
                    <m:t>y</m:t>
                  </w:ins>
                </m:r>
              </m:e>
              <m:sub>
                <m:r>
                  <w:ins w:id="343" w:author="yun qiao" w:date="2026-04-25T10:12:00Z">
                    <w:rPr>
                      <w:rFonts w:ascii="Cambria Math" w:eastAsia="宋体" w:hAnsi="Cambria Math" w:cs="Times New Roman"/>
                      <w:color w:val="000000" w:themeColor="text1"/>
                      <w:sz w:val="28"/>
                      <w14:ligatures w14:val="none"/>
                    </w:rPr>
                    <m:t>T</m:t>
                  </w:ins>
                </m:r>
              </m:sub>
            </m:sSub>
          </m:e>
        </m:d>
      </m:oMath>
      <w:ins w:id="344" w:author="yun qiao" w:date="2026-04-25T10:12:00Z">
        <w:r w:rsidR="004235F8" w:rsidRPr="00774375">
          <w:rPr>
            <w:rFonts w:ascii="Times New Roman" w:eastAsia="宋体" w:hAnsi="Times New Roman" w:cs="Times New Roman"/>
            <w:color w:val="000000" w:themeColor="text1"/>
            <w:sz w:val="28"/>
            <w14:ligatures w14:val="none"/>
          </w:rPr>
          <w:t>表示长度为</w:t>
        </w:r>
      </w:ins>
      <w:ins w:id="345" w:author="yun qiao" w:date="2026-04-25T10:13:00Z">
        <w:r w:rsidR="004235F8" w:rsidRPr="00774375">
          <w:rPr>
            <w:rFonts w:ascii="Times New Roman" w:eastAsia="宋体" w:hAnsi="Times New Roman" w:cs="Times New Roman" w:hint="eastAsia"/>
            <w:color w:val="000000" w:themeColor="text1"/>
            <w:sz w:val="28"/>
            <w14:ligatures w14:val="none"/>
          </w:rPr>
          <w:t>T</w:t>
        </w:r>
      </w:ins>
      <w:ins w:id="346" w:author="yun qiao" w:date="2026-04-25T10:12:00Z">
        <w:r w:rsidR="004235F8" w:rsidRPr="00774375">
          <w:rPr>
            <w:rFonts w:ascii="Times New Roman" w:eastAsia="宋体" w:hAnsi="Times New Roman" w:cs="Times New Roman"/>
            <w:color w:val="000000" w:themeColor="text1"/>
            <w:sz w:val="28"/>
            <w14:ligatures w14:val="none"/>
          </w:rPr>
          <w:t>的操作原语序列；</w:t>
        </w:r>
      </w:ins>
      <m:oMath>
        <m:sSub>
          <m:sSubPr>
            <m:ctrlPr>
              <w:ins w:id="347" w:author="yun qiao" w:date="2026-04-25T10:13:00Z">
                <w:rPr>
                  <w:rFonts w:ascii="Cambria Math" w:eastAsia="宋体" w:hAnsi="Cambria Math" w:cs="Times New Roman"/>
                  <w:i/>
                  <w:color w:val="000000" w:themeColor="text1"/>
                  <w:sz w:val="28"/>
                  <w:szCs w:val="20"/>
                  <w14:ligatures w14:val="none"/>
                </w:rPr>
              </w:ins>
            </m:ctrlPr>
          </m:sSubPr>
          <m:e>
            <m:r>
              <w:ins w:id="348" w:author="yun qiao" w:date="2026-04-25T10:13:00Z">
                <w:rPr>
                  <w:rFonts w:ascii="Cambria Math" w:eastAsia="宋体" w:hAnsi="Cambria Math" w:cs="Times New Roman"/>
                  <w:color w:val="000000" w:themeColor="text1"/>
                  <w:sz w:val="28"/>
                  <w14:ligatures w14:val="none"/>
                </w:rPr>
                <m:t>y</m:t>
              </w:ins>
            </m:r>
          </m:e>
          <m:sub>
            <m:r>
              <w:ins w:id="349" w:author="yun qiao" w:date="2026-04-25T10:13:00Z">
                <w:rPr>
                  <w:rFonts w:ascii="Cambria Math" w:eastAsia="宋体" w:hAnsi="Cambria Math" w:cs="Times New Roman"/>
                  <w:color w:val="000000" w:themeColor="text1"/>
                  <w:sz w:val="28"/>
                  <w14:ligatures w14:val="none"/>
                </w:rPr>
                <m:t>t</m:t>
              </w:ins>
            </m:r>
          </m:sub>
        </m:sSub>
      </m:oMath>
      <w:ins w:id="350" w:author="yun qiao" w:date="2026-04-25T10:13:00Z">
        <w:r w:rsidR="004235F8" w:rsidRPr="00774375">
          <w:rPr>
            <w:rFonts w:ascii="Times New Roman" w:eastAsia="宋体" w:hAnsi="Times New Roman" w:cs="Times New Roman" w:hint="eastAsia"/>
            <w:color w:val="000000" w:themeColor="text1"/>
            <w:sz w:val="28"/>
            <w14:ligatures w14:val="none"/>
          </w:rPr>
          <w:t>表示第</w:t>
        </w:r>
      </w:ins>
      <m:oMath>
        <m:r>
          <w:ins w:id="351" w:author="yun qiao" w:date="2026-04-25T10:13:00Z">
            <w:rPr>
              <w:rFonts w:ascii="Cambria Math" w:eastAsia="宋体" w:hAnsi="Cambria Math" w:cs="Times New Roman"/>
              <w:color w:val="000000" w:themeColor="text1"/>
              <w:sz w:val="28"/>
              <w14:ligatures w14:val="none"/>
            </w:rPr>
            <m:t>t</m:t>
          </w:ins>
        </m:r>
      </m:oMath>
      <w:ins w:id="352" w:author="yun qiao" w:date="2026-04-25T10:13:00Z">
        <w:r w:rsidR="004235F8" w:rsidRPr="00774375">
          <w:rPr>
            <w:rFonts w:ascii="Times New Roman" w:eastAsia="宋体" w:hAnsi="Times New Roman" w:cs="Times New Roman" w:hint="eastAsia"/>
            <w:color w:val="000000" w:themeColor="text1"/>
            <w:sz w:val="28"/>
            <w14:ligatures w14:val="none"/>
          </w:rPr>
          <w:t>步生成的操作原语</w:t>
        </w:r>
      </w:ins>
      <w:ins w:id="353" w:author="yun qiao" w:date="2026-04-25T10:14:00Z">
        <w:r w:rsidR="004235F8" w:rsidRPr="00774375">
          <w:rPr>
            <w:rFonts w:ascii="Times New Roman" w:eastAsia="宋体" w:hAnsi="Times New Roman" w:cs="Times New Roman" w:hint="eastAsia"/>
            <w:color w:val="000000" w:themeColor="text1"/>
            <w:sz w:val="28"/>
            <w14:ligatures w14:val="none"/>
          </w:rPr>
          <w:t>，</w:t>
        </w:r>
      </w:ins>
      <m:oMath>
        <m:sSub>
          <m:sSubPr>
            <m:ctrlPr>
              <w:ins w:id="354" w:author="yun qiao" w:date="2026-04-25T10:14:00Z">
                <w:rPr>
                  <w:rFonts w:ascii="Cambria Math" w:eastAsia="宋体" w:hAnsi="Cambria Math" w:cs="Times New Roman"/>
                  <w:i/>
                  <w:color w:val="000000" w:themeColor="text1"/>
                  <w:sz w:val="28"/>
                  <w14:ligatures w14:val="none"/>
                </w:rPr>
              </w:ins>
            </m:ctrlPr>
          </m:sSubPr>
          <m:e>
            <m:r>
              <w:ins w:id="355" w:author="yun qiao" w:date="2026-04-25T10:14:00Z">
                <w:rPr>
                  <w:rFonts w:ascii="Cambria Math" w:eastAsia="宋体" w:hAnsi="Cambria Math" w:cs="Times New Roman"/>
                  <w:color w:val="000000" w:themeColor="text1"/>
                  <w:sz w:val="28"/>
                  <w14:ligatures w14:val="none"/>
                </w:rPr>
                <m:t>y</m:t>
              </w:ins>
            </m:r>
          </m:e>
          <m:sub>
            <m:r>
              <w:ins w:id="356" w:author="yun qiao" w:date="2026-04-25T10:14:00Z">
                <w:rPr>
                  <w:rFonts w:ascii="Cambria Math" w:eastAsia="宋体" w:hAnsi="Cambria Math" w:cs="Times New Roman"/>
                  <w:color w:val="000000" w:themeColor="text1"/>
                  <w:sz w:val="28"/>
                  <w14:ligatures w14:val="none"/>
                </w:rPr>
                <m:t>&lt;t</m:t>
              </w:ins>
            </m:r>
          </m:sub>
        </m:sSub>
        <m:r>
          <w:ins w:id="357" w:author="yun qiao" w:date="2026-04-25T10:14:00Z">
            <w:rPr>
              <w:rFonts w:ascii="Cambria Math" w:eastAsia="宋体" w:hAnsi="Cambria Math" w:cs="Times New Roman"/>
              <w:color w:val="000000" w:themeColor="text1"/>
              <w:sz w:val="28"/>
              <w14:ligatures w14:val="none"/>
            </w:rPr>
            <m:t>=</m:t>
          </w:ins>
        </m:r>
        <m:d>
          <m:dPr>
            <m:ctrlPr>
              <w:ins w:id="358" w:author="yun qiao" w:date="2026-04-25T10:14:00Z">
                <w:rPr>
                  <w:rFonts w:ascii="Cambria Math" w:eastAsia="宋体" w:hAnsi="Cambria Math" w:cs="Times New Roman"/>
                  <w:i/>
                  <w:color w:val="000000" w:themeColor="text1"/>
                  <w:sz w:val="28"/>
                  <w14:ligatures w14:val="none"/>
                </w:rPr>
              </w:ins>
            </m:ctrlPr>
          </m:dPr>
          <m:e>
            <m:sSub>
              <m:sSubPr>
                <m:ctrlPr>
                  <w:ins w:id="359" w:author="yun qiao" w:date="2026-04-25T10:14:00Z">
                    <w:rPr>
                      <w:rFonts w:ascii="Cambria Math" w:eastAsia="宋体" w:hAnsi="Cambria Math" w:cs="Times New Roman"/>
                      <w:i/>
                      <w:color w:val="000000" w:themeColor="text1"/>
                      <w:sz w:val="28"/>
                      <w14:ligatures w14:val="none"/>
                    </w:rPr>
                  </w:ins>
                </m:ctrlPr>
              </m:sSubPr>
              <m:e>
                <m:r>
                  <w:ins w:id="360" w:author="yun qiao" w:date="2026-04-25T10:14:00Z">
                    <w:rPr>
                      <w:rFonts w:ascii="Cambria Math" w:eastAsia="宋体" w:hAnsi="Cambria Math" w:cs="Times New Roman"/>
                      <w:color w:val="000000" w:themeColor="text1"/>
                      <w:sz w:val="28"/>
                      <w14:ligatures w14:val="none"/>
                    </w:rPr>
                    <m:t>y</m:t>
                  </w:ins>
                </m:r>
              </m:e>
              <m:sub>
                <m:r>
                  <w:ins w:id="361" w:author="yun qiao" w:date="2026-04-25T10:14:00Z">
                    <w:rPr>
                      <w:rFonts w:ascii="Cambria Math" w:eastAsia="宋体" w:hAnsi="Cambria Math" w:cs="Times New Roman"/>
                      <w:color w:val="000000" w:themeColor="text1"/>
                      <w:sz w:val="28"/>
                      <w14:ligatures w14:val="none"/>
                    </w:rPr>
                    <m:t>1</m:t>
                  </w:ins>
                </m:r>
              </m:sub>
            </m:sSub>
            <m:r>
              <w:ins w:id="362" w:author="yun qiao" w:date="2026-04-25T10:14:00Z">
                <w:rPr>
                  <w:rFonts w:ascii="Cambria Math" w:eastAsia="宋体" w:hAnsi="Cambria Math" w:cs="Times New Roman"/>
                  <w:color w:val="000000" w:themeColor="text1"/>
                  <w:sz w:val="28"/>
                  <w14:ligatures w14:val="none"/>
                </w:rPr>
                <m:t>,</m:t>
              </w:ins>
            </m:r>
            <m:sSub>
              <m:sSubPr>
                <m:ctrlPr>
                  <w:ins w:id="363" w:author="yun qiao" w:date="2026-04-25T10:14:00Z">
                    <w:rPr>
                      <w:rFonts w:ascii="Cambria Math" w:eastAsia="宋体" w:hAnsi="Cambria Math" w:cs="Times New Roman"/>
                      <w:i/>
                      <w:color w:val="000000" w:themeColor="text1"/>
                      <w:sz w:val="28"/>
                      <w14:ligatures w14:val="none"/>
                    </w:rPr>
                  </w:ins>
                </m:ctrlPr>
              </m:sSubPr>
              <m:e>
                <m:r>
                  <w:ins w:id="364" w:author="yun qiao" w:date="2026-04-25T10:14:00Z">
                    <w:rPr>
                      <w:rFonts w:ascii="Cambria Math" w:eastAsia="宋体" w:hAnsi="Cambria Math" w:cs="Times New Roman"/>
                      <w:color w:val="000000" w:themeColor="text1"/>
                      <w:sz w:val="28"/>
                      <w14:ligatures w14:val="none"/>
                    </w:rPr>
                    <m:t>y</m:t>
                  </w:ins>
                </m:r>
              </m:e>
              <m:sub>
                <m:r>
                  <w:ins w:id="365" w:author="yun qiao" w:date="2026-04-25T10:14:00Z">
                    <w:rPr>
                      <w:rFonts w:ascii="Cambria Math" w:eastAsia="宋体" w:hAnsi="Cambria Math" w:cs="Times New Roman"/>
                      <w:color w:val="000000" w:themeColor="text1"/>
                      <w:sz w:val="28"/>
                      <w14:ligatures w14:val="none"/>
                    </w:rPr>
                    <m:t>2</m:t>
                  </w:ins>
                </m:r>
              </m:sub>
            </m:sSub>
            <m:r>
              <w:ins w:id="366" w:author="yun qiao" w:date="2026-04-25T10:14: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367" w:author="yun qiao" w:date="2026-04-25T10:14:00Z">
                <w:rPr>
                  <w:rFonts w:ascii="Cambria Math" w:eastAsia="宋体" w:hAnsi="Cambria Math" w:cs="Times New Roman"/>
                  <w:color w:val="000000" w:themeColor="text1"/>
                  <w:sz w:val="28"/>
                  <w14:ligatures w14:val="none"/>
                </w:rPr>
                <m:t>,</m:t>
              </w:ins>
            </m:r>
            <m:sSub>
              <m:sSubPr>
                <m:ctrlPr>
                  <w:ins w:id="368" w:author="yun qiao" w:date="2026-04-25T10:14:00Z">
                    <w:rPr>
                      <w:rFonts w:ascii="Cambria Math" w:eastAsia="宋体" w:hAnsi="Cambria Math" w:cs="Times New Roman"/>
                      <w:i/>
                      <w:color w:val="000000" w:themeColor="text1"/>
                      <w:sz w:val="28"/>
                      <w14:ligatures w14:val="none"/>
                    </w:rPr>
                  </w:ins>
                </m:ctrlPr>
              </m:sSubPr>
              <m:e>
                <m:r>
                  <w:ins w:id="369" w:author="yun qiao" w:date="2026-04-25T10:14:00Z">
                    <w:rPr>
                      <w:rFonts w:ascii="Cambria Math" w:eastAsia="宋体" w:hAnsi="Cambria Math" w:cs="Times New Roman"/>
                      <w:color w:val="000000" w:themeColor="text1"/>
                      <w:sz w:val="28"/>
                      <w14:ligatures w14:val="none"/>
                    </w:rPr>
                    <m:t>y</m:t>
                  </w:ins>
                </m:r>
              </m:e>
              <m:sub>
                <m:r>
                  <w:ins w:id="370" w:author="yun qiao" w:date="2026-04-25T10:14:00Z">
                    <w:rPr>
                      <w:rFonts w:ascii="Cambria Math" w:eastAsia="宋体" w:hAnsi="Cambria Math" w:cs="Times New Roman"/>
                      <w:color w:val="000000" w:themeColor="text1"/>
                      <w:sz w:val="28"/>
                      <w14:ligatures w14:val="none"/>
                    </w:rPr>
                    <m:t>t-1</m:t>
                  </w:ins>
                </m:r>
              </m:sub>
            </m:sSub>
          </m:e>
        </m:d>
      </m:oMath>
      <w:ins w:id="371" w:author="yun qiao" w:date="2026-04-25T10:14:00Z">
        <w:r w:rsidR="004235F8" w:rsidRPr="00774375">
          <w:rPr>
            <w:rFonts w:ascii="Times New Roman" w:eastAsia="宋体" w:hAnsi="Times New Roman" w:cs="Times New Roman"/>
            <w:color w:val="000000" w:themeColor="text1"/>
            <w:sz w:val="28"/>
            <w14:ligatures w14:val="none"/>
          </w:rPr>
          <w:t>表示在第</w:t>
        </w:r>
      </w:ins>
      <w:ins w:id="372" w:author="yun qiao" w:date="2026-04-25T10:15:00Z">
        <w:r w:rsidR="004235F8" w:rsidRPr="00774375">
          <w:rPr>
            <w:rFonts w:ascii="Times New Roman" w:eastAsia="宋体" w:hAnsi="Times New Roman" w:cs="Times New Roman" w:hint="eastAsia"/>
            <w:color w:val="000000" w:themeColor="text1"/>
            <w:sz w:val="28"/>
            <w14:ligatures w14:val="none"/>
          </w:rPr>
          <w:t>t</w:t>
        </w:r>
      </w:ins>
      <w:ins w:id="373" w:author="yun qiao" w:date="2026-04-25T10:14:00Z">
        <w:r w:rsidR="004235F8" w:rsidRPr="00774375">
          <w:rPr>
            <w:rFonts w:ascii="Times New Roman" w:eastAsia="宋体" w:hAnsi="Times New Roman" w:cs="Times New Roman"/>
            <w:color w:val="000000" w:themeColor="text1"/>
            <w:sz w:val="28"/>
            <w14:ligatures w14:val="none"/>
          </w:rPr>
          <w:t>步之前已生成的历史序列；</w:t>
        </w:r>
      </w:ins>
      <m:oMath>
        <m:r>
          <w:rPr>
            <w:rFonts w:ascii="Cambria Math" w:eastAsia="宋体" w:hAnsi="Cambria Math" w:cs="Times New Roman"/>
            <w:color w:val="000000" w:themeColor="text1"/>
            <w:sz w:val="28"/>
            <w14:ligatures w14:val="none"/>
          </w:rPr>
          <m:t>c</m:t>
        </m:r>
      </m:oMath>
      <w:r w:rsidRPr="00774375">
        <w:rPr>
          <w:rFonts w:ascii="Times New Roman" w:eastAsia="宋体" w:hAnsi="Times New Roman" w:cs="Times New Roman" w:hint="eastAsia"/>
          <w:color w:val="000000" w:themeColor="text1"/>
          <w:sz w:val="28"/>
          <w14:ligatures w14:val="none"/>
        </w:rPr>
        <w:t>表示由条件融合模块生成的任务条件向量</w:t>
      </w:r>
      <w:ins w:id="374" w:author="yun qiao" w:date="2026-04-25T10:15:00Z">
        <w:r w:rsidR="004235F8" w:rsidRPr="00774375">
          <w:rPr>
            <w:rFonts w:ascii="Times New Roman" w:eastAsia="宋体" w:hAnsi="Times New Roman" w:cs="Times New Roman"/>
            <w:color w:val="000000" w:themeColor="text1"/>
            <w:sz w:val="28"/>
            <w14:ligatures w14:val="none"/>
          </w:rPr>
          <w:t>，用于对生成过程进行约束与调制</w:t>
        </w:r>
      </w:ins>
      <w:ins w:id="375" w:author="yun qiao" w:date="2026-04-25T10:16:00Z">
        <w:r w:rsidR="004235F8" w:rsidRPr="00774375">
          <w:rPr>
            <w:rFonts w:ascii="Times New Roman" w:eastAsia="宋体" w:hAnsi="Times New Roman" w:cs="Times New Roman" w:hint="eastAsia"/>
            <w:color w:val="000000" w:themeColor="text1"/>
            <w:sz w:val="28"/>
            <w14:ligatures w14:val="none"/>
          </w:rPr>
          <w:t>；</w:t>
        </w:r>
      </w:ins>
      <m:oMath>
        <m:nary>
          <m:naryPr>
            <m:chr m:val="∏"/>
            <m:ctrlPr>
              <w:ins w:id="376" w:author="yun qiao" w:date="2026-04-25T10:16:00Z">
                <w:rPr>
                  <w:rFonts w:ascii="Cambria Math" w:eastAsia="宋体" w:hAnsi="Cambria Math" w:cs="Times New Roman"/>
                  <w:i/>
                  <w:color w:val="000000" w:themeColor="text1"/>
                  <w:sz w:val="28"/>
                  <w:szCs w:val="20"/>
                  <w14:ligatures w14:val="none"/>
                </w:rPr>
              </w:ins>
            </m:ctrlPr>
          </m:naryPr>
          <m:sub>
            <m:r>
              <w:ins w:id="377" w:author="yun qiao" w:date="2026-04-25T10:16:00Z">
                <w:rPr>
                  <w:rFonts w:ascii="Cambria Math" w:eastAsia="宋体" w:hAnsi="Cambria Math" w:cs="Times New Roman"/>
                  <w:color w:val="000000" w:themeColor="text1"/>
                  <w:sz w:val="28"/>
                  <w14:ligatures w14:val="none"/>
                </w:rPr>
                <m:t>t=1</m:t>
              </w:ins>
            </m:r>
          </m:sub>
          <m:sup>
            <m:r>
              <w:ins w:id="378" w:author="yun qiao" w:date="2026-04-25T10:16:00Z">
                <w:rPr>
                  <w:rFonts w:ascii="Cambria Math" w:eastAsia="宋体" w:hAnsi="Cambria Math" w:cs="Times New Roman"/>
                  <w:color w:val="000000" w:themeColor="text1"/>
                  <w:sz w:val="28"/>
                  <w14:ligatures w14:val="none"/>
                  <w:rPrChange w:id="379" w:author="yun qiao" w:date="2026-04-25T10:24:00Z">
                    <w:rPr>
                      <w:rFonts w:ascii="Cambria Math" w:eastAsia="宋体" w:hAnsi="Cambria Math" w:cs="Times New Roman"/>
                      <w:color w:val="000000" w:themeColor="text1"/>
                      <w:sz w:val="28"/>
                      <w:highlight w:val="yellow"/>
                      <w14:ligatures w14:val="none"/>
                    </w:rPr>
                  </w:rPrChange>
                </w:rPr>
                <m:t>T</m:t>
              </w:ins>
            </m:r>
          </m:sup>
          <m:e>
            <m:r>
              <w:ins w:id="380" w:author="yun qiao" w:date="2026-04-25T10:16:00Z">
                <w:rPr>
                  <w:rFonts w:ascii="Cambria Math" w:eastAsia="宋体" w:hAnsi="Cambria Math" w:cs="Times New Roman"/>
                  <w:color w:val="000000" w:themeColor="text1"/>
                  <w:sz w:val="28"/>
                  <w14:ligatures w14:val="none"/>
                </w:rPr>
                <m:t xml:space="preserve"> </m:t>
              </w:ins>
            </m:r>
          </m:e>
        </m:nary>
      </m:oMath>
      <w:ins w:id="381" w:author="yun qiao" w:date="2026-04-25T10:17:00Z">
        <w:r w:rsidR="004235F8" w:rsidRPr="00774375">
          <w:rPr>
            <w:rFonts w:ascii="Times New Roman" w:eastAsia="宋体" w:hAnsi="Times New Roman" w:cs="Times New Roman"/>
            <w:color w:val="000000" w:themeColor="text1"/>
            <w:sz w:val="28"/>
            <w:szCs w:val="20"/>
            <w14:ligatures w14:val="none"/>
          </w:rPr>
          <w:t>表示对各时间步条件概率的连乘运算；</w:t>
        </w:r>
      </w:ins>
      <m:oMath>
        <m:r>
          <w:ins w:id="382" w:author="yun qiao" w:date="2026-04-25T10:17:00Z">
            <w:rPr>
              <w:rFonts w:ascii="Cambria Math" w:eastAsia="宋体" w:hAnsi="Cambria Math" w:cs="Times New Roman"/>
              <w:color w:val="000000" w:themeColor="text1"/>
              <w:sz w:val="28"/>
              <w14:ligatures w14:val="none"/>
            </w:rPr>
            <m:t>P</m:t>
          </w:ins>
        </m:r>
        <m:d>
          <m:dPr>
            <m:sepChr m:val="∣"/>
            <m:ctrlPr>
              <w:ins w:id="383" w:author="yun qiao" w:date="2026-04-25T10:17:00Z">
                <w:rPr>
                  <w:rFonts w:ascii="Cambria Math" w:eastAsia="宋体" w:hAnsi="Cambria Math" w:cs="Times New Roman"/>
                  <w:i/>
                  <w:color w:val="000000" w:themeColor="text1"/>
                  <w:sz w:val="28"/>
                  <w:szCs w:val="20"/>
                  <w14:ligatures w14:val="none"/>
                </w:rPr>
              </w:ins>
            </m:ctrlPr>
          </m:dPr>
          <m:e>
            <m:sSub>
              <m:sSubPr>
                <m:ctrlPr>
                  <w:ins w:id="384" w:author="yun qiao" w:date="2026-04-25T10:17:00Z">
                    <w:rPr>
                      <w:rFonts w:ascii="Cambria Math" w:eastAsia="宋体" w:hAnsi="Cambria Math" w:cs="Times New Roman"/>
                      <w:i/>
                      <w:color w:val="000000" w:themeColor="text1"/>
                      <w:sz w:val="28"/>
                      <w:szCs w:val="20"/>
                      <w14:ligatures w14:val="none"/>
                    </w:rPr>
                  </w:ins>
                </m:ctrlPr>
              </m:sSubPr>
              <m:e>
                <m:r>
                  <w:ins w:id="385" w:author="yun qiao" w:date="2026-04-25T10:17:00Z">
                    <w:rPr>
                      <w:rFonts w:ascii="Cambria Math" w:eastAsia="宋体" w:hAnsi="Cambria Math" w:cs="Times New Roman"/>
                      <w:color w:val="000000" w:themeColor="text1"/>
                      <w:sz w:val="28"/>
                      <w14:ligatures w14:val="none"/>
                    </w:rPr>
                    <m:t>y</m:t>
                  </w:ins>
                </m:r>
              </m:e>
              <m:sub>
                <m:r>
                  <w:ins w:id="386" w:author="yun qiao" w:date="2026-04-25T10:17:00Z">
                    <w:rPr>
                      <w:rFonts w:ascii="Cambria Math" w:eastAsia="宋体" w:hAnsi="Cambria Math" w:cs="Times New Roman"/>
                      <w:color w:val="000000" w:themeColor="text1"/>
                      <w:sz w:val="28"/>
                      <w14:ligatures w14:val="none"/>
                    </w:rPr>
                    <m:t>t</m:t>
                  </w:ins>
                </m:r>
              </m:sub>
            </m:sSub>
          </m:e>
          <m:e>
            <m:sSub>
              <m:sSubPr>
                <m:ctrlPr>
                  <w:ins w:id="387" w:author="yun qiao" w:date="2026-04-25T10:17:00Z">
                    <w:rPr>
                      <w:rFonts w:ascii="Cambria Math" w:eastAsia="宋体" w:hAnsi="Cambria Math" w:cs="Times New Roman"/>
                      <w:i/>
                      <w:color w:val="000000" w:themeColor="text1"/>
                      <w:sz w:val="28"/>
                      <w:szCs w:val="20"/>
                      <w14:ligatures w14:val="none"/>
                    </w:rPr>
                  </w:ins>
                </m:ctrlPr>
              </m:sSubPr>
              <m:e>
                <m:r>
                  <w:ins w:id="388" w:author="yun qiao" w:date="2026-04-25T10:17:00Z">
                    <w:rPr>
                      <w:rFonts w:ascii="Cambria Math" w:eastAsia="宋体" w:hAnsi="Cambria Math" w:cs="Times New Roman"/>
                      <w:color w:val="000000" w:themeColor="text1"/>
                      <w:sz w:val="28"/>
                      <w14:ligatures w14:val="none"/>
                    </w:rPr>
                    <m:t>y</m:t>
                  </w:ins>
                </m:r>
              </m:e>
              <m:sub>
                <m:r>
                  <w:ins w:id="389" w:author="yun qiao" w:date="2026-04-25T10:17:00Z">
                    <w:rPr>
                      <w:rFonts w:ascii="Cambria Math" w:eastAsia="宋体" w:hAnsi="Cambria Math" w:cs="Times New Roman"/>
                      <w:color w:val="000000" w:themeColor="text1"/>
                      <w:sz w:val="28"/>
                      <w14:ligatures w14:val="none"/>
                    </w:rPr>
                    <m:t>&lt;t</m:t>
                  </w:ins>
                </m:r>
              </m:sub>
            </m:sSub>
            <m:r>
              <w:ins w:id="390" w:author="yun qiao" w:date="2026-04-25T10:17:00Z">
                <w:rPr>
                  <w:rFonts w:ascii="Cambria Math" w:eastAsia="宋体" w:hAnsi="Cambria Math" w:cs="Times New Roman"/>
                  <w:color w:val="000000" w:themeColor="text1"/>
                  <w:sz w:val="28"/>
                  <w14:ligatures w14:val="none"/>
                </w:rPr>
                <m:t>,c</m:t>
              </w:ins>
            </m:r>
          </m:e>
        </m:d>
      </m:oMath>
      <w:ins w:id="391" w:author="yun qiao" w:date="2026-04-25T10:17:00Z">
        <w:r w:rsidR="004235F8" w:rsidRPr="00774375">
          <w:rPr>
            <w:rFonts w:ascii="Times New Roman" w:eastAsia="宋体" w:hAnsi="Times New Roman" w:cs="Times New Roman"/>
            <w:color w:val="000000" w:themeColor="text1"/>
            <w:sz w:val="28"/>
            <w:szCs w:val="20"/>
            <w14:ligatures w14:val="none"/>
          </w:rPr>
          <w:t>表示在已生成历史序列及条件向量约束下生成当前操作原语的条件概率。</w:t>
        </w:r>
      </w:ins>
      <w:del w:id="392" w:author="yun qiao" w:date="2026-04-25T10:15:00Z">
        <w:r w:rsidRPr="00774375" w:rsidDel="004235F8">
          <w:rPr>
            <w:rFonts w:ascii="Times New Roman" w:eastAsia="宋体" w:hAnsi="Times New Roman" w:cs="Times New Roman" w:hint="eastAsia"/>
            <w:color w:val="000000" w:themeColor="text1"/>
            <w:sz w:val="28"/>
            <w14:ligatures w14:val="none"/>
          </w:rPr>
          <w:delText>；</w:delText>
        </w:r>
      </w:del>
      <m:oMath>
        <m:sSub>
          <m:sSubPr>
            <m:ctrlPr>
              <w:del w:id="393" w:author="yun qiao" w:date="2026-04-25T10:13:00Z">
                <w:rPr>
                  <w:rFonts w:ascii="Cambria Math" w:eastAsia="宋体" w:hAnsi="Cambria Math" w:cs="Times New Roman"/>
                  <w:i/>
                  <w:color w:val="000000" w:themeColor="text1"/>
                  <w:sz w:val="28"/>
                  <w:szCs w:val="20"/>
                  <w14:ligatures w14:val="none"/>
                </w:rPr>
              </w:del>
            </m:ctrlPr>
          </m:sSubPr>
          <m:e>
            <m:r>
              <w:del w:id="394" w:author="yun qiao" w:date="2026-04-25T10:13:00Z">
                <w:rPr>
                  <w:rFonts w:ascii="Cambria Math" w:eastAsia="宋体" w:hAnsi="Cambria Math" w:cs="Times New Roman"/>
                  <w:color w:val="000000" w:themeColor="text1"/>
                  <w:sz w:val="28"/>
                  <w14:ligatures w14:val="none"/>
                </w:rPr>
                <m:t>y</m:t>
              </w:del>
            </m:r>
          </m:e>
          <m:sub>
            <m:r>
              <w:del w:id="395" w:author="yun qiao" w:date="2026-04-25T10:13:00Z">
                <w:rPr>
                  <w:rFonts w:ascii="Cambria Math" w:eastAsia="宋体" w:hAnsi="Cambria Math" w:cs="Times New Roman"/>
                  <w:color w:val="000000" w:themeColor="text1"/>
                  <w:sz w:val="28"/>
                  <w14:ligatures w14:val="none"/>
                </w:rPr>
                <m:t>t</m:t>
              </w:del>
            </m:r>
          </m:sub>
        </m:sSub>
      </m:oMath>
      <w:del w:id="396" w:author="yun qiao" w:date="2026-04-25T10:13:00Z">
        <w:r w:rsidRPr="00774375" w:rsidDel="004235F8">
          <w:rPr>
            <w:rFonts w:ascii="Times New Roman" w:eastAsia="宋体" w:hAnsi="Times New Roman" w:cs="Times New Roman" w:hint="eastAsia"/>
            <w:color w:val="000000" w:themeColor="text1"/>
            <w:sz w:val="28"/>
            <w14:ligatures w14:val="none"/>
          </w:rPr>
          <w:delText>表示第</w:delText>
        </w:r>
      </w:del>
      <m:oMath>
        <m:r>
          <w:del w:id="397" w:author="yun qiao" w:date="2026-04-25T10:13:00Z">
            <w:rPr>
              <w:rFonts w:ascii="Cambria Math" w:eastAsia="宋体" w:hAnsi="Cambria Math" w:cs="Times New Roman"/>
              <w:color w:val="000000" w:themeColor="text1"/>
              <w:sz w:val="28"/>
              <w14:ligatures w14:val="none"/>
            </w:rPr>
            <m:t>t</m:t>
          </w:del>
        </m:r>
      </m:oMath>
      <w:del w:id="398" w:author="yun qiao" w:date="2026-04-25T10:13:00Z">
        <w:r w:rsidRPr="00774375" w:rsidDel="004235F8">
          <w:rPr>
            <w:rFonts w:ascii="Times New Roman" w:eastAsia="宋体" w:hAnsi="Times New Roman" w:cs="Times New Roman" w:hint="eastAsia"/>
            <w:color w:val="000000" w:themeColor="text1"/>
            <w:sz w:val="28"/>
            <w14:ligatures w14:val="none"/>
          </w:rPr>
          <w:delText>步生成的操作原语；</w:delText>
        </w:r>
      </w:del>
      <m:oMath>
        <m:sSub>
          <m:sSubPr>
            <m:ctrlPr>
              <w:del w:id="399" w:author="yun qiao" w:date="2026-04-25T10:15:00Z">
                <w:rPr>
                  <w:rFonts w:ascii="Cambria Math" w:eastAsia="宋体" w:hAnsi="Cambria Math" w:cs="Times New Roman"/>
                  <w:i/>
                  <w:color w:val="000000" w:themeColor="text1"/>
                  <w:sz w:val="28"/>
                  <w:szCs w:val="20"/>
                  <w14:ligatures w14:val="none"/>
                </w:rPr>
              </w:del>
            </m:ctrlPr>
          </m:sSubPr>
          <m:e>
            <m:r>
              <w:del w:id="400" w:author="yun qiao" w:date="2026-04-25T10:15:00Z">
                <w:rPr>
                  <w:rFonts w:ascii="Cambria Math" w:eastAsia="宋体" w:hAnsi="Cambria Math" w:cs="Times New Roman"/>
                  <w:color w:val="000000" w:themeColor="text1"/>
                  <w:sz w:val="28"/>
                  <w14:ligatures w14:val="none"/>
                </w:rPr>
                <m:t>y</m:t>
              </w:del>
            </m:r>
            <m:ctrlPr>
              <w:del w:id="401" w:author="yun qiao" w:date="2026-04-25T10:15:00Z">
                <w:rPr>
                  <w:rFonts w:ascii="Cambria Math" w:eastAsia="宋体" w:hAnsi="Cambria Math" w:cs="Times New Roman"/>
                  <w:color w:val="000000" w:themeColor="text1"/>
                  <w:sz w:val="28"/>
                  <w:szCs w:val="20"/>
                  <w14:ligatures w14:val="none"/>
                </w:rPr>
              </w:del>
            </m:ctrlPr>
          </m:e>
          <m:sub>
            <m:r>
              <w:del w:id="402" w:author="yun qiao" w:date="2026-04-25T10:15:00Z">
                <w:rPr>
                  <w:rFonts w:ascii="Cambria Math" w:eastAsia="宋体" w:hAnsi="Cambria Math" w:cs="Times New Roman"/>
                  <w:color w:val="000000" w:themeColor="text1"/>
                  <w:sz w:val="28"/>
                  <w14:ligatures w14:val="none"/>
                </w:rPr>
                <m:t>&lt;t</m:t>
              </w:del>
            </m:r>
          </m:sub>
        </m:sSub>
      </m:oMath>
      <w:del w:id="403" w:author="yun qiao" w:date="2026-04-25T10:15:00Z">
        <w:r w:rsidRPr="00774375" w:rsidDel="004235F8">
          <w:rPr>
            <w:rFonts w:ascii="Times New Roman" w:eastAsia="宋体" w:hAnsi="Times New Roman" w:cs="Times New Roman" w:hint="eastAsia"/>
            <w:color w:val="000000" w:themeColor="text1"/>
            <w:sz w:val="28"/>
            <w14:ligatures w14:val="none"/>
          </w:rPr>
          <w:delText>表示已生成的历史序列</w:delText>
        </w:r>
      </w:del>
      <w:r w:rsidRPr="00774375">
        <w:rPr>
          <w:rFonts w:ascii="Times New Roman" w:eastAsia="宋体" w:hAnsi="Times New Roman" w:cs="Times New Roman" w:hint="eastAsia"/>
          <w:color w:val="000000" w:themeColor="text1"/>
          <w:sz w:val="28"/>
          <w14:ligatures w14:val="none"/>
        </w:rPr>
        <w:t>。</w:t>
      </w:r>
      <w:del w:id="404" w:author="yun qiao" w:date="2026-04-25T10:08:00Z">
        <w:r w:rsidDel="001B572B">
          <w:rPr>
            <w:rFonts w:ascii="Times New Roman" w:eastAsia="宋体" w:hAnsi="Times New Roman" w:cs="Times New Roman"/>
            <w:color w:val="000000" w:themeColor="text1"/>
            <w:sz w:val="28"/>
            <w14:ligatures w14:val="none"/>
          </w:rPr>
          <w:delText xml:space="preserve"> </w:delText>
        </w:r>
      </w:del>
    </w:p>
    <w:p w14:paraId="76356E7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w:t>
      </w:r>
      <w:r>
        <w:rPr>
          <w:rFonts w:ascii="Times New Roman" w:eastAsia="宋体" w:hAnsi="Times New Roman" w:cs="Times New Roman" w:hint="eastAsia"/>
          <w:color w:val="000000" w:themeColor="text1"/>
          <w:sz w:val="28"/>
          <w:szCs w:val="28"/>
          <w14:ligatures w14:val="none"/>
        </w:rPr>
        <w:t>、文本编码与条件融合。</w:t>
      </w:r>
    </w:p>
    <w:p w14:paraId="7ADB8E8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p>
    <w:p w14:paraId="53F73C49"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405" w:author="AAA" w:date="2026-04-23T11:30:00Z">
                <w:rPr>
                  <w:rFonts w:ascii="Cambria Math" w:eastAsia="宋体" w:hAnsi="Cambria Math" w:cs="Times New Roman"/>
                  <w:color w:val="000000" w:themeColor="text1"/>
                  <w:sz w:val="28"/>
                  <w14:ligatures w14:val="none"/>
                </w:rPr>
              </w:rPrChange>
            </w:rPr>
            <m:t>X={</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406"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407" w:author="AAA" w:date="2026-04-23T11:30:00Z">
                    <w:rPr>
                      <w:rFonts w:ascii="Cambria Math" w:eastAsia="宋体" w:hAnsi="Cambria Math" w:cs="Times New Roman"/>
                      <w:color w:val="000000" w:themeColor="text1"/>
                      <w:sz w:val="28"/>
                      <w14:ligatures w14:val="none"/>
                    </w:rPr>
                  </w:rPrChange>
                </w:rPr>
                <m:t>1</m:t>
              </m:r>
            </m:sub>
          </m:sSub>
          <m:r>
            <w:rPr>
              <w:rFonts w:ascii="Cambria Math" w:eastAsia="宋体" w:hAnsi="Cambria Math" w:cs="Times New Roman"/>
              <w:color w:val="000000" w:themeColor="text1"/>
              <w:sz w:val="28"/>
              <w:highlight w:val="yellow"/>
              <w14:ligatures w14:val="none"/>
              <w:rPrChange w:id="408"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409"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410" w:author="AAA" w:date="2026-04-23T11:30: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411"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412"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413" w:author="AAA" w:date="2026-04-23T11:30:00Z">
                    <w:rPr>
                      <w:rFonts w:ascii="Cambria Math" w:eastAsia="宋体" w:hAnsi="Cambria Math" w:cs="Times New Roman"/>
                      <w:color w:val="000000" w:themeColor="text1"/>
                      <w:sz w:val="28"/>
                      <w14:ligatures w14:val="none"/>
                    </w:rPr>
                  </w:rPrChange>
                </w:rPr>
                <m:t>n</m:t>
              </m:r>
            </m:sub>
          </m:sSub>
          <m:r>
            <w:rPr>
              <w:rFonts w:ascii="Cambria Math" w:eastAsia="宋体" w:hAnsi="Cambria Math" w:cs="Times New Roman"/>
              <w:color w:val="000000" w:themeColor="text1"/>
              <w:sz w:val="28"/>
              <w:highlight w:val="yellow"/>
              <w14:ligatures w14:val="none"/>
              <w:rPrChange w:id="414" w:author="AAA" w:date="2026-04-23T11:30:00Z">
                <w:rPr>
                  <w:rFonts w:ascii="Cambria Math" w:eastAsia="宋体" w:hAnsi="Cambria Math" w:cs="Times New Roman"/>
                  <w:color w:val="000000" w:themeColor="text1"/>
                  <w:sz w:val="28"/>
                  <w14:ligatures w14:val="none"/>
                </w:rPr>
              </w:rPrChange>
            </w:rPr>
            <m:t>}</m:t>
          </m:r>
        </m:oMath>
      </m:oMathPara>
    </w:p>
    <w:p w14:paraId="2C3F08D8" w14:textId="61EDE207" w:rsidR="00774375" w:rsidRPr="00774375" w:rsidRDefault="00774375" w:rsidP="00774375">
      <w:pPr>
        <w:widowControl/>
        <w:spacing w:before="100" w:after="0" w:line="480" w:lineRule="exact"/>
        <w:ind w:firstLineChars="202" w:firstLine="566"/>
        <w:jc w:val="both"/>
        <w:rPr>
          <w:ins w:id="415" w:author="yun qiao" w:date="2026-04-25T10:19:00Z"/>
          <w:rFonts w:ascii="Times New Roman" w:eastAsia="宋体" w:hAnsi="Times New Roman" w:cs="Times New Roman"/>
          <w:color w:val="000000" w:themeColor="text1"/>
          <w:sz w:val="28"/>
          <w14:ligatures w14:val="none"/>
        </w:rPr>
      </w:pPr>
      <w:ins w:id="416" w:author="yun qiao" w:date="2026-04-25T10:19:00Z">
        <w:r>
          <w:rPr>
            <w:rFonts w:ascii="Times New Roman" w:eastAsia="宋体" w:hAnsi="Times New Roman" w:cs="Times New Roman" w:hint="eastAsia"/>
            <w:color w:val="000000" w:themeColor="text1"/>
            <w:sz w:val="28"/>
            <w14:ligatures w14:val="none"/>
          </w:rPr>
          <w:t>其中，</w:t>
        </w:r>
        <w:r w:rsidRPr="00774375">
          <w:rPr>
            <w:rFonts w:ascii="Times New Roman" w:eastAsia="宋体" w:hAnsi="Times New Roman" w:cs="Times New Roman"/>
            <w:color w:val="000000" w:themeColor="text1"/>
            <w:sz w:val="28"/>
            <w14:ligatures w14:val="none"/>
          </w:rPr>
          <w:t>X</w:t>
        </w:r>
        <w:r w:rsidRPr="00774375">
          <w:rPr>
            <w:rFonts w:ascii="Times New Roman" w:eastAsia="宋体" w:hAnsi="Times New Roman" w:cs="Times New Roman"/>
            <w:color w:val="000000" w:themeColor="text1"/>
            <w:sz w:val="28"/>
            <w14:ligatures w14:val="none"/>
          </w:rPr>
          <w:t>表示输入的结构化文本序列；</w:t>
        </w:r>
      </w:ins>
      <m:oMath>
        <m:sSub>
          <m:sSubPr>
            <m:ctrlPr>
              <w:ins w:id="417" w:author="yun qiao" w:date="2026-04-25T10:19:00Z">
                <w:rPr>
                  <w:rFonts w:ascii="Cambria Math" w:eastAsia="宋体" w:hAnsi="Cambria Math" w:cs="Times New Roman"/>
                  <w:i/>
                  <w:color w:val="000000" w:themeColor="text1"/>
                  <w:sz w:val="28"/>
                  <w14:ligatures w14:val="none"/>
                </w:rPr>
              </w:ins>
            </m:ctrlPr>
          </m:sSubPr>
          <m:e>
            <m:r>
              <w:ins w:id="418" w:author="yun qiao" w:date="2026-04-25T10:19:00Z">
                <w:rPr>
                  <w:rFonts w:ascii="Cambria Math" w:eastAsia="宋体" w:hAnsi="Cambria Math" w:cs="Times New Roman"/>
                  <w:color w:val="000000" w:themeColor="text1"/>
                  <w:sz w:val="28"/>
                  <w14:ligatures w14:val="none"/>
                </w:rPr>
                <m:t>x</m:t>
              </w:ins>
            </m:r>
          </m:e>
          <m:sub>
            <m:r>
              <w:ins w:id="419" w:author="yun qiao" w:date="2026-04-25T10:19:00Z">
                <w:rPr>
                  <w:rFonts w:ascii="Cambria Math" w:eastAsia="宋体" w:hAnsi="Cambria Math" w:cs="Times New Roman"/>
                  <w:color w:val="000000" w:themeColor="text1"/>
                  <w:sz w:val="28"/>
                  <w14:ligatures w14:val="none"/>
                </w:rPr>
                <m:t>i</m:t>
              </w:ins>
            </m:r>
          </m:sub>
        </m:sSub>
      </m:oMath>
      <w:ins w:id="420" w:author="yun qiao" w:date="2026-04-25T10:19:00Z">
        <w:r w:rsidRPr="00774375">
          <w:rPr>
            <w:rFonts w:ascii="Times New Roman" w:eastAsia="宋体" w:hAnsi="Times New Roman" w:cs="Times New Roman"/>
            <w:color w:val="000000" w:themeColor="text1"/>
            <w:sz w:val="28"/>
            <w14:ligatures w14:val="none"/>
          </w:rPr>
          <w:t>表示序列中的第</w:t>
        </w:r>
        <w:r w:rsidRPr="00774375">
          <w:rPr>
            <w:rFonts w:ascii="Times New Roman" w:eastAsia="宋体" w:hAnsi="Times New Roman" w:cs="Times New Roman"/>
            <w:color w:val="000000" w:themeColor="text1"/>
            <w:sz w:val="28"/>
            <w14:ligatures w14:val="none"/>
          </w:rPr>
          <w:t>i</w:t>
        </w:r>
        <w:r w:rsidRPr="00774375">
          <w:rPr>
            <w:rFonts w:ascii="Times New Roman" w:eastAsia="宋体" w:hAnsi="Times New Roman" w:cs="Times New Roman"/>
            <w:color w:val="000000" w:themeColor="text1"/>
            <w:sz w:val="28"/>
            <w14:ligatures w14:val="none"/>
          </w:rPr>
          <w:t>个元素，用于表示结构化文本中的一个基本单元（包括字段、词或标记）；</w:t>
        </w:r>
        <w:r w:rsidRPr="00774375">
          <w:rPr>
            <w:rFonts w:ascii="Times New Roman" w:eastAsia="宋体" w:hAnsi="Times New Roman" w:cs="Times New Roman"/>
            <w:color w:val="000000" w:themeColor="text1"/>
            <w:sz w:val="28"/>
            <w14:ligatures w14:val="none"/>
          </w:rPr>
          <w:t>n</w:t>
        </w:r>
        <w:r w:rsidRPr="00774375">
          <w:rPr>
            <w:rFonts w:ascii="Times New Roman" w:eastAsia="宋体" w:hAnsi="Times New Roman" w:cs="Times New Roman"/>
            <w:color w:val="000000" w:themeColor="text1"/>
            <w:sz w:val="28"/>
            <w14:ligatures w14:val="none"/>
          </w:rPr>
          <w:t>表示输入序列的长度；</w:t>
        </w:r>
      </w:ins>
    </w:p>
    <w:p w14:paraId="4ED0B0BC" w14:textId="005F5FC6"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421" w:author="AAA" w:date="2026-04-23T11:30:00Z">
                <w:rPr>
                  <w:rFonts w:ascii="Cambria Math" w:eastAsia="宋体" w:hAnsi="Cambria Math" w:cs="Times New Roman"/>
                  <w:color w:val="000000" w:themeColor="text1"/>
                  <w:sz w:val="28"/>
                  <w14:ligatures w14:val="none"/>
                </w:rPr>
              </w:rPrChange>
            </w:rPr>
            <m:t>H=</m:t>
          </m:r>
          <m:r>
            <m:rPr>
              <m:nor/>
            </m:rPr>
            <w:rPr>
              <w:rFonts w:ascii="Cambria Math" w:eastAsia="宋体" w:hAnsi="Cambria Math" w:cs="Times New Roman"/>
              <w:color w:val="000000" w:themeColor="text1"/>
              <w:sz w:val="28"/>
              <w:highlight w:val="yellow"/>
              <w14:ligatures w14:val="none"/>
              <w:rPrChange w:id="422" w:author="AAA" w:date="2026-04-23T11:30:00Z">
                <w:rPr>
                  <w:rFonts w:ascii="Cambria Math" w:eastAsia="宋体" w:hAnsi="Cambria Math" w:cs="Times New Roman"/>
                  <w:color w:val="000000" w:themeColor="text1"/>
                  <w:sz w:val="28"/>
                  <w14:ligatures w14:val="none"/>
                </w:rPr>
              </w:rPrChange>
            </w:rPr>
            <m:t>Encoder</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423" w:author="AAA" w:date="2026-04-23T11:30:00Z">
                    <w:rPr>
                      <w:rFonts w:ascii="Cambria Math" w:eastAsia="宋体" w:hAnsi="Cambria Math" w:cs="Times New Roman"/>
                      <w:color w:val="000000" w:themeColor="text1"/>
                      <w:sz w:val="28"/>
                      <w14:ligatures w14:val="none"/>
                    </w:rPr>
                  </w:rPrChange>
                </w:rPr>
                <m:t>X</m:t>
              </m:r>
            </m:e>
          </m:d>
          <m:r>
            <w:rPr>
              <w:rFonts w:ascii="Cambria Math" w:eastAsia="宋体" w:hAnsi="Cambria Math" w:cs="Times New Roman"/>
              <w:color w:val="000000" w:themeColor="text1"/>
              <w:sz w:val="28"/>
              <w:highlight w:val="yellow"/>
              <w14:ligatures w14:val="none"/>
              <w:rPrChange w:id="424" w:author="AAA" w:date="2026-04-23T11:30:00Z">
                <w:rPr>
                  <w:rFonts w:ascii="Cambria Math" w:eastAsia="宋体" w:hAnsi="Cambria Math" w:cs="Times New Roman"/>
                  <w:color w:val="000000" w:themeColor="text1"/>
                  <w:sz w:val="28"/>
                  <w14:ligatures w14:val="none"/>
                </w:rPr>
              </w:rPrChange>
            </w:rPr>
            <m:t>,H</m:t>
          </m:r>
          <m:r>
            <w:rPr>
              <w:rFonts w:ascii="Cambria Math" w:eastAsia="宋体" w:hAnsi="Cambria Math" w:cs="Times New Roman" w:hint="eastAsia"/>
              <w:color w:val="000000" w:themeColor="text1"/>
              <w:sz w:val="28"/>
              <w:highlight w:val="yellow"/>
              <w14:ligatures w14:val="none"/>
              <w:rPrChange w:id="425" w:author="AAA" w:date="2026-04-23T11:30:00Z">
                <w:rPr>
                  <w:rFonts w:ascii="Cambria Math" w:eastAsia="宋体" w:hAnsi="Cambria Math" w:cs="Times New Roman" w:hint="eastAsia"/>
                  <w:color w:val="000000" w:themeColor="text1"/>
                  <w:sz w:val="28"/>
                  <w14:ligatures w14:val="none"/>
                </w:rPr>
              </w:rPrChange>
            </w:rPr>
            <m:t>∈</m:t>
          </m:r>
          <m:sSup>
            <m:sSupPr>
              <m:ctrlPr>
                <w:rPr>
                  <w:rFonts w:ascii="Cambria Math" w:eastAsia="宋体" w:hAnsi="Cambria Math" w:cs="Times New Roman"/>
                  <w:i/>
                  <w:color w:val="000000" w:themeColor="text1"/>
                  <w:sz w:val="28"/>
                  <w:szCs w:val="20"/>
                  <w:highlight w:val="yellow"/>
                  <w14:ligatures w14:val="none"/>
                </w:rPr>
              </m:ctrlPr>
            </m:sSupPr>
            <m:e>
              <m:r>
                <w:rPr>
                  <w:rFonts w:ascii="Cambria Math" w:eastAsia="宋体" w:hAnsi="Cambria Math" w:cs="Times New Roman"/>
                  <w:color w:val="000000" w:themeColor="text1"/>
                  <w:sz w:val="28"/>
                  <w:highlight w:val="yellow"/>
                  <w14:ligatures w14:val="none"/>
                  <w:rPrChange w:id="426" w:author="AAA" w:date="2026-04-23T11:30:00Z">
                    <w:rPr>
                      <w:rFonts w:ascii="Cambria Math" w:eastAsia="宋体" w:hAnsi="Cambria Math" w:cs="Times New Roman"/>
                      <w:color w:val="000000" w:themeColor="text1"/>
                      <w:sz w:val="28"/>
                      <w14:ligatures w14:val="none"/>
                    </w:rPr>
                  </w:rPrChange>
                </w:rPr>
                <m:t>R</m:t>
              </m:r>
            </m:e>
            <m:sup>
              <m:r>
                <w:rPr>
                  <w:rFonts w:ascii="Cambria Math" w:eastAsia="宋体" w:hAnsi="Cambria Math" w:cs="Times New Roman"/>
                  <w:color w:val="000000" w:themeColor="text1"/>
                  <w:sz w:val="28"/>
                  <w:highlight w:val="yellow"/>
                  <w14:ligatures w14:val="none"/>
                  <w:rPrChange w:id="427" w:author="AAA" w:date="2026-04-23T11:30:00Z">
                    <w:rPr>
                      <w:rFonts w:ascii="Cambria Math" w:eastAsia="宋体" w:hAnsi="Cambria Math" w:cs="Times New Roman"/>
                      <w:color w:val="000000" w:themeColor="text1"/>
                      <w:sz w:val="28"/>
                      <w14:ligatures w14:val="none"/>
                    </w:rPr>
                  </w:rPrChange>
                </w:rPr>
                <m:t>n×d</m:t>
              </m:r>
            </m:sup>
          </m:sSup>
        </m:oMath>
      </m:oMathPara>
    </w:p>
    <w:p w14:paraId="5212209F" w14:textId="7F0B7FFD"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774375">
        <w:rPr>
          <w:rFonts w:ascii="Times New Roman" w:eastAsia="宋体" w:hAnsi="Times New Roman" w:cs="Times New Roman" w:hint="eastAsia"/>
          <w:color w:val="000000" w:themeColor="text1"/>
          <w:sz w:val="28"/>
          <w14:ligatures w14:val="none"/>
        </w:rPr>
        <w:t>其中，</w:t>
      </w:r>
      <m:oMath>
        <m:r>
          <w:ins w:id="428" w:author="yun qiao" w:date="2026-04-25T10:21:00Z">
            <w:rPr>
              <w:rFonts w:ascii="Cambria Math" w:eastAsia="宋体" w:hAnsi="Cambria Math" w:cs="Times New Roman"/>
              <w:color w:val="000000" w:themeColor="text1"/>
              <w:sz w:val="28"/>
              <w14:ligatures w14:val="none"/>
            </w:rPr>
            <m:t xml:space="preserve"> </m:t>
          </w:ins>
        </m:r>
        <m:r>
          <w:del w:id="429" w:author="yun qiao" w:date="2026-04-25T10:21:00Z">
            <w:rPr>
              <w:rFonts w:ascii="Cambria Math" w:eastAsia="宋体" w:hAnsi="Cambria Math" w:cs="Times New Roman"/>
              <w:color w:val="000000" w:themeColor="text1"/>
              <w:sz w:val="28"/>
              <w14:ligatures w14:val="none"/>
            </w:rPr>
            <m:t>H</m:t>
          </w:del>
        </m:r>
      </m:oMath>
      <w:del w:id="430" w:author="yun qiao" w:date="2026-04-25T10:21:00Z">
        <w:r w:rsidRPr="00774375" w:rsidDel="00774375">
          <w:rPr>
            <w:rFonts w:ascii="Times New Roman" w:eastAsia="宋体" w:hAnsi="Times New Roman" w:cs="Times New Roman" w:hint="eastAsia"/>
            <w:color w:val="000000" w:themeColor="text1"/>
            <w:sz w:val="28"/>
            <w14:ligatures w14:val="none"/>
          </w:rPr>
          <w:delText>表示输入序列在各位置的上下文语义表示</w:delText>
        </w:r>
      </w:del>
      <w:ins w:id="431" w:author="yun qiao" w:date="2026-04-25T10:20:00Z">
        <w:r w:rsidR="00774375" w:rsidRPr="00774375">
          <w:rPr>
            <w:rFonts w:ascii="Times New Roman" w:eastAsia="宋体" w:hAnsi="Times New Roman" w:cs="Times New Roman"/>
            <w:color w:val="000000" w:themeColor="text1"/>
            <w:sz w:val="28"/>
            <w14:ligatures w14:val="none"/>
          </w:rPr>
          <w:t>Encoder(</w:t>
        </w:r>
        <w:r w:rsidR="00774375" w:rsidRPr="00774375">
          <w:rPr>
            <w:rFonts w:ascii="MS Gothic" w:eastAsia="MS Gothic" w:hAnsi="MS Gothic" w:cs="MS Gothic" w:hint="eastAsia"/>
            <w:color w:val="000000" w:themeColor="text1"/>
            <w:sz w:val="28"/>
            <w14:ligatures w14:val="none"/>
          </w:rPr>
          <w:t>⋅</w:t>
        </w:r>
        <w:r w:rsidR="00774375" w:rsidRPr="00774375">
          <w:rPr>
            <w:rFonts w:ascii="Times New Roman" w:eastAsia="宋体" w:hAnsi="Times New Roman" w:cs="Times New Roman"/>
            <w:color w:val="000000" w:themeColor="text1"/>
            <w:sz w:val="28"/>
            <w14:ligatures w14:val="none"/>
          </w:rPr>
          <w:t>)</w:t>
        </w:r>
        <w:r w:rsidR="00774375" w:rsidRPr="00774375">
          <w:rPr>
            <w:rFonts w:ascii="Times New Roman" w:eastAsia="宋体" w:hAnsi="Times New Roman" w:cs="Times New Roman"/>
            <w:color w:val="000000" w:themeColor="text1"/>
            <w:sz w:val="28"/>
            <w14:ligatures w14:val="none"/>
          </w:rPr>
          <w:t>表示文本编码函数，用于将输入序列映射为上下文语义表示；</w:t>
        </w:r>
        <w:r w:rsidR="00774375" w:rsidRPr="00774375">
          <w:rPr>
            <w:rFonts w:ascii="Times New Roman" w:eastAsia="宋体" w:hAnsi="Times New Roman" w:cs="Times New Roman"/>
            <w:color w:val="000000" w:themeColor="text1"/>
            <w:sz w:val="28"/>
            <w14:ligatures w14:val="none"/>
          </w:rPr>
          <w:t>H</w:t>
        </w:r>
        <w:r w:rsidR="00774375" w:rsidRPr="00774375">
          <w:rPr>
            <w:rFonts w:ascii="Times New Roman" w:eastAsia="宋体" w:hAnsi="Times New Roman" w:cs="Times New Roman"/>
            <w:color w:val="000000" w:themeColor="text1"/>
            <w:sz w:val="28"/>
            <w14:ligatures w14:val="none"/>
          </w:rPr>
          <w:t>表示编码后的隐藏状态矩阵；</w:t>
        </w:r>
      </w:ins>
      <m:oMath>
        <m:r>
          <w:ins w:id="432" w:author="yun qiao" w:date="2026-04-25T10:20:00Z">
            <w:rPr>
              <w:rFonts w:ascii="Cambria Math" w:eastAsia="宋体" w:hAnsi="Cambria Math" w:cs="Times New Roman"/>
              <w:color w:val="000000" w:themeColor="text1"/>
              <w:sz w:val="28"/>
              <w14:ligatures w14:val="none"/>
            </w:rPr>
            <m:t>H=</m:t>
          </w:ins>
        </m:r>
        <m:d>
          <m:dPr>
            <m:ctrlPr>
              <w:ins w:id="433" w:author="yun qiao" w:date="2026-04-25T10:20:00Z">
                <w:rPr>
                  <w:rFonts w:ascii="Cambria Math" w:eastAsia="宋体" w:hAnsi="Cambria Math" w:cs="Times New Roman"/>
                  <w:i/>
                  <w:color w:val="000000" w:themeColor="text1"/>
                  <w:sz w:val="28"/>
                  <w14:ligatures w14:val="none"/>
                </w:rPr>
              </w:ins>
            </m:ctrlPr>
          </m:dPr>
          <m:e>
            <m:sSub>
              <m:sSubPr>
                <m:ctrlPr>
                  <w:ins w:id="434" w:author="yun qiao" w:date="2026-04-25T10:20:00Z">
                    <w:rPr>
                      <w:rFonts w:ascii="Cambria Math" w:eastAsia="宋体" w:hAnsi="Cambria Math" w:cs="Times New Roman"/>
                      <w:i/>
                      <w:color w:val="000000" w:themeColor="text1"/>
                      <w:sz w:val="28"/>
                      <w14:ligatures w14:val="none"/>
                    </w:rPr>
                  </w:ins>
                </m:ctrlPr>
              </m:sSubPr>
              <m:e>
                <m:r>
                  <w:ins w:id="435" w:author="yun qiao" w:date="2026-04-25T10:20:00Z">
                    <w:rPr>
                      <w:rFonts w:ascii="Cambria Math" w:eastAsia="宋体" w:hAnsi="Cambria Math" w:cs="Times New Roman"/>
                      <w:color w:val="000000" w:themeColor="text1"/>
                      <w:sz w:val="28"/>
                      <w14:ligatures w14:val="none"/>
                    </w:rPr>
                    <m:t>h</m:t>
                  </w:ins>
                </m:r>
              </m:e>
              <m:sub>
                <m:r>
                  <w:ins w:id="436" w:author="yun qiao" w:date="2026-04-25T10:20:00Z">
                    <w:rPr>
                      <w:rFonts w:ascii="Cambria Math" w:eastAsia="宋体" w:hAnsi="Cambria Math" w:cs="Times New Roman"/>
                      <w:color w:val="000000" w:themeColor="text1"/>
                      <w:sz w:val="28"/>
                      <w14:ligatures w14:val="none"/>
                    </w:rPr>
                    <m:t>1</m:t>
                  </w:ins>
                </m:r>
              </m:sub>
            </m:sSub>
            <m:r>
              <w:ins w:id="437" w:author="yun qiao" w:date="2026-04-25T10:20:00Z">
                <w:rPr>
                  <w:rFonts w:ascii="Cambria Math" w:eastAsia="宋体" w:hAnsi="Cambria Math" w:cs="Times New Roman"/>
                  <w:color w:val="000000" w:themeColor="text1"/>
                  <w:sz w:val="28"/>
                  <w14:ligatures w14:val="none"/>
                </w:rPr>
                <m:t>,</m:t>
              </w:ins>
            </m:r>
            <m:sSub>
              <m:sSubPr>
                <m:ctrlPr>
                  <w:ins w:id="438" w:author="yun qiao" w:date="2026-04-25T10:20:00Z">
                    <w:rPr>
                      <w:rFonts w:ascii="Cambria Math" w:eastAsia="宋体" w:hAnsi="Cambria Math" w:cs="Times New Roman"/>
                      <w:i/>
                      <w:color w:val="000000" w:themeColor="text1"/>
                      <w:sz w:val="28"/>
                      <w14:ligatures w14:val="none"/>
                    </w:rPr>
                  </w:ins>
                </m:ctrlPr>
              </m:sSubPr>
              <m:e>
                <m:r>
                  <w:ins w:id="439" w:author="yun qiao" w:date="2026-04-25T10:20:00Z">
                    <w:rPr>
                      <w:rFonts w:ascii="Cambria Math" w:eastAsia="宋体" w:hAnsi="Cambria Math" w:cs="Times New Roman"/>
                      <w:color w:val="000000" w:themeColor="text1"/>
                      <w:sz w:val="28"/>
                      <w14:ligatures w14:val="none"/>
                    </w:rPr>
                    <m:t>h</m:t>
                  </w:ins>
                </m:r>
              </m:e>
              <m:sub>
                <m:r>
                  <w:ins w:id="440" w:author="yun qiao" w:date="2026-04-25T10:20:00Z">
                    <w:rPr>
                      <w:rFonts w:ascii="Cambria Math" w:eastAsia="宋体" w:hAnsi="Cambria Math" w:cs="Times New Roman"/>
                      <w:color w:val="000000" w:themeColor="text1"/>
                      <w:sz w:val="28"/>
                      <w14:ligatures w14:val="none"/>
                    </w:rPr>
                    <m:t>2</m:t>
                  </w:ins>
                </m:r>
              </m:sub>
            </m:sSub>
            <m:r>
              <w:ins w:id="441" w:author="yun qiao" w:date="2026-04-25T10:20: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442" w:author="yun qiao" w:date="2026-04-25T10:20:00Z">
                <w:rPr>
                  <w:rFonts w:ascii="Cambria Math" w:eastAsia="宋体" w:hAnsi="Cambria Math" w:cs="Times New Roman"/>
                  <w:color w:val="000000" w:themeColor="text1"/>
                  <w:sz w:val="28"/>
                  <w14:ligatures w14:val="none"/>
                </w:rPr>
                <m:t>,</m:t>
              </w:ins>
            </m:r>
            <m:sSub>
              <m:sSubPr>
                <m:ctrlPr>
                  <w:ins w:id="443" w:author="yun qiao" w:date="2026-04-25T10:20:00Z">
                    <w:rPr>
                      <w:rFonts w:ascii="Cambria Math" w:eastAsia="宋体" w:hAnsi="Cambria Math" w:cs="Times New Roman"/>
                      <w:i/>
                      <w:color w:val="000000" w:themeColor="text1"/>
                      <w:sz w:val="28"/>
                      <w14:ligatures w14:val="none"/>
                    </w:rPr>
                  </w:ins>
                </m:ctrlPr>
              </m:sSubPr>
              <m:e>
                <m:r>
                  <w:ins w:id="444" w:author="yun qiao" w:date="2026-04-25T10:20:00Z">
                    <w:rPr>
                      <w:rFonts w:ascii="Cambria Math" w:eastAsia="宋体" w:hAnsi="Cambria Math" w:cs="Times New Roman"/>
                      <w:color w:val="000000" w:themeColor="text1"/>
                      <w:sz w:val="28"/>
                      <w14:ligatures w14:val="none"/>
                    </w:rPr>
                    <m:t>h</m:t>
                  </w:ins>
                </m:r>
              </m:e>
              <m:sub>
                <m:r>
                  <w:ins w:id="445" w:author="yun qiao" w:date="2026-04-25T10:20:00Z">
                    <w:rPr>
                      <w:rFonts w:ascii="Cambria Math" w:eastAsia="宋体" w:hAnsi="Cambria Math" w:cs="Times New Roman"/>
                      <w:color w:val="000000" w:themeColor="text1"/>
                      <w:sz w:val="28"/>
                      <w14:ligatures w14:val="none"/>
                    </w:rPr>
                    <m:t>n</m:t>
                  </w:ins>
                </m:r>
              </m:sub>
            </m:sSub>
          </m:e>
        </m:d>
      </m:oMath>
      <w:ins w:id="446" w:author="yun qiao" w:date="2026-04-25T10:20:00Z">
        <w:r w:rsidR="00774375" w:rsidRPr="00774375">
          <w:rPr>
            <w:rFonts w:ascii="Times New Roman" w:eastAsia="宋体" w:hAnsi="Times New Roman" w:cs="Times New Roman"/>
            <w:color w:val="000000" w:themeColor="text1"/>
            <w:sz w:val="28"/>
            <w14:ligatures w14:val="none"/>
          </w:rPr>
          <w:t>其中</w:t>
        </w:r>
      </w:ins>
      <m:oMath>
        <m:sSub>
          <m:sSubPr>
            <m:ctrlPr>
              <w:ins w:id="447" w:author="yun qiao" w:date="2026-04-25T10:22:00Z">
                <w:rPr>
                  <w:rFonts w:ascii="Cambria Math" w:eastAsia="宋体" w:hAnsi="Cambria Math" w:cs="Times New Roman"/>
                  <w:i/>
                  <w:color w:val="000000" w:themeColor="text1"/>
                  <w:sz w:val="28"/>
                  <w14:ligatures w14:val="none"/>
                </w:rPr>
              </w:ins>
            </m:ctrlPr>
          </m:sSubPr>
          <m:e>
            <m:r>
              <w:ins w:id="448" w:author="yun qiao" w:date="2026-04-25T10:22:00Z">
                <w:rPr>
                  <w:rFonts w:ascii="Cambria Math" w:eastAsia="宋体" w:hAnsi="Cambria Math" w:cs="Times New Roman"/>
                  <w:color w:val="000000" w:themeColor="text1"/>
                  <w:sz w:val="28"/>
                  <w14:ligatures w14:val="none"/>
                </w:rPr>
                <m:t>h</m:t>
              </w:ins>
            </m:r>
          </m:e>
          <m:sub>
            <m:r>
              <w:ins w:id="449" w:author="yun qiao" w:date="2026-04-25T10:22:00Z">
                <w:rPr>
                  <w:rFonts w:ascii="Cambria Math" w:eastAsia="宋体" w:hAnsi="Cambria Math" w:cs="Times New Roman" w:hint="eastAsia"/>
                  <w:color w:val="000000" w:themeColor="text1"/>
                  <w:sz w:val="28"/>
                  <w14:ligatures w14:val="none"/>
                </w:rPr>
                <m:t>i</m:t>
              </w:ins>
            </m:r>
          </m:sub>
        </m:sSub>
        <m:r>
          <w:ins w:id="450" w:author="yun qiao" w:date="2026-04-25T10:22:00Z">
            <w:rPr>
              <w:rFonts w:ascii="Cambria Math" w:eastAsia="宋体" w:hAnsi="Cambria Math" w:cs="Times New Roman" w:hint="eastAsia"/>
              <w:color w:val="000000" w:themeColor="text1"/>
              <w:sz w:val="28"/>
              <w14:ligatures w14:val="none"/>
              <w:rPrChange w:id="451" w:author="yun qiao" w:date="2026-04-25T10:24:00Z">
                <w:rPr>
                  <w:rFonts w:ascii="Cambria Math" w:eastAsia="宋体" w:hAnsi="Cambria Math" w:cs="Times New Roman" w:hint="eastAsia"/>
                  <w:color w:val="000000" w:themeColor="text1"/>
                  <w:sz w:val="28"/>
                  <w:highlight w:val="yellow"/>
                  <w14:ligatures w14:val="none"/>
                </w:rPr>
              </w:rPrChange>
            </w:rPr>
            <m:t>∈</m:t>
          </w:ins>
        </m:r>
        <m:sSup>
          <m:sSupPr>
            <m:ctrlPr>
              <w:ins w:id="452" w:author="yun qiao" w:date="2026-04-25T10:22:00Z">
                <w:rPr>
                  <w:rFonts w:ascii="Cambria Math" w:eastAsia="宋体" w:hAnsi="Cambria Math" w:cs="Times New Roman"/>
                  <w:i/>
                  <w:color w:val="000000" w:themeColor="text1"/>
                  <w:sz w:val="28"/>
                  <w:szCs w:val="20"/>
                  <w14:ligatures w14:val="none"/>
                </w:rPr>
              </w:ins>
            </m:ctrlPr>
          </m:sSupPr>
          <m:e>
            <m:r>
              <w:ins w:id="453" w:author="yun qiao" w:date="2026-04-25T10:22:00Z">
                <w:rPr>
                  <w:rFonts w:ascii="Cambria Math" w:eastAsia="宋体" w:hAnsi="Cambria Math" w:cs="Times New Roman"/>
                  <w:color w:val="000000" w:themeColor="text1"/>
                  <w:sz w:val="28"/>
                  <w14:ligatures w14:val="none"/>
                  <w:rPrChange w:id="454" w:author="yun qiao" w:date="2026-04-25T10:24:00Z">
                    <w:rPr>
                      <w:rFonts w:ascii="Cambria Math" w:eastAsia="宋体" w:hAnsi="Cambria Math" w:cs="Times New Roman"/>
                      <w:color w:val="000000" w:themeColor="text1"/>
                      <w:sz w:val="28"/>
                      <w:highlight w:val="yellow"/>
                      <w14:ligatures w14:val="none"/>
                    </w:rPr>
                  </w:rPrChange>
                </w:rPr>
                <m:t>R</m:t>
              </w:ins>
            </m:r>
          </m:e>
          <m:sup>
            <m:r>
              <w:ins w:id="455" w:author="yun qiao" w:date="2026-04-25T10:22:00Z">
                <w:rPr>
                  <w:rFonts w:ascii="Cambria Math" w:eastAsia="宋体" w:hAnsi="Cambria Math" w:cs="Times New Roman"/>
                  <w:color w:val="000000" w:themeColor="text1"/>
                  <w:sz w:val="28"/>
                  <w14:ligatures w14:val="none"/>
                  <w:rPrChange w:id="456" w:author="yun qiao" w:date="2026-04-25T10:24:00Z">
                    <w:rPr>
                      <w:rFonts w:ascii="Cambria Math" w:eastAsia="宋体" w:hAnsi="Cambria Math" w:cs="Times New Roman"/>
                      <w:color w:val="000000" w:themeColor="text1"/>
                      <w:sz w:val="28"/>
                      <w:highlight w:val="yellow"/>
                      <w14:ligatures w14:val="none"/>
                    </w:rPr>
                  </w:rPrChange>
                </w:rPr>
                <m:t>n×d</m:t>
              </w:ins>
            </m:r>
          </m:sup>
        </m:sSup>
      </m:oMath>
      <w:ins w:id="457" w:author="yun qiao" w:date="2026-04-25T10:20:00Z">
        <w:r w:rsidR="00774375" w:rsidRPr="00774375">
          <w:rPr>
            <w:rFonts w:ascii="Times New Roman" w:eastAsia="宋体" w:hAnsi="Times New Roman" w:cs="Times New Roman"/>
            <w:color w:val="000000" w:themeColor="text1"/>
            <w:sz w:val="28"/>
            <w14:ligatures w14:val="none"/>
          </w:rPr>
          <w:t>表示第</w:t>
        </w:r>
      </w:ins>
      <w:ins w:id="458" w:author="yun qiao" w:date="2026-04-25T10:22:00Z">
        <w:r w:rsidR="00774375" w:rsidRPr="00774375">
          <w:rPr>
            <w:rFonts w:ascii="Times New Roman" w:eastAsia="宋体" w:hAnsi="Times New Roman" w:cs="Times New Roman" w:hint="eastAsia"/>
            <w:color w:val="000000" w:themeColor="text1"/>
            <w:sz w:val="28"/>
            <w14:ligatures w14:val="none"/>
          </w:rPr>
          <w:t>i</w:t>
        </w:r>
      </w:ins>
      <w:ins w:id="459" w:author="yun qiao" w:date="2026-04-25T10:20:00Z">
        <w:r w:rsidR="00774375" w:rsidRPr="00774375">
          <w:rPr>
            <w:rFonts w:ascii="Times New Roman" w:eastAsia="宋体" w:hAnsi="Times New Roman" w:cs="Times New Roman"/>
            <w:color w:val="000000" w:themeColor="text1"/>
            <w:sz w:val="28"/>
            <w14:ligatures w14:val="none"/>
          </w:rPr>
          <w:t>个位置对应的上下文语义向量；</w:t>
        </w:r>
        <w:r w:rsidR="00774375" w:rsidRPr="00774375">
          <w:rPr>
            <w:rFonts w:ascii="Times New Roman" w:eastAsia="宋体" w:hAnsi="Times New Roman" w:cs="Times New Roman"/>
            <w:color w:val="000000" w:themeColor="text1"/>
            <w:sz w:val="28"/>
            <w14:ligatures w14:val="none"/>
          </w:rPr>
          <w:t>d</w:t>
        </w:r>
        <w:r w:rsidR="00774375" w:rsidRPr="00774375">
          <w:rPr>
            <w:rFonts w:ascii="Times New Roman" w:eastAsia="宋体" w:hAnsi="Times New Roman" w:cs="Times New Roman"/>
            <w:color w:val="000000" w:themeColor="text1"/>
            <w:sz w:val="28"/>
            <w14:ligatures w14:val="none"/>
          </w:rPr>
          <w:t>表示隐藏表示的特征维度；</w:t>
        </w:r>
      </w:ins>
      <m:oMath>
        <m:sSup>
          <m:sSupPr>
            <m:ctrlPr>
              <w:ins w:id="460" w:author="yun qiao" w:date="2026-04-25T10:23:00Z">
                <w:rPr>
                  <w:rFonts w:ascii="Cambria Math" w:eastAsia="宋体" w:hAnsi="Cambria Math" w:cs="Times New Roman"/>
                  <w:i/>
                  <w:color w:val="000000" w:themeColor="text1"/>
                  <w:sz w:val="28"/>
                  <w:szCs w:val="20"/>
                  <w14:ligatures w14:val="none"/>
                </w:rPr>
              </w:ins>
            </m:ctrlPr>
          </m:sSupPr>
          <m:e>
            <m:r>
              <w:ins w:id="461" w:author="yun qiao" w:date="2026-04-25T10:23:00Z">
                <w:rPr>
                  <w:rFonts w:ascii="Cambria Math" w:eastAsia="宋体" w:hAnsi="Cambria Math" w:cs="Times New Roman"/>
                  <w:color w:val="000000" w:themeColor="text1"/>
                  <w:sz w:val="28"/>
                  <w14:ligatures w14:val="none"/>
                  <w:rPrChange w:id="462" w:author="yun qiao" w:date="2026-04-25T10:24:00Z">
                    <w:rPr>
                      <w:rFonts w:ascii="Cambria Math" w:eastAsia="宋体" w:hAnsi="Cambria Math" w:cs="Times New Roman"/>
                      <w:color w:val="000000" w:themeColor="text1"/>
                      <w:sz w:val="28"/>
                      <w:highlight w:val="yellow"/>
                      <w14:ligatures w14:val="none"/>
                    </w:rPr>
                  </w:rPrChange>
                </w:rPr>
                <m:t>R</m:t>
              </w:ins>
            </m:r>
          </m:e>
          <m:sup>
            <m:r>
              <w:ins w:id="463" w:author="yun qiao" w:date="2026-04-25T10:23:00Z">
                <w:rPr>
                  <w:rFonts w:ascii="Cambria Math" w:eastAsia="宋体" w:hAnsi="Cambria Math" w:cs="Times New Roman"/>
                  <w:color w:val="000000" w:themeColor="text1"/>
                  <w:sz w:val="28"/>
                  <w14:ligatures w14:val="none"/>
                  <w:rPrChange w:id="464" w:author="yun qiao" w:date="2026-04-25T10:24:00Z">
                    <w:rPr>
                      <w:rFonts w:ascii="Cambria Math" w:eastAsia="宋体" w:hAnsi="Cambria Math" w:cs="Times New Roman"/>
                      <w:color w:val="000000" w:themeColor="text1"/>
                      <w:sz w:val="28"/>
                      <w:highlight w:val="yellow"/>
                      <w14:ligatures w14:val="none"/>
                    </w:rPr>
                  </w:rPrChange>
                </w:rPr>
                <m:t>n×d</m:t>
              </w:ins>
            </m:r>
          </m:sup>
        </m:sSup>
      </m:oMath>
      <w:ins w:id="465" w:author="yun qiao" w:date="2026-04-25T10:20:00Z">
        <w:r w:rsidR="00774375" w:rsidRPr="00774375">
          <w:rPr>
            <w:rFonts w:ascii="Times New Roman" w:eastAsia="宋体" w:hAnsi="Times New Roman" w:cs="Times New Roman"/>
            <w:color w:val="000000" w:themeColor="text1"/>
            <w:sz w:val="28"/>
            <w14:ligatures w14:val="none"/>
          </w:rPr>
          <w:t>表示由实数组成的</w:t>
        </w:r>
      </w:ins>
      <m:oMath>
        <m:r>
          <w:ins w:id="466" w:author="yun qiao" w:date="2026-04-25T10:20: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467" w:author="yun qiao" w:date="2026-04-25T10:20:00Z">
            <w:rPr>
              <w:rFonts w:ascii="Cambria Math" w:eastAsia="宋体" w:hAnsi="Cambria Math" w:cs="Times New Roman"/>
              <w:color w:val="000000" w:themeColor="text1"/>
              <w:sz w:val="28"/>
              <w14:ligatures w14:val="none"/>
            </w:rPr>
            <m:t>d</m:t>
          </w:ins>
        </m:r>
      </m:oMath>
      <w:ins w:id="468" w:author="yun qiao" w:date="2026-04-25T10:20:00Z">
        <w:r w:rsidR="00774375" w:rsidRPr="00774375">
          <w:rPr>
            <w:rFonts w:ascii="Times New Roman" w:eastAsia="宋体" w:hAnsi="Times New Roman" w:cs="Times New Roman"/>
            <w:color w:val="000000" w:themeColor="text1"/>
            <w:sz w:val="28"/>
            <w14:ligatures w14:val="none"/>
          </w:rPr>
          <w:t>维矩阵空间</w:t>
        </w:r>
      </w:ins>
      <w:ins w:id="469" w:author="yun qiao" w:date="2026-04-25T10:25:00Z">
        <w:r w:rsidR="00774375">
          <w:rPr>
            <w:rFonts w:ascii="Times New Roman" w:eastAsia="宋体" w:hAnsi="Times New Roman" w:cs="Times New Roman" w:hint="eastAsia"/>
            <w:color w:val="000000" w:themeColor="text1"/>
            <w:sz w:val="28"/>
            <w14:ligatures w14:val="none"/>
          </w:rPr>
          <w:t>，</w:t>
        </w:r>
        <w:r w:rsidR="00774375" w:rsidRPr="00774375">
          <w:rPr>
            <w:rFonts w:ascii="Times New Roman" w:eastAsia="宋体" w:hAnsi="Times New Roman" w:cs="Times New Roman"/>
            <w:color w:val="000000" w:themeColor="text1"/>
            <w:sz w:val="28"/>
            <w14:ligatures w14:val="none"/>
          </w:rPr>
          <w:t>所述文本编码函数可基于预训练语言模型或神经网络编码结构实现，包括但不限于</w:t>
        </w:r>
        <w:r w:rsidR="00774375" w:rsidRPr="00774375">
          <w:rPr>
            <w:rFonts w:ascii="Times New Roman" w:eastAsia="宋体" w:hAnsi="Times New Roman" w:cs="Times New Roman"/>
            <w:color w:val="000000" w:themeColor="text1"/>
            <w:sz w:val="28"/>
            <w14:ligatures w14:val="none"/>
          </w:rPr>
          <w:t xml:space="preserve"> Transformer </w:t>
        </w:r>
        <w:r w:rsidR="00774375" w:rsidRPr="00774375">
          <w:rPr>
            <w:rFonts w:ascii="Times New Roman" w:eastAsia="宋体" w:hAnsi="Times New Roman" w:cs="Times New Roman"/>
            <w:color w:val="000000" w:themeColor="text1"/>
            <w:sz w:val="28"/>
            <w14:ligatures w14:val="none"/>
          </w:rPr>
          <w:t>编码器结构。</w:t>
        </w:r>
      </w:ins>
      <w:del w:id="470" w:author="yun qiao" w:date="2026-04-25T10:24:00Z">
        <w:r w:rsidRPr="00774375" w:rsidDel="00774375">
          <w:rPr>
            <w:rFonts w:ascii="Times New Roman" w:eastAsia="宋体" w:hAnsi="Times New Roman" w:cs="Times New Roman" w:hint="eastAsia"/>
            <w:color w:val="000000" w:themeColor="text1"/>
            <w:sz w:val="28"/>
            <w14:ligatures w14:val="none"/>
          </w:rPr>
          <w:delText>。</w:delText>
        </w:r>
      </w:del>
    </w:p>
    <w:p w14:paraId="1C7A52C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21749D7A" w14:textId="77777777" w:rsidR="003D0AB1" w:rsidRDefault="00000000" w:rsidP="00774375">
      <w:pPr>
        <w:widowControl/>
        <w:spacing w:before="100" w:after="0" w:line="480" w:lineRule="exact"/>
        <w:ind w:firstLineChars="202" w:firstLine="566"/>
        <w:jc w:val="both"/>
        <w:rPr>
          <w:ins w:id="471" w:author="yun qiao" w:date="2026-04-25T10:29:00Z"/>
          <w:rFonts w:ascii="Cambria Math" w:eastAsia="宋体" w:hAnsi="Cambria Math"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BC635B2" w14:textId="0D11A049" w:rsidR="003E6244" w:rsidRPr="003D0AB1" w:rsidRDefault="003D0AB1" w:rsidP="003D0AB1">
      <w:pPr>
        <w:widowControl/>
        <w:spacing w:before="100" w:after="0" w:line="480" w:lineRule="exact"/>
        <w:ind w:firstLineChars="202" w:firstLine="566"/>
        <w:jc w:val="both"/>
        <w:rPr>
          <w:rFonts w:ascii="Cambria Math" w:eastAsia="宋体" w:hAnsi="Cambria Math" w:cs="Times New Roman"/>
          <w:iCs/>
          <w:color w:val="000000" w:themeColor="text1"/>
          <w:sz w:val="28"/>
          <w14:ligatures w14:val="none"/>
          <w:rPrChange w:id="472" w:author="yun qiao" w:date="2026-04-25T10:31:00Z">
            <w:rPr>
              <w:rFonts w:ascii="Times New Roman" w:eastAsia="宋体" w:hAnsi="Times New Roman" w:cs="Times New Roman"/>
              <w:iCs/>
              <w:color w:val="000000" w:themeColor="text1"/>
              <w:sz w:val="28"/>
              <w14:ligatures w14:val="none"/>
            </w:rPr>
          </w:rPrChange>
        </w:rPr>
      </w:pPr>
      <w:ins w:id="473" w:author="yun qiao" w:date="2026-04-25T10:29:00Z">
        <w:r w:rsidRPr="003D0AB1">
          <w:rPr>
            <w:rFonts w:ascii="Cambria Math" w:eastAsia="宋体" w:hAnsi="Cambria Math" w:cs="Times New Roman" w:hint="eastAsia"/>
            <w:iCs/>
            <w:color w:val="000000" w:themeColor="text1"/>
            <w:sz w:val="28"/>
            <w14:ligatures w14:val="none"/>
            <w:rPrChange w:id="474" w:author="yun qiao" w:date="2026-04-25T10:29:00Z">
              <w:rPr>
                <w:rFonts w:ascii="Cambria Math" w:eastAsia="宋体" w:hAnsi="Cambria Math" w:cs="Times New Roman" w:hint="eastAsia"/>
                <w:i/>
                <w:color w:val="000000" w:themeColor="text1"/>
                <w:sz w:val="28"/>
                <w14:ligatures w14:val="none"/>
              </w:rPr>
            </w:rPrChange>
          </w:rPr>
          <w:t>其中</w:t>
        </w:r>
        <w:r>
          <w:rPr>
            <w:rFonts w:ascii="Cambria Math" w:eastAsia="宋体" w:hAnsi="Cambria Math" w:cs="Times New Roman" w:hint="eastAsia"/>
            <w:iCs/>
            <w:color w:val="000000" w:themeColor="text1"/>
            <w:sz w:val="28"/>
            <w14:ligatures w14:val="none"/>
          </w:rPr>
          <w:t>，</w:t>
        </w:r>
      </w:ins>
      <w:ins w:id="475" w:author="yun qiao" w:date="2026-04-25T10:28:00Z">
        <w:r w:rsidR="00774375" w:rsidRPr="003D0AB1">
          <w:rPr>
            <w:rFonts w:ascii="Cambria Math" w:eastAsia="宋体" w:hAnsi="Cambria Math" w:cs="Times New Roman"/>
            <w:iCs/>
            <w:color w:val="000000" w:themeColor="text1"/>
            <w:sz w:val="28"/>
            <w14:ligatures w14:val="none"/>
            <w:rPrChange w:id="476" w:author="yun qiao" w:date="2026-04-25T10:29:00Z">
              <w:rPr>
                <w:rFonts w:ascii="Cambria Math" w:eastAsia="宋体" w:hAnsi="Cambria Math" w:cs="Times New Roman"/>
                <w:i/>
                <w:color w:val="000000" w:themeColor="text1"/>
                <w:sz w:val="28"/>
                <w14:ligatures w14:val="none"/>
              </w:rPr>
            </w:rPrChange>
          </w:rPr>
          <w:t>M</w:t>
        </w:r>
        <w:r w:rsidR="00774375" w:rsidRPr="003D0AB1">
          <w:rPr>
            <w:rFonts w:ascii="Cambria Math" w:eastAsia="宋体" w:hAnsi="Cambria Math" w:cs="Times New Roman" w:hint="eastAsia"/>
            <w:iCs/>
            <w:color w:val="000000" w:themeColor="text1"/>
            <w:sz w:val="28"/>
            <w14:ligatures w14:val="none"/>
            <w:rPrChange w:id="477" w:author="yun qiao" w:date="2026-04-25T10:29:00Z">
              <w:rPr>
                <w:rFonts w:ascii="Cambria Math" w:eastAsia="宋体" w:hAnsi="Cambria Math" w:cs="Times New Roman" w:hint="eastAsia"/>
                <w:i/>
                <w:color w:val="000000" w:themeColor="text1"/>
                <w:sz w:val="28"/>
                <w14:ligatures w14:val="none"/>
              </w:rPr>
            </w:rPrChange>
          </w:rPr>
          <w:t>表示记忆向量矩阵；表示记忆向量的数量，且</w:t>
        </w:r>
        <w:r w:rsidR="00774375" w:rsidRPr="003D0AB1">
          <w:rPr>
            <w:rFonts w:ascii="Cambria Math" w:eastAsia="宋体" w:hAnsi="Cambria Math" w:cs="Times New Roman"/>
            <w:iCs/>
            <w:color w:val="000000" w:themeColor="text1"/>
            <w:sz w:val="28"/>
            <w14:ligatures w14:val="none"/>
            <w:rPrChange w:id="478" w:author="yun qiao" w:date="2026-04-25T10:29:00Z">
              <w:rPr>
                <w:rFonts w:ascii="Cambria Math" w:eastAsia="宋体" w:hAnsi="Cambria Math" w:cs="Times New Roman"/>
                <w:i/>
                <w:color w:val="000000" w:themeColor="text1"/>
                <w:sz w:val="28"/>
                <w14:ligatures w14:val="none"/>
              </w:rPr>
            </w:rPrChange>
          </w:rPr>
          <w:t>K&lt;n</w:t>
        </w:r>
      </w:ins>
      <w:ins w:id="479" w:author="yun qiao" w:date="2026-04-25T10:30:00Z">
        <w:r>
          <w:rPr>
            <w:rFonts w:ascii="Cambria Math" w:eastAsia="宋体" w:hAnsi="Cambria Math" w:cs="Times New Roman" w:hint="eastAsia"/>
            <w:iCs/>
            <w:color w:val="000000" w:themeColor="text1"/>
            <w:sz w:val="28"/>
            <w14:ligatures w14:val="none"/>
          </w:rPr>
          <w:t>，</w:t>
        </w:r>
      </w:ins>
      <w:ins w:id="480" w:author="yun qiao" w:date="2026-04-25T10:28:00Z">
        <w:r w:rsidR="00774375" w:rsidRPr="003D0AB1">
          <w:rPr>
            <w:rFonts w:ascii="Cambria Math" w:eastAsia="宋体" w:hAnsi="Cambria Math" w:cs="Times New Roman"/>
            <w:iCs/>
            <w:color w:val="000000" w:themeColor="text1"/>
            <w:sz w:val="28"/>
            <w14:ligatures w14:val="none"/>
            <w:rPrChange w:id="481" w:author="yun qiao" w:date="2026-04-25T10:29:00Z">
              <w:rPr>
                <w:rFonts w:ascii="Cambria Math" w:eastAsia="宋体" w:hAnsi="Cambria Math" w:cs="Times New Roman"/>
                <w:i/>
                <w:color w:val="000000" w:themeColor="text1"/>
                <w:sz w:val="28"/>
                <w14:ligatures w14:val="none"/>
              </w:rPr>
            </w:rPrChange>
          </w:rPr>
          <w:t>d</w:t>
        </w:r>
        <w:r w:rsidR="00774375" w:rsidRPr="003D0AB1">
          <w:rPr>
            <w:rFonts w:ascii="Cambria Math" w:eastAsia="宋体" w:hAnsi="Cambria Math" w:cs="Times New Roman" w:hint="eastAsia"/>
            <w:iCs/>
            <w:color w:val="000000" w:themeColor="text1"/>
            <w:sz w:val="28"/>
            <w14:ligatures w14:val="none"/>
            <w:rPrChange w:id="482" w:author="yun qiao" w:date="2026-04-25T10:29:00Z">
              <w:rPr>
                <w:rFonts w:ascii="Cambria Math" w:eastAsia="宋体" w:hAnsi="Cambria Math" w:cs="Times New Roman" w:hint="eastAsia"/>
                <w:i/>
                <w:color w:val="000000" w:themeColor="text1"/>
                <w:sz w:val="28"/>
                <w14:ligatures w14:val="none"/>
              </w:rPr>
            </w:rPrChange>
          </w:rPr>
          <w:t>表示语义表示的特征维度；</w:t>
        </w:r>
      </w:ins>
      <m:oMath>
        <m:sSup>
          <m:sSupPr>
            <m:ctrlPr>
              <w:ins w:id="483" w:author="yun qiao" w:date="2026-04-25T10:30:00Z">
                <w:rPr>
                  <w:rFonts w:ascii="Cambria Math" w:eastAsia="宋体" w:hAnsi="Cambria Math" w:cs="Times New Roman"/>
                  <w:i/>
                  <w:color w:val="000000" w:themeColor="text1"/>
                  <w:sz w:val="28"/>
                  <w14:ligatures w14:val="none"/>
                </w:rPr>
              </w:ins>
            </m:ctrlPr>
          </m:sSupPr>
          <m:e>
            <m:r>
              <w:ins w:id="484" w:author="yun qiao" w:date="2026-04-25T10:30:00Z">
                <w:rPr>
                  <w:rFonts w:ascii="Cambria Math" w:eastAsia="宋体" w:hAnsi="Cambria Math" w:cs="Times New Roman" w:hint="eastAsia"/>
                  <w:color w:val="000000" w:themeColor="text1"/>
                  <w:sz w:val="28"/>
                  <w14:ligatures w14:val="none"/>
                </w:rPr>
                <m:t>R</m:t>
              </w:ins>
            </m:r>
            <m:ctrlPr>
              <w:ins w:id="485" w:author="yun qiao" w:date="2026-04-25T10:30:00Z">
                <w:rPr>
                  <w:rFonts w:ascii="Cambria Math" w:eastAsia="宋体" w:hAnsi="Cambria Math" w:cs="Times New Roman"/>
                  <w:color w:val="000000" w:themeColor="text1"/>
                  <w:sz w:val="28"/>
                  <w14:ligatures w14:val="none"/>
                </w:rPr>
              </w:ins>
            </m:ctrlPr>
          </m:e>
          <m:sup>
            <m:r>
              <w:ins w:id="486" w:author="yun qiao" w:date="2026-04-25T10:30:00Z">
                <w:rPr>
                  <w:rFonts w:ascii="Cambria Math" w:eastAsia="宋体" w:hAnsi="Cambria Math" w:cs="Times New Roman" w:hint="eastAsia"/>
                  <w:color w:val="000000" w:themeColor="text1"/>
                  <w:sz w:val="28"/>
                  <w14:ligatures w14:val="none"/>
                </w:rPr>
                <m:t>K</m:t>
              </w:ins>
            </m:r>
            <m:r>
              <w:ins w:id="487" w:author="yun qiao" w:date="2026-04-25T10:30:00Z">
                <m:rPr>
                  <m:sty m:val="p"/>
                </m:rPr>
                <w:rPr>
                  <w:rFonts w:ascii="Cambria Math" w:eastAsia="宋体" w:hAnsi="Cambria Math" w:cs="Times New Roman" w:hint="eastAsia"/>
                  <w:color w:val="000000" w:themeColor="text1"/>
                  <w:sz w:val="28"/>
                  <w14:ligatures w14:val="none"/>
                </w:rPr>
                <m:t>×</m:t>
              </w:ins>
            </m:r>
            <m:r>
              <w:ins w:id="488" w:author="yun qiao" w:date="2026-04-25T10:30:00Z">
                <w:rPr>
                  <w:rFonts w:ascii="Cambria Math" w:eastAsia="宋体" w:hAnsi="Cambria Math" w:cs="Times New Roman" w:hint="eastAsia"/>
                  <w:color w:val="000000" w:themeColor="text1"/>
                  <w:sz w:val="28"/>
                  <w14:ligatures w14:val="none"/>
                </w:rPr>
                <m:t>d</m:t>
              </w:ins>
            </m:r>
          </m:sup>
        </m:sSup>
      </m:oMath>
      <w:ins w:id="489" w:author="yun qiao" w:date="2026-04-25T10:28:00Z">
        <w:r w:rsidR="00774375" w:rsidRPr="003D0AB1">
          <w:rPr>
            <w:rFonts w:ascii="Cambria Math" w:eastAsia="宋体" w:hAnsi="Cambria Math" w:cs="Times New Roman" w:hint="eastAsia"/>
            <w:iCs/>
            <w:color w:val="000000" w:themeColor="text1"/>
            <w:sz w:val="28"/>
            <w14:ligatures w14:val="none"/>
            <w:rPrChange w:id="490" w:author="yun qiao" w:date="2026-04-25T10:29:00Z">
              <w:rPr>
                <w:rFonts w:ascii="Cambria Math" w:eastAsia="宋体" w:hAnsi="Cambria Math" w:cs="Times New Roman" w:hint="eastAsia"/>
                <w:i/>
                <w:color w:val="000000" w:themeColor="text1"/>
                <w:sz w:val="28"/>
                <w14:ligatures w14:val="none"/>
              </w:rPr>
            </w:rPrChange>
          </w:rPr>
          <w:t>表示由实数组成的</w:t>
        </w:r>
      </w:ins>
      <m:oMath>
        <m:r>
          <w:ins w:id="491" w:author="yun qiao" w:date="2026-04-25T10:28:00Z">
            <w:rPr>
              <w:rFonts w:ascii="Cambria Math" w:eastAsia="宋体" w:hAnsi="Cambria Math" w:cs="Times New Roman"/>
              <w:color w:val="000000" w:themeColor="text1"/>
              <w:sz w:val="28"/>
              <w14:ligatures w14:val="none"/>
            </w:rPr>
            <m:t>K</m:t>
          </w:ins>
        </m:r>
        <m:r>
          <m:rPr>
            <m:sty m:val="p"/>
          </m:rPr>
          <w:rPr>
            <w:rFonts w:ascii="Cambria Math" w:eastAsia="宋体" w:hAnsi="Cambria Math" w:cs="Times New Roman" w:hint="eastAsia"/>
            <w:color w:val="000000" w:themeColor="text1"/>
            <w:sz w:val="28"/>
            <w14:ligatures w14:val="none"/>
          </w:rPr>
          <m:t>×</m:t>
        </m:r>
        <m:r>
          <w:ins w:id="492" w:author="yun qiao" w:date="2026-04-25T10:28:00Z">
            <w:rPr>
              <w:rFonts w:ascii="Cambria Math" w:eastAsia="宋体" w:hAnsi="Cambria Math" w:cs="Times New Roman"/>
              <w:color w:val="000000" w:themeColor="text1"/>
              <w:sz w:val="28"/>
              <w14:ligatures w14:val="none"/>
            </w:rPr>
            <m:t>d</m:t>
          </w:ins>
        </m:r>
      </m:oMath>
      <w:ins w:id="493" w:author="yun qiao" w:date="2026-04-25T10:28:00Z">
        <w:r w:rsidR="00774375" w:rsidRPr="003D0AB1">
          <w:rPr>
            <w:rFonts w:ascii="Cambria Math" w:eastAsia="宋体" w:hAnsi="Cambria Math" w:cs="Times New Roman" w:hint="eastAsia"/>
            <w:iCs/>
            <w:color w:val="000000" w:themeColor="text1"/>
            <w:sz w:val="28"/>
            <w14:ligatures w14:val="none"/>
            <w:rPrChange w:id="494" w:author="yun qiao" w:date="2026-04-25T10:29:00Z">
              <w:rPr>
                <w:rFonts w:ascii="Cambria Math" w:eastAsia="宋体" w:hAnsi="Cambria Math" w:cs="Times New Roman" w:hint="eastAsia"/>
                <w:i/>
                <w:color w:val="000000" w:themeColor="text1"/>
                <w:sz w:val="28"/>
                <w14:ligatures w14:val="none"/>
              </w:rPr>
            </w:rPrChange>
          </w:rPr>
          <w:t>维矩阵空间；所述记忆向量矩阵</w:t>
        </w:r>
        <w:r w:rsidR="00774375" w:rsidRPr="003D0AB1">
          <w:rPr>
            <w:rFonts w:ascii="Cambria Math" w:eastAsia="宋体" w:hAnsi="Cambria Math" w:cs="Times New Roman"/>
            <w:iCs/>
            <w:color w:val="000000" w:themeColor="text1"/>
            <w:sz w:val="28"/>
            <w14:ligatures w14:val="none"/>
            <w:rPrChange w:id="495" w:author="yun qiao" w:date="2026-04-25T10:29:00Z">
              <w:rPr>
                <w:rFonts w:ascii="Cambria Math" w:eastAsia="宋体" w:hAnsi="Cambria Math" w:cs="Times New Roman"/>
                <w:i/>
                <w:color w:val="000000" w:themeColor="text1"/>
                <w:sz w:val="28"/>
                <w14:ligatures w14:val="none"/>
              </w:rPr>
            </w:rPrChange>
          </w:rPr>
          <w:t>M</w:t>
        </w:r>
        <w:r w:rsidR="00774375" w:rsidRPr="003D0AB1">
          <w:rPr>
            <w:rFonts w:ascii="Cambria Math" w:eastAsia="宋体" w:hAnsi="Cambria Math" w:cs="Times New Roman" w:hint="eastAsia"/>
            <w:iCs/>
            <w:color w:val="000000" w:themeColor="text1"/>
            <w:sz w:val="28"/>
            <w14:ligatures w14:val="none"/>
            <w:rPrChange w:id="496" w:author="yun qiao" w:date="2026-04-25T10:29:00Z">
              <w:rPr>
                <w:rFonts w:ascii="Cambria Math" w:eastAsia="宋体" w:hAnsi="Cambria Math" w:cs="Times New Roman" w:hint="eastAsia"/>
                <w:i/>
                <w:color w:val="000000" w:themeColor="text1"/>
                <w:sz w:val="28"/>
                <w14:ligatures w14:val="none"/>
              </w:rPr>
            </w:rPrChange>
          </w:rPr>
          <w:t>由隐藏状态序列</w:t>
        </w:r>
      </w:ins>
      <m:oMath>
        <m:r>
          <w:ins w:id="497" w:author="yun qiao" w:date="2026-04-25T10:28:00Z">
            <w:rPr>
              <w:rFonts w:ascii="Cambria Math" w:eastAsia="宋体" w:hAnsi="Cambria Math" w:cs="Times New Roman"/>
              <w:color w:val="000000" w:themeColor="text1"/>
              <w:sz w:val="28"/>
              <w14:ligatures w14:val="none"/>
            </w:rPr>
            <m:t>H</m:t>
          </w:ins>
        </m:r>
        <m:r>
          <m:rPr>
            <m:sty m:val="p"/>
          </m:rPr>
          <w:rPr>
            <w:rFonts w:ascii="Cambria Math" w:eastAsia="宋体" w:hAnsi="Cambria Math" w:cs="Times New Roman" w:hint="eastAsia"/>
            <w:color w:val="000000" w:themeColor="text1"/>
            <w:sz w:val="28"/>
            <w14:ligatures w14:val="none"/>
          </w:rPr>
          <m:t>∈</m:t>
        </m:r>
        <m:sSup>
          <m:sSupPr>
            <m:ctrlPr>
              <w:ins w:id="498" w:author="yun qiao" w:date="2026-04-25T10:28:00Z">
                <w:rPr>
                  <w:rFonts w:ascii="Cambria Math" w:eastAsia="宋体" w:hAnsi="Cambria Math" w:cs="Times New Roman"/>
                  <w:i/>
                  <w:iCs/>
                  <w:color w:val="000000" w:themeColor="text1"/>
                  <w:sz w:val="28"/>
                  <w14:ligatures w14:val="none"/>
                </w:rPr>
              </w:ins>
            </m:ctrlPr>
          </m:sSupPr>
          <m:e>
            <m:r>
              <w:ins w:id="499" w:author="yun qiao" w:date="2026-04-25T10:28:00Z">
                <w:rPr>
                  <w:rFonts w:ascii="Cambria Math" w:eastAsia="宋体" w:hAnsi="Cambria Math" w:cs="Times New Roman"/>
                  <w:color w:val="000000" w:themeColor="text1"/>
                  <w:sz w:val="28"/>
                  <w14:ligatures w14:val="none"/>
                </w:rPr>
                <m:t>R</m:t>
              </w:ins>
            </m:r>
          </m:e>
          <m:sup>
            <m:r>
              <w:ins w:id="500" w:author="yun qiao" w:date="2026-04-25T10:28: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501" w:author="yun qiao" w:date="2026-04-25T10:28:00Z">
                <w:rPr>
                  <w:rFonts w:ascii="Cambria Math" w:eastAsia="宋体" w:hAnsi="Cambria Math" w:cs="Times New Roman"/>
                  <w:color w:val="000000" w:themeColor="text1"/>
                  <w:sz w:val="28"/>
                  <w14:ligatures w14:val="none"/>
                </w:rPr>
                <m:t>d</m:t>
              </w:ins>
            </m:r>
          </m:sup>
        </m:sSup>
      </m:oMath>
      <w:ins w:id="502" w:author="yun qiao" w:date="2026-04-25T10:28:00Z">
        <w:r w:rsidR="00774375" w:rsidRPr="003D0AB1">
          <w:rPr>
            <w:rFonts w:ascii="Cambria Math" w:eastAsia="宋体" w:hAnsi="Cambria Math" w:cs="Times New Roman" w:hint="eastAsia"/>
            <w:iCs/>
            <w:color w:val="000000" w:themeColor="text1"/>
            <w:sz w:val="28"/>
            <w14:ligatures w14:val="none"/>
            <w:rPrChange w:id="503" w:author="yun qiao" w:date="2026-04-25T10:29:00Z">
              <w:rPr>
                <w:rFonts w:ascii="Cambria Math" w:eastAsia="宋体" w:hAnsi="Cambria Math" w:cs="Times New Roman" w:hint="eastAsia"/>
                <w:i/>
                <w:color w:val="000000" w:themeColor="text1"/>
                <w:sz w:val="28"/>
                <w14:ligatures w14:val="none"/>
              </w:rPr>
            </w:rPrChange>
          </w:rPr>
          <w:t>经过信息选择与聚合操作得到，其在特征维度</w:t>
        </w:r>
        <w:r w:rsidR="00774375" w:rsidRPr="003D0AB1">
          <w:rPr>
            <w:rFonts w:ascii="Cambria Math" w:eastAsia="宋体" w:hAnsi="Cambria Math" w:cs="Times New Roman"/>
            <w:iCs/>
            <w:color w:val="000000" w:themeColor="text1"/>
            <w:sz w:val="28"/>
            <w14:ligatures w14:val="none"/>
            <w:rPrChange w:id="504" w:author="yun qiao" w:date="2026-04-25T10:29:00Z">
              <w:rPr>
                <w:rFonts w:ascii="Cambria Math" w:eastAsia="宋体" w:hAnsi="Cambria Math" w:cs="Times New Roman"/>
                <w:i/>
                <w:color w:val="000000" w:themeColor="text1"/>
                <w:sz w:val="28"/>
                <w14:ligatures w14:val="none"/>
              </w:rPr>
            </w:rPrChange>
          </w:rPr>
          <w:t>d</w:t>
        </w:r>
        <w:r w:rsidR="00774375" w:rsidRPr="003D0AB1">
          <w:rPr>
            <w:rFonts w:ascii="Cambria Math" w:eastAsia="宋体" w:hAnsi="Cambria Math" w:cs="Times New Roman" w:hint="eastAsia"/>
            <w:iCs/>
            <w:color w:val="000000" w:themeColor="text1"/>
            <w:sz w:val="28"/>
            <w14:ligatures w14:val="none"/>
            <w:rPrChange w:id="505" w:author="yun qiao" w:date="2026-04-25T10:29:00Z">
              <w:rPr>
                <w:rFonts w:ascii="Cambria Math" w:eastAsia="宋体" w:hAnsi="Cambria Math" w:cs="Times New Roman" w:hint="eastAsia"/>
                <w:i/>
                <w:color w:val="000000" w:themeColor="text1"/>
                <w:sz w:val="28"/>
                <w14:ligatures w14:val="none"/>
              </w:rPr>
            </w:rPrChange>
          </w:rPr>
          <w:t>上与</w:t>
        </w:r>
        <w:r w:rsidR="00774375" w:rsidRPr="003D0AB1">
          <w:rPr>
            <w:rFonts w:ascii="Cambria Math" w:eastAsia="宋体" w:hAnsi="Cambria Math" w:cs="Times New Roman" w:hint="eastAsia"/>
            <w:iCs/>
            <w:color w:val="000000" w:themeColor="text1"/>
            <w:sz w:val="28"/>
            <w14:ligatures w14:val="none"/>
            <w:rPrChange w:id="506" w:author="yun qiao" w:date="2026-04-25T10:29:00Z">
              <w:rPr>
                <w:rFonts w:ascii="Cambria Math" w:eastAsia="宋体" w:hAnsi="Cambria Math" w:cs="Times New Roman" w:hint="eastAsia"/>
                <w:i/>
                <w:color w:val="000000" w:themeColor="text1"/>
                <w:sz w:val="28"/>
                <w14:ligatures w14:val="none"/>
              </w:rPr>
            </w:rPrChange>
          </w:rPr>
          <w:lastRenderedPageBreak/>
          <w:t>所述隐藏状态保持一致，而在序列长度维度上由</w:t>
        </w:r>
        <w:r w:rsidR="00774375" w:rsidRPr="003D0AB1">
          <w:rPr>
            <w:rFonts w:ascii="Cambria Math" w:eastAsia="宋体" w:hAnsi="Cambria Math" w:cs="Times New Roman"/>
            <w:iCs/>
            <w:color w:val="000000" w:themeColor="text1"/>
            <w:sz w:val="28"/>
            <w14:ligatures w14:val="none"/>
            <w:rPrChange w:id="507" w:author="yun qiao" w:date="2026-04-25T10:29:00Z">
              <w:rPr>
                <w:rFonts w:ascii="Cambria Math" w:eastAsia="宋体" w:hAnsi="Cambria Math" w:cs="Times New Roman"/>
                <w:i/>
                <w:color w:val="000000" w:themeColor="text1"/>
                <w:sz w:val="28"/>
                <w14:ligatures w14:val="none"/>
              </w:rPr>
            </w:rPrChange>
          </w:rPr>
          <w:t>n</w:t>
        </w:r>
        <w:r w:rsidR="00774375" w:rsidRPr="003D0AB1">
          <w:rPr>
            <w:rFonts w:ascii="Cambria Math" w:eastAsia="宋体" w:hAnsi="Cambria Math" w:cs="Times New Roman" w:hint="eastAsia"/>
            <w:iCs/>
            <w:color w:val="000000" w:themeColor="text1"/>
            <w:sz w:val="28"/>
            <w14:ligatures w14:val="none"/>
            <w:rPrChange w:id="508" w:author="yun qiao" w:date="2026-04-25T10:29:00Z">
              <w:rPr>
                <w:rFonts w:ascii="Cambria Math" w:eastAsia="宋体" w:hAnsi="Cambria Math" w:cs="Times New Roman" w:hint="eastAsia"/>
                <w:i/>
                <w:color w:val="000000" w:themeColor="text1"/>
                <w:sz w:val="28"/>
                <w14:ligatures w14:val="none"/>
              </w:rPr>
            </w:rPrChange>
          </w:rPr>
          <w:t>压缩为</w:t>
        </w:r>
        <w:r w:rsidR="00774375" w:rsidRPr="003D0AB1">
          <w:rPr>
            <w:rFonts w:ascii="Cambria Math" w:eastAsia="宋体" w:hAnsi="Cambria Math" w:cs="Times New Roman"/>
            <w:iCs/>
            <w:color w:val="000000" w:themeColor="text1"/>
            <w:sz w:val="28"/>
            <w14:ligatures w14:val="none"/>
            <w:rPrChange w:id="509" w:author="yun qiao" w:date="2026-04-25T10:29:00Z">
              <w:rPr>
                <w:rFonts w:ascii="Cambria Math" w:eastAsia="宋体" w:hAnsi="Cambria Math" w:cs="Times New Roman"/>
                <w:i/>
                <w:color w:val="000000" w:themeColor="text1"/>
                <w:sz w:val="28"/>
                <w14:ligatures w14:val="none"/>
              </w:rPr>
            </w:rPrChange>
          </w:rPr>
          <w:t>K</w:t>
        </w:r>
        <w:r w:rsidR="00774375" w:rsidRPr="003D0AB1">
          <w:rPr>
            <w:rFonts w:ascii="Cambria Math" w:eastAsia="宋体" w:hAnsi="Cambria Math" w:cs="Times New Roman" w:hint="eastAsia"/>
            <w:iCs/>
            <w:color w:val="000000" w:themeColor="text1"/>
            <w:sz w:val="28"/>
            <w14:ligatures w14:val="none"/>
            <w:rPrChange w:id="510" w:author="yun qiao" w:date="2026-04-25T10:29:00Z">
              <w:rPr>
                <w:rFonts w:ascii="Cambria Math" w:eastAsia="宋体" w:hAnsi="Cambria Math" w:cs="Times New Roman" w:hint="eastAsia"/>
                <w:i/>
                <w:color w:val="000000" w:themeColor="text1"/>
                <w:sz w:val="28"/>
                <w14:ligatures w14:val="none"/>
              </w:rPr>
            </w:rPrChange>
          </w:rPr>
          <w:t>，用于提取输入序列中的关键语义信息。</w:t>
        </w:r>
      </w:ins>
    </w:p>
    <w:p w14:paraId="1E06B73F" w14:textId="354A24A9" w:rsidR="003E6244" w:rsidDel="003D0AB1" w:rsidRDefault="00000000">
      <w:pPr>
        <w:widowControl/>
        <w:spacing w:before="100" w:after="0" w:line="480" w:lineRule="exact"/>
        <w:ind w:firstLineChars="202" w:firstLine="566"/>
        <w:jc w:val="both"/>
        <w:rPr>
          <w:del w:id="511" w:author="yun qiao" w:date="2026-04-25T10:29:00Z"/>
          <w:rFonts w:ascii="Times New Roman" w:eastAsia="宋体" w:hAnsi="Times New Roman" w:cs="Times New Roman"/>
          <w:color w:val="000000" w:themeColor="text1"/>
          <w:sz w:val="28"/>
          <w14:ligatures w14:val="none"/>
        </w:rPr>
      </w:pPr>
      <w:del w:id="512" w:author="yun qiao" w:date="2026-04-25T10:29:00Z">
        <w:r w:rsidDel="003D0AB1">
          <w:rPr>
            <w:rFonts w:ascii="Times New Roman" w:eastAsia="宋体" w:hAnsi="Times New Roman" w:cs="Times New Roman" w:hint="eastAsia"/>
            <w:color w:val="000000" w:themeColor="text1"/>
            <w:sz w:val="28"/>
            <w14:ligatures w14:val="none"/>
          </w:rPr>
          <w:delText>其中，</w:delText>
        </w:r>
        <w:r w:rsidDel="003D0AB1">
          <w:rPr>
            <w:rFonts w:ascii="Times New Roman" w:eastAsia="宋体" w:hAnsi="Times New Roman" w:cs="Times New Roman" w:hint="eastAsia"/>
            <w:color w:val="000000" w:themeColor="text1"/>
            <w:sz w:val="28"/>
            <w14:ligatures w14:val="none"/>
          </w:rPr>
          <w:delText xml:space="preserve">M </w:delText>
        </w:r>
        <w:r w:rsidDel="003D0AB1">
          <w:rPr>
            <w:rFonts w:ascii="Times New Roman" w:eastAsia="宋体" w:hAnsi="Times New Roman" w:cs="Times New Roman" w:hint="eastAsia"/>
            <w:color w:val="000000" w:themeColor="text1"/>
            <w:sz w:val="28"/>
            <w14:ligatures w14:val="none"/>
          </w:rPr>
          <w:delText>表示由所述隐藏状态序列</w:delText>
        </w:r>
      </w:del>
      <w:del w:id="513" w:author="yun qiao" w:date="2026-04-25T10:24:00Z">
        <w:r w:rsidDel="00774375">
          <w:rPr>
            <w:rFonts w:ascii="Times New Roman" w:eastAsia="宋体" w:hAnsi="Times New Roman" w:cs="Times New Roman" w:hint="eastAsia"/>
            <w:color w:val="000000" w:themeColor="text1"/>
            <w:sz w:val="28"/>
            <w14:ligatures w14:val="none"/>
          </w:rPr>
          <w:delText xml:space="preserve"> </w:delText>
        </w:r>
      </w:del>
      <w:del w:id="514" w:author="yun qiao" w:date="2026-04-25T10:29:00Z">
        <w:r w:rsidDel="003D0AB1">
          <w:rPr>
            <w:rFonts w:ascii="Times New Roman" w:eastAsia="宋体" w:hAnsi="Times New Roman" w:cs="Times New Roman" w:hint="eastAsia"/>
            <w:color w:val="000000" w:themeColor="text1"/>
            <w:sz w:val="28"/>
            <w14:ligatures w14:val="none"/>
          </w:rPr>
          <w:delText>H</w:delText>
        </w:r>
      </w:del>
      <w:del w:id="515" w:author="yun qiao" w:date="2026-04-25T10:24:00Z">
        <w:r w:rsidDel="00774375">
          <w:rPr>
            <w:rFonts w:ascii="Times New Roman" w:eastAsia="宋体" w:hAnsi="Times New Roman" w:cs="Times New Roman" w:hint="eastAsia"/>
            <w:color w:val="000000" w:themeColor="text1"/>
            <w:sz w:val="28"/>
            <w14:ligatures w14:val="none"/>
          </w:rPr>
          <w:delText xml:space="preserve"> </w:delText>
        </w:r>
      </w:del>
      <w:del w:id="516" w:author="yun qiao" w:date="2026-04-25T10:29:00Z">
        <w:r w:rsidDel="003D0AB1">
          <w:rPr>
            <w:rFonts w:ascii="Times New Roman" w:eastAsia="宋体" w:hAnsi="Times New Roman" w:cs="Times New Roman" w:hint="eastAsia"/>
            <w:color w:val="000000" w:themeColor="text1"/>
            <w:sz w:val="28"/>
            <w14:ligatures w14:val="none"/>
          </w:rPr>
          <w:delText>经过信息选择与聚合得到的记忆向量集合。所述记忆向量</w:delText>
        </w:r>
      </w:del>
      <m:oMath>
        <m:r>
          <w:del w:id="517" w:author="yun qiao" w:date="2026-04-25T10:29:00Z">
            <w:rPr>
              <w:rFonts w:ascii="Cambria Math" w:eastAsia="宋体" w:hAnsi="Cambria Math" w:cs="Times New Roman"/>
              <w:color w:val="000000" w:themeColor="text1"/>
              <w:sz w:val="28"/>
              <w14:ligatures w14:val="none"/>
            </w:rPr>
            <m:t>M</m:t>
          </w:del>
        </m:r>
      </m:oMath>
      <w:del w:id="518" w:author="yun qiao" w:date="2026-04-25T10:29:00Z">
        <w:r w:rsidDel="003D0AB1">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p w14:paraId="02B0AD9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3E6244" w:rsidRPr="003E6244" w:rsidRDefault="00000000">
      <w:pPr>
        <w:widowControl/>
        <w:spacing w:before="100" w:after="0" w:line="480" w:lineRule="exact"/>
        <w:jc w:val="both"/>
        <w:rPr>
          <w:rFonts w:ascii="Times New Roman" w:eastAsia="宋体" w:hAnsi="Times New Roman" w:cs="Times New Roman"/>
          <w:i/>
          <w:color w:val="000000" w:themeColor="text1"/>
          <w:sz w:val="28"/>
          <w:highlight w:val="yellow"/>
          <w14:ligatures w14:val="none"/>
          <w:rPrChange w:id="519" w:author="AAA" w:date="2026-04-23T11:30:00Z">
            <w:rPr>
              <w:rFonts w:ascii="Times New Roman" w:eastAsia="宋体" w:hAnsi="Times New Roman" w:cs="Times New Roman"/>
              <w:i/>
              <w:color w:val="000000" w:themeColor="text1"/>
              <w:sz w:val="28"/>
              <w14:ligatures w14:val="none"/>
            </w:rPr>
          </w:rPrChange>
        </w:rPr>
      </w:pPr>
      <m:oMathPara>
        <m:oMath>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520" w:author="AAA" w:date="2026-04-23T11:30:00Z">
                    <w:rPr>
                      <w:rFonts w:ascii="Cambria Math" w:eastAsia="宋体" w:hAnsi="Cambria Math" w:cs="Times New Roman"/>
                      <w:color w:val="000000" w:themeColor="text1"/>
                      <w:sz w:val="28"/>
                      <w14:ligatures w14:val="none"/>
                    </w:rPr>
                  </w:rPrChange>
                </w:rPr>
                <m:t>v</m:t>
              </m:r>
            </m:e>
            <m:sub>
              <m:r>
                <m:rPr>
                  <m:nor/>
                </m:rPr>
                <w:rPr>
                  <w:rFonts w:ascii="Cambria Math" w:eastAsia="宋体" w:hAnsi="Cambria Math" w:cs="Times New Roman"/>
                  <w:i/>
                  <w:color w:val="000000" w:themeColor="text1"/>
                  <w:sz w:val="28"/>
                  <w:highlight w:val="yellow"/>
                  <w14:ligatures w14:val="none"/>
                  <w:rPrChange w:id="521" w:author="AAA" w:date="2026-04-23T11:30:00Z">
                    <w:rPr>
                      <w:rFonts w:ascii="Cambria Math" w:eastAsia="宋体" w:hAnsi="Cambria Math" w:cs="Times New Roman"/>
                      <w:i/>
                      <w:color w:val="000000" w:themeColor="text1"/>
                      <w:sz w:val="28"/>
                      <w14:ligatures w14:val="none"/>
                    </w:rPr>
                  </w:rPrChange>
                </w:rPr>
                <m:t>text</m:t>
              </m:r>
            </m:sub>
          </m:sSub>
          <m:r>
            <w:rPr>
              <w:rFonts w:ascii="Cambria Math" w:eastAsia="宋体" w:hAnsi="Cambria Math" w:cs="Times New Roman"/>
              <w:color w:val="000000" w:themeColor="text1"/>
              <w:sz w:val="28"/>
              <w:highlight w:val="yellow"/>
              <w14:ligatures w14:val="none"/>
              <w:rPrChange w:id="522" w:author="AAA" w:date="2026-04-23T11:30:00Z">
                <w:rPr>
                  <w:rFonts w:ascii="Cambria Math" w:eastAsia="宋体" w:hAnsi="Cambria Math" w:cs="Times New Roman"/>
                  <w:color w:val="000000" w:themeColor="text1"/>
                  <w:sz w:val="28"/>
                  <w14:ligatures w14:val="none"/>
                </w:rPr>
              </w:rPrChange>
            </w:rPr>
            <m:t>=</m:t>
          </m:r>
          <m:r>
            <m:rPr>
              <m:nor/>
            </m:rPr>
            <w:rPr>
              <w:rFonts w:ascii="Cambria Math" w:eastAsia="宋体" w:hAnsi="Cambria Math" w:cs="Times New Roman"/>
              <w:color w:val="000000" w:themeColor="text1"/>
              <w:sz w:val="28"/>
              <w:highlight w:val="yellow"/>
              <w14:ligatures w14:val="none"/>
              <w:rPrChange w:id="523" w:author="AAA" w:date="2026-04-23T11:30:00Z">
                <w:rPr>
                  <w:rFonts w:ascii="Cambria Math" w:eastAsia="宋体" w:hAnsi="Cambria Math" w:cs="Times New Roman"/>
                  <w:color w:val="000000" w:themeColor="text1"/>
                  <w:sz w:val="28"/>
                  <w14:ligatures w14:val="none"/>
                </w:rPr>
              </w:rPrChange>
            </w:rPr>
            <m:t>Pool</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524" w:author="AAA" w:date="2026-04-23T11:30:00Z">
                    <w:rPr>
                      <w:rFonts w:ascii="Cambria Math" w:eastAsia="宋体" w:hAnsi="Cambria Math" w:cs="Times New Roman"/>
                      <w:color w:val="000000" w:themeColor="text1"/>
                      <w:sz w:val="28"/>
                      <w14:ligatures w14:val="none"/>
                    </w:rPr>
                  </w:rPrChange>
                </w:rPr>
                <m:t>H</m:t>
              </m:r>
            </m:e>
          </m:d>
        </m:oMath>
      </m:oMathPara>
    </w:p>
    <w:p w14:paraId="67CEED1F" w14:textId="509D5A21" w:rsidR="003E6244" w:rsidRDefault="003D0AB1" w:rsidP="003D0AB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525" w:author="yun qiao" w:date="2026-04-25T10:34:00Z">
        <w:r>
          <w:rPr>
            <w:rFonts w:ascii="Times New Roman" w:eastAsia="宋体" w:hAnsi="Times New Roman" w:cs="Times New Roman" w:hint="eastAsia"/>
            <w:color w:val="000000" w:themeColor="text1"/>
            <w:sz w:val="28"/>
            <w14:ligatures w14:val="none"/>
          </w:rPr>
          <w:t>其中，</w:t>
        </w:r>
      </w:ins>
      <m:oMath>
        <m:sSub>
          <m:sSubPr>
            <m:ctrlPr>
              <w:ins w:id="526" w:author="yun qiao" w:date="2026-04-25T10:34:00Z">
                <w:rPr>
                  <w:rFonts w:ascii="Cambria Math" w:eastAsia="宋体" w:hAnsi="Cambria Math" w:cs="Times New Roman"/>
                  <w:i/>
                  <w:color w:val="000000" w:themeColor="text1"/>
                  <w:sz w:val="28"/>
                  <w14:ligatures w14:val="none"/>
                </w:rPr>
              </w:ins>
            </m:ctrlPr>
          </m:sSubPr>
          <m:e>
            <m:r>
              <w:ins w:id="527" w:author="yun qiao" w:date="2026-04-25T10:34:00Z">
                <w:rPr>
                  <w:rFonts w:ascii="Cambria Math" w:eastAsia="宋体" w:hAnsi="Cambria Math" w:cs="Times New Roman"/>
                  <w:color w:val="000000" w:themeColor="text1"/>
                  <w:sz w:val="28"/>
                  <w14:ligatures w14:val="none"/>
                </w:rPr>
                <m:t>v</m:t>
              </w:ins>
            </m:r>
          </m:e>
          <m:sub>
            <m:r>
              <w:ins w:id="528" w:author="yun qiao" w:date="2026-04-25T10:34:00Z">
                <m:rPr>
                  <m:nor/>
                </m:rPr>
                <w:rPr>
                  <w:rFonts w:ascii="Cambria Math" w:eastAsia="宋体" w:hAnsi="Cambria Math" w:cs="Times New Roman"/>
                  <w:color w:val="000000" w:themeColor="text1"/>
                  <w:sz w:val="28"/>
                  <w14:ligatures w14:val="none"/>
                </w:rPr>
                <m:t>text</m:t>
              </w:ins>
            </m:r>
          </m:sub>
        </m:sSub>
        <m:r>
          <m:rPr>
            <m:sty m:val="p"/>
          </m:rPr>
          <w:rPr>
            <w:rFonts w:ascii="Cambria Math" w:eastAsia="宋体" w:hAnsi="Cambria Math" w:cs="Times New Roman" w:hint="eastAsia"/>
            <w:color w:val="000000" w:themeColor="text1"/>
            <w:sz w:val="28"/>
            <w14:ligatures w14:val="none"/>
          </w:rPr>
          <m:t>∈</m:t>
        </m:r>
        <m:sSup>
          <m:sSupPr>
            <m:ctrlPr>
              <w:ins w:id="529" w:author="yun qiao" w:date="2026-04-25T10:34:00Z">
                <w:rPr>
                  <w:rFonts w:ascii="Cambria Math" w:eastAsia="宋体" w:hAnsi="Cambria Math" w:cs="Times New Roman"/>
                  <w:i/>
                  <w:color w:val="000000" w:themeColor="text1"/>
                  <w:sz w:val="28"/>
                  <w14:ligatures w14:val="none"/>
                </w:rPr>
              </w:ins>
            </m:ctrlPr>
          </m:sSupPr>
          <m:e>
            <m:r>
              <w:ins w:id="530" w:author="yun qiao" w:date="2026-04-25T10:34:00Z">
                <w:rPr>
                  <w:rFonts w:ascii="Cambria Math" w:eastAsia="宋体" w:hAnsi="Cambria Math" w:cs="Times New Roman"/>
                  <w:color w:val="000000" w:themeColor="text1"/>
                  <w:sz w:val="28"/>
                  <w14:ligatures w14:val="none"/>
                </w:rPr>
                <m:t>R</m:t>
              </w:ins>
            </m:r>
          </m:e>
          <m:sup>
            <m:r>
              <w:ins w:id="531" w:author="yun qiao" w:date="2026-04-25T10:34:00Z">
                <w:rPr>
                  <w:rFonts w:ascii="Cambria Math" w:eastAsia="宋体" w:hAnsi="Cambria Math" w:cs="Times New Roman"/>
                  <w:color w:val="000000" w:themeColor="text1"/>
                  <w:sz w:val="28"/>
                  <w14:ligatures w14:val="none"/>
                </w:rPr>
                <m:t>d</m:t>
              </w:ins>
            </m:r>
          </m:sup>
        </m:sSup>
      </m:oMath>
      <w:ins w:id="532" w:author="yun qiao" w:date="2026-04-25T10:34:00Z">
        <w:r w:rsidRPr="003D0AB1">
          <w:rPr>
            <w:rFonts w:ascii="Times New Roman" w:eastAsia="宋体" w:hAnsi="Times New Roman" w:cs="Times New Roman"/>
            <w:color w:val="000000" w:themeColor="text1"/>
            <w:sz w:val="28"/>
            <w14:ligatures w14:val="none"/>
          </w:rPr>
          <w:t>表示文本语义的全局表示向量；</w:t>
        </w:r>
      </w:ins>
      <m:oMath>
        <m:r>
          <w:ins w:id="533" w:author="yun qiao" w:date="2026-04-25T10:34:00Z">
            <m:rPr>
              <m:nor/>
            </m:rPr>
            <w:rPr>
              <w:rFonts w:ascii="Cambria Math" w:eastAsia="宋体" w:hAnsi="Cambria Math" w:cs="Times New Roman"/>
              <w:color w:val="000000" w:themeColor="text1"/>
              <w:sz w:val="28"/>
              <w14:ligatures w14:val="none"/>
            </w:rPr>
            <m:t>Pool</m:t>
          </w:ins>
        </m:r>
        <m:d>
          <m:dPr>
            <m:ctrlPr>
              <w:ins w:id="534" w:author="yun qiao" w:date="2026-04-25T10:34: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535" w:author="yun qiao" w:date="2026-04-25T10:34:00Z">
        <w:r w:rsidRPr="003D0AB1">
          <w:rPr>
            <w:rFonts w:ascii="Times New Roman" w:eastAsia="宋体" w:hAnsi="Times New Roman" w:cs="Times New Roman"/>
            <w:color w:val="000000" w:themeColor="text1"/>
            <w:sz w:val="28"/>
            <w14:ligatures w14:val="none"/>
          </w:rPr>
          <w:t>表示序列聚合函数，用于对隐藏状态序列进行全局信息汇聚</w:t>
        </w:r>
      </w:ins>
      <w:ins w:id="536" w:author="yun qiao" w:date="2026-04-25T10:36:00Z">
        <w:r>
          <w:rPr>
            <w:rFonts w:ascii="Times New Roman" w:eastAsia="宋体" w:hAnsi="Times New Roman" w:cs="Times New Roman" w:hint="eastAsia"/>
            <w:color w:val="000000" w:themeColor="text1"/>
            <w:sz w:val="28"/>
            <w14:ligatures w14:val="none"/>
          </w:rPr>
          <w:t>。</w:t>
        </w:r>
      </w:ins>
      <w:del w:id="537" w:author="yun qiao" w:date="2026-04-25T10:36:00Z">
        <w:r w:rsidDel="003D0AB1">
          <w:rPr>
            <w:rFonts w:ascii="Times New Roman" w:eastAsia="宋体" w:hAnsi="Times New Roman" w:cs="Times New Roman" w:hint="eastAsia"/>
            <w:color w:val="000000" w:themeColor="text1"/>
            <w:sz w:val="28"/>
            <w14:ligatures w14:val="none"/>
          </w:rPr>
          <w:delText>用于刻画任务描述的全局语义特征。</w:delText>
        </w:r>
      </w:del>
    </w:p>
    <w:p w14:paraId="086B9DF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m:r>
                <m:rPr>
                  <m:nor/>
                </m:rPr>
                <w:rPr>
                  <w:rFonts w:ascii="Cambria Math" w:eastAsia="宋体" w:hAnsi="Cambria Math" w:cs="Times New Roman"/>
                  <w:i/>
                  <w:color w:val="000000" w:themeColor="text1"/>
                  <w:sz w:val="28"/>
                  <w14:ligatures w14:val="none"/>
                </w:rPr>
                <m:t>task_type</m:t>
              </m:r>
            </m:e>
          </m:d>
        </m:oMath>
      </m:oMathPara>
    </w:p>
    <w:p w14:paraId="08D128A8" w14:textId="77777777" w:rsidR="003D0AB1" w:rsidRDefault="003D0AB1">
      <w:pPr>
        <w:widowControl/>
        <w:spacing w:before="100" w:after="0" w:line="480" w:lineRule="exact"/>
        <w:ind w:firstLineChars="200" w:firstLine="560"/>
        <w:jc w:val="both"/>
        <w:rPr>
          <w:ins w:id="538" w:author="yun qiao" w:date="2026-04-25T10:38:00Z"/>
          <w:rFonts w:ascii="Times New Roman" w:eastAsia="宋体" w:hAnsi="Times New Roman" w:cs="Times New Roman"/>
          <w:color w:val="000000" w:themeColor="text1"/>
          <w:sz w:val="28"/>
          <w14:ligatures w14:val="none"/>
        </w:rPr>
      </w:pPr>
      <w:ins w:id="539" w:author="yun qiao" w:date="2026-04-25T10:36:00Z">
        <w:r>
          <w:rPr>
            <w:rFonts w:ascii="Times New Roman" w:eastAsia="宋体" w:hAnsi="Times New Roman" w:cs="Times New Roman" w:hint="eastAsia"/>
            <w:color w:val="000000" w:themeColor="text1"/>
            <w:sz w:val="28"/>
            <w14:ligatures w14:val="none"/>
          </w:rPr>
          <w:t>其中，</w:t>
        </w:r>
      </w:ins>
      <m:oMath>
        <m:sSub>
          <m:sSubPr>
            <m:ctrlPr>
              <w:ins w:id="540" w:author="yun qiao" w:date="2026-04-25T10:36:00Z">
                <w:rPr>
                  <w:rFonts w:ascii="Cambria Math" w:eastAsia="宋体" w:hAnsi="Cambria Math" w:cs="Times New Roman"/>
                  <w:i/>
                  <w:color w:val="000000" w:themeColor="text1"/>
                  <w:sz w:val="28"/>
                  <w:szCs w:val="20"/>
                  <w14:ligatures w14:val="none"/>
                </w:rPr>
              </w:ins>
            </m:ctrlPr>
          </m:sSubPr>
          <m:e>
            <m:r>
              <w:ins w:id="541" w:author="yun qiao" w:date="2026-04-25T10:36:00Z">
                <w:rPr>
                  <w:rFonts w:ascii="Cambria Math" w:eastAsia="宋体" w:hAnsi="Cambria Math" w:cs="Times New Roman"/>
                  <w:color w:val="000000" w:themeColor="text1"/>
                  <w:sz w:val="28"/>
                  <w14:ligatures w14:val="none"/>
                </w:rPr>
                <m:t>e</m:t>
              </w:ins>
            </m:r>
          </m:e>
          <m:sub>
            <m:r>
              <w:ins w:id="542" w:author="yun qiao" w:date="2026-04-25T10:36:00Z">
                <m:rPr>
                  <m:nor/>
                </m:rPr>
                <w:rPr>
                  <w:rFonts w:ascii="Cambria Math" w:eastAsia="宋体" w:hAnsi="Cambria Math" w:cs="Times New Roman"/>
                  <w:i/>
                  <w:color w:val="000000" w:themeColor="text1"/>
                  <w:sz w:val="28"/>
                  <w14:ligatures w14:val="none"/>
                </w:rPr>
                <m:t>task</m:t>
              </w:ins>
            </m:r>
          </m:sub>
        </m:sSub>
        <m:r>
          <w:ins w:id="543" w:author="yun qiao" w:date="2026-04-25T10:36:00Z">
            <m:rPr>
              <m:sty m:val="p"/>
            </m:rPr>
            <w:rPr>
              <w:rFonts w:ascii="Cambria Math" w:eastAsia="宋体" w:hAnsi="Cambria Math" w:cs="Times New Roman" w:hint="eastAsia"/>
              <w:color w:val="000000" w:themeColor="text1"/>
              <w:sz w:val="28"/>
              <w14:ligatures w14:val="none"/>
            </w:rPr>
            <m:t>∈</m:t>
          </w:ins>
        </m:r>
        <m:sSup>
          <m:sSupPr>
            <m:ctrlPr>
              <w:ins w:id="544" w:author="yun qiao" w:date="2026-04-25T10:36:00Z">
                <w:rPr>
                  <w:rFonts w:ascii="Cambria Math" w:eastAsia="宋体" w:hAnsi="Cambria Math" w:cs="Times New Roman"/>
                  <w:i/>
                  <w:color w:val="000000" w:themeColor="text1"/>
                  <w:sz w:val="28"/>
                  <w14:ligatures w14:val="none"/>
                </w:rPr>
              </w:ins>
            </m:ctrlPr>
          </m:sSupPr>
          <m:e>
            <m:r>
              <w:ins w:id="545" w:author="yun qiao" w:date="2026-04-25T10:36:00Z">
                <w:rPr>
                  <w:rFonts w:ascii="Cambria Math" w:eastAsia="宋体" w:hAnsi="Cambria Math" w:cs="Times New Roman"/>
                  <w:color w:val="000000" w:themeColor="text1"/>
                  <w:sz w:val="28"/>
                  <w14:ligatures w14:val="none"/>
                </w:rPr>
                <m:t>R</m:t>
              </w:ins>
            </m:r>
          </m:e>
          <m:sup>
            <m:r>
              <w:ins w:id="546" w:author="yun qiao" w:date="2026-04-25T10:36:00Z">
                <w:rPr>
                  <w:rFonts w:ascii="Cambria Math" w:eastAsia="宋体" w:hAnsi="Cambria Math" w:cs="Times New Roman"/>
                  <w:color w:val="000000" w:themeColor="text1"/>
                  <w:sz w:val="28"/>
                  <w14:ligatures w14:val="none"/>
                </w:rPr>
                <m:t>d</m:t>
              </w:ins>
            </m:r>
          </m:sup>
        </m:sSup>
      </m:oMath>
      <w:ins w:id="547" w:author="yun qiao" w:date="2026-04-25T10:36:00Z">
        <w:r w:rsidRPr="003D0AB1">
          <w:rPr>
            <w:rFonts w:ascii="Times New Roman" w:eastAsia="宋体" w:hAnsi="Times New Roman" w:cs="Times New Roman"/>
            <w:color w:val="000000" w:themeColor="text1"/>
            <w:sz w:val="28"/>
            <w14:ligatures w14:val="none"/>
          </w:rPr>
          <w:t>表示任务类型的嵌入向量</w:t>
        </w:r>
      </w:ins>
      <w:ins w:id="548" w:author="yun qiao" w:date="2026-04-25T10:37:00Z">
        <w:r>
          <w:rPr>
            <w:rFonts w:ascii="Times New Roman" w:eastAsia="宋体" w:hAnsi="Times New Roman" w:cs="Times New Roman" w:hint="eastAsia"/>
            <w:color w:val="000000" w:themeColor="text1"/>
            <w:sz w:val="28"/>
            <w14:ligatures w14:val="none"/>
          </w:rPr>
          <w:t>，</w:t>
        </w:r>
      </w:ins>
      <m:oMath>
        <m:r>
          <w:ins w:id="549" w:author="yun qiao" w:date="2026-04-25T10:37:00Z">
            <m:rPr>
              <m:nor/>
            </m:rPr>
            <w:rPr>
              <w:rFonts w:ascii="Cambria Math" w:eastAsia="宋体" w:hAnsi="Cambria Math" w:cs="Times New Roman"/>
              <w:color w:val="000000" w:themeColor="text1"/>
              <w:sz w:val="28"/>
              <w14:ligatures w14:val="none"/>
            </w:rPr>
            <m:t>Embedding</m:t>
          </w:ins>
        </m:r>
        <m:d>
          <m:dPr>
            <m:ctrlPr>
              <w:ins w:id="550" w:author="yun qiao" w:date="2026-04-25T10:37:00Z">
                <w:rPr>
                  <w:rFonts w:ascii="Cambria Math" w:eastAsia="宋体" w:hAnsi="Cambria Math" w:cs="Times New Roman"/>
                  <w:i/>
                  <w:color w:val="000000" w:themeColor="text1"/>
                  <w:sz w:val="28"/>
                  <w14:ligatures w14:val="none"/>
                </w:rPr>
              </w:ins>
            </m:ctrlPr>
          </m:dPr>
          <m:e>
            <m:r>
              <w:ins w:id="551" w:author="yun qiao" w:date="2026-04-25T10:37:00Z">
                <m:rPr>
                  <m:sty m:val="p"/>
                </m:rPr>
                <w:rPr>
                  <w:rFonts w:ascii="Cambria Math" w:eastAsia="宋体" w:hAnsi="Cambria Math" w:cs="Times New Roman"/>
                  <w:color w:val="000000" w:themeColor="text1"/>
                  <w:sz w:val="28"/>
                  <w14:ligatures w14:val="none"/>
                </w:rPr>
                <m:t>⋅</m:t>
              </w:ins>
            </m:r>
          </m:e>
        </m:d>
      </m:oMath>
      <w:ins w:id="552" w:author="yun qiao" w:date="2026-04-25T10:38:00Z">
        <w:r w:rsidRPr="003D0AB1">
          <w:rPr>
            <w:rFonts w:ascii="Times New Roman" w:eastAsia="宋体" w:hAnsi="Times New Roman" w:cs="Times New Roman"/>
            <w:color w:val="000000" w:themeColor="text1"/>
            <w:sz w:val="28"/>
            <w14:ligatures w14:val="none"/>
          </w:rPr>
          <w:t>表示嵌入映射函数。</w:t>
        </w:r>
      </w:ins>
    </w:p>
    <w:p w14:paraId="702D848A" w14:textId="434D556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3E6244"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3177B525" w:rsidR="003E6244" w:rsidRDefault="00000000">
      <w:pPr>
        <w:spacing w:before="100" w:after="0" w:line="480" w:lineRule="exact"/>
        <w:ind w:firstLineChars="200" w:firstLine="560"/>
        <w:jc w:val="both"/>
        <w:rPr>
          <w:rFonts w:ascii="Times New Roman" w:eastAsia="宋体" w:hAnsi="Times New Roman" w:cs="Times New Roman"/>
          <w:color w:val="000000" w:themeColor="text1"/>
          <w:sz w:val="28"/>
          <w14:ligatures w14:val="none"/>
        </w:rPr>
        <w:pPrChange w:id="553" w:author="yun qiao" w:date="2026-04-25T10:41:00Z">
          <w:pPr>
            <w:widowControl/>
            <w:spacing w:before="100" w:after="0" w:line="480" w:lineRule="exact"/>
            <w:ind w:firstLineChars="200" w:firstLine="560"/>
            <w:jc w:val="both"/>
          </w:pPr>
        </w:pPrChange>
      </w:pPr>
      <w:r>
        <w:rPr>
          <w:rFonts w:ascii="Times New Roman" w:eastAsia="宋体" w:hAnsi="Times New Roman" w:cs="Times New Roman" w:hint="eastAsia"/>
          <w:color w:val="000000" w:themeColor="text1"/>
          <w:sz w:val="28"/>
          <w14:ligatures w14:val="none"/>
        </w:rPr>
        <w:t>其中</w:t>
      </w:r>
      <w:ins w:id="554" w:author="yun qiao" w:date="2026-04-25T10:38:00Z">
        <w:r w:rsidR="003D0AB1">
          <w:rPr>
            <w:rFonts w:ascii="Times New Roman" w:eastAsia="宋体" w:hAnsi="Times New Roman" w:cs="Times New Roman" w:hint="eastAsia"/>
            <w:color w:val="000000" w:themeColor="text1"/>
            <w:sz w:val="28"/>
            <w14:ligatures w14:val="none"/>
          </w:rPr>
          <w:t>，</w:t>
        </w:r>
      </w:ins>
      <w:del w:id="555" w:author="yun qiao" w:date="2026-04-25T10:38:00Z">
        <w:r w:rsidDel="003D0AB1">
          <w:rPr>
            <w:rFonts w:ascii="Times New Roman" w:eastAsia="宋体" w:hAnsi="Times New Roman" w:cs="Times New Roman" w:hint="eastAsia"/>
            <w:color w:val="000000" w:themeColor="text1"/>
            <w:sz w:val="28"/>
            <w14:ligatures w14:val="none"/>
          </w:rPr>
          <w:delText>，</w:delText>
        </w:r>
      </w:del>
      <m:oMath>
        <m:sSub>
          <m:sSubPr>
            <m:ctrlPr>
              <w:ins w:id="556" w:author="yun qiao" w:date="2026-04-25T10:40:00Z">
                <w:rPr>
                  <w:rFonts w:ascii="Cambria Math" w:eastAsia="宋体" w:hAnsi="Cambria Math" w:cs="Times New Roman"/>
                  <w:i/>
                  <w:color w:val="000000" w:themeColor="text1"/>
                  <w:sz w:val="28"/>
                  <w:szCs w:val="20"/>
                  <w14:ligatures w14:val="none"/>
                </w:rPr>
              </w:ins>
            </m:ctrlPr>
          </m:sSubPr>
          <m:e>
            <m:r>
              <w:ins w:id="557" w:author="yun qiao" w:date="2026-04-25T10:40:00Z">
                <w:rPr>
                  <w:rFonts w:ascii="Cambria Math" w:eastAsia="宋体" w:hAnsi="Cambria Math" w:cs="Times New Roman"/>
                  <w:color w:val="000000" w:themeColor="text1"/>
                  <w:sz w:val="28"/>
                  <w:szCs w:val="20"/>
                  <w14:ligatures w14:val="none"/>
                </w:rPr>
                <m:t>g</m:t>
              </w:ins>
            </m:r>
          </m:e>
          <m:sub>
            <m:r>
              <w:ins w:id="558" w:author="yun qiao" w:date="2026-04-25T10:40:00Z">
                <w:rPr>
                  <w:rFonts w:ascii="Cambria Math" w:eastAsia="宋体" w:hAnsi="Cambria Math" w:cs="Times New Roman"/>
                  <w:color w:val="000000" w:themeColor="text1"/>
                  <w:sz w:val="28"/>
                  <w:szCs w:val="20"/>
                  <w14:ligatures w14:val="none"/>
                </w:rPr>
                <m:t>struct</m:t>
              </w:ins>
            </m:r>
          </m:sub>
        </m:sSub>
        <m:r>
          <m:rPr>
            <m:sty m:val="p"/>
          </m:rPr>
          <w:rPr>
            <w:rFonts w:ascii="Cambria Math" w:eastAsia="宋体" w:hAnsi="Cambria Math" w:cs="Times New Roman" w:hint="eastAsia"/>
            <w:color w:val="000000" w:themeColor="text1"/>
            <w:sz w:val="28"/>
            <w14:ligatures w14:val="none"/>
          </w:rPr>
          <m:t>∈</m:t>
        </m:r>
        <m:sSup>
          <m:sSupPr>
            <m:ctrlPr>
              <w:ins w:id="559" w:author="yun qiao" w:date="2026-04-25T10:38:00Z">
                <w:rPr>
                  <w:rFonts w:ascii="Cambria Math" w:eastAsia="宋体" w:hAnsi="Cambria Math" w:cs="Times New Roman"/>
                  <w:i/>
                  <w:color w:val="000000" w:themeColor="text1"/>
                  <w:sz w:val="28"/>
                  <w14:ligatures w14:val="none"/>
                </w:rPr>
              </w:ins>
            </m:ctrlPr>
          </m:sSupPr>
          <m:e>
            <m:r>
              <w:ins w:id="560" w:author="yun qiao" w:date="2026-04-25T10:38:00Z">
                <w:rPr>
                  <w:rFonts w:ascii="Cambria Math" w:eastAsia="宋体" w:hAnsi="Cambria Math" w:cs="Times New Roman"/>
                  <w:color w:val="000000" w:themeColor="text1"/>
                  <w:sz w:val="28"/>
                  <w14:ligatures w14:val="none"/>
                </w:rPr>
                <m:t>R</m:t>
              </w:ins>
            </m:r>
            <m:ctrlPr>
              <w:ins w:id="561" w:author="yun qiao" w:date="2026-04-25T10:38:00Z">
                <w:rPr>
                  <w:rFonts w:ascii="Cambria Math" w:eastAsia="宋体" w:hAnsi="Cambria Math" w:cs="Times New Roman"/>
                  <w:color w:val="000000" w:themeColor="text1"/>
                  <w:sz w:val="28"/>
                  <w14:ligatures w14:val="none"/>
                </w:rPr>
              </w:ins>
            </m:ctrlPr>
          </m:e>
          <m:sup>
            <m:sSub>
              <m:sSubPr>
                <m:ctrlPr>
                  <w:ins w:id="562" w:author="yun qiao" w:date="2026-04-25T10:38:00Z">
                    <w:rPr>
                      <w:rFonts w:ascii="Cambria Math" w:eastAsia="宋体" w:hAnsi="Cambria Math" w:cs="Times New Roman"/>
                      <w:i/>
                      <w:color w:val="000000" w:themeColor="text1"/>
                      <w:sz w:val="28"/>
                      <w14:ligatures w14:val="none"/>
                    </w:rPr>
                  </w:ins>
                </m:ctrlPr>
              </m:sSubPr>
              <m:e>
                <m:r>
                  <w:ins w:id="563" w:author="yun qiao" w:date="2026-04-25T10:38:00Z">
                    <w:rPr>
                      <w:rFonts w:ascii="Cambria Math" w:eastAsia="宋体" w:hAnsi="Cambria Math" w:cs="Times New Roman"/>
                      <w:color w:val="000000" w:themeColor="text1"/>
                      <w:sz w:val="28"/>
                      <w14:ligatures w14:val="none"/>
                    </w:rPr>
                    <m:t>d</m:t>
                  </w:ins>
                </m:r>
              </m:e>
              <m:sub>
                <m:r>
                  <w:ins w:id="564" w:author="yun qiao" w:date="2026-04-25T10:38:00Z">
                    <w:rPr>
                      <w:rFonts w:ascii="Cambria Math" w:eastAsia="宋体" w:hAnsi="Cambria Math" w:cs="Times New Roman"/>
                      <w:color w:val="000000" w:themeColor="text1"/>
                      <w:sz w:val="28"/>
                      <w14:ligatures w14:val="none"/>
                    </w:rPr>
                    <m:t>g</m:t>
                  </w:ins>
                </m:r>
              </m:sub>
            </m:sSub>
          </m:sup>
        </m:sSup>
      </m:oMath>
      <w:ins w:id="565" w:author="yun qiao" w:date="2026-04-25T10:38:00Z">
        <w:r w:rsidR="003D0AB1" w:rsidRPr="003D0AB1">
          <w:rPr>
            <w:rFonts w:ascii="Times New Roman" w:eastAsia="宋体" w:hAnsi="Times New Roman" w:cs="Times New Roman"/>
            <w:color w:val="000000" w:themeColor="text1"/>
            <w:sz w:val="28"/>
            <w14:ligatures w14:val="none"/>
          </w:rPr>
          <w:t>表示图结构语义表示向量；</w:t>
        </w:r>
        <w:r w:rsidR="003D0AB1" w:rsidRPr="003D0AB1">
          <w:rPr>
            <w:rFonts w:ascii="Times New Roman" w:eastAsia="宋体" w:hAnsi="Times New Roman" w:cs="Times New Roman"/>
            <w:color w:val="000000" w:themeColor="text1"/>
            <w:sz w:val="28"/>
            <w14:ligatures w14:val="none"/>
          </w:rPr>
          <w:t>G</w:t>
        </w:r>
        <w:r w:rsidR="003D0AB1" w:rsidRPr="003D0AB1">
          <w:rPr>
            <w:rFonts w:ascii="Times New Roman" w:eastAsia="宋体" w:hAnsi="Times New Roman" w:cs="Times New Roman"/>
            <w:color w:val="000000" w:themeColor="text1"/>
            <w:sz w:val="28"/>
            <w14:ligatures w14:val="none"/>
          </w:rPr>
          <w:t>表示知识图谱结构；</w:t>
        </w:r>
        <w:r w:rsidR="003D0AB1" w:rsidRPr="003D0AB1">
          <w:rPr>
            <w:rFonts w:ascii="Times New Roman" w:eastAsia="宋体" w:hAnsi="Times New Roman" w:cs="Times New Roman"/>
            <w:color w:val="000000" w:themeColor="text1"/>
            <w:sz w:val="28"/>
            <w14:ligatures w14:val="none"/>
          </w:rPr>
          <w:t>GraphEncoder(</w:t>
        </w:r>
        <w:r w:rsidR="003D0AB1" w:rsidRPr="003D0AB1">
          <w:rPr>
            <w:rFonts w:ascii="MS Gothic" w:eastAsia="MS Gothic" w:hAnsi="MS Gothic" w:cs="MS Gothic" w:hint="eastAsia"/>
            <w:color w:val="000000" w:themeColor="text1"/>
            <w:sz w:val="28"/>
            <w14:ligatures w14:val="none"/>
          </w:rPr>
          <w:t>⋅</w:t>
        </w:r>
        <w:r w:rsidR="003D0AB1" w:rsidRPr="003D0AB1">
          <w:rPr>
            <w:rFonts w:ascii="Times New Roman" w:eastAsia="宋体" w:hAnsi="Times New Roman" w:cs="Times New Roman"/>
            <w:color w:val="000000" w:themeColor="text1"/>
            <w:sz w:val="28"/>
            <w14:ligatures w14:val="none"/>
          </w:rPr>
          <w:t>)</w:t>
        </w:r>
        <w:r w:rsidR="003D0AB1" w:rsidRPr="003D0AB1">
          <w:rPr>
            <w:rFonts w:ascii="Times New Roman" w:eastAsia="宋体" w:hAnsi="Times New Roman" w:cs="Times New Roman"/>
            <w:color w:val="000000" w:themeColor="text1"/>
            <w:sz w:val="28"/>
            <w14:ligatures w14:val="none"/>
          </w:rPr>
          <w:t>表示图编码函数。</w:t>
        </w:r>
      </w:ins>
      <w:r>
        <w:rPr>
          <w:rFonts w:ascii="Times New Roman" w:eastAsia="宋体" w:hAnsi="Times New Roman" w:cs="Times New Roman"/>
          <w:color w:val="000000" w:themeColor="text1"/>
          <w:sz w:val="28"/>
          <w14:ligatures w14:val="none"/>
        </w:rPr>
        <w:t>GraphEncoder</w:t>
      </w:r>
      <w:r>
        <w:rPr>
          <w:rFonts w:ascii="Times New Roman" w:eastAsia="宋体" w:hAnsi="Times New Roman" w:cs="Times New Roman"/>
          <w:color w:val="000000" w:themeColor="text1"/>
          <w:sz w:val="28"/>
          <w14:ligatures w14:val="none"/>
        </w:rPr>
        <w:t>基于操作原语之间的输入输出依赖关系及数据类型约束构建邻接结构，并通过图表示学习方法对节点进行语义编码。</w:t>
      </w:r>
    </w:p>
    <w:p w14:paraId="78746EC2"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3E6244"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566"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566"/>
    <w:p w14:paraId="4F9F90DB" w14:textId="4308E3BC" w:rsidR="003E6244" w:rsidRPr="00E97930" w:rsidRDefault="00E9793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Change w:id="567" w:author="yun qiao" w:date="2026-04-25T10:43:00Z">
          <w:pPr>
            <w:widowControl/>
            <w:spacing w:before="100" w:after="0" w:line="480" w:lineRule="exact"/>
            <w:ind w:firstLineChars="202" w:firstLine="566"/>
            <w:jc w:val="both"/>
          </w:pPr>
        </w:pPrChange>
      </w:pPr>
      <w:ins w:id="568" w:author="yun qiao" w:date="2026-04-25T10:43:00Z">
        <w:r>
          <w:rPr>
            <w:rFonts w:ascii="Times New Roman" w:eastAsia="宋体" w:hAnsi="Times New Roman" w:cs="Times New Roman" w:hint="eastAsia"/>
            <w:color w:val="000000" w:themeColor="text1"/>
            <w:sz w:val="28"/>
            <w14:ligatures w14:val="none"/>
          </w:rPr>
          <w:t>其中，</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 xml:space="preserve">] </w:t>
        </w:r>
        <w:r w:rsidRPr="004B17D5">
          <w:rPr>
            <w:rFonts w:ascii="Times New Roman" w:eastAsia="宋体" w:hAnsi="Times New Roman" w:cs="等线" w:hint="eastAsia"/>
            <w:color w:val="000000" w:themeColor="text1"/>
            <w:sz w:val="28"/>
            <w14:ligatures w14:val="none"/>
          </w:rPr>
          <w:t>表示向量拼接操作，</w:t>
        </w:r>
      </w:ins>
      <m:oMath>
        <m:sSub>
          <m:sSubPr>
            <m:ctrlPr>
              <w:ins w:id="569" w:author="yun qiao" w:date="2026-04-25T10:43:00Z">
                <w:rPr>
                  <w:rFonts w:ascii="Cambria Math" w:eastAsia="宋体" w:hAnsi="Cambria Math" w:cs="Times New Roman"/>
                  <w:i/>
                  <w:color w:val="000000" w:themeColor="text1"/>
                  <w:sz w:val="28"/>
                  <w:szCs w:val="20"/>
                  <w14:ligatures w14:val="none"/>
                </w:rPr>
              </w:ins>
            </m:ctrlPr>
          </m:sSubPr>
          <m:e>
            <m:r>
              <w:ins w:id="570" w:author="yun qiao" w:date="2026-04-25T10:43:00Z">
                <w:rPr>
                  <w:rFonts w:ascii="Cambria Math" w:eastAsia="宋体" w:hAnsi="Cambria Math" w:cs="等线"/>
                  <w:color w:val="000000" w:themeColor="text1"/>
                  <w:sz w:val="28"/>
                  <w14:ligatures w14:val="none"/>
                </w:rPr>
                <m:t>f</m:t>
              </w:ins>
            </m:r>
          </m:e>
          <m:sub>
            <m:r>
              <w:ins w:id="571" w:author="yun qiao" w:date="2026-04-25T10:43:00Z">
                <m:rPr>
                  <m:nor/>
                </m:rPr>
                <w:rPr>
                  <w:rFonts w:ascii="Cambria Math" w:eastAsia="宋体" w:hAnsi="Cambria Math" w:cs="等线"/>
                  <w:color w:val="000000" w:themeColor="text1"/>
                  <w:sz w:val="28"/>
                  <w14:ligatures w14:val="none"/>
                </w:rPr>
                <m:t>MLP</m:t>
              </w:ins>
            </m:r>
          </m:sub>
        </m:sSub>
      </m:oMath>
      <w:ins w:id="572" w:author="yun qiao" w:date="2026-04-25T10:43:00Z">
        <w:r w:rsidRPr="004B17D5">
          <w:rPr>
            <w:rFonts w:ascii="Times New Roman" w:eastAsia="宋体" w:hAnsi="Times New Roman" w:cs="等线" w:hint="eastAsia"/>
            <w:color w:val="000000" w:themeColor="text1"/>
            <w:sz w:val="28"/>
            <w14:ligatures w14:val="none"/>
          </w:rPr>
          <w:t>表示多层感知机映射函数；</w:t>
        </w:r>
        <w:r w:rsidRPr="00E97930">
          <w:rPr>
            <w:rFonts w:ascii="Times New Roman" w:eastAsia="宋体" w:hAnsi="Times New Roman" w:cs="Times New Roman"/>
            <w:color w:val="000000" w:themeColor="text1"/>
            <w:sz w:val="28"/>
            <w14:ligatures w14:val="none"/>
          </w:rPr>
          <w:t>所述条件向量</w:t>
        </w:r>
        <w:r w:rsidRPr="00E97930">
          <w:rPr>
            <w:rFonts w:ascii="Times New Roman" w:eastAsia="宋体" w:hAnsi="Times New Roman" w:cs="Times New Roman"/>
            <w:color w:val="000000" w:themeColor="text1"/>
            <w:sz w:val="28"/>
            <w14:ligatures w14:val="none"/>
          </w:rPr>
          <w:t>c</w:t>
        </w:r>
        <w:r w:rsidRPr="00E97930">
          <w:rPr>
            <w:rFonts w:ascii="Times New Roman" w:eastAsia="宋体" w:hAnsi="Times New Roman" w:cs="Times New Roman"/>
            <w:color w:val="000000" w:themeColor="text1"/>
            <w:sz w:val="28"/>
            <w14:ligatures w14:val="none"/>
          </w:rPr>
          <w:t>作为统一的约束表示，在后续序列生成过程中参与各时间步条件概率的计算，对候选操作原语的生成概率分布进行调制，从而实现多源语义信息与结构约束信息的协同作用。</w:t>
        </w:r>
      </w:ins>
      <w:del w:id="573" w:author="yun qiao" w:date="2026-04-25T10:43:00Z">
        <w:r w:rsidDel="00E97930">
          <w:rPr>
            <w:rFonts w:ascii="Times New Roman" w:eastAsia="宋体" w:hAnsi="Times New Roman" w:cs="Times New Roman" w:hint="eastAsia"/>
            <w:color w:val="000000" w:themeColor="text1"/>
            <w:sz w:val="28"/>
            <w14:ligatures w14:val="none"/>
          </w:rPr>
          <w:delText>所述条件向量同时编码任务语义信息、任务类别信息以及知识图谱中的结构化约束信息，用于在后续序列生成过程中提供统一的条件约束信号</w:delText>
        </w:r>
      </w:del>
      <w:r>
        <w:rPr>
          <w:rFonts w:ascii="Times New Roman" w:eastAsia="宋体" w:hAnsi="Times New Roman" w:cs="Times New Roman" w:hint="eastAsia"/>
          <w:color w:val="000000" w:themeColor="text1"/>
          <w:sz w:val="28"/>
          <w14:ligatures w14:val="none"/>
        </w:rPr>
        <w:t>。</w:t>
      </w:r>
    </w:p>
    <w:p w14:paraId="3784FF8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w:t>
      </w:r>
      <w:r>
        <w:rPr>
          <w:rFonts w:ascii="Times New Roman" w:eastAsia="宋体" w:hAnsi="Times New Roman" w:cs="Times New Roman" w:hint="eastAsia"/>
          <w:color w:val="000000" w:themeColor="text1"/>
          <w:sz w:val="28"/>
          <w:szCs w:val="28"/>
          <w14:ligatures w14:val="none"/>
        </w:rPr>
        <w:t>、条件化解码机制。</w:t>
      </w:r>
    </w:p>
    <w:p w14:paraId="044B629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574" w:name="_Hlk227690694"/>
      <w:r>
        <w:rPr>
          <w:rFonts w:ascii="Times New Roman" w:eastAsia="宋体" w:hAnsi="Times New Roman" w:cs="Times New Roman" w:hint="eastAsia"/>
          <w:color w:val="000000" w:themeColor="text1"/>
          <w:sz w:val="28"/>
          <w14:ligatures w14:val="none"/>
        </w:rPr>
        <w:lastRenderedPageBreak/>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FCFB18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w:t>
      </w:r>
      <w:r>
        <w:rPr>
          <w:rFonts w:ascii="Times New Roman" w:eastAsia="宋体" w:hAnsi="Times New Roman" w:cs="Times New Roman"/>
          <w:color w:val="000000" w:themeColor="text1"/>
          <w:sz w:val="28"/>
          <w14:ligatures w14:val="none"/>
        </w:rPr>
        <w:t>Transformer</w:t>
      </w:r>
      <w:r>
        <w:rPr>
          <w:rFonts w:ascii="Times New Roman" w:eastAsia="宋体" w:hAnsi="Times New Roman" w:cs="Times New Roman"/>
          <w:color w:val="000000" w:themeColor="text1"/>
          <w:sz w:val="28"/>
          <w14:ligatures w14:val="none"/>
        </w:rPr>
        <w:t>的多层堆叠结构，在各解码层中引入特征级线性调制机制，以实现任务条件向量与知识图谱约束信息对隐藏状态的联合调控。对于第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
          <m:sSubPr>
            <m:ctrlPr>
              <w:ins w:id="575" w:author="yun qiao" w:date="2026-04-25T10:57:00Z">
                <w:rPr>
                  <w:rFonts w:ascii="Cambria Math" w:eastAsia="宋体" w:hAnsi="Cambria Math" w:cs="Times New Roman"/>
                  <w:i/>
                  <w:color w:val="000000" w:themeColor="text1"/>
                  <w:sz w:val="28"/>
                  <w:szCs w:val="20"/>
                  <w14:ligatures w14:val="none"/>
                </w:rPr>
              </w:ins>
            </m:ctrlPr>
          </m:sSubPr>
          <m:e>
            <m:r>
              <w:ins w:id="576" w:author="yun qiao" w:date="2026-04-25T10:57:00Z">
                <w:rPr>
                  <w:rFonts w:ascii="Cambria Math" w:eastAsia="宋体" w:hAnsi="Cambria Math" w:cs="Times New Roman"/>
                  <w:color w:val="000000" w:themeColor="text1"/>
                  <w:sz w:val="28"/>
                  <w14:ligatures w14:val="none"/>
                </w:rPr>
                <m:t>h</m:t>
              </w:ins>
            </m:r>
          </m:e>
          <m:sub>
            <m:r>
              <w:ins w:id="577" w:author="yun qiao" w:date="2026-04-25T10:57:00Z">
                <w:rPr>
                  <w:rFonts w:ascii="Cambria Math" w:eastAsia="宋体" w:hAnsi="Cambria Math" w:cs="等线"/>
                  <w:color w:val="000000" w:themeColor="text1"/>
                  <w:sz w:val="28"/>
                  <w14:ligatures w14:val="none"/>
                </w:rPr>
                <m:t>l</m:t>
              </w:ins>
            </m:r>
          </m:sub>
        </m:sSub>
        <m:r>
          <w:ins w:id="578" w:author="yun qiao" w:date="2026-04-25T10:56:00Z">
            <w:rPr>
              <w:rFonts w:ascii="Cambria Math" w:eastAsia="宋体" w:hAnsi="Cambria Math" w:cs="Times New Roman"/>
              <w:color w:val="000000" w:themeColor="text1"/>
              <w:sz w:val="28"/>
              <w14:ligatures w14:val="none"/>
            </w:rPr>
            <m:t>∈</m:t>
          </w:ins>
        </m:r>
        <m:sSup>
          <m:sSupPr>
            <m:ctrlPr>
              <w:ins w:id="579" w:author="yun qiao" w:date="2026-04-25T10:56:00Z">
                <w:rPr>
                  <w:rFonts w:ascii="Cambria Math" w:eastAsia="宋体" w:hAnsi="Cambria Math" w:cs="Times New Roman"/>
                  <w:i/>
                  <w:color w:val="000000" w:themeColor="text1"/>
                  <w:sz w:val="28"/>
                  <w14:ligatures w14:val="none"/>
                </w:rPr>
              </w:ins>
            </m:ctrlPr>
          </m:sSupPr>
          <m:e>
            <m:r>
              <w:ins w:id="580" w:author="yun qiao" w:date="2026-04-25T10:56:00Z">
                <w:rPr>
                  <w:rFonts w:ascii="Cambria Math" w:eastAsia="宋体" w:hAnsi="Cambria Math" w:cs="Times New Roman"/>
                  <w:color w:val="000000" w:themeColor="text1"/>
                  <w:sz w:val="28"/>
                  <w14:ligatures w14:val="none"/>
                </w:rPr>
                <m:t>R</m:t>
              </w:ins>
            </m:r>
          </m:e>
          <m:sup>
            <m:r>
              <w:ins w:id="581" w:author="yun qiao" w:date="2026-04-25T10:56:00Z">
                <w:rPr>
                  <w:rFonts w:ascii="Cambria Math" w:eastAsia="宋体" w:hAnsi="Cambria Math" w:cs="Times New Roman"/>
                  <w:color w:val="000000" w:themeColor="text1"/>
                  <w:sz w:val="28"/>
                  <w14:ligatures w14:val="none"/>
                </w:rPr>
                <m:t>d</m:t>
              </w:ins>
            </m:r>
          </m:sup>
        </m:sSup>
        <m:sSubSup>
          <m:sSubSupPr>
            <m:ctrlPr>
              <w:del w:id="582" w:author="yun qiao" w:date="2026-04-25T10:56:00Z">
                <w:rPr>
                  <w:rFonts w:ascii="Cambria Math" w:eastAsia="宋体" w:hAnsi="Cambria Math" w:cs="Times New Roman"/>
                  <w:i/>
                  <w:color w:val="000000" w:themeColor="text1"/>
                  <w:sz w:val="28"/>
                  <w:szCs w:val="20"/>
                  <w14:ligatures w14:val="none"/>
                </w:rPr>
              </w:del>
            </m:ctrlPr>
          </m:sSubSupPr>
          <m:e>
            <m:r>
              <w:del w:id="583" w:author="yun qiao" w:date="2026-04-25T10:56:00Z">
                <w:rPr>
                  <w:rFonts w:ascii="Cambria Math" w:eastAsia="宋体" w:hAnsi="Cambria Math" w:cs="等线"/>
                  <w:color w:val="000000" w:themeColor="text1"/>
                  <w:sz w:val="28"/>
                  <w14:ligatures w14:val="none"/>
                </w:rPr>
                <m:t>h</m:t>
              </w:del>
            </m:r>
            <m:ctrlPr>
              <w:del w:id="584" w:author="yun qiao" w:date="2026-04-25T10:56:00Z">
                <w:rPr>
                  <w:rFonts w:ascii="Cambria Math" w:eastAsia="宋体" w:hAnsi="Cambria Math" w:cs="等线"/>
                  <w:i/>
                  <w:color w:val="000000" w:themeColor="text1"/>
                  <w:sz w:val="28"/>
                  <w14:ligatures w14:val="none"/>
                </w:rPr>
              </w:del>
            </m:ctrlPr>
          </m:e>
          <m:sub>
            <m:r>
              <w:del w:id="585" w:author="yun qiao" w:date="2026-04-25T10:56:00Z">
                <w:rPr>
                  <w:rFonts w:ascii="Cambria Math" w:eastAsia="宋体" w:hAnsi="Cambria Math" w:cs="等线"/>
                  <w:color w:val="000000" w:themeColor="text1"/>
                  <w:sz w:val="28"/>
                  <w14:ligatures w14:val="none"/>
                </w:rPr>
                <m:t>l</m:t>
              </w:del>
            </m:r>
          </m:sub>
          <m:sup>
            <m:r>
              <w:del w:id="586" w:author="yun qiao" w:date="2026-04-25T10:55:00Z">
                <w:rPr>
                  <w:rFonts w:ascii="Cambria Math" w:eastAsia="宋体" w:hAnsi="Cambria Math" w:cs="Times New Roman"/>
                  <w:color w:val="000000" w:themeColor="text1"/>
                  <w:sz w:val="28"/>
                  <w:szCs w:val="20"/>
                  <w14:ligatures w14:val="none"/>
                </w:rPr>
                <m:t> </m:t>
              </w:del>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3E6244"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349BD22" w14:textId="77777777" w:rsidR="00E82C91" w:rsidRDefault="00000000" w:rsidP="00E82C91">
      <w:pPr>
        <w:widowControl/>
        <w:spacing w:before="100" w:after="0" w:line="480" w:lineRule="exact"/>
        <w:ind w:firstLineChars="202" w:firstLine="566"/>
        <w:jc w:val="both"/>
        <w:rPr>
          <w:ins w:id="587" w:author="yun qiao" w:date="2026-04-25T11:08:00Z"/>
          <w:rFonts w:ascii="Times New Roman" w:eastAsia="宋体" w:hAnsi="Times New Roman" w:cs="Times New Roman"/>
          <w:color w:val="000000" w:themeColor="text1"/>
          <w:sz w:val="28"/>
          <w:szCs w:val="20"/>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ins w:id="588" w:author="yun qiao" w:date="2026-04-25T11:05:00Z">
        <w:r w:rsidR="00E82C91">
          <w:rPr>
            <w:rFonts w:ascii="Times New Roman" w:eastAsia="宋体" w:hAnsi="Times New Roman" w:cs="Times New Roman" w:hint="eastAsia"/>
            <w:color w:val="000000" w:themeColor="text1"/>
            <w:sz w:val="28"/>
            <w14:ligatures w14:val="none"/>
          </w:rPr>
          <w:t>，</w:t>
        </w:r>
        <w:r w:rsidR="00E82C91" w:rsidDel="00E82C91">
          <w:rPr>
            <w:rFonts w:ascii="Times New Roman" w:eastAsia="宋体" w:hAnsi="Times New Roman" w:cs="Times New Roman" w:hint="eastAsia"/>
            <w:color w:val="000000" w:themeColor="text1"/>
            <w:sz w:val="28"/>
            <w14:ligatures w14:val="none"/>
          </w:rPr>
          <w:t xml:space="preserve"> </w:t>
        </w:r>
      </w:ins>
      <w:del w:id="589" w:author="yun qiao" w:date="2026-04-25T11:03:00Z">
        <w:r w:rsidDel="00E82C91">
          <w:rPr>
            <w:rFonts w:ascii="Times New Roman" w:eastAsia="宋体" w:hAnsi="Times New Roman" w:cs="Times New Roman" w:hint="eastAsia"/>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590" w:author="yun qiao" w:date="2026-04-25T11:05:00Z">
        <w:r w:rsidR="00E82C91" w:rsidRPr="00E82C91">
          <w:rPr>
            <w:rFonts w:ascii="Times New Roman" w:eastAsia="宋体" w:hAnsi="Times New Roman" w:cs="Times New Roman"/>
            <w:color w:val="000000" w:themeColor="text1"/>
            <w:sz w:val="28"/>
            <w14:ligatures w14:val="none"/>
          </w:rPr>
          <w:t>表示基于任务条件向量</w:t>
        </w:r>
        <w:r w:rsidR="00E82C91" w:rsidRPr="00E82C91">
          <w:rPr>
            <w:rFonts w:ascii="Times New Roman" w:eastAsia="宋体" w:hAnsi="Times New Roman" w:cs="Times New Roman"/>
            <w:color w:val="000000" w:themeColor="text1"/>
            <w:sz w:val="28"/>
            <w14:ligatures w14:val="none"/>
          </w:rPr>
          <w:t>c</w:t>
        </w:r>
        <w:r w:rsidR="00E82C91" w:rsidRPr="00E82C91">
          <w:rPr>
            <w:rFonts w:ascii="Times New Roman" w:eastAsia="宋体" w:hAnsi="Times New Roman" w:cs="Times New Roman"/>
            <w:color w:val="000000" w:themeColor="text1"/>
            <w:sz w:val="28"/>
            <w14:ligatures w14:val="none"/>
          </w:rPr>
          <w:t>与知识图谱约束信息</w:t>
        </w:r>
        <w:r w:rsidR="00E82C91" w:rsidRPr="00E82C91">
          <w:rPr>
            <w:rFonts w:ascii="Times New Roman" w:eastAsia="宋体" w:hAnsi="Times New Roman" w:cs="Times New Roman"/>
            <w:color w:val="000000" w:themeColor="text1"/>
            <w:sz w:val="28"/>
            <w14:ligatures w14:val="none"/>
          </w:rPr>
          <w:t>G</w:t>
        </w:r>
        <w:r w:rsidR="00E82C91" w:rsidRPr="00E82C91">
          <w:rPr>
            <w:rFonts w:ascii="Times New Roman" w:eastAsia="宋体" w:hAnsi="Times New Roman" w:cs="Times New Roman"/>
            <w:color w:val="000000" w:themeColor="text1"/>
            <w:sz w:val="28"/>
            <w14:ligatures w14:val="none"/>
          </w:rPr>
          <w:t>生成的缩放系数</w:t>
        </w:r>
      </w:ins>
      <w:ins w:id="591" w:author="yun qiao" w:date="2026-04-25T11:06:00Z">
        <w:r w:rsidR="00E82C91">
          <w:rPr>
            <w:rFonts w:ascii="Times New Roman" w:eastAsia="宋体" w:hAnsi="Times New Roman" w:cs="Times New Roman" w:hint="eastAsia"/>
            <w:color w:val="000000" w:themeColor="text1"/>
            <w:sz w:val="28"/>
            <w14:ligatures w14:val="none"/>
          </w:rPr>
          <w:t>，</w:t>
        </w:r>
      </w:ins>
      <w:del w:id="592" w:author="yun qiao" w:date="2026-04-25T11:05:00Z">
        <w:r w:rsidDel="00E82C91">
          <w:rPr>
            <w:rFonts w:ascii="Times New Roman" w:eastAsia="宋体" w:hAnsi="Times New Roman" w:cs="Times New Roman" w:hint="eastAsia"/>
            <w:color w:val="000000" w:themeColor="text1"/>
            <w:sz w:val="28"/>
            <w:szCs w:val="20"/>
            <w14:ligatures w14:val="none"/>
          </w:rPr>
          <w:delText>与</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593" w:author="yun qiao" w:date="2026-04-25T11:06:00Z">
        <w:r w:rsidR="00E82C91" w:rsidRPr="00E82C91">
          <w:rPr>
            <w:rFonts w:ascii="Times New Roman" w:eastAsia="宋体" w:hAnsi="Times New Roman" w:cs="Times New Roman"/>
            <w:color w:val="000000" w:themeColor="text1"/>
            <w:sz w:val="28"/>
            <w:szCs w:val="20"/>
            <w14:ligatures w14:val="none"/>
          </w:rPr>
          <w:t>表示对应的偏移系数</w:t>
        </w:r>
      </w:ins>
      <w:ins w:id="594" w:author="yun qiao" w:date="2026-04-25T11:08:00Z">
        <w:r w:rsidR="00E82C91">
          <w:rPr>
            <w:rFonts w:ascii="Times New Roman" w:eastAsia="宋体" w:hAnsi="Times New Roman" w:cs="Times New Roman" w:hint="eastAsia"/>
            <w:color w:val="000000" w:themeColor="text1"/>
            <w:sz w:val="28"/>
            <w:szCs w:val="20"/>
            <w14:ligatures w14:val="none"/>
          </w:rPr>
          <w:t>，</w:t>
        </w:r>
        <w:r w:rsidR="00E82C91" w:rsidRPr="00E82C91">
          <w:rPr>
            <w:rFonts w:ascii="宋体" w:eastAsia="宋体" w:hAnsi="宋体" w:cs="宋体" w:hint="eastAsia"/>
            <w:color w:val="000000" w:themeColor="text1"/>
            <w:sz w:val="28"/>
            <w14:ligatures w14:val="none"/>
          </w:rPr>
          <w:t>⊙</w:t>
        </w:r>
        <w:r w:rsidR="00E82C91" w:rsidRPr="00E82C91">
          <w:rPr>
            <w:rFonts w:ascii="Times New Roman" w:eastAsia="宋体" w:hAnsi="Times New Roman" w:cs="Times New Roman"/>
            <w:color w:val="000000" w:themeColor="text1"/>
            <w:sz w:val="28"/>
            <w14:ligatures w14:val="none"/>
          </w:rPr>
          <w:t>表示逐元素乘法</w:t>
        </w:r>
      </w:ins>
      <w:ins w:id="595" w:author="yun qiao" w:date="2026-04-25T11:06:00Z">
        <w:r w:rsidR="00E82C91" w:rsidRPr="00E82C91">
          <w:rPr>
            <w:rFonts w:ascii="Times New Roman" w:eastAsia="宋体" w:hAnsi="Times New Roman" w:cs="Times New Roman"/>
            <w:color w:val="000000" w:themeColor="text1"/>
            <w:sz w:val="28"/>
            <w:szCs w:val="20"/>
            <w14:ligatures w14:val="none"/>
          </w:rPr>
          <w:t>；</w:t>
        </w:r>
      </w:ins>
    </w:p>
    <w:p w14:paraId="4C64475D" w14:textId="77777777" w:rsidR="00E82C91" w:rsidRDefault="00E82C91" w:rsidP="00E82C91">
      <w:pPr>
        <w:widowControl/>
        <w:spacing w:before="100" w:after="0" w:line="480" w:lineRule="exact"/>
        <w:ind w:firstLineChars="202" w:firstLine="566"/>
        <w:jc w:val="both"/>
        <w:rPr>
          <w:ins w:id="596" w:author="yun qiao" w:date="2026-04-25T11:09:00Z"/>
          <w:rFonts w:ascii="Times New Roman" w:eastAsia="宋体" w:hAnsi="Times New Roman" w:cs="Times New Roman"/>
          <w:color w:val="000000" w:themeColor="text1"/>
          <w:sz w:val="28"/>
          <w14:ligatures w14:val="none"/>
        </w:rPr>
      </w:pPr>
      <w:ins w:id="597" w:author="yun qiao" w:date="2026-04-25T11:06:00Z">
        <w:r>
          <w:rPr>
            <w:rFonts w:ascii="Times New Roman" w:eastAsia="宋体" w:hAnsi="Times New Roman" w:cs="Times New Roman" w:hint="eastAsia"/>
            <w:color w:val="000000" w:themeColor="text1"/>
            <w:sz w:val="28"/>
            <w:szCs w:val="20"/>
            <w14:ligatures w14:val="none"/>
          </w:rPr>
          <w:t>所述缩放</w:t>
        </w:r>
      </w:ins>
      <w:ins w:id="598" w:author="yun qiao" w:date="2026-04-25T11:07:00Z">
        <w:r>
          <w:rPr>
            <w:rFonts w:ascii="Times New Roman" w:eastAsia="宋体" w:hAnsi="Times New Roman" w:cs="Times New Roman" w:hint="eastAsia"/>
            <w:color w:val="000000" w:themeColor="text1"/>
            <w:sz w:val="28"/>
            <w:szCs w:val="20"/>
            <w14:ligatures w14:val="none"/>
          </w:rPr>
          <w:t>参数</w:t>
        </w:r>
      </w:ins>
      <m:oMath>
        <m:sSub>
          <m:sSubPr>
            <m:ctrlPr>
              <w:ins w:id="599" w:author="yun qiao" w:date="2026-04-25T11:07:00Z">
                <w:rPr>
                  <w:rFonts w:ascii="Cambria Math" w:eastAsia="宋体" w:hAnsi="Cambria Math" w:cs="Times New Roman"/>
                  <w:i/>
                  <w:color w:val="000000" w:themeColor="text1"/>
                  <w:sz w:val="28"/>
                  <w:szCs w:val="20"/>
                  <w14:ligatures w14:val="none"/>
                </w:rPr>
              </w:ins>
            </m:ctrlPr>
          </m:sSubPr>
          <m:e>
            <m:r>
              <w:ins w:id="600" w:author="yun qiao" w:date="2026-04-25T11:07:00Z">
                <w:rPr>
                  <w:rFonts w:ascii="Cambria Math" w:eastAsia="宋体" w:hAnsi="Cambria Math" w:cs="等线"/>
                  <w:color w:val="000000" w:themeColor="text1"/>
                  <w:sz w:val="28"/>
                  <w14:ligatures w14:val="none"/>
                </w:rPr>
                <m:t>γ</m:t>
              </w:ins>
            </m:r>
          </m:e>
          <m:sub>
            <m:r>
              <w:ins w:id="601" w:author="yun qiao" w:date="2026-04-25T11:07:00Z">
                <w:rPr>
                  <w:rFonts w:ascii="Cambria Math" w:eastAsia="宋体" w:hAnsi="Cambria Math" w:cs="等线"/>
                  <w:color w:val="000000" w:themeColor="text1"/>
                  <w:sz w:val="28"/>
                  <w14:ligatures w14:val="none"/>
                </w:rPr>
                <m:t>l</m:t>
              </w:ins>
            </m:r>
          </m:sub>
        </m:sSub>
        <m:d>
          <m:dPr>
            <m:ctrlPr>
              <w:ins w:id="602" w:author="yun qiao" w:date="2026-04-25T11:07:00Z">
                <w:rPr>
                  <w:rFonts w:ascii="Cambria Math" w:eastAsia="宋体" w:hAnsi="Cambria Math" w:cs="Times New Roman"/>
                  <w:i/>
                  <w:color w:val="000000" w:themeColor="text1"/>
                  <w:sz w:val="28"/>
                  <w:szCs w:val="20"/>
                  <w14:ligatures w14:val="none"/>
                </w:rPr>
              </w:ins>
            </m:ctrlPr>
          </m:dPr>
          <m:e>
            <m:r>
              <w:ins w:id="603" w:author="yun qiao" w:date="2026-04-25T11:07:00Z">
                <w:rPr>
                  <w:rFonts w:ascii="Cambria Math" w:eastAsia="宋体" w:hAnsi="Cambria Math" w:cs="等线"/>
                  <w:color w:val="000000" w:themeColor="text1"/>
                  <w:sz w:val="28"/>
                  <w14:ligatures w14:val="none"/>
                </w:rPr>
                <m:t>c,</m:t>
              </w:ins>
            </m:r>
            <m:r>
              <w:ins w:id="604" w:author="yun qiao" w:date="2026-04-25T11:07:00Z">
                <w:rPr>
                  <w:rFonts w:ascii="Cambria Math" w:eastAsia="宋体" w:hAnsi="Cambria Math" w:cs="等线" w:hint="eastAsia"/>
                  <w:color w:val="000000" w:themeColor="text1"/>
                  <w:sz w:val="28"/>
                  <w14:ligatures w14:val="none"/>
                </w:rPr>
                <m:t>G</m:t>
              </w:ins>
            </m:r>
          </m:e>
        </m:d>
      </m:oMath>
      <w:ins w:id="605" w:author="yun qiao" w:date="2026-04-25T11:07:00Z">
        <w:r>
          <w:rPr>
            <w:rFonts w:ascii="Times New Roman" w:eastAsia="宋体" w:hAnsi="Times New Roman" w:cs="Times New Roman" w:hint="eastAsia"/>
            <w:color w:val="000000" w:themeColor="text1"/>
            <w:sz w:val="28"/>
            <w:szCs w:val="20"/>
            <w14:ligatures w14:val="none"/>
          </w:rPr>
          <w:t>与偏移参数</w:t>
        </w:r>
      </w:ins>
      <m:oMath>
        <m:sSub>
          <m:sSubPr>
            <m:ctrlPr>
              <w:ins w:id="606" w:author="yun qiao" w:date="2026-04-25T11:07:00Z">
                <w:rPr>
                  <w:rFonts w:ascii="Cambria Math" w:eastAsia="宋体" w:hAnsi="Cambria Math" w:cs="Times New Roman"/>
                  <w:i/>
                  <w:color w:val="000000" w:themeColor="text1"/>
                  <w:sz w:val="28"/>
                  <w:szCs w:val="20"/>
                  <w14:ligatures w14:val="none"/>
                </w:rPr>
              </w:ins>
            </m:ctrlPr>
          </m:sSubPr>
          <m:e>
            <m:r>
              <w:ins w:id="607" w:author="yun qiao" w:date="2026-04-25T11:07:00Z">
                <w:rPr>
                  <w:rFonts w:ascii="Cambria Math" w:eastAsia="宋体" w:hAnsi="Cambria Math" w:cs="等线"/>
                  <w:color w:val="000000" w:themeColor="text1"/>
                  <w:sz w:val="28"/>
                  <w14:ligatures w14:val="none"/>
                </w:rPr>
                <m:t>β</m:t>
              </w:ins>
            </m:r>
          </m:e>
          <m:sub>
            <m:r>
              <w:ins w:id="608" w:author="yun qiao" w:date="2026-04-25T11:07:00Z">
                <w:rPr>
                  <w:rFonts w:ascii="Cambria Math" w:eastAsia="宋体" w:hAnsi="Cambria Math" w:cs="等线"/>
                  <w:color w:val="000000" w:themeColor="text1"/>
                  <w:sz w:val="28"/>
                  <w14:ligatures w14:val="none"/>
                </w:rPr>
                <m:t>l</m:t>
              </w:ins>
            </m:r>
          </m:sub>
        </m:sSub>
        <m:d>
          <m:dPr>
            <m:ctrlPr>
              <w:ins w:id="609" w:author="yun qiao" w:date="2026-04-25T11:07:00Z">
                <w:rPr>
                  <w:rFonts w:ascii="Cambria Math" w:eastAsia="宋体" w:hAnsi="Cambria Math" w:cs="Times New Roman"/>
                  <w:i/>
                  <w:color w:val="000000" w:themeColor="text1"/>
                  <w:sz w:val="28"/>
                  <w:szCs w:val="20"/>
                  <w14:ligatures w14:val="none"/>
                </w:rPr>
              </w:ins>
            </m:ctrlPr>
          </m:dPr>
          <m:e>
            <m:r>
              <w:ins w:id="610" w:author="yun qiao" w:date="2026-04-25T11:07:00Z">
                <w:rPr>
                  <w:rFonts w:ascii="Cambria Math" w:eastAsia="宋体" w:hAnsi="Cambria Math" w:cs="等线"/>
                  <w:color w:val="000000" w:themeColor="text1"/>
                  <w:sz w:val="28"/>
                  <w14:ligatures w14:val="none"/>
                </w:rPr>
                <m:t>c,</m:t>
              </w:ins>
            </m:r>
            <m:r>
              <w:ins w:id="611" w:author="yun qiao" w:date="2026-04-25T11:07:00Z">
                <w:rPr>
                  <w:rFonts w:ascii="Cambria Math" w:eastAsia="宋体" w:hAnsi="Cambria Math" w:cs="等线" w:hint="eastAsia"/>
                  <w:color w:val="000000" w:themeColor="text1"/>
                  <w:sz w:val="28"/>
                  <w14:ligatures w14:val="none"/>
                </w:rPr>
                <m:t>G</m:t>
              </w:ins>
            </m:r>
          </m:e>
        </m:d>
      </m:oMath>
      <w:r>
        <w:rPr>
          <w:rFonts w:ascii="Times New Roman" w:eastAsia="宋体" w:hAnsi="Times New Roman" w:cs="Times New Roman"/>
          <w:color w:val="000000" w:themeColor="text1"/>
          <w:sz w:val="28"/>
          <w14:ligatures w14:val="none"/>
        </w:rPr>
        <w:t>由任务条件向量与知识图谱约束信息通过约束感知映射函数联合生成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ins w:id="612" w:author="yun qiao" w:date="2026-04-25T11:09:00Z">
        <w:r>
          <w:rPr>
            <w:rFonts w:ascii="Times New Roman" w:eastAsia="宋体" w:hAnsi="Times New Roman" w:cs="Times New Roman" w:hint="eastAsia"/>
            <w:color w:val="000000" w:themeColor="text1"/>
            <w:sz w:val="28"/>
            <w14:ligatures w14:val="none"/>
          </w:rPr>
          <w:t>。</w:t>
        </w:r>
      </w:ins>
    </w:p>
    <w:p w14:paraId="78A704AB" w14:textId="77777777" w:rsidR="0008625F" w:rsidRDefault="00000000" w:rsidP="00E82C91">
      <w:pPr>
        <w:widowControl/>
        <w:spacing w:before="100" w:after="0" w:line="480" w:lineRule="exact"/>
        <w:ind w:firstLineChars="202" w:firstLine="566"/>
        <w:jc w:val="both"/>
        <w:rPr>
          <w:ins w:id="613" w:author="yun qiao" w:date="2026-04-25T11:10:00Z"/>
          <w:rFonts w:ascii="Times New Roman" w:eastAsia="宋体" w:hAnsi="Times New Roman" w:cs="Times New Roman"/>
          <w:color w:val="000000" w:themeColor="text1"/>
          <w:sz w:val="28"/>
          <w14:ligatures w14:val="none"/>
        </w:rPr>
      </w:pPr>
      <w:del w:id="614" w:author="yun qiao" w:date="2026-04-25T11:08:00Z">
        <w:r w:rsidDel="00E82C91">
          <w:rPr>
            <w:rFonts w:ascii="Times New Roman" w:eastAsia="宋体" w:hAnsi="Times New Roman" w:cs="Times New Roman" w:hint="eastAsia"/>
            <w:color w:val="000000" w:themeColor="text1"/>
            <w:sz w:val="28"/>
            <w14:ligatures w14:val="none"/>
          </w:rPr>
          <w:delText>，</w:delText>
        </w:r>
      </w:del>
      <m:oMath>
        <m:r>
          <w:del w:id="615" w:author="yun qiao" w:date="2026-04-25T11:01:00Z">
            <m:rPr>
              <m:sty m:val="p"/>
            </m:rPr>
            <w:rPr>
              <w:rFonts w:ascii="Cambria Math" w:eastAsia="宋体" w:hAnsi="Cambria Math" w:cs="Times New Roman" w:hint="eastAsia"/>
              <w:color w:val="000000" w:themeColor="text1"/>
              <w:sz w:val="28"/>
              <w14:ligatures w14:val="none"/>
            </w:rPr>
            <m:t>⊙</m:t>
          </w:del>
        </m:r>
      </m:oMath>
      <w:del w:id="616" w:author="yun qiao" w:date="2026-04-25T11:01:00Z">
        <w:r w:rsidDel="00E82C91">
          <w:rPr>
            <w:rFonts w:ascii="Times New Roman" w:eastAsia="宋体" w:hAnsi="Times New Roman" w:cs="Times New Roman" w:hint="eastAsia"/>
            <w:color w:val="000000" w:themeColor="text1"/>
            <w:sz w:val="28"/>
            <w14:ligatures w14:val="none"/>
          </w:rPr>
          <w:delText>表示逐元素乘法，</w:delText>
        </w:r>
      </w:del>
      <w:r>
        <w:rPr>
          <w:rFonts w:ascii="Times New Roman" w:eastAsia="宋体" w:hAnsi="Times New Roman" w:cs="Times New Roman"/>
          <w:color w:val="000000" w:themeColor="text1"/>
          <w:sz w:val="28"/>
          <w14:ligatures w14:val="none"/>
        </w:rPr>
        <w:t>经</w:t>
      </w:r>
      <w:ins w:id="617" w:author="yun qiao" w:date="2026-04-25T11:09:00Z">
        <w:r w:rsidR="00E82C91">
          <w:rPr>
            <w:rFonts w:ascii="Times New Roman" w:eastAsia="宋体" w:hAnsi="Times New Roman" w:cs="Times New Roman" w:hint="eastAsia"/>
            <w:color w:val="000000" w:themeColor="text1"/>
            <w:sz w:val="28"/>
            <w14:ligatures w14:val="none"/>
          </w:rPr>
          <w:t>上述</w:t>
        </w:r>
      </w:ins>
      <w:r>
        <w:rPr>
          <w:rFonts w:ascii="Times New Roman" w:eastAsia="宋体" w:hAnsi="Times New Roman" w:cs="Times New Roman"/>
          <w:color w:val="000000" w:themeColor="text1"/>
          <w:sz w:val="28"/>
          <w14:ligatures w14:val="none"/>
        </w:rPr>
        <w:t>调制后</w:t>
      </w:r>
      <w:ins w:id="618" w:author="yun qiao" w:date="2026-04-25T11:09:00Z">
        <w:r w:rsidR="00E82C91">
          <w:rPr>
            <w:rFonts w:ascii="Times New Roman" w:eastAsia="宋体" w:hAnsi="Times New Roman" w:cs="Times New Roman" w:hint="eastAsia"/>
            <w:color w:val="000000" w:themeColor="text1"/>
            <w:sz w:val="28"/>
            <w14:ligatures w14:val="none"/>
          </w:rPr>
          <w:t>得到</w:t>
        </w:r>
      </w:ins>
      <w:r>
        <w:rPr>
          <w:rFonts w:ascii="Times New Roman" w:eastAsia="宋体" w:hAnsi="Times New Roman" w:cs="Times New Roman"/>
          <w:color w:val="000000" w:themeColor="text1"/>
          <w:sz w:val="28"/>
          <w14:ligatures w14:val="none"/>
        </w:rPr>
        <w:t>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w:t>
      </w:r>
      <w:ins w:id="619" w:author="yun qiao" w:date="2026-04-25T11:09:00Z">
        <w:r w:rsidR="00E82C91">
          <w:rPr>
            <w:rFonts w:ascii="Times New Roman" w:eastAsia="宋体" w:hAnsi="Times New Roman" w:cs="Times New Roman" w:hint="eastAsia"/>
            <w:color w:val="000000" w:themeColor="text1"/>
            <w:sz w:val="28"/>
            <w14:ligatures w14:val="none"/>
          </w:rPr>
          <w:t>解码器的</w:t>
        </w:r>
      </w:ins>
      <w:r>
        <w:rPr>
          <w:rFonts w:ascii="Times New Roman" w:eastAsia="宋体" w:hAnsi="Times New Roman" w:cs="Times New Roman"/>
          <w:color w:val="000000" w:themeColor="text1"/>
          <w:sz w:val="28"/>
          <w14:ligatures w14:val="none"/>
        </w:rPr>
        <w:t>输入，</w:t>
      </w:r>
      <w:ins w:id="620" w:author="yun qiao" w:date="2026-04-25T11:09:00Z">
        <w:r w:rsidR="0008625F">
          <w:rPr>
            <w:rFonts w:ascii="Times New Roman" w:eastAsia="宋体" w:hAnsi="Times New Roman" w:cs="Times New Roman" w:hint="eastAsia"/>
            <w:color w:val="000000" w:themeColor="text1"/>
            <w:sz w:val="28"/>
            <w14:ligatures w14:val="none"/>
          </w:rPr>
          <w:t>从而</w:t>
        </w:r>
      </w:ins>
      <w:r>
        <w:rPr>
          <w:rFonts w:ascii="Times New Roman" w:eastAsia="宋体" w:hAnsi="Times New Roman" w:cs="Times New Roman"/>
          <w:color w:val="000000" w:themeColor="text1"/>
          <w:sz w:val="28"/>
          <w14:ligatures w14:val="none"/>
        </w:rPr>
        <w:t>实现条件信息</w:t>
      </w:r>
      <w:ins w:id="621" w:author="yun qiao" w:date="2026-04-25T11:10:00Z">
        <w:r w:rsidR="0008625F">
          <w:rPr>
            <w:rFonts w:ascii="Times New Roman" w:eastAsia="宋体" w:hAnsi="Times New Roman" w:cs="Times New Roman" w:hint="eastAsia"/>
            <w:color w:val="000000" w:themeColor="text1"/>
            <w:sz w:val="28"/>
            <w14:ligatures w14:val="none"/>
          </w:rPr>
          <w:t>与结构化语义约束</w:t>
        </w:r>
      </w:ins>
      <w:r>
        <w:rPr>
          <w:rFonts w:ascii="Times New Roman" w:eastAsia="宋体" w:hAnsi="Times New Roman" w:cs="Times New Roman"/>
          <w:color w:val="000000" w:themeColor="text1"/>
          <w:sz w:val="28"/>
          <w14:ligatures w14:val="none"/>
        </w:rPr>
        <w:t>在多层网络中的持续传播。</w:t>
      </w:r>
    </w:p>
    <w:p w14:paraId="74973738" w14:textId="2AA6AAFB" w:rsidR="003E6244" w:rsidRPr="00E82C91" w:rsidRDefault="0008625F" w:rsidP="00E82C9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622" w:author="yun qiao" w:date="2026-04-25T11:10:00Z">
        <w:r>
          <w:rPr>
            <w:rFonts w:ascii="Times New Roman" w:eastAsia="宋体" w:hAnsi="Times New Roman" w:cs="Times New Roman" w:hint="eastAsia"/>
            <w:color w:val="000000" w:themeColor="text1"/>
            <w:sz w:val="28"/>
            <w14:ligatures w14:val="none"/>
          </w:rPr>
          <w:t>进一步地，</w:t>
        </w:r>
        <w:r w:rsidRPr="0008625F">
          <w:rPr>
            <w:rFonts w:ascii="Times New Roman" w:eastAsia="宋体" w:hAnsi="Times New Roman" w:cs="Times New Roman"/>
            <w:color w:val="000000" w:themeColor="text1"/>
            <w:sz w:val="28"/>
            <w14:ligatures w14:val="none"/>
          </w:rPr>
          <w:t>所述调制参数在构造过程中显式结合知识图谱中的操作依赖关系及数据类型约束信息，使调制过程能够反映操作语义层面的结构约束特征</w:t>
        </w:r>
      </w:ins>
      <w:ins w:id="623" w:author="yun qiao" w:date="2026-04-25T10:48:00Z">
        <w:r w:rsidR="00BB3D85" w:rsidRPr="00BB3D85">
          <w:rPr>
            <w:rFonts w:ascii="Times New Roman" w:eastAsia="宋体" w:hAnsi="Times New Roman" w:cs="Times New Roman"/>
            <w:color w:val="000000" w:themeColor="text1"/>
            <w:sz w:val="28"/>
            <w14:ligatures w14:val="none"/>
          </w:rPr>
          <w:t>。</w:t>
        </w:r>
      </w:ins>
    </w:p>
    <w:p w14:paraId="3C8D22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63B22A3F" w:rsidR="003E6244" w:rsidRPr="00F87BEA"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F87BEA">
        <w:rPr>
          <w:rFonts w:ascii="Times New Roman" w:eastAsia="宋体" w:hAnsi="Times New Roman" w:cs="Times New Roman"/>
          <w:color w:val="000000" w:themeColor="text1"/>
          <w:sz w:val="28"/>
          <w14:ligatures w14:val="none"/>
        </w:rPr>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sidRPr="00F87BEA">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sidRPr="00F87BEA">
        <w:rPr>
          <w:rFonts w:ascii="Times New Roman" w:eastAsia="宋体" w:hAnsi="Times New Roman" w:cs="Times New Roman"/>
          <w:color w:val="000000" w:themeColor="text1"/>
          <w:sz w:val="28"/>
          <w14:ligatures w14:val="none"/>
        </w:rPr>
        <w:t>表示约束感知映射函数</w:t>
      </w:r>
      <w:ins w:id="624" w:author="yun qiao" w:date="2026-04-25T11:14:00Z">
        <w:r w:rsidR="00B23135" w:rsidRPr="00F87BEA">
          <w:rPr>
            <w:rFonts w:ascii="Times New Roman" w:eastAsia="宋体" w:hAnsi="Times New Roman" w:cs="Times New Roman" w:hint="eastAsia"/>
            <w:color w:val="000000" w:themeColor="text1"/>
            <w:sz w:val="28"/>
            <w14:ligatures w14:val="none"/>
          </w:rPr>
          <w:t>，</w:t>
        </w:r>
      </w:ins>
      <m:oMath>
        <m:sSub>
          <m:sSubPr>
            <m:ctrlPr>
              <w:ins w:id="625" w:author="yun qiao" w:date="2026-04-25T11:15:00Z">
                <w:rPr>
                  <w:rFonts w:ascii="Cambria Math" w:eastAsia="宋体" w:hAnsi="Cambria Math" w:cs="Times New Roman"/>
                  <w:i/>
                  <w:color w:val="000000" w:themeColor="text1"/>
                  <w:sz w:val="28"/>
                  <w14:ligatures w14:val="none"/>
                </w:rPr>
              </w:ins>
            </m:ctrlPr>
          </m:sSubPr>
          <m:e>
            <m:r>
              <w:ins w:id="626" w:author="yun qiao" w:date="2026-04-25T11:15:00Z">
                <w:rPr>
                  <w:rFonts w:ascii="Cambria Math" w:eastAsia="宋体" w:hAnsi="Cambria Math" w:cs="Times New Roman" w:hint="eastAsia"/>
                  <w:color w:val="000000" w:themeColor="text1"/>
                  <w:sz w:val="28"/>
                  <w14:ligatures w14:val="none"/>
                </w:rPr>
                <m:t>f</m:t>
              </w:ins>
            </m:r>
          </m:e>
          <m:sub>
            <m:r>
              <w:ins w:id="627" w:author="yun qiao" w:date="2026-04-25T11:15:00Z">
                <m:rPr>
                  <m:sty m:val="p"/>
                </m:rPr>
                <w:rPr>
                  <w:rFonts w:ascii="Cambria Math" w:eastAsia="宋体" w:hAnsi="Cambria Math" w:cs="Times New Roman"/>
                  <w:color w:val="000000" w:themeColor="text1"/>
                  <w:sz w:val="28"/>
                  <w14:ligatures w14:val="none"/>
                </w:rPr>
                <m:t>γ</m:t>
              </w:ins>
            </m:r>
            <m:r>
              <w:ins w:id="628" w:author="yun qiao" w:date="2026-04-25T11:15:00Z">
                <w:rPr>
                  <w:rFonts w:ascii="Cambria Math" w:eastAsia="宋体" w:hAnsi="Cambria Math" w:cs="Times New Roman" w:hint="eastAsia"/>
                  <w:color w:val="000000" w:themeColor="text1"/>
                  <w:sz w:val="28"/>
                  <w14:ligatures w14:val="none"/>
                </w:rPr>
                <m:t>,l</m:t>
              </w:ins>
            </m:r>
          </m:sub>
        </m:sSub>
        <m:d>
          <m:dPr>
            <m:ctrlPr>
              <w:ins w:id="629" w:author="yun qiao" w:date="2026-04-25T11:15:00Z">
                <w:rPr>
                  <w:rFonts w:ascii="Cambria Math" w:eastAsia="宋体" w:hAnsi="Cambria Math" w:cs="Times New Roman"/>
                  <w:i/>
                  <w:color w:val="000000" w:themeColor="text1"/>
                  <w:sz w:val="28"/>
                  <w14:ligatures w14:val="none"/>
                </w:rPr>
              </w:ins>
            </m:ctrlPr>
          </m:dPr>
          <m:e>
            <m:r>
              <w:ins w:id="630" w:author="yun qiao" w:date="2026-04-25T11:15:00Z">
                <w:rPr>
                  <w:rFonts w:ascii="Cambria Math" w:eastAsia="宋体" w:hAnsi="Cambria Math" w:cs="Times New Roman" w:hint="eastAsia"/>
                  <w:color w:val="000000" w:themeColor="text1"/>
                  <w:sz w:val="28"/>
                  <w14:ligatures w14:val="none"/>
                </w:rPr>
                <m:t>c,G</m:t>
              </w:ins>
            </m:r>
          </m:e>
        </m:d>
      </m:oMath>
      <w:ins w:id="631" w:author="yun qiao" w:date="2026-04-25T11:15:00Z">
        <w:r w:rsidR="00B23135" w:rsidRPr="00F87BEA">
          <w:rPr>
            <w:rFonts w:ascii="Times New Roman" w:eastAsia="宋体" w:hAnsi="Times New Roman" w:cs="Times New Roman"/>
            <w:color w:val="000000" w:themeColor="text1"/>
            <w:sz w:val="28"/>
            <w14:ligatures w14:val="none"/>
          </w:rPr>
          <w:t>表示第</w:t>
        </w:r>
      </w:ins>
      <m:oMath>
        <m:r>
          <w:ins w:id="632" w:author="yun qiao" w:date="2026-04-25T11:15:00Z">
            <w:rPr>
              <w:rFonts w:ascii="Cambria Math" w:eastAsia="宋体" w:hAnsi="Cambria Math" w:cs="Times New Roman" w:hint="eastAsia"/>
              <w:color w:val="000000" w:themeColor="text1"/>
              <w:sz w:val="28"/>
              <w14:ligatures w14:val="none"/>
            </w:rPr>
            <m:t>l</m:t>
          </w:ins>
        </m:r>
      </m:oMath>
      <w:ins w:id="633" w:author="yun qiao" w:date="2026-04-25T11:15:00Z">
        <w:r w:rsidR="00B23135" w:rsidRPr="00F87BEA">
          <w:rPr>
            <w:rFonts w:ascii="Times New Roman" w:eastAsia="宋体" w:hAnsi="Times New Roman" w:cs="Times New Roman"/>
            <w:color w:val="000000" w:themeColor="text1"/>
            <w:sz w:val="28"/>
            <w14:ligatures w14:val="none"/>
          </w:rPr>
          <w:t>层在任务条件信息</w:t>
        </w:r>
        <w:r w:rsidR="00B23135" w:rsidRPr="00F87BEA">
          <w:rPr>
            <w:rFonts w:ascii="Times New Roman" w:eastAsia="宋体" w:hAnsi="Times New Roman" w:cs="Times New Roman" w:hint="eastAsia"/>
            <w:color w:val="000000" w:themeColor="text1"/>
            <w:sz w:val="28"/>
            <w14:ligatures w14:val="none"/>
          </w:rPr>
          <w:t>c</w:t>
        </w:r>
        <w:r w:rsidR="00B23135" w:rsidRPr="00F87BEA">
          <w:rPr>
            <w:rFonts w:ascii="Times New Roman" w:eastAsia="宋体" w:hAnsi="Times New Roman" w:cs="Times New Roman"/>
            <w:color w:val="000000" w:themeColor="text1"/>
            <w:sz w:val="28"/>
            <w14:ligatures w14:val="none"/>
          </w:rPr>
          <w:t>与</w:t>
        </w:r>
      </w:ins>
      <w:ins w:id="634" w:author="yun qiao" w:date="2026-04-25T11:19:00Z">
        <w:r w:rsidR="00B23135" w:rsidRPr="00F87BEA">
          <w:rPr>
            <w:rFonts w:ascii="Times New Roman" w:eastAsia="宋体" w:hAnsi="Times New Roman" w:cs="Times New Roman"/>
            <w:color w:val="000000" w:themeColor="text1"/>
            <w:sz w:val="28"/>
            <w14:ligatures w14:val="none"/>
          </w:rPr>
          <w:t>知识图谱结构约束</w:t>
        </w:r>
      </w:ins>
      <w:ins w:id="635" w:author="yun qiao" w:date="2026-04-25T11:15:00Z">
        <w:r w:rsidR="00B23135" w:rsidRPr="00F87BEA">
          <w:rPr>
            <w:rFonts w:ascii="Times New Roman" w:eastAsia="宋体" w:hAnsi="Times New Roman" w:cs="Times New Roman" w:hint="eastAsia"/>
            <w:color w:val="000000" w:themeColor="text1"/>
            <w:sz w:val="28"/>
            <w14:ligatures w14:val="none"/>
          </w:rPr>
          <w:t>G</w:t>
        </w:r>
        <w:r w:rsidR="00B23135" w:rsidRPr="00F87BEA">
          <w:rPr>
            <w:rFonts w:ascii="Times New Roman" w:eastAsia="宋体" w:hAnsi="Times New Roman" w:cs="Times New Roman"/>
            <w:color w:val="000000" w:themeColor="text1"/>
            <w:sz w:val="28"/>
            <w14:ligatures w14:val="none"/>
          </w:rPr>
          <w:t>共同作用下生成的缩放系数向量</w:t>
        </w:r>
      </w:ins>
      <w:ins w:id="636" w:author="yun qiao" w:date="2026-04-25T11:19:00Z">
        <w:r w:rsidR="00B23135" w:rsidRPr="00F87BEA">
          <w:rPr>
            <w:rFonts w:ascii="Times New Roman" w:eastAsia="宋体" w:hAnsi="Times New Roman" w:cs="Times New Roman" w:hint="eastAsia"/>
            <w:color w:val="000000" w:themeColor="text1"/>
            <w:sz w:val="28"/>
            <w14:ligatures w14:val="none"/>
          </w:rPr>
          <w:t>，</w:t>
        </w:r>
      </w:ins>
      <m:oMath>
        <m:sSub>
          <m:sSubPr>
            <m:ctrlPr>
              <w:ins w:id="637" w:author="yun qiao" w:date="2026-04-25T11:20:00Z">
                <w:rPr>
                  <w:rFonts w:ascii="Cambria Math" w:eastAsia="宋体" w:hAnsi="Cambria Math" w:cs="Times New Roman"/>
                  <w:i/>
                  <w:color w:val="000000" w:themeColor="text1"/>
                  <w:sz w:val="28"/>
                  <w14:ligatures w14:val="none"/>
                </w:rPr>
              </w:ins>
            </m:ctrlPr>
          </m:sSubPr>
          <m:e>
            <m:r>
              <w:ins w:id="638" w:author="yun qiao" w:date="2026-04-25T11:20:00Z">
                <w:rPr>
                  <w:rFonts w:ascii="Cambria Math" w:eastAsia="宋体" w:hAnsi="Cambria Math" w:cs="Times New Roman" w:hint="eastAsia"/>
                  <w:color w:val="000000" w:themeColor="text1"/>
                  <w:sz w:val="28"/>
                  <w14:ligatures w14:val="none"/>
                </w:rPr>
                <m:t>f</m:t>
              </w:ins>
            </m:r>
          </m:e>
          <m:sub>
            <m:r>
              <w:ins w:id="639" w:author="yun qiao" w:date="2026-04-25T11:20:00Z">
                <m:rPr>
                  <m:sty m:val="p"/>
                </m:rPr>
                <w:rPr>
                  <w:rFonts w:ascii="Cambria Math" w:eastAsia="宋体" w:hAnsi="Cambria Math" w:cs="Times New Roman"/>
                  <w:color w:val="000000" w:themeColor="text1"/>
                  <w:sz w:val="28"/>
                  <w14:ligatures w14:val="none"/>
                </w:rPr>
                <m:t>β</m:t>
              </w:ins>
            </m:r>
            <m:r>
              <w:ins w:id="640" w:author="yun qiao" w:date="2026-04-25T11:20:00Z">
                <w:rPr>
                  <w:rFonts w:ascii="Cambria Math" w:eastAsia="宋体" w:hAnsi="Cambria Math" w:cs="Times New Roman" w:hint="eastAsia"/>
                  <w:color w:val="000000" w:themeColor="text1"/>
                  <w:sz w:val="28"/>
                  <w14:ligatures w14:val="none"/>
                </w:rPr>
                <m:t>,l</m:t>
              </w:ins>
            </m:r>
          </m:sub>
        </m:sSub>
        <m:d>
          <m:dPr>
            <m:ctrlPr>
              <w:ins w:id="641" w:author="yun qiao" w:date="2026-04-25T11:19:00Z">
                <w:rPr>
                  <w:rFonts w:ascii="Cambria Math" w:eastAsia="宋体" w:hAnsi="Cambria Math" w:cs="Times New Roman"/>
                  <w:i/>
                  <w:color w:val="000000" w:themeColor="text1"/>
                  <w:sz w:val="28"/>
                  <w14:ligatures w14:val="none"/>
                </w:rPr>
              </w:ins>
            </m:ctrlPr>
          </m:dPr>
          <m:e>
            <m:r>
              <w:ins w:id="642" w:author="yun qiao" w:date="2026-04-25T11:19:00Z">
                <w:rPr>
                  <w:rFonts w:ascii="Cambria Math" w:eastAsia="宋体" w:hAnsi="Cambria Math" w:cs="Times New Roman" w:hint="eastAsia"/>
                  <w:color w:val="000000" w:themeColor="text1"/>
                  <w:sz w:val="28"/>
                  <w14:ligatures w14:val="none"/>
                </w:rPr>
                <m:t>c,G</m:t>
              </w:ins>
            </m:r>
          </m:e>
        </m:d>
      </m:oMath>
      <w:ins w:id="643" w:author="yun qiao" w:date="2026-04-25T11:19:00Z">
        <w:r w:rsidR="00B23135" w:rsidRPr="00F87BEA">
          <w:rPr>
            <w:rFonts w:ascii="Times New Roman" w:eastAsia="宋体" w:hAnsi="Times New Roman" w:cs="Times New Roman"/>
            <w:color w:val="000000" w:themeColor="text1"/>
            <w:sz w:val="28"/>
            <w14:ligatures w14:val="none"/>
          </w:rPr>
          <w:t>表示第</w:t>
        </w:r>
      </w:ins>
      <m:oMath>
        <m:r>
          <w:ins w:id="644" w:author="yun qiao" w:date="2026-04-25T11:19:00Z">
            <w:rPr>
              <w:rFonts w:ascii="Cambria Math" w:eastAsia="宋体" w:hAnsi="Cambria Math" w:cs="Times New Roman" w:hint="eastAsia"/>
              <w:color w:val="000000" w:themeColor="text1"/>
              <w:sz w:val="28"/>
              <w14:ligatures w14:val="none"/>
            </w:rPr>
            <m:t>l</m:t>
          </w:ins>
        </m:r>
      </m:oMath>
      <w:ins w:id="645" w:author="yun qiao" w:date="2026-04-25T11:19:00Z">
        <w:r w:rsidR="00B23135" w:rsidRPr="00F87BEA">
          <w:rPr>
            <w:rFonts w:ascii="Times New Roman" w:eastAsia="宋体" w:hAnsi="Times New Roman" w:cs="Times New Roman"/>
            <w:color w:val="000000" w:themeColor="text1"/>
            <w:sz w:val="28"/>
            <w14:ligatures w14:val="none"/>
          </w:rPr>
          <w:t>层在任务条件信息</w:t>
        </w:r>
        <w:r w:rsidR="00B23135" w:rsidRPr="00F87BEA">
          <w:rPr>
            <w:rFonts w:ascii="Times New Roman" w:eastAsia="宋体" w:hAnsi="Times New Roman" w:cs="Times New Roman" w:hint="eastAsia"/>
            <w:color w:val="000000" w:themeColor="text1"/>
            <w:sz w:val="28"/>
            <w14:ligatures w14:val="none"/>
          </w:rPr>
          <w:t>c</w:t>
        </w:r>
        <w:r w:rsidR="00B23135" w:rsidRPr="00F87BEA">
          <w:rPr>
            <w:rFonts w:ascii="Times New Roman" w:eastAsia="宋体" w:hAnsi="Times New Roman" w:cs="Times New Roman"/>
            <w:color w:val="000000" w:themeColor="text1"/>
            <w:sz w:val="28"/>
            <w14:ligatures w14:val="none"/>
          </w:rPr>
          <w:t>与知识图谱结构约束</w:t>
        </w:r>
        <w:r w:rsidR="00B23135" w:rsidRPr="00F87BEA">
          <w:rPr>
            <w:rFonts w:ascii="Times New Roman" w:eastAsia="宋体" w:hAnsi="Times New Roman" w:cs="Times New Roman" w:hint="eastAsia"/>
            <w:color w:val="000000" w:themeColor="text1"/>
            <w:sz w:val="28"/>
            <w14:ligatures w14:val="none"/>
          </w:rPr>
          <w:t>G</w:t>
        </w:r>
        <w:r w:rsidR="00B23135" w:rsidRPr="00F87BEA">
          <w:rPr>
            <w:rFonts w:ascii="Times New Roman" w:eastAsia="宋体" w:hAnsi="Times New Roman" w:cs="Times New Roman"/>
            <w:color w:val="000000" w:themeColor="text1"/>
            <w:sz w:val="28"/>
            <w14:ligatures w14:val="none"/>
          </w:rPr>
          <w:t>共同作用下生成的</w:t>
        </w:r>
      </w:ins>
      <w:ins w:id="646" w:author="yun qiao" w:date="2026-04-25T11:20:00Z">
        <w:r w:rsidR="00F87BEA" w:rsidRPr="00F87BEA">
          <w:rPr>
            <w:rFonts w:ascii="Times New Roman" w:eastAsia="宋体" w:hAnsi="Times New Roman" w:cs="Times New Roman" w:hint="eastAsia"/>
            <w:color w:val="000000" w:themeColor="text1"/>
            <w:sz w:val="28"/>
            <w14:ligatures w14:val="none"/>
          </w:rPr>
          <w:t>偏移</w:t>
        </w:r>
      </w:ins>
      <w:ins w:id="647" w:author="yun qiao" w:date="2026-04-25T11:19:00Z">
        <w:r w:rsidR="00B23135" w:rsidRPr="00F87BEA">
          <w:rPr>
            <w:rFonts w:ascii="Times New Roman" w:eastAsia="宋体" w:hAnsi="Times New Roman" w:cs="Times New Roman"/>
            <w:color w:val="000000" w:themeColor="text1"/>
            <w:sz w:val="28"/>
            <w14:ligatures w14:val="none"/>
          </w:rPr>
          <w:t>系数向量</w:t>
        </w:r>
      </w:ins>
      <w:r w:rsidRPr="00F87BEA">
        <w:rPr>
          <w:rFonts w:ascii="Times New Roman" w:eastAsia="宋体" w:hAnsi="Times New Roman" w:cs="Times New Roman"/>
          <w:color w:val="000000" w:themeColor="text1"/>
          <w:sz w:val="28"/>
          <w14:ligatures w14:val="none"/>
        </w:rPr>
        <w:t>。</w:t>
      </w:r>
      <w:r w:rsidRPr="00F87BEA">
        <w:rPr>
          <w:rFonts w:ascii="Times New Roman" w:eastAsia="宋体" w:hAnsi="Times New Roman" w:cs="Times New Roman"/>
          <w:color w:val="000000" w:themeColor="text1"/>
          <w:sz w:val="28"/>
          <w14:ligatures w14:val="none"/>
        </w:rPr>
        <w:lastRenderedPageBreak/>
        <w:t>在</w:t>
      </w:r>
      <w:r w:rsidRPr="00F87BEA">
        <w:rPr>
          <w:rFonts w:ascii="Times New Roman" w:eastAsia="宋体" w:hAnsi="Times New Roman" w:cs="Times New Roman" w:hint="eastAsia"/>
          <w:color w:val="000000" w:themeColor="text1"/>
          <w:sz w:val="28"/>
          <w14:ligatures w14:val="none"/>
        </w:rPr>
        <w:t>这</w:t>
      </w:r>
      <w:r w:rsidRPr="00F87BEA">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17DFFF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F87BEA">
        <w:rPr>
          <w:rFonts w:ascii="Times New Roman" w:eastAsia="宋体" w:hAnsi="Times New Roman" w:cs="Times New Roman"/>
          <w:color w:val="000000" w:themeColor="text1"/>
          <w:sz w:val="28"/>
          <w14:ligatures w14:val="none"/>
        </w:rPr>
        <w:t>其中</w:t>
      </w:r>
      <w:r w:rsidRPr="00F87BEA">
        <w:rPr>
          <w:rFonts w:ascii="Times New Roman" w:eastAsia="宋体" w:hAnsi="Times New Roman" w:cs="Times New Roman" w:hint="eastAsia"/>
          <w:color w:val="000000" w:themeColor="text1"/>
          <w:sz w:val="28"/>
          <w14:ligatures w14:val="none"/>
        </w:rPr>
        <w:t>，</w:t>
      </w:r>
      <m:oMath>
        <m:sSub>
          <m:sSubPr>
            <m:ctrlPr>
              <w:del w:id="648" w:author="yun qiao" w:date="2026-04-25T11:51:00Z">
                <w:rPr>
                  <w:rFonts w:ascii="Cambria Math" w:eastAsia="宋体" w:hAnsi="Cambria Math" w:cs="Times New Roman"/>
                  <w:i/>
                  <w:color w:val="000000" w:themeColor="text1"/>
                  <w:sz w:val="28"/>
                  <w14:ligatures w14:val="none"/>
                </w:rPr>
              </w:del>
            </m:ctrlPr>
          </m:sSubPr>
          <m:e>
            <m:r>
              <w:del w:id="649" w:author="yun qiao" w:date="2026-04-25T11:51:00Z">
                <w:rPr>
                  <w:rFonts w:ascii="Cambria Math" w:eastAsia="宋体" w:hAnsi="Cambria Math" w:cs="Times New Roman" w:hint="eastAsia"/>
                  <w:color w:val="000000" w:themeColor="text1"/>
                  <w:sz w:val="28"/>
                  <w14:ligatures w14:val="none"/>
                </w:rPr>
                <m:t>g</m:t>
              </w:del>
            </m:r>
          </m:e>
          <m:sub>
            <m:r>
              <w:del w:id="650" w:author="yun qiao" w:date="2026-04-25T11:51:00Z">
                <m:rPr>
                  <m:nor/>
                </m:rPr>
                <w:rPr>
                  <w:rFonts w:ascii="Cambria Math" w:eastAsia="宋体" w:hAnsi="Cambria Math" w:cs="Times New Roman" w:hint="eastAsia"/>
                  <w:color w:val="000000" w:themeColor="text1"/>
                  <w:sz w:val="28"/>
                  <w14:ligatures w14:val="none"/>
                </w:rPr>
                <m:t>struct</m:t>
              </w:del>
            </m:r>
          </m:sub>
        </m:sSub>
      </m:oMath>
      <w:del w:id="651" w:author="yun qiao" w:date="2026-04-25T11:51:00Z">
        <w:r w:rsidRPr="00F87BEA" w:rsidDel="00223464">
          <w:rPr>
            <w:rFonts w:ascii="Times New Roman" w:eastAsia="宋体" w:hAnsi="Times New Roman" w:cs="Times New Roman"/>
            <w:color w:val="000000" w:themeColor="text1"/>
            <w:sz w:val="28"/>
            <w14:ligatures w14:val="none"/>
          </w:rPr>
          <w:delText>表示由知识图谱中操作原语的输入输出关系、数据类型约束及操作依赖关系编码得到的结构化语义表示；</w:delText>
        </w:r>
      </w:del>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ins w:id="652" w:author="yun qiao" w:date="2026-04-25T11:52:00Z">
        <w:r w:rsidR="00223464" w:rsidRPr="00223464">
          <w:rPr>
            <w:rFonts w:ascii="Times New Roman" w:eastAsia="宋体" w:hAnsi="Times New Roman" w:cs="Times New Roman"/>
            <w:color w:val="000000" w:themeColor="text1"/>
            <w:sz w:val="28"/>
            <w14:ligatures w14:val="none"/>
          </w:rPr>
          <w:t>表示将任务条件向量</w:t>
        </w:r>
        <w:r w:rsidR="00223464">
          <w:rPr>
            <w:rFonts w:ascii="Times New Roman" w:eastAsia="宋体" w:hAnsi="Times New Roman" w:cs="Times New Roman" w:hint="eastAsia"/>
            <w:color w:val="000000" w:themeColor="text1"/>
            <w:sz w:val="28"/>
            <w14:ligatures w14:val="none"/>
          </w:rPr>
          <w:t>c</w:t>
        </w:r>
        <w:r w:rsidR="00223464" w:rsidRPr="00223464">
          <w:rPr>
            <w:rFonts w:ascii="Times New Roman" w:eastAsia="宋体" w:hAnsi="Times New Roman" w:cs="Times New Roman"/>
            <w:color w:val="000000" w:themeColor="text1"/>
            <w:sz w:val="28"/>
            <w14:ligatures w14:val="none"/>
          </w:rPr>
          <w:t>与结构化语义表示</w:t>
        </w:r>
      </w:ins>
      <m:oMath>
        <m:sSub>
          <m:sSubPr>
            <m:ctrlPr>
              <w:ins w:id="653" w:author="yun qiao" w:date="2026-04-25T11:52:00Z">
                <w:rPr>
                  <w:rFonts w:ascii="Cambria Math" w:eastAsia="宋体" w:hAnsi="Cambria Math" w:cs="Times New Roman"/>
                  <w:i/>
                  <w:color w:val="000000" w:themeColor="text1"/>
                  <w:sz w:val="28"/>
                  <w14:ligatures w14:val="none"/>
                </w:rPr>
              </w:ins>
            </m:ctrlPr>
          </m:sSubPr>
          <m:e>
            <m:r>
              <w:ins w:id="654" w:author="yun qiao" w:date="2026-04-25T11:52:00Z">
                <w:rPr>
                  <w:rFonts w:ascii="Cambria Math" w:eastAsia="宋体" w:hAnsi="Cambria Math" w:cs="Times New Roman" w:hint="eastAsia"/>
                  <w:color w:val="000000" w:themeColor="text1"/>
                  <w:sz w:val="28"/>
                  <w14:ligatures w14:val="none"/>
                </w:rPr>
                <m:t>g</m:t>
              </w:ins>
            </m:r>
          </m:e>
          <m:sub>
            <m:r>
              <w:ins w:id="655" w:author="yun qiao" w:date="2026-04-25T11:52:00Z">
                <m:rPr>
                  <m:nor/>
                </m:rPr>
                <w:rPr>
                  <w:rFonts w:ascii="Cambria Math" w:eastAsia="宋体" w:hAnsi="Cambria Math" w:cs="Times New Roman" w:hint="eastAsia"/>
                  <w:color w:val="000000" w:themeColor="text1"/>
                  <w:sz w:val="28"/>
                  <w14:ligatures w14:val="none"/>
                </w:rPr>
                <m:t>struct</m:t>
              </w:ins>
            </m:r>
          </m:sub>
        </m:sSub>
      </m:oMath>
      <w:ins w:id="656" w:author="yun qiao" w:date="2026-04-25T11:52:00Z">
        <w:r w:rsidR="00223464" w:rsidRPr="00223464">
          <w:rPr>
            <w:rFonts w:ascii="Times New Roman" w:eastAsia="宋体" w:hAnsi="Times New Roman" w:cs="Times New Roman"/>
            <w:color w:val="000000" w:themeColor="text1"/>
            <w:sz w:val="28"/>
            <w14:ligatures w14:val="none"/>
          </w:rPr>
          <w:t>进行拼接得到的联合特征表示</w:t>
        </w:r>
      </w:ins>
      <w:ins w:id="657" w:author="yun qiao" w:date="2026-04-25T11:53:00Z">
        <w:r w:rsidR="00223464">
          <w:rPr>
            <w:rFonts w:ascii="Times New Roman" w:eastAsia="宋体" w:hAnsi="Times New Roman" w:cs="Times New Roman" w:hint="eastAsia"/>
            <w:color w:val="000000" w:themeColor="text1"/>
            <w:sz w:val="28"/>
            <w14:ligatures w14:val="none"/>
          </w:rPr>
          <w:t>；</w:t>
        </w:r>
      </w:ins>
      <w:del w:id="658" w:author="yun qiao" w:date="2026-04-25T11:52:00Z">
        <w:r w:rsidRPr="00F87BEA" w:rsidDel="00223464">
          <w:rPr>
            <w:rFonts w:ascii="Times New Roman" w:eastAsia="宋体" w:hAnsi="Times New Roman" w:cs="Times New Roman"/>
            <w:color w:val="000000" w:themeColor="text1"/>
            <w:sz w:val="28"/>
            <w14:ligatures w14:val="none"/>
          </w:rPr>
          <w:delText>表示向量拼接操作；</w:delText>
        </w:r>
      </w:del>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sidRPr="00F87BEA">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sidRPr="00F87BEA">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sidRPr="00F87BEA">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sidRPr="00F87BEA">
        <w:rPr>
          <w:rFonts w:ascii="Times New Roman" w:eastAsia="宋体" w:hAnsi="Times New Roman" w:cs="Times New Roman"/>
          <w:color w:val="000000" w:themeColor="text1"/>
          <w:sz w:val="28"/>
          <w14:ligatures w14:val="none"/>
        </w:rPr>
        <w:t>为可学习参数。</w:t>
      </w:r>
      <w:ins w:id="659" w:author="yun qiao" w:date="2026-04-25T12:26:00Z">
        <w:r w:rsidR="007E73C9" w:rsidRPr="007E73C9">
          <w:rPr>
            <w:rFonts w:ascii="Times New Roman" w:eastAsia="宋体" w:hAnsi="Times New Roman" w:cs="Times New Roman"/>
            <w:color w:val="000000" w:themeColor="text1"/>
            <w:sz w:val="28"/>
            <w14:ligatures w14:val="none"/>
          </w:rPr>
          <w:t>上述计算过程用于将任务语义信息与知识图谱中的结构化约束信息进行融合，并生成与当前解码层相匹配的缩放系数</w:t>
        </w:r>
        <w:r w:rsidR="007E73C9" w:rsidRPr="007E73C9">
          <w:rPr>
            <w:rFonts w:ascii="Times New Roman" w:eastAsia="宋体" w:hAnsi="Times New Roman" w:cs="Times New Roman"/>
            <w:color w:val="000000" w:themeColor="text1"/>
            <w:sz w:val="28"/>
            <w14:ligatures w14:val="none"/>
          </w:rPr>
          <w:t xml:space="preserve"> </w:t>
        </w:r>
      </w:ins>
      <m:oMath>
        <m:sSub>
          <m:sSubPr>
            <m:ctrlPr>
              <w:ins w:id="660" w:author="yun qiao" w:date="2026-04-25T12:26:00Z">
                <w:rPr>
                  <w:rFonts w:ascii="Cambria Math" w:eastAsia="宋体" w:hAnsi="Cambria Math" w:cs="Times New Roman"/>
                  <w:i/>
                  <w:color w:val="000000" w:themeColor="text1"/>
                  <w:sz w:val="28"/>
                  <w14:ligatures w14:val="none"/>
                </w:rPr>
              </w:ins>
            </m:ctrlPr>
          </m:sSubPr>
          <m:e>
            <m:r>
              <w:ins w:id="661" w:author="yun qiao" w:date="2026-04-25T12:26:00Z">
                <m:rPr>
                  <m:sty m:val="p"/>
                </m:rPr>
                <w:rPr>
                  <w:rFonts w:ascii="Cambria Math" w:eastAsia="宋体" w:hAnsi="Cambria Math" w:cs="Times New Roman"/>
                  <w:color w:val="000000" w:themeColor="text1"/>
                  <w:sz w:val="28"/>
                  <w14:ligatures w14:val="none"/>
                </w:rPr>
                <m:t>γ</m:t>
              </w:ins>
            </m:r>
            <m:ctrlPr>
              <w:ins w:id="662" w:author="yun qiao" w:date="2026-04-25T12:26:00Z">
                <w:rPr>
                  <w:rFonts w:ascii="Cambria Math" w:eastAsia="宋体" w:hAnsi="Cambria Math" w:cs="Times New Roman"/>
                  <w:color w:val="000000" w:themeColor="text1"/>
                  <w:sz w:val="28"/>
                  <w14:ligatures w14:val="none"/>
                </w:rPr>
              </w:ins>
            </m:ctrlPr>
          </m:e>
          <m:sub>
            <m:r>
              <w:ins w:id="663" w:author="yun qiao" w:date="2026-04-25T12:26:00Z">
                <w:rPr>
                  <w:rFonts w:ascii="Cambria Math" w:eastAsia="宋体" w:hAnsi="Cambria Math" w:cs="Times New Roman" w:hint="eastAsia"/>
                  <w:color w:val="000000" w:themeColor="text1"/>
                  <w:sz w:val="28"/>
                  <w14:ligatures w14:val="none"/>
                </w:rPr>
                <m:t>l</m:t>
              </w:ins>
            </m:r>
          </m:sub>
        </m:sSub>
        <m:d>
          <m:dPr>
            <m:ctrlPr>
              <w:ins w:id="664" w:author="yun qiao" w:date="2026-04-25T12:26:00Z">
                <w:rPr>
                  <w:rFonts w:ascii="Cambria Math" w:eastAsia="宋体" w:hAnsi="Cambria Math" w:cs="Times New Roman"/>
                  <w:i/>
                  <w:color w:val="000000" w:themeColor="text1"/>
                  <w:sz w:val="28"/>
                  <w14:ligatures w14:val="none"/>
                </w:rPr>
              </w:ins>
            </m:ctrlPr>
          </m:dPr>
          <m:e>
            <m:r>
              <w:ins w:id="665" w:author="yun qiao" w:date="2026-04-25T12:26:00Z">
                <w:rPr>
                  <w:rFonts w:ascii="Cambria Math" w:eastAsia="宋体" w:hAnsi="Cambria Math" w:cs="Times New Roman" w:hint="eastAsia"/>
                  <w:color w:val="000000" w:themeColor="text1"/>
                  <w:sz w:val="28"/>
                  <w14:ligatures w14:val="none"/>
                </w:rPr>
                <m:t>c,G</m:t>
              </w:ins>
            </m:r>
          </m:e>
        </m:d>
      </m:oMath>
      <w:ins w:id="666" w:author="yun qiao" w:date="2026-04-25T12:26:00Z">
        <w:r w:rsidR="007E73C9" w:rsidRPr="007E73C9">
          <w:rPr>
            <w:rFonts w:ascii="Times New Roman" w:eastAsia="宋体" w:hAnsi="Times New Roman" w:cs="Times New Roman"/>
            <w:color w:val="000000" w:themeColor="text1"/>
            <w:sz w:val="28"/>
            <w14:ligatures w14:val="none"/>
          </w:rPr>
          <w:t>与偏移系数</w:t>
        </w:r>
      </w:ins>
      <m:oMath>
        <m:sSub>
          <m:sSubPr>
            <m:ctrlPr>
              <w:ins w:id="667" w:author="yun qiao" w:date="2026-04-25T12:26:00Z">
                <w:rPr>
                  <w:rFonts w:ascii="Cambria Math" w:eastAsia="宋体" w:hAnsi="Cambria Math" w:cs="Times New Roman"/>
                  <w:i/>
                  <w:color w:val="000000" w:themeColor="text1"/>
                  <w:sz w:val="28"/>
                  <w14:ligatures w14:val="none"/>
                </w:rPr>
              </w:ins>
            </m:ctrlPr>
          </m:sSubPr>
          <m:e>
            <m:r>
              <w:ins w:id="668" w:author="yun qiao" w:date="2026-04-25T12:26:00Z">
                <m:rPr>
                  <m:sty m:val="p"/>
                </m:rPr>
                <w:rPr>
                  <w:rFonts w:ascii="Cambria Math" w:eastAsia="宋体" w:hAnsi="Cambria Math" w:cs="Times New Roman"/>
                  <w:color w:val="000000" w:themeColor="text1"/>
                  <w:sz w:val="28"/>
                  <w14:ligatures w14:val="none"/>
                </w:rPr>
                <m:t>β</m:t>
              </w:ins>
            </m:r>
            <m:ctrlPr>
              <w:ins w:id="669" w:author="yun qiao" w:date="2026-04-25T12:26:00Z">
                <w:rPr>
                  <w:rFonts w:ascii="Cambria Math" w:eastAsia="宋体" w:hAnsi="Cambria Math" w:cs="Times New Roman"/>
                  <w:color w:val="000000" w:themeColor="text1"/>
                  <w:sz w:val="28"/>
                  <w14:ligatures w14:val="none"/>
                </w:rPr>
              </w:ins>
            </m:ctrlPr>
          </m:e>
          <m:sub>
            <m:r>
              <w:ins w:id="670" w:author="yun qiao" w:date="2026-04-25T12:26:00Z">
                <w:rPr>
                  <w:rFonts w:ascii="Cambria Math" w:eastAsia="宋体" w:hAnsi="Cambria Math" w:cs="Times New Roman" w:hint="eastAsia"/>
                  <w:color w:val="000000" w:themeColor="text1"/>
                  <w:sz w:val="28"/>
                  <w14:ligatures w14:val="none"/>
                </w:rPr>
                <m:t>l</m:t>
              </w:ins>
            </m:r>
          </m:sub>
        </m:sSub>
        <m:d>
          <m:dPr>
            <m:ctrlPr>
              <w:ins w:id="671" w:author="yun qiao" w:date="2026-04-25T12:26:00Z">
                <w:rPr>
                  <w:rFonts w:ascii="Cambria Math" w:eastAsia="宋体" w:hAnsi="Cambria Math" w:cs="Times New Roman"/>
                  <w:i/>
                  <w:color w:val="000000" w:themeColor="text1"/>
                  <w:sz w:val="28"/>
                  <w14:ligatures w14:val="none"/>
                </w:rPr>
              </w:ins>
            </m:ctrlPr>
          </m:dPr>
          <m:e>
            <m:r>
              <w:ins w:id="672" w:author="yun qiao" w:date="2026-04-25T12:26:00Z">
                <w:rPr>
                  <w:rFonts w:ascii="Cambria Math" w:eastAsia="宋体" w:hAnsi="Cambria Math" w:cs="Times New Roman" w:hint="eastAsia"/>
                  <w:color w:val="000000" w:themeColor="text1"/>
                  <w:sz w:val="28"/>
                  <w14:ligatures w14:val="none"/>
                </w:rPr>
                <m:t>c,G</m:t>
              </w:ins>
            </m:r>
          </m:e>
        </m:d>
      </m:oMath>
      <w:ins w:id="673" w:author="yun qiao" w:date="2026-04-25T12:26:00Z">
        <w:r w:rsidR="007E73C9" w:rsidRPr="007E73C9">
          <w:rPr>
            <w:rFonts w:ascii="Times New Roman" w:eastAsia="宋体" w:hAnsi="Times New Roman" w:cs="Times New Roman"/>
            <w:color w:val="000000" w:themeColor="text1"/>
            <w:sz w:val="28"/>
            <w14:ligatures w14:val="none"/>
          </w:rPr>
          <w:t>，从而实现对隐藏状态的条件调制。</w:t>
        </w:r>
      </w:ins>
      <w:ins w:id="674" w:author="yun qiao" w:date="2026-04-25T12:27:00Z">
        <w:r w:rsidR="007E73C9" w:rsidRPr="007E73C9">
          <w:rPr>
            <w:rFonts w:ascii="Times New Roman" w:eastAsia="宋体" w:hAnsi="Times New Roman" w:cs="Times New Roman"/>
            <w:color w:val="000000" w:themeColor="text1"/>
            <w:sz w:val="28"/>
            <w14:ligatures w14:val="none"/>
          </w:rPr>
          <w:t>所述调制参数在生成过程中直接作用于隐藏状态表示，使结构化约束信息以显式方式参与特征计算过程</w:t>
        </w:r>
      </w:ins>
      <w:ins w:id="675" w:author="yun qiao" w:date="2026-04-25T11:53:00Z">
        <w:r w:rsidR="00223464" w:rsidRPr="00223464">
          <w:rPr>
            <w:rFonts w:ascii="Times New Roman" w:eastAsia="宋体" w:hAnsi="Times New Roman" w:cs="Times New Roman"/>
            <w:color w:val="000000" w:themeColor="text1"/>
            <w:sz w:val="28"/>
            <w14:ligatures w14:val="none"/>
          </w:rPr>
          <w:t>。</w:t>
        </w:r>
      </w:ins>
    </w:p>
    <w:p w14:paraId="7636F5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460265F8" w14:textId="40FE12DC" w:rsidR="00EF61E5" w:rsidRDefault="00000000" w:rsidP="008A687B">
      <w:pPr>
        <w:widowControl/>
        <w:spacing w:before="100" w:after="0" w:line="480" w:lineRule="exact"/>
        <w:ind w:firstLineChars="202" w:firstLine="566"/>
        <w:jc w:val="both"/>
        <w:rPr>
          <w:ins w:id="676" w:author="yun qiao" w:date="2026-04-25T12:28:00Z"/>
          <w:rFonts w:ascii="Times New Roman" w:eastAsia="宋体" w:hAnsi="Times New Roman" w:cs="Times New Roman"/>
          <w:color w:val="000000" w:themeColor="text1"/>
          <w:sz w:val="28"/>
          <w14:ligatures w14:val="none"/>
        </w:rPr>
      </w:pPr>
      <w:r w:rsidRPr="008A687B">
        <w:rPr>
          <w:rFonts w:ascii="Times New Roman" w:eastAsia="宋体" w:hAnsi="Times New Roman" w:cs="Times New Roman" w:hint="eastAsia"/>
          <w:color w:val="000000" w:themeColor="text1"/>
          <w:sz w:val="28"/>
          <w14:ligatures w14:val="none"/>
        </w:rPr>
        <w:t>其中，</w:t>
      </w:r>
      <m:oMath>
        <m:sSup>
          <m:sSupPr>
            <m:ctrlPr>
              <w:ins w:id="677" w:author="yun qiao" w:date="2026-04-25T12:28:00Z">
                <w:rPr>
                  <w:rFonts w:ascii="Cambria Math" w:eastAsia="宋体" w:hAnsi="Cambria Math" w:cs="Times New Roman"/>
                  <w:i/>
                  <w:color w:val="000000" w:themeColor="text1"/>
                  <w:sz w:val="28"/>
                  <w14:ligatures w14:val="none"/>
                </w:rPr>
              </w:ins>
            </m:ctrlPr>
          </m:sSupPr>
          <m:e>
            <m:r>
              <w:ins w:id="678" w:author="yun qiao" w:date="2026-04-25T12:28:00Z">
                <w:rPr>
                  <w:rFonts w:ascii="Cambria Math" w:eastAsia="宋体" w:hAnsi="Cambria Math" w:cs="Times New Roman" w:hint="eastAsia"/>
                  <w:color w:val="000000" w:themeColor="text1"/>
                  <w:sz w:val="28"/>
                  <w14:ligatures w14:val="none"/>
                </w:rPr>
                <m:t>P</m:t>
              </w:ins>
            </m:r>
            <m:ctrlPr>
              <w:ins w:id="679" w:author="yun qiao" w:date="2026-04-25T12:28:00Z">
                <w:rPr>
                  <w:rFonts w:ascii="Cambria Math" w:eastAsia="宋体" w:hAnsi="Cambria Math" w:cs="Times New Roman" w:hint="eastAsia"/>
                  <w:i/>
                  <w:color w:val="000000" w:themeColor="text1"/>
                  <w:sz w:val="28"/>
                  <w14:ligatures w14:val="none"/>
                </w:rPr>
              </w:ins>
            </m:ctrlPr>
          </m:e>
          <m:sup>
            <m:r>
              <w:ins w:id="680" w:author="yun qiao" w:date="2026-04-25T12:28:00Z">
                <w:rPr>
                  <w:rFonts w:ascii="Cambria Math" w:eastAsia="宋体" w:hAnsi="Cambria Math" w:cs="Times New Roman"/>
                  <w:color w:val="000000" w:themeColor="text1"/>
                  <w:sz w:val="28"/>
                  <w14:ligatures w14:val="none"/>
                </w:rPr>
                <m:t>'</m:t>
              </w:ins>
            </m:r>
          </m:sup>
        </m:sSup>
        <m:d>
          <m:dPr>
            <m:ctrlPr>
              <w:ins w:id="681" w:author="yun qiao" w:date="2026-04-25T12:28:00Z">
                <w:rPr>
                  <w:rFonts w:ascii="Cambria Math" w:eastAsia="宋体" w:hAnsi="Cambria Math" w:cs="Times New Roman"/>
                  <w:i/>
                  <w:color w:val="000000" w:themeColor="text1"/>
                  <w:sz w:val="28"/>
                  <w14:ligatures w14:val="none"/>
                </w:rPr>
              </w:ins>
            </m:ctrlPr>
          </m:dPr>
          <m:e>
            <m:sSub>
              <m:sSubPr>
                <m:ctrlPr>
                  <w:ins w:id="682" w:author="yun qiao" w:date="2026-04-25T12:28:00Z">
                    <w:rPr>
                      <w:rFonts w:ascii="Cambria Math" w:eastAsia="宋体" w:hAnsi="Cambria Math" w:cs="Times New Roman"/>
                      <w:i/>
                      <w:color w:val="000000" w:themeColor="text1"/>
                      <w:sz w:val="28"/>
                      <w14:ligatures w14:val="none"/>
                    </w:rPr>
                  </w:ins>
                </m:ctrlPr>
              </m:sSubPr>
              <m:e>
                <m:r>
                  <w:ins w:id="683" w:author="yun qiao" w:date="2026-04-25T12:28:00Z">
                    <w:rPr>
                      <w:rFonts w:ascii="Cambria Math" w:eastAsia="宋体" w:hAnsi="Cambria Math" w:cs="Times New Roman" w:hint="eastAsia"/>
                      <w:color w:val="000000" w:themeColor="text1"/>
                      <w:sz w:val="28"/>
                      <w14:ligatures w14:val="none"/>
                    </w:rPr>
                    <m:t>y</m:t>
                  </w:ins>
                </m:r>
              </m:e>
              <m:sub>
                <m:r>
                  <w:ins w:id="684" w:author="yun qiao" w:date="2026-04-25T12:28:00Z">
                    <w:rPr>
                      <w:rFonts w:ascii="Cambria Math" w:eastAsia="宋体" w:hAnsi="Cambria Math" w:cs="Times New Roman" w:hint="eastAsia"/>
                      <w:color w:val="000000" w:themeColor="text1"/>
                      <w:sz w:val="28"/>
                      <w14:ligatures w14:val="none"/>
                    </w:rPr>
                    <m:t>t</m:t>
                  </w:ins>
                </m:r>
              </m:sub>
            </m:sSub>
          </m:e>
        </m:d>
      </m:oMath>
      <w:ins w:id="685" w:author="yun qiao" w:date="2026-04-25T12:28:00Z">
        <w:r w:rsidR="00EF61E5" w:rsidRPr="008A687B">
          <w:rPr>
            <w:rFonts w:ascii="Times New Roman" w:eastAsia="宋体" w:hAnsi="Times New Roman" w:cs="Times New Roman"/>
            <w:color w:val="000000" w:themeColor="text1"/>
            <w:sz w:val="28"/>
            <w14:ligatures w14:val="none"/>
          </w:rPr>
          <w:t>表示在引入结构约束后的候选操作原语</w:t>
        </w:r>
      </w:ins>
      <m:oMath>
        <m:sSub>
          <m:sSubPr>
            <m:ctrlPr>
              <w:ins w:id="686" w:author="yun qiao" w:date="2026-04-25T12:28:00Z">
                <w:rPr>
                  <w:rFonts w:ascii="Cambria Math" w:eastAsia="宋体" w:hAnsi="Cambria Math" w:cs="Times New Roman"/>
                  <w:i/>
                  <w:color w:val="000000" w:themeColor="text1"/>
                  <w:sz w:val="28"/>
                  <w14:ligatures w14:val="none"/>
                </w:rPr>
              </w:ins>
            </m:ctrlPr>
          </m:sSubPr>
          <m:e>
            <m:r>
              <w:ins w:id="687" w:author="yun qiao" w:date="2026-04-25T12:28:00Z">
                <w:rPr>
                  <w:rFonts w:ascii="Cambria Math" w:eastAsia="宋体" w:hAnsi="Cambria Math" w:cs="Times New Roman" w:hint="eastAsia"/>
                  <w:color w:val="000000" w:themeColor="text1"/>
                  <w:sz w:val="28"/>
                  <w14:ligatures w14:val="none"/>
                </w:rPr>
                <m:t>y</m:t>
              </w:ins>
            </m:r>
          </m:e>
          <m:sub>
            <m:r>
              <w:ins w:id="688" w:author="yun qiao" w:date="2026-04-25T12:28:00Z">
                <w:rPr>
                  <w:rFonts w:ascii="Cambria Math" w:eastAsia="宋体" w:hAnsi="Cambria Math" w:cs="Times New Roman" w:hint="eastAsia"/>
                  <w:color w:val="000000" w:themeColor="text1"/>
                  <w:sz w:val="28"/>
                  <w14:ligatures w14:val="none"/>
                </w:rPr>
                <m:t>t</m:t>
              </w:ins>
            </m:r>
          </m:sub>
        </m:sSub>
      </m:oMath>
      <w:ins w:id="689" w:author="yun qiao" w:date="2026-04-25T12:28:00Z">
        <w:r w:rsidR="00EF61E5" w:rsidRPr="008A687B">
          <w:rPr>
            <w:rFonts w:ascii="Times New Roman" w:eastAsia="宋体" w:hAnsi="Times New Roman" w:cs="Times New Roman"/>
            <w:color w:val="000000" w:themeColor="text1"/>
            <w:sz w:val="28"/>
            <w14:ligatures w14:val="none"/>
          </w:rPr>
          <w:t>的生成概率；</w:t>
        </w:r>
      </w:ins>
      <m:oMath>
        <m:sSubSup>
          <m:sSubSupPr>
            <m:ctrlPr>
              <w:ins w:id="690" w:author="yun qiao" w:date="2026-04-25T12:28:00Z">
                <w:rPr>
                  <w:rFonts w:ascii="Cambria Math" w:eastAsia="宋体" w:hAnsi="Cambria Math" w:cs="Times New Roman"/>
                  <w:i/>
                  <w:color w:val="000000" w:themeColor="text1"/>
                  <w:sz w:val="28"/>
                  <w14:ligatures w14:val="none"/>
                </w:rPr>
              </w:ins>
            </m:ctrlPr>
          </m:sSubSupPr>
          <m:e>
            <m:r>
              <w:ins w:id="691" w:author="yun qiao" w:date="2026-04-25T12:28:00Z">
                <w:rPr>
                  <w:rFonts w:ascii="Cambria Math" w:eastAsia="宋体" w:hAnsi="Cambria Math" w:cs="Times New Roman"/>
                  <w:color w:val="000000" w:themeColor="text1"/>
                  <w:sz w:val="28"/>
                  <w14:ligatures w14:val="none"/>
                </w:rPr>
                <m:t>h</m:t>
              </w:ins>
            </m:r>
          </m:e>
          <m:sub>
            <m:r>
              <w:ins w:id="692" w:author="yun qiao" w:date="2026-04-25T12:28:00Z">
                <w:rPr>
                  <w:rFonts w:ascii="Cambria Math" w:eastAsia="宋体" w:hAnsi="Cambria Math" w:cs="Times New Roman"/>
                  <w:color w:val="000000" w:themeColor="text1"/>
                  <w:sz w:val="28"/>
                  <w14:ligatures w14:val="none"/>
                </w:rPr>
                <m:t>t</m:t>
              </w:ins>
            </m:r>
          </m:sub>
          <m:sup>
            <m:r>
              <w:ins w:id="693" w:author="yun qiao" w:date="2026-04-25T12:28:00Z">
                <w:rPr>
                  <w:rFonts w:ascii="Cambria Math" w:eastAsia="宋体" w:hAnsi="Cambria Math" w:cs="Times New Roman"/>
                  <w:color w:val="000000" w:themeColor="text1"/>
                  <w:sz w:val="28"/>
                  <w14:ligatures w14:val="none"/>
                </w:rPr>
                <m:t>'</m:t>
              </w:ins>
            </m:r>
          </m:sup>
        </m:sSubSup>
        <m:r>
          <m:rPr>
            <m:sty m:val="p"/>
          </m:rPr>
          <w:rPr>
            <w:rFonts w:ascii="Cambria Math" w:eastAsia="宋体" w:hAnsi="Cambria Math" w:cs="Times New Roman" w:hint="eastAsia"/>
            <w:color w:val="000000" w:themeColor="text1"/>
            <w:sz w:val="28"/>
            <w14:ligatures w14:val="none"/>
          </w:rPr>
          <m:t>∈</m:t>
        </m:r>
        <m:sSup>
          <m:sSupPr>
            <m:ctrlPr>
              <w:ins w:id="694" w:author="yun qiao" w:date="2026-04-25T12:28:00Z">
                <w:rPr>
                  <w:rFonts w:ascii="Cambria Math" w:eastAsia="宋体" w:hAnsi="Cambria Math" w:cs="Times New Roman"/>
                  <w:i/>
                  <w:color w:val="000000" w:themeColor="text1"/>
                  <w:sz w:val="28"/>
                  <w14:ligatures w14:val="none"/>
                </w:rPr>
              </w:ins>
            </m:ctrlPr>
          </m:sSupPr>
          <m:e>
            <m:r>
              <w:ins w:id="695" w:author="yun qiao" w:date="2026-04-25T12:28:00Z">
                <w:rPr>
                  <w:rFonts w:ascii="Cambria Math" w:eastAsia="宋体" w:hAnsi="Cambria Math" w:cs="Times New Roman"/>
                  <w:color w:val="000000" w:themeColor="text1"/>
                  <w:sz w:val="28"/>
                  <w14:ligatures w14:val="none"/>
                </w:rPr>
                <m:t>R</m:t>
              </w:ins>
            </m:r>
          </m:e>
          <m:sup>
            <m:r>
              <w:ins w:id="696" w:author="yun qiao" w:date="2026-04-25T12:28:00Z">
                <w:rPr>
                  <w:rFonts w:ascii="Cambria Math" w:eastAsia="宋体" w:hAnsi="Cambria Math" w:cs="Times New Roman"/>
                  <w:color w:val="000000" w:themeColor="text1"/>
                  <w:sz w:val="28"/>
                  <w14:ligatures w14:val="none"/>
                </w:rPr>
                <m:t>d</m:t>
              </w:ins>
            </m:r>
          </m:sup>
        </m:sSup>
      </m:oMath>
      <w:ins w:id="697" w:author="yun qiao" w:date="2026-04-25T12:28:00Z">
        <w:r w:rsidR="00EF61E5" w:rsidRPr="008A687B">
          <w:rPr>
            <w:rFonts w:ascii="Times New Roman" w:eastAsia="宋体" w:hAnsi="Times New Roman" w:cs="Times New Roman"/>
            <w:color w:val="000000" w:themeColor="text1"/>
            <w:sz w:val="28"/>
            <w14:ligatures w14:val="none"/>
          </w:rPr>
          <w:t>表示在第</w:t>
        </w:r>
        <w:r w:rsidR="00EF61E5" w:rsidRPr="008A687B">
          <w:rPr>
            <w:rFonts w:ascii="Times New Roman" w:eastAsia="宋体" w:hAnsi="Times New Roman" w:cs="Times New Roman"/>
            <w:color w:val="000000" w:themeColor="text1"/>
            <w:sz w:val="28"/>
            <w14:ligatures w14:val="none"/>
          </w:rPr>
          <w:t>t</w:t>
        </w:r>
        <w:r w:rsidR="00EF61E5" w:rsidRPr="008A687B">
          <w:rPr>
            <w:rFonts w:ascii="Times New Roman" w:eastAsia="宋体" w:hAnsi="Times New Roman" w:cs="Times New Roman"/>
            <w:color w:val="000000" w:themeColor="text1"/>
            <w:sz w:val="28"/>
            <w14:ligatures w14:val="none"/>
          </w:rPr>
          <w:t>个时间步经条件调制后的隐藏状态表示；</w:t>
        </w:r>
      </w:ins>
      <m:oMath>
        <m:r>
          <w:ins w:id="698" w:author="yun qiao" w:date="2026-04-25T12:44:00Z">
            <w:rPr>
              <w:rFonts w:ascii="Cambria Math" w:eastAsia="宋体" w:hAnsi="Cambria Math" w:cs="Times New Roman"/>
              <w:color w:val="000000" w:themeColor="text1"/>
              <w:sz w:val="28"/>
              <w14:ligatures w14:val="none"/>
              <w:rPrChange w:id="699" w:author="yun qiao" w:date="2026-04-25T12:57:00Z">
                <w:rPr>
                  <w:rFonts w:ascii="Cambria Math" w:eastAsia="宋体" w:hAnsi="Cambria Math" w:cs="Times New Roman"/>
                  <w:color w:val="000000" w:themeColor="text1"/>
                  <w:sz w:val="28"/>
                  <w:highlight w:val="yellow"/>
                  <w14:ligatures w14:val="none"/>
                </w:rPr>
              </w:rPrChange>
            </w:rPr>
            <m:t>E</m:t>
          </w:ins>
        </m:r>
        <m:r>
          <w:ins w:id="700" w:author="yun qiao" w:date="2026-04-25T12:34:00Z">
            <w:rPr>
              <w:rFonts w:ascii="Cambria Math" w:eastAsia="宋体" w:hAnsi="Cambria Math" w:cs="Times New Roman" w:hint="eastAsia"/>
              <w:color w:val="000000" w:themeColor="text1"/>
              <w:sz w:val="28"/>
              <w14:ligatures w14:val="none"/>
              <w:rPrChange w:id="701" w:author="yun qiao" w:date="2026-04-25T12:57:00Z">
                <w:rPr>
                  <w:rFonts w:ascii="Cambria Math" w:eastAsia="宋体" w:hAnsi="Cambria Math" w:cs="Times New Roman" w:hint="eastAsia"/>
                  <w:color w:val="000000" w:themeColor="text1"/>
                  <w:sz w:val="28"/>
                  <w:highlight w:val="yellow"/>
                  <w14:ligatures w14:val="none"/>
                </w:rPr>
              </w:rPrChange>
            </w:rPr>
            <m:t>∈</m:t>
          </w:ins>
        </m:r>
        <m:sSup>
          <m:sSupPr>
            <m:ctrlPr>
              <w:ins w:id="702" w:author="yun qiao" w:date="2026-04-25T12:34:00Z">
                <w:rPr>
                  <w:rFonts w:ascii="Cambria Math" w:eastAsia="宋体" w:hAnsi="Cambria Math" w:cs="Times New Roman"/>
                  <w:i/>
                  <w:color w:val="000000" w:themeColor="text1"/>
                  <w:sz w:val="28"/>
                  <w:szCs w:val="20"/>
                  <w14:ligatures w14:val="none"/>
                </w:rPr>
              </w:ins>
            </m:ctrlPr>
          </m:sSupPr>
          <m:e>
            <m:r>
              <w:ins w:id="703" w:author="yun qiao" w:date="2026-04-25T12:34:00Z">
                <w:rPr>
                  <w:rFonts w:ascii="Cambria Math" w:eastAsia="宋体" w:hAnsi="Cambria Math" w:cs="Times New Roman"/>
                  <w:color w:val="000000" w:themeColor="text1"/>
                  <w:sz w:val="28"/>
                  <w14:ligatures w14:val="none"/>
                  <w:rPrChange w:id="704" w:author="yun qiao" w:date="2026-04-25T12:57:00Z">
                    <w:rPr>
                      <w:rFonts w:ascii="Cambria Math" w:eastAsia="宋体" w:hAnsi="Cambria Math" w:cs="Times New Roman"/>
                      <w:color w:val="000000" w:themeColor="text1"/>
                      <w:sz w:val="28"/>
                      <w:highlight w:val="yellow"/>
                      <w14:ligatures w14:val="none"/>
                    </w:rPr>
                  </w:rPrChange>
                </w:rPr>
                <m:t>R</m:t>
              </w:ins>
            </m:r>
          </m:e>
          <m:sup>
            <m:r>
              <w:ins w:id="705" w:author="yun qiao" w:date="2026-04-25T12:45:00Z">
                <w:rPr>
                  <w:rFonts w:ascii="Cambria Math" w:eastAsia="宋体" w:hAnsi="Cambria Math" w:cs="Times New Roman"/>
                  <w:color w:val="000000" w:themeColor="text1"/>
                  <w:sz w:val="28"/>
                  <w14:ligatures w14:val="none"/>
                  <w:rPrChange w:id="706" w:author="yun qiao" w:date="2026-04-25T12:57:00Z">
                    <w:rPr>
                      <w:rFonts w:ascii="Cambria Math" w:eastAsia="宋体" w:hAnsi="Cambria Math" w:cs="Times New Roman"/>
                      <w:color w:val="000000" w:themeColor="text1"/>
                      <w:sz w:val="28"/>
                      <w:highlight w:val="yellow"/>
                      <w14:ligatures w14:val="none"/>
                    </w:rPr>
                  </w:rPrChange>
                </w:rPr>
                <m:t>d</m:t>
              </w:ins>
            </m:r>
            <m:r>
              <w:ins w:id="707" w:author="yun qiao" w:date="2026-04-25T12:34:00Z">
                <w:rPr>
                  <w:rFonts w:ascii="Cambria Math" w:eastAsia="宋体" w:hAnsi="Cambria Math" w:cs="Times New Roman"/>
                  <w:color w:val="000000" w:themeColor="text1"/>
                  <w:sz w:val="28"/>
                  <w14:ligatures w14:val="none"/>
                  <w:rPrChange w:id="708" w:author="yun qiao" w:date="2026-04-25T12:57:00Z">
                    <w:rPr>
                      <w:rFonts w:ascii="Cambria Math" w:eastAsia="宋体" w:hAnsi="Cambria Math" w:cs="Times New Roman"/>
                      <w:color w:val="000000" w:themeColor="text1"/>
                      <w:sz w:val="28"/>
                      <w:highlight w:val="yellow"/>
                      <w14:ligatures w14:val="none"/>
                    </w:rPr>
                  </w:rPrChange>
                </w:rPr>
                <m:t>×</m:t>
              </w:ins>
            </m:r>
            <m:d>
              <m:dPr>
                <m:begChr m:val="|"/>
                <m:endChr m:val="|"/>
                <m:ctrlPr>
                  <w:ins w:id="709" w:author="yun qiao" w:date="2026-04-25T12:45:00Z">
                    <w:rPr>
                      <w:rFonts w:ascii="Cambria Math" w:eastAsia="宋体" w:hAnsi="Cambria Math" w:cs="Times New Roman"/>
                      <w:i/>
                      <w:color w:val="000000" w:themeColor="text1"/>
                      <w:sz w:val="28"/>
                      <w14:ligatures w14:val="none"/>
                    </w:rPr>
                  </w:ins>
                </m:ctrlPr>
              </m:dPr>
              <m:e>
                <m:r>
                  <w:ins w:id="710" w:author="yun qiao" w:date="2026-04-25T12:45:00Z">
                    <w:rPr>
                      <w:rFonts w:ascii="Cambria Math" w:eastAsia="宋体" w:hAnsi="Cambria Math" w:cs="Times New Roman"/>
                      <w:color w:val="000000" w:themeColor="text1"/>
                      <w:sz w:val="28"/>
                      <w14:ligatures w14:val="none"/>
                      <w:rPrChange w:id="711" w:author="yun qiao" w:date="2026-04-25T12:57:00Z">
                        <w:rPr>
                          <w:rFonts w:ascii="Cambria Math" w:eastAsia="宋体" w:hAnsi="Cambria Math" w:cs="Times New Roman"/>
                          <w:color w:val="000000" w:themeColor="text1"/>
                          <w:sz w:val="28"/>
                          <w:highlight w:val="yellow"/>
                          <w14:ligatures w14:val="none"/>
                        </w:rPr>
                      </w:rPrChange>
                    </w:rPr>
                    <m:t>V</m:t>
                  </w:ins>
                </m:r>
              </m:e>
            </m:d>
          </m:sup>
        </m:sSup>
      </m:oMath>
      <w:ins w:id="712" w:author="yun qiao" w:date="2026-04-25T12:28:00Z">
        <w:r w:rsidR="00EF61E5" w:rsidRPr="008A687B">
          <w:rPr>
            <w:rFonts w:ascii="Times New Roman" w:eastAsia="宋体" w:hAnsi="Times New Roman" w:cs="Times New Roman"/>
            <w:color w:val="000000" w:themeColor="text1"/>
            <w:sz w:val="28"/>
            <w14:ligatures w14:val="none"/>
          </w:rPr>
          <w:t>表示操作原语嵌入矩阵，</w:t>
        </w:r>
      </w:ins>
      <m:oMath>
        <m:d>
          <m:dPr>
            <m:begChr m:val="|"/>
            <m:endChr m:val="|"/>
            <m:ctrlPr>
              <w:ins w:id="713" w:author="yun qiao" w:date="2026-04-25T12:52:00Z">
                <w:rPr>
                  <w:rFonts w:ascii="Cambria Math" w:eastAsia="宋体" w:hAnsi="Cambria Math" w:cs="Times New Roman"/>
                  <w:i/>
                  <w:color w:val="000000" w:themeColor="text1"/>
                  <w:sz w:val="28"/>
                  <w14:ligatures w14:val="none"/>
                </w:rPr>
              </w:ins>
            </m:ctrlPr>
          </m:dPr>
          <m:e>
            <m:r>
              <w:ins w:id="714" w:author="yun qiao" w:date="2026-04-25T12:52:00Z">
                <w:rPr>
                  <w:rFonts w:ascii="Cambria Math" w:eastAsia="宋体" w:hAnsi="Cambria Math" w:cs="Times New Roman"/>
                  <w:color w:val="000000" w:themeColor="text1"/>
                  <w:sz w:val="28"/>
                  <w14:ligatures w14:val="none"/>
                  <w:rPrChange w:id="715" w:author="yun qiao" w:date="2026-04-25T12:57:00Z">
                    <w:rPr>
                      <w:rFonts w:ascii="Cambria Math" w:eastAsia="宋体" w:hAnsi="Cambria Math" w:cs="Times New Roman"/>
                      <w:color w:val="000000" w:themeColor="text1"/>
                      <w:sz w:val="28"/>
                      <w:highlight w:val="yellow"/>
                      <w14:ligatures w14:val="none"/>
                    </w:rPr>
                  </w:rPrChange>
                </w:rPr>
                <m:t>V</m:t>
              </w:ins>
            </m:r>
          </m:e>
        </m:d>
      </m:oMath>
      <w:ins w:id="716" w:author="yun qiao" w:date="2026-04-25T12:28:00Z">
        <w:r w:rsidR="00EF61E5" w:rsidRPr="008A687B">
          <w:rPr>
            <w:rFonts w:ascii="Times New Roman" w:eastAsia="宋体" w:hAnsi="Times New Roman" w:cs="Times New Roman"/>
            <w:color w:val="000000" w:themeColor="text1"/>
            <w:sz w:val="28"/>
            <w14:ligatures w14:val="none"/>
          </w:rPr>
          <w:t>表示操作原语词表大小；</w:t>
        </w:r>
      </w:ins>
      <m:oMath>
        <m:sSup>
          <m:sSupPr>
            <m:ctrlPr>
              <w:ins w:id="717" w:author="yun qiao" w:date="2026-04-25T12:53:00Z">
                <w:rPr>
                  <w:rFonts w:ascii="Cambria Math" w:eastAsia="宋体" w:hAnsi="Cambria Math" w:cs="Times New Roman"/>
                  <w:i/>
                  <w:color w:val="000000" w:themeColor="text1"/>
                  <w:sz w:val="28"/>
                  <w14:ligatures w14:val="none"/>
                </w:rPr>
              </w:ins>
            </m:ctrlPr>
          </m:sSupPr>
          <m:e>
            <m:r>
              <w:ins w:id="718" w:author="yun qiao" w:date="2026-04-25T12:53:00Z">
                <w:rPr>
                  <w:rFonts w:ascii="Cambria Math" w:eastAsia="宋体" w:hAnsi="Cambria Math" w:cs="Times New Roman" w:hint="eastAsia"/>
                  <w:color w:val="000000" w:themeColor="text1"/>
                  <w:sz w:val="28"/>
                  <w14:ligatures w14:val="none"/>
                </w:rPr>
                <m:t>E</m:t>
              </w:ins>
            </m:r>
          </m:e>
          <m:sup>
            <m:r>
              <w:ins w:id="719" w:author="yun qiao" w:date="2026-04-25T12:53:00Z">
                <w:rPr>
                  <w:rFonts w:ascii="Cambria Math" w:eastAsia="宋体" w:hAnsi="Cambria Math" w:cs="Times New Roman"/>
                  <w:color w:val="000000" w:themeColor="text1"/>
                  <w:sz w:val="28"/>
                  <w14:ligatures w14:val="none"/>
                </w:rPr>
                <m:t>⊤</m:t>
              </w:ins>
            </m:r>
          </m:sup>
        </m:sSup>
        <m:sSubSup>
          <m:sSubSupPr>
            <m:ctrlPr>
              <w:ins w:id="720" w:author="yun qiao" w:date="2026-04-25T12:53:00Z">
                <w:rPr>
                  <w:rFonts w:ascii="Cambria Math" w:eastAsia="宋体" w:hAnsi="Cambria Math" w:cs="Times New Roman"/>
                  <w:i/>
                  <w:color w:val="000000" w:themeColor="text1"/>
                  <w:sz w:val="28"/>
                  <w:szCs w:val="20"/>
                  <w14:ligatures w14:val="none"/>
                </w:rPr>
              </w:ins>
            </m:ctrlPr>
          </m:sSubSupPr>
          <m:e>
            <m:r>
              <w:ins w:id="721" w:author="yun qiao" w:date="2026-04-25T12:53:00Z">
                <w:rPr>
                  <w:rFonts w:ascii="Cambria Math" w:eastAsia="宋体" w:hAnsi="Cambria Math" w:cs="等线"/>
                  <w:color w:val="000000" w:themeColor="text1"/>
                  <w:sz w:val="28"/>
                  <w14:ligatures w14:val="none"/>
                </w:rPr>
                <m:t>h</m:t>
              </w:ins>
            </m:r>
          </m:e>
          <m:sub>
            <m:r>
              <w:ins w:id="722" w:author="yun qiao" w:date="2026-04-25T12:53:00Z">
                <w:rPr>
                  <w:rFonts w:ascii="Cambria Math" w:eastAsia="宋体" w:hAnsi="Cambria Math" w:cs="等线"/>
                  <w:color w:val="000000" w:themeColor="text1"/>
                  <w:sz w:val="28"/>
                  <w14:ligatures w14:val="none"/>
                </w:rPr>
                <m:t>t</m:t>
              </w:ins>
            </m:r>
          </m:sub>
          <m:sup>
            <m:r>
              <w:ins w:id="723" w:author="yun qiao" w:date="2026-04-25T12:53:00Z">
                <w:rPr>
                  <w:rFonts w:ascii="Cambria Math" w:eastAsia="宋体" w:hAnsi="Cambria Math" w:cs="等线"/>
                  <w:color w:val="000000" w:themeColor="text1"/>
                  <w:sz w:val="28"/>
                  <w14:ligatures w14:val="none"/>
                </w:rPr>
                <m:t>'</m:t>
              </w:ins>
            </m:r>
          </m:sup>
        </m:sSubSup>
      </m:oMath>
      <w:ins w:id="724" w:author="yun qiao" w:date="2026-04-25T12:28:00Z">
        <w:r w:rsidR="00EF61E5" w:rsidRPr="008A687B">
          <w:rPr>
            <w:rFonts w:ascii="Times New Roman" w:eastAsia="宋体" w:hAnsi="Times New Roman" w:cs="Times New Roman"/>
            <w:color w:val="000000" w:themeColor="text1"/>
            <w:sz w:val="28"/>
            <w14:ligatures w14:val="none"/>
          </w:rPr>
          <w:t>表示当前隐藏状态与各候选操作原语嵌入之间的匹配得分；</w:t>
        </w:r>
      </w:ins>
      <m:oMath>
        <m:r>
          <w:ins w:id="725" w:author="yun qiao" w:date="2026-04-25T12:54:00Z">
            <w:rPr>
              <w:rFonts w:ascii="Cambria Math" w:eastAsia="宋体" w:hAnsi="Cambria Math" w:cs="Times New Roman"/>
              <w:color w:val="000000" w:themeColor="text1"/>
              <w:sz w:val="28"/>
              <w14:ligatures w14:val="none"/>
            </w:rPr>
            <m:t>w</m:t>
          </w:ins>
        </m:r>
        <m:d>
          <m:dPr>
            <m:ctrlPr>
              <w:rPr>
                <w:rFonts w:ascii="Cambria Math" w:eastAsia="宋体" w:hAnsi="Cambria Math" w:cs="Times New Roman"/>
                <w:color w:val="000000" w:themeColor="text1"/>
                <w:sz w:val="28"/>
                <w14:ligatures w14:val="none"/>
              </w:rPr>
            </m:ctrlPr>
          </m:dPr>
          <m:e>
            <m:sSub>
              <m:sSubPr>
                <m:ctrlPr>
                  <w:ins w:id="726" w:author="yun qiao" w:date="2026-04-25T12:54:00Z">
                    <w:rPr>
                      <w:rFonts w:ascii="Cambria Math" w:eastAsia="宋体" w:hAnsi="Cambria Math" w:cs="Times New Roman"/>
                      <w:i/>
                      <w:color w:val="000000" w:themeColor="text1"/>
                      <w:sz w:val="28"/>
                      <w14:ligatures w14:val="none"/>
                    </w:rPr>
                  </w:ins>
                </m:ctrlPr>
              </m:sSubPr>
              <m:e>
                <m:r>
                  <w:ins w:id="727" w:author="yun qiao" w:date="2026-04-25T12:54:00Z">
                    <w:rPr>
                      <w:rFonts w:ascii="Cambria Math" w:eastAsia="宋体" w:hAnsi="Cambria Math" w:cs="Times New Roman"/>
                      <w:color w:val="000000" w:themeColor="text1"/>
                      <w:sz w:val="28"/>
                      <w14:ligatures w14:val="none"/>
                    </w:rPr>
                    <m:t>y</m:t>
                  </w:ins>
                </m:r>
                <m:ctrlPr>
                  <w:ins w:id="728" w:author="yun qiao" w:date="2026-04-25T12:54:00Z">
                    <w:rPr>
                      <w:rFonts w:ascii="Cambria Math" w:eastAsia="宋体" w:hAnsi="Cambria Math" w:cs="Times New Roman"/>
                      <w:color w:val="000000" w:themeColor="text1"/>
                      <w:sz w:val="28"/>
                      <w14:ligatures w14:val="none"/>
                    </w:rPr>
                  </w:ins>
                </m:ctrlPr>
              </m:e>
              <m:sub>
                <m:r>
                  <w:ins w:id="729" w:author="yun qiao" w:date="2026-04-25T12:54:00Z">
                    <w:rPr>
                      <w:rFonts w:ascii="Cambria Math" w:eastAsia="宋体" w:hAnsi="Cambria Math" w:cs="Times New Roman"/>
                      <w:color w:val="000000" w:themeColor="text1"/>
                      <w:sz w:val="28"/>
                      <w14:ligatures w14:val="none"/>
                    </w:rPr>
                    <m:t>t</m:t>
                  </w:ins>
                </m:r>
              </m:sub>
            </m:sSub>
            <m:r>
              <w:ins w:id="730" w:author="yun qiao" w:date="2026-04-25T12:54:00Z">
                <w:rPr>
                  <w:rFonts w:ascii="Cambria Math" w:eastAsia="宋体" w:hAnsi="Cambria Math" w:cs="Times New Roman"/>
                  <w:color w:val="000000" w:themeColor="text1"/>
                  <w:sz w:val="28"/>
                  <w14:ligatures w14:val="none"/>
                </w:rPr>
                <m:t>,G</m:t>
              </w:ins>
            </m:r>
            <m:ctrlPr>
              <w:rPr>
                <w:rFonts w:ascii="Cambria Math" w:eastAsia="宋体" w:hAnsi="Cambria Math" w:cs="Times New Roman"/>
                <w:i/>
                <w:color w:val="000000" w:themeColor="text1"/>
                <w:sz w:val="28"/>
                <w14:ligatures w14:val="none"/>
              </w:rPr>
            </m:ctrlPr>
          </m:e>
        </m:d>
      </m:oMath>
      <w:ins w:id="731" w:author="yun qiao" w:date="2026-04-25T12:28:00Z">
        <w:r w:rsidR="00EF61E5" w:rsidRPr="008A687B">
          <w:rPr>
            <w:rFonts w:ascii="Times New Roman" w:eastAsia="宋体" w:hAnsi="Times New Roman" w:cs="Times New Roman"/>
            <w:color w:val="000000" w:themeColor="text1"/>
            <w:sz w:val="28"/>
            <w14:ligatures w14:val="none"/>
          </w:rPr>
          <w:t>表示基于知识图谱约束计算得到的合法性权重函数；</w:t>
        </w:r>
      </w:ins>
      <m:oMath>
        <m:func>
          <m:funcPr>
            <m:ctrlPr>
              <w:ins w:id="732" w:author="yun qiao" w:date="2026-04-25T12:55:00Z">
                <w:rPr>
                  <w:rFonts w:ascii="Cambria Math" w:eastAsia="宋体" w:hAnsi="Cambria Math" w:cs="Times New Roman"/>
                  <w:i/>
                  <w:color w:val="000000" w:themeColor="text1"/>
                  <w:sz w:val="28"/>
                  <w14:ligatures w14:val="none"/>
                </w:rPr>
              </w:ins>
            </m:ctrlPr>
          </m:funcPr>
          <m:fName>
            <m:r>
              <w:ins w:id="733" w:author="yun qiao" w:date="2026-04-25T12:55:00Z">
                <w:rPr>
                  <w:rFonts w:ascii="Cambria Math" w:eastAsia="宋体" w:hAnsi="Cambria Math" w:cs="Times New Roman"/>
                  <w:color w:val="000000" w:themeColor="text1"/>
                  <w:sz w:val="28"/>
                  <w14:ligatures w14:val="none"/>
                </w:rPr>
                <m:t>log</m:t>
              </w:ins>
            </m:r>
          </m:fName>
          <m:e>
            <m:r>
              <w:ins w:id="734" w:author="yun qiao" w:date="2026-04-25T12:55:00Z">
                <w:rPr>
                  <w:rFonts w:ascii="Cambria Math" w:eastAsia="宋体" w:hAnsi="Cambria Math" w:cs="Times New Roman" w:hint="eastAsia"/>
                  <w:color w:val="000000" w:themeColor="text1"/>
                  <w:sz w:val="28"/>
                  <w14:ligatures w14:val="none"/>
                </w:rPr>
                <m:t>w</m:t>
              </w:ins>
            </m:r>
          </m:e>
        </m:func>
        <m:d>
          <m:dPr>
            <m:ctrlPr>
              <w:ins w:id="735" w:author="yun qiao" w:date="2026-04-25T12:55:00Z">
                <w:rPr>
                  <w:rFonts w:ascii="Cambria Math" w:eastAsia="宋体" w:hAnsi="Cambria Math" w:cs="Times New Roman"/>
                  <w:i/>
                  <w:color w:val="000000" w:themeColor="text1"/>
                  <w:sz w:val="28"/>
                  <w14:ligatures w14:val="none"/>
                </w:rPr>
              </w:ins>
            </m:ctrlPr>
          </m:dPr>
          <m:e>
            <m:sSub>
              <m:sSubPr>
                <m:ctrlPr>
                  <w:ins w:id="736" w:author="yun qiao" w:date="2026-04-25T12:55:00Z">
                    <w:rPr>
                      <w:rFonts w:ascii="Cambria Math" w:eastAsia="宋体" w:hAnsi="Cambria Math" w:cs="Times New Roman"/>
                      <w:i/>
                      <w:color w:val="000000" w:themeColor="text1"/>
                      <w:sz w:val="28"/>
                      <w14:ligatures w14:val="none"/>
                    </w:rPr>
                  </w:ins>
                </m:ctrlPr>
              </m:sSubPr>
              <m:e>
                <m:r>
                  <w:ins w:id="737" w:author="yun qiao" w:date="2026-04-25T12:55:00Z">
                    <w:rPr>
                      <w:rFonts w:ascii="Cambria Math" w:eastAsia="宋体" w:hAnsi="Cambria Math" w:cs="Times New Roman" w:hint="eastAsia"/>
                      <w:color w:val="000000" w:themeColor="text1"/>
                      <w:sz w:val="28"/>
                      <w14:ligatures w14:val="none"/>
                    </w:rPr>
                    <m:t>y</m:t>
                  </w:ins>
                </m:r>
              </m:e>
              <m:sub>
                <m:r>
                  <w:ins w:id="738" w:author="yun qiao" w:date="2026-04-25T12:55:00Z">
                    <w:rPr>
                      <w:rFonts w:ascii="Cambria Math" w:eastAsia="宋体" w:hAnsi="Cambria Math" w:cs="Times New Roman" w:hint="eastAsia"/>
                      <w:color w:val="000000" w:themeColor="text1"/>
                      <w:sz w:val="28"/>
                      <w14:ligatures w14:val="none"/>
                    </w:rPr>
                    <m:t>t</m:t>
                  </w:ins>
                </m:r>
              </m:sub>
            </m:sSub>
            <m:r>
              <w:ins w:id="739" w:author="yun qiao" w:date="2026-04-25T12:55:00Z">
                <w:rPr>
                  <w:rFonts w:ascii="Cambria Math" w:eastAsia="宋体" w:hAnsi="Cambria Math" w:cs="Times New Roman" w:hint="eastAsia"/>
                  <w:color w:val="000000" w:themeColor="text1"/>
                  <w:sz w:val="28"/>
                  <w14:ligatures w14:val="none"/>
                </w:rPr>
                <m:t>,G</m:t>
              </w:ins>
            </m:r>
          </m:e>
        </m:d>
      </m:oMath>
      <w:ins w:id="740" w:author="yun qiao" w:date="2026-04-25T12:28:00Z">
        <w:r w:rsidR="00EF61E5" w:rsidRPr="008A687B">
          <w:rPr>
            <w:rFonts w:ascii="Times New Roman" w:eastAsia="宋体" w:hAnsi="Times New Roman" w:cs="Times New Roman"/>
            <w:color w:val="000000" w:themeColor="text1"/>
            <w:sz w:val="28"/>
            <w14:ligatures w14:val="none"/>
          </w:rPr>
          <w:t>表示对所述权重进行对数变换后引入到</w:t>
        </w:r>
      </w:ins>
      <w:ins w:id="741" w:author="yun qiao" w:date="2026-04-25T13:03:00Z">
        <w:r w:rsidR="000F1285" w:rsidRPr="000F1285">
          <w:rPr>
            <w:rFonts w:ascii="Times New Roman" w:eastAsia="宋体" w:hAnsi="Times New Roman" w:cs="Times New Roman"/>
            <w:color w:val="000000" w:themeColor="text1"/>
            <w:sz w:val="28"/>
            <w14:ligatures w14:val="none"/>
          </w:rPr>
          <w:t>归一化前的得分</w:t>
        </w:r>
      </w:ins>
      <w:ins w:id="742" w:author="yun qiao" w:date="2026-04-25T12:28:00Z">
        <w:r w:rsidR="00EF61E5" w:rsidRPr="008A687B">
          <w:rPr>
            <w:rFonts w:ascii="Times New Roman" w:eastAsia="宋体" w:hAnsi="Times New Roman" w:cs="Times New Roman"/>
            <w:color w:val="000000" w:themeColor="text1"/>
            <w:sz w:val="28"/>
            <w14:ligatures w14:val="none"/>
          </w:rPr>
          <w:t>中；</w:t>
        </w:r>
        <w:r w:rsidR="00EF61E5" w:rsidRPr="008A687B">
          <w:rPr>
            <w:rFonts w:ascii="Times New Roman" w:eastAsia="宋体" w:hAnsi="Times New Roman" w:cs="Times New Roman"/>
            <w:color w:val="000000" w:themeColor="text1"/>
            <w:sz w:val="28"/>
            <w14:ligatures w14:val="none"/>
          </w:rPr>
          <w:t>softmax(</w:t>
        </w:r>
        <w:r w:rsidR="00EF61E5" w:rsidRPr="008A687B">
          <w:rPr>
            <w:rFonts w:ascii="MS Gothic" w:eastAsia="MS Gothic" w:hAnsi="MS Gothic" w:cs="MS Gothic" w:hint="eastAsia"/>
            <w:color w:val="000000" w:themeColor="text1"/>
            <w:sz w:val="28"/>
            <w14:ligatures w14:val="none"/>
          </w:rPr>
          <w:t>⋅</w:t>
        </w:r>
        <w:r w:rsidR="00EF61E5" w:rsidRPr="008A687B">
          <w:rPr>
            <w:rFonts w:ascii="Times New Roman" w:eastAsia="宋体" w:hAnsi="Times New Roman" w:cs="Times New Roman"/>
            <w:color w:val="000000" w:themeColor="text1"/>
            <w:sz w:val="28"/>
            <w14:ligatures w14:val="none"/>
          </w:rPr>
          <w:t>)</w:t>
        </w:r>
      </w:ins>
      <w:ins w:id="743" w:author="yun qiao" w:date="2026-04-25T12:57:00Z">
        <w:r w:rsidR="008A687B" w:rsidRPr="008A687B">
          <w:rPr>
            <w:rFonts w:ascii="Times New Roman" w:eastAsia="宋体" w:hAnsi="Times New Roman" w:cs="Times New Roman" w:hint="eastAsia"/>
            <w:color w:val="000000" w:themeColor="text1"/>
            <w:sz w:val="28"/>
            <w14:ligatures w14:val="none"/>
          </w:rPr>
          <w:t>表示</w:t>
        </w:r>
        <w:r w:rsidR="008A687B" w:rsidRPr="008A687B">
          <w:rPr>
            <w:rFonts w:ascii="Times New Roman" w:eastAsia="宋体" w:hAnsi="Times New Roman" w:cs="Times New Roman"/>
            <w:color w:val="000000" w:themeColor="text1"/>
            <w:sz w:val="28"/>
            <w14:ligatures w14:val="none"/>
          </w:rPr>
          <w:t>对所有候选操作原语的得分进行归一化处理</w:t>
        </w:r>
        <w:r w:rsidR="008A687B" w:rsidRPr="008A687B">
          <w:rPr>
            <w:rFonts w:ascii="Times New Roman" w:eastAsia="宋体" w:hAnsi="Times New Roman" w:cs="Times New Roman" w:hint="eastAsia"/>
            <w:color w:val="000000" w:themeColor="text1"/>
            <w:sz w:val="28"/>
            <w14:ligatures w14:val="none"/>
          </w:rPr>
          <w:t>。</w:t>
        </w:r>
      </w:ins>
    </w:p>
    <w:p w14:paraId="70B95E24" w14:textId="0E12341A" w:rsidR="003E6244" w:rsidRDefault="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744" w:author="yun qiao" w:date="2026-04-25T12:59:00Z">
        <w:r>
          <w:rPr>
            <w:rFonts w:ascii="Times New Roman" w:eastAsia="宋体" w:hAnsi="Times New Roman" w:cs="Times New Roman" w:hint="eastAsia"/>
            <w:color w:val="000000" w:themeColor="text1"/>
            <w:sz w:val="28"/>
            <w14:ligatures w14:val="none"/>
          </w:rPr>
          <w:t>所述合法性权重函数</w:t>
        </w:r>
      </w:ins>
      <m:oMath>
        <m:r>
          <w:ins w:id="745" w:author="yun qiao" w:date="2026-04-25T17:34:00Z">
            <w:rPr>
              <w:rFonts w:ascii="Cambria Math" w:eastAsia="宋体" w:hAnsi="Cambria Math" w:cs="Times New Roman" w:hint="eastAsia"/>
              <w:color w:val="000000" w:themeColor="text1"/>
              <w:sz w:val="28"/>
              <w14:ligatures w14:val="none"/>
            </w:rPr>
            <m:t>w</m:t>
          </w:ins>
        </m:r>
        <m:func>
          <m:funcPr>
            <m:ctrlPr>
              <w:del w:id="746" w:author="yun qiao" w:date="2026-04-25T17:34:00Z">
                <w:rPr>
                  <w:rFonts w:ascii="Cambria Math" w:eastAsia="宋体" w:hAnsi="Cambria Math" w:cs="Times New Roman" w:hint="eastAsia"/>
                  <w:i/>
                  <w:color w:val="000000" w:themeColor="text1"/>
                  <w:sz w:val="28"/>
                  <w14:ligatures w14:val="none"/>
                </w:rPr>
              </w:del>
            </m:ctrlPr>
          </m:funcPr>
          <m:fName>
            <m:r>
              <w:del w:id="747" w:author="yun qiao" w:date="2026-04-25T10:50:00Z">
                <m:rPr>
                  <m:sty m:val="p"/>
                </m:rPr>
                <w:rPr>
                  <w:rFonts w:ascii="Cambria Math" w:eastAsia="宋体" w:hAnsi="Cambria Math" w:cs="Times New Roman" w:hint="eastAsia"/>
                  <w:color w:val="000000" w:themeColor="text1"/>
                  <w:sz w:val="28"/>
                  <w14:ligatures w14:val="none"/>
                </w:rPr>
                <m:t xml:space="preserve"> </m:t>
              </w:del>
            </m:r>
          </m:fName>
          <m:e>
            <m:r>
              <w:del w:id="748" w:author="yun qiao" w:date="2026-04-25T17:34:00Z">
                <w:rPr>
                  <w:rFonts w:ascii="Cambria Math" w:eastAsia="宋体" w:hAnsi="Cambria Math" w:cs="Times New Roman" w:hint="eastAsia"/>
                  <w:color w:val="000000" w:themeColor="text1"/>
                  <w:sz w:val="28"/>
                  <w14:ligatures w14:val="none"/>
                </w:rPr>
                <m:t>w</m:t>
              </w:del>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ins w:id="749" w:author="yun qiao" w:date="2026-04-25T13:00:00Z">
        <w:r w:rsidRPr="008A687B">
          <w:rPr>
            <w:rFonts w:ascii="Times New Roman" w:eastAsia="宋体" w:hAnsi="Times New Roman" w:cs="Times New Roman"/>
            <w:color w:val="000000" w:themeColor="text1"/>
            <w:sz w:val="28"/>
            <w14:ligatures w14:val="none"/>
          </w:rPr>
          <w:t>用于刻画候选操作原语在当前语义上下文及知识图谱结构约束下的可行性。当候选操作原语不满足输入输出关系或数据类型约束时，其对应的权重值降低，从而在概率计算过程中对该候选项进行抑制；反之，对于满足结构约束的候选操作原语，其权重值保持或提升</w:t>
        </w:r>
      </w:ins>
      <w:del w:id="750" w:author="yun qiao" w:date="2026-04-25T13:01:00Z">
        <w:r w:rsidDel="008A687B">
          <w:rPr>
            <w:rFonts w:ascii="Times New Roman" w:eastAsia="宋体" w:hAnsi="Times New Roman" w:cs="Times New Roman"/>
            <w:color w:val="000000" w:themeColor="text1"/>
            <w:sz w:val="28"/>
            <w14:ligatures w14:val="none"/>
          </w:rPr>
          <w:delText>表示基于知识图谱约束的合法性权重函数</w:delText>
        </w:r>
        <w:r w:rsidDel="008A687B">
          <w:rPr>
            <w:rFonts w:ascii="Times New Roman" w:eastAsia="宋体" w:hAnsi="Times New Roman" w:cs="Times New Roman" w:hint="eastAsia"/>
            <w:color w:val="000000" w:themeColor="text1"/>
            <w:sz w:val="28"/>
            <w14:ligatures w14:val="none"/>
          </w:rPr>
          <w:delText>，</w:delText>
        </w:r>
        <w:r w:rsidDel="008A687B">
          <w:rPr>
            <w:rFonts w:ascii="Times New Roman" w:eastAsia="宋体" w:hAnsi="Times New Roman" w:cs="Times New Roman"/>
            <w:color w:val="000000" w:themeColor="text1"/>
            <w:sz w:val="28"/>
            <w14:ligatures w14:val="none"/>
          </w:rPr>
          <w:delText>对不满足输入输出关系或数据类型约束的候选操作原语，其权重值降低，从而实现概率重加权；</w:delText>
        </w:r>
      </w:del>
      <m:oMath>
        <m:sSup>
          <m:sSupPr>
            <m:ctrlPr>
              <w:del w:id="751" w:author="yun qiao" w:date="2026-04-25T13:01:00Z">
                <w:rPr>
                  <w:rFonts w:ascii="Cambria Math" w:eastAsia="宋体" w:hAnsi="Cambria Math" w:cs="Times New Roman"/>
                  <w:i/>
                  <w:color w:val="000000" w:themeColor="text1"/>
                  <w:sz w:val="28"/>
                  <w14:ligatures w14:val="none"/>
                </w:rPr>
              </w:del>
            </m:ctrlPr>
          </m:sSupPr>
          <m:e>
            <m:r>
              <w:del w:id="752" w:author="yun qiao" w:date="2026-04-25T13:01:00Z">
                <w:rPr>
                  <w:rFonts w:ascii="Cambria Math" w:eastAsia="宋体" w:hAnsi="Cambria Math" w:cs="Times New Roman" w:hint="eastAsia"/>
                  <w:color w:val="000000" w:themeColor="text1"/>
                  <w:sz w:val="28"/>
                  <w14:ligatures w14:val="none"/>
                </w:rPr>
                <m:t>P</m:t>
              </w:del>
            </m:r>
            <m:ctrlPr>
              <w:del w:id="753" w:author="yun qiao" w:date="2026-04-25T13:01:00Z">
                <w:rPr>
                  <w:rFonts w:ascii="Cambria Math" w:eastAsia="宋体" w:hAnsi="Cambria Math" w:cs="Times New Roman" w:hint="eastAsia"/>
                  <w:i/>
                  <w:color w:val="000000" w:themeColor="text1"/>
                  <w:sz w:val="28"/>
                  <w14:ligatures w14:val="none"/>
                </w:rPr>
              </w:del>
            </m:ctrlPr>
          </m:e>
          <m:sup>
            <m:r>
              <w:del w:id="754" w:author="yun qiao" w:date="2026-04-25T13:01:00Z">
                <w:rPr>
                  <w:rFonts w:ascii="Cambria Math" w:eastAsia="宋体" w:hAnsi="Cambria Math" w:cs="Times New Roman"/>
                  <w:color w:val="000000" w:themeColor="text1"/>
                  <w:sz w:val="28"/>
                  <w14:ligatures w14:val="none"/>
                </w:rPr>
                <m:t>'</m:t>
              </w:del>
            </m:r>
          </m:sup>
        </m:sSup>
        <m:d>
          <m:dPr>
            <m:ctrlPr>
              <w:del w:id="755" w:author="yun qiao" w:date="2026-04-25T13:01:00Z">
                <w:rPr>
                  <w:rFonts w:ascii="Cambria Math" w:eastAsia="宋体" w:hAnsi="Cambria Math" w:cs="Times New Roman"/>
                  <w:i/>
                  <w:color w:val="000000" w:themeColor="text1"/>
                  <w:sz w:val="28"/>
                  <w14:ligatures w14:val="none"/>
                </w:rPr>
              </w:del>
            </m:ctrlPr>
          </m:dPr>
          <m:e>
            <m:sSub>
              <m:sSubPr>
                <m:ctrlPr>
                  <w:del w:id="756" w:author="yun qiao" w:date="2026-04-25T13:01:00Z">
                    <w:rPr>
                      <w:rFonts w:ascii="Cambria Math" w:eastAsia="宋体" w:hAnsi="Cambria Math" w:cs="Times New Roman"/>
                      <w:i/>
                      <w:color w:val="000000" w:themeColor="text1"/>
                      <w:sz w:val="28"/>
                      <w14:ligatures w14:val="none"/>
                    </w:rPr>
                  </w:del>
                </m:ctrlPr>
              </m:sSubPr>
              <m:e>
                <m:r>
                  <w:del w:id="757" w:author="yun qiao" w:date="2026-04-25T13:01:00Z">
                    <w:rPr>
                      <w:rFonts w:ascii="Cambria Math" w:eastAsia="宋体" w:hAnsi="Cambria Math" w:cs="Times New Roman" w:hint="eastAsia"/>
                      <w:color w:val="000000" w:themeColor="text1"/>
                      <w:sz w:val="28"/>
                      <w14:ligatures w14:val="none"/>
                    </w:rPr>
                    <m:t>y</m:t>
                  </w:del>
                </m:r>
              </m:e>
              <m:sub>
                <m:r>
                  <w:del w:id="758" w:author="yun qiao" w:date="2026-04-25T13:01:00Z">
                    <w:rPr>
                      <w:rFonts w:ascii="Cambria Math" w:eastAsia="宋体" w:hAnsi="Cambria Math" w:cs="Times New Roman" w:hint="eastAsia"/>
                      <w:color w:val="000000" w:themeColor="text1"/>
                      <w:sz w:val="28"/>
                      <w14:ligatures w14:val="none"/>
                    </w:rPr>
                    <m:t>t</m:t>
                  </w:del>
                </m:r>
              </m:sub>
            </m:sSub>
          </m:e>
        </m:d>
      </m:oMath>
      <w:del w:id="759" w:author="yun qiao" w:date="2026-04-25T13:01:00Z">
        <w:r w:rsidDel="008A687B">
          <w:rPr>
            <w:rFonts w:ascii="Times New Roman" w:eastAsia="宋体" w:hAnsi="Times New Roman" w:cs="Times New Roman"/>
            <w:color w:val="000000" w:themeColor="text1"/>
            <w:sz w:val="28"/>
            <w14:ligatures w14:val="none"/>
          </w:rPr>
          <w:delText>表示经约束调整后的生成概率</w:delText>
        </w:r>
      </w:del>
      <w:ins w:id="760" w:author="yun qiao" w:date="2026-04-25T10:51:00Z">
        <w:r w:rsidR="00D235AC" w:rsidRPr="00D235AC">
          <w:rPr>
            <w:rFonts w:ascii="Times New Roman" w:eastAsia="宋体" w:hAnsi="Times New Roman" w:cs="Times New Roman"/>
            <w:color w:val="000000" w:themeColor="text1"/>
            <w:sz w:val="28"/>
            <w14:ligatures w14:val="none"/>
          </w:rPr>
          <w:t>，从而实现约束信息在生成过程中的内生融合</w:t>
        </w:r>
      </w:ins>
      <w:r>
        <w:rPr>
          <w:rFonts w:ascii="Times New Roman" w:eastAsia="宋体" w:hAnsi="Times New Roman" w:cs="Times New Roman"/>
          <w:color w:val="000000" w:themeColor="text1"/>
          <w:sz w:val="28"/>
          <w14:ligatures w14:val="none"/>
        </w:rPr>
        <w:t>。</w:t>
      </w:r>
    </w:p>
    <w:p w14:paraId="47A74B0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765EE83B"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ins w:id="761" w:author="yun qiao" w:date="2026-04-25T13:04:00Z">
                  <w:rPr>
                    <w:rFonts w:ascii="Cambria Math" w:eastAsia="宋体" w:hAnsi="Cambria Math" w:cs="Times New Roman"/>
                    <w:color w:val="000000" w:themeColor="text1"/>
                    <w:sz w:val="28"/>
                    <w:szCs w:val="20"/>
                    <w14:ligatures w14:val="none"/>
                  </w:rPr>
                  <m:t>,G</m:t>
                </w:ins>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ins w:id="762" w:author="yun qiao" w:date="2026-04-25T13:04:00Z">
                  <w:rPr>
                    <w:rFonts w:ascii="Cambria Math" w:eastAsia="宋体" w:hAnsi="Cambria Math" w:cs="Times New Roman"/>
                    <w:color w:val="000000" w:themeColor="text1"/>
                    <w:sz w:val="28"/>
                    <w:szCs w:val="20"/>
                    <w14:ligatures w14:val="none"/>
                  </w:rPr>
                  <m:t>,G</m:t>
                </w:ins>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40D2487E" w14:textId="77777777" w:rsidR="00752138" w:rsidRDefault="00752138">
      <w:pPr>
        <w:widowControl/>
        <w:spacing w:before="100" w:after="0" w:line="480" w:lineRule="exact"/>
        <w:ind w:firstLineChars="200" w:firstLine="560"/>
        <w:jc w:val="both"/>
        <w:rPr>
          <w:ins w:id="763" w:author="yun qiao" w:date="2026-04-25T13:05:00Z"/>
          <w:rFonts w:ascii="Times New Roman" w:eastAsia="宋体" w:hAnsi="Times New Roman" w:cs="Times New Roman"/>
          <w:color w:val="000000" w:themeColor="text1"/>
          <w:sz w:val="28"/>
          <w14:ligatures w14:val="none"/>
        </w:rPr>
      </w:pPr>
      <w:ins w:id="764" w:author="yun qiao" w:date="2026-04-25T13:05:00Z">
        <w:r w:rsidRPr="00752138">
          <w:rPr>
            <w:rFonts w:ascii="Times New Roman" w:eastAsia="宋体" w:hAnsi="Times New Roman" w:cs="Times New Roman"/>
            <w:color w:val="000000" w:themeColor="text1"/>
            <w:sz w:val="28"/>
            <w14:ligatures w14:val="none"/>
          </w:rPr>
          <w:t>从而在训练初期使条件调制对隐藏状态的影响较小，避免对模型原有表达能力产生扰动。</w:t>
        </w:r>
      </w:ins>
      <w:del w:id="765" w:author="yun qiao" w:date="2026-04-25T13:05:00Z">
        <w:r w:rsidDel="00752138">
          <w:rPr>
            <w:rFonts w:ascii="Times New Roman" w:eastAsia="宋体" w:hAnsi="Times New Roman" w:cs="Times New Roman" w:hint="eastAsia"/>
            <w:color w:val="000000" w:themeColor="text1"/>
            <w:sz w:val="28"/>
            <w14:ligatures w14:val="none"/>
          </w:rPr>
          <w:delText>从而避免条件注入对模型原有表达能力的扰动</w:delText>
        </w:r>
      </w:del>
      <w:r>
        <w:rPr>
          <w:rFonts w:ascii="Times New Roman" w:eastAsia="宋体" w:hAnsi="Times New Roman" w:cs="Times New Roman" w:hint="eastAsia"/>
          <w:color w:val="000000" w:themeColor="text1"/>
          <w:sz w:val="28"/>
          <w14:ligatures w14:val="none"/>
        </w:rPr>
        <w:t>。</w:t>
      </w:r>
    </w:p>
    <w:p w14:paraId="3EEF0FFE" w14:textId="2A880FC8"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进一步地，在解码器输入端对操作原语嵌入向量同样施加一次条件调制，其过程表示为：</w:t>
      </w:r>
    </w:p>
    <w:p w14:paraId="74454AD4"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139BDC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w:t>
      </w:r>
      <w:ins w:id="766" w:author="yun qiao" w:date="2026-04-25T13:05:00Z">
        <w:r w:rsidR="00752138">
          <w:rPr>
            <w:rFonts w:ascii="Times New Roman" w:eastAsia="宋体" w:hAnsi="Times New Roman" w:cs="Times New Roman" w:hint="eastAsia"/>
            <w:color w:val="000000" w:themeColor="text1"/>
            <w:sz w:val="28"/>
            <w14:ligatures w14:val="none"/>
          </w:rPr>
          <w:t>，</w:t>
        </w:r>
      </w:ins>
      <m:oMath>
        <m:sSub>
          <m:sSubPr>
            <m:ctrlPr>
              <w:ins w:id="767" w:author="yun qiao" w:date="2026-04-25T13:06:00Z">
                <w:rPr>
                  <w:rFonts w:ascii="Cambria Math" w:eastAsia="宋体" w:hAnsi="Cambria Math" w:cs="Times New Roman"/>
                  <w:i/>
                  <w:color w:val="000000" w:themeColor="text1"/>
                  <w:sz w:val="28"/>
                  <w:szCs w:val="20"/>
                  <w14:ligatures w14:val="none"/>
                </w:rPr>
              </w:ins>
            </m:ctrlPr>
          </m:sSubPr>
          <m:e>
            <m:r>
              <w:ins w:id="768" w:author="yun qiao" w:date="2026-04-25T13:06:00Z">
                <w:rPr>
                  <w:rFonts w:ascii="Cambria Math" w:eastAsia="宋体" w:hAnsi="Cambria Math" w:cs="Times New Roman"/>
                  <w:color w:val="000000" w:themeColor="text1"/>
                  <w:sz w:val="28"/>
                  <w:szCs w:val="20"/>
                  <w14:ligatures w14:val="none"/>
                </w:rPr>
                <m:t>γ</m:t>
              </w:ins>
            </m:r>
          </m:e>
          <m:sub>
            <m:r>
              <w:ins w:id="769" w:author="yun qiao" w:date="2026-04-25T13:06:00Z">
                <w:rPr>
                  <w:rFonts w:ascii="Cambria Math" w:eastAsia="宋体" w:hAnsi="Cambria Math" w:cs="Times New Roman"/>
                  <w:color w:val="000000" w:themeColor="text1"/>
                  <w:sz w:val="28"/>
                  <w:szCs w:val="20"/>
                  <w14:ligatures w14:val="none"/>
                </w:rPr>
                <m:t>0</m:t>
              </w:ins>
            </m:r>
          </m:sub>
        </m:sSub>
        <m:d>
          <m:dPr>
            <m:ctrlPr>
              <w:ins w:id="770" w:author="yun qiao" w:date="2026-04-25T13:06:00Z">
                <w:rPr>
                  <w:rFonts w:ascii="Cambria Math" w:eastAsia="宋体" w:hAnsi="Cambria Math" w:cs="Times New Roman"/>
                  <w:i/>
                  <w:color w:val="000000" w:themeColor="text1"/>
                  <w:sz w:val="28"/>
                  <w:szCs w:val="20"/>
                  <w14:ligatures w14:val="none"/>
                </w:rPr>
              </w:ins>
            </m:ctrlPr>
          </m:dPr>
          <m:e>
            <m:r>
              <w:ins w:id="771" w:author="yun qiao" w:date="2026-04-25T13:06:00Z">
                <w:rPr>
                  <w:rFonts w:ascii="Cambria Math" w:eastAsia="宋体" w:hAnsi="Cambria Math" w:cs="Times New Roman"/>
                  <w:color w:val="000000" w:themeColor="text1"/>
                  <w:sz w:val="28"/>
                  <w:szCs w:val="20"/>
                  <w14:ligatures w14:val="none"/>
                </w:rPr>
                <m:t>c,G</m:t>
              </w:ins>
            </m:r>
          </m:e>
        </m:d>
      </m:oMath>
      <w:ins w:id="772" w:author="yun qiao" w:date="2026-04-25T13:05:00Z">
        <w:r w:rsidR="00752138" w:rsidRPr="00752138">
          <w:rPr>
            <w:rFonts w:ascii="Times New Roman" w:eastAsia="宋体" w:hAnsi="Times New Roman" w:cs="Times New Roman"/>
            <w:color w:val="000000" w:themeColor="text1"/>
            <w:sz w:val="28"/>
            <w14:ligatures w14:val="none"/>
          </w:rPr>
          <w:t>、</w:t>
        </w:r>
      </w:ins>
      <m:oMath>
        <m:sSub>
          <m:sSubPr>
            <m:ctrlPr>
              <w:ins w:id="773" w:author="yun qiao" w:date="2026-04-25T13:06:00Z">
                <w:rPr>
                  <w:rFonts w:ascii="Cambria Math" w:eastAsia="宋体" w:hAnsi="Cambria Math" w:cs="Times New Roman"/>
                  <w:i/>
                  <w:color w:val="000000" w:themeColor="text1"/>
                  <w:sz w:val="28"/>
                  <w:szCs w:val="20"/>
                  <w14:ligatures w14:val="none"/>
                </w:rPr>
              </w:ins>
            </m:ctrlPr>
          </m:sSubPr>
          <m:e>
            <m:r>
              <w:ins w:id="774" w:author="yun qiao" w:date="2026-04-25T13:06:00Z">
                <w:rPr>
                  <w:rFonts w:ascii="Cambria Math" w:eastAsia="宋体" w:hAnsi="Cambria Math" w:cs="Times New Roman"/>
                  <w:color w:val="000000" w:themeColor="text1"/>
                  <w:sz w:val="28"/>
                  <w:szCs w:val="20"/>
                  <w14:ligatures w14:val="none"/>
                </w:rPr>
                <m:t>β</m:t>
              </w:ins>
            </m:r>
          </m:e>
          <m:sub>
            <m:r>
              <w:ins w:id="775" w:author="yun qiao" w:date="2026-04-25T13:06:00Z">
                <w:rPr>
                  <w:rFonts w:ascii="Cambria Math" w:eastAsia="宋体" w:hAnsi="Cambria Math" w:cs="Times New Roman"/>
                  <w:color w:val="000000" w:themeColor="text1"/>
                  <w:sz w:val="28"/>
                  <w:szCs w:val="20"/>
                  <w14:ligatures w14:val="none"/>
                </w:rPr>
                <m:t>0</m:t>
              </w:ins>
            </m:r>
          </m:sub>
        </m:sSub>
        <m:d>
          <m:dPr>
            <m:ctrlPr>
              <w:ins w:id="776" w:author="yun qiao" w:date="2026-04-25T13:06:00Z">
                <w:rPr>
                  <w:rFonts w:ascii="Cambria Math" w:eastAsia="宋体" w:hAnsi="Cambria Math" w:cs="Times New Roman"/>
                  <w:i/>
                  <w:color w:val="000000" w:themeColor="text1"/>
                  <w:sz w:val="28"/>
                  <w:szCs w:val="20"/>
                  <w14:ligatures w14:val="none"/>
                </w:rPr>
              </w:ins>
            </m:ctrlPr>
          </m:dPr>
          <m:e>
            <m:r>
              <w:ins w:id="777" w:author="yun qiao" w:date="2026-04-25T13:06:00Z">
                <w:rPr>
                  <w:rFonts w:ascii="Cambria Math" w:eastAsia="宋体" w:hAnsi="Cambria Math" w:cs="Times New Roman"/>
                  <w:color w:val="000000" w:themeColor="text1"/>
                  <w:sz w:val="28"/>
                  <w:szCs w:val="20"/>
                  <w14:ligatures w14:val="none"/>
                </w:rPr>
                <m:t>c,G</m:t>
              </w:ins>
            </m:r>
          </m:e>
        </m:d>
      </m:oMath>
      <w:ins w:id="778" w:author="yun qiao" w:date="2026-04-25T13:05:00Z">
        <w:r w:rsidR="00752138" w:rsidRPr="00752138">
          <w:rPr>
            <w:rFonts w:ascii="Times New Roman" w:eastAsia="宋体" w:hAnsi="Times New Roman" w:cs="Times New Roman"/>
            <w:color w:val="000000" w:themeColor="text1"/>
            <w:sz w:val="28"/>
            <w14:ligatures w14:val="none"/>
          </w:rPr>
          <w:t>分别表示输入层对应的缩放参数与偏移参数</w:t>
        </w:r>
      </w:ins>
      <w:ins w:id="779" w:author="yun qiao" w:date="2026-04-25T13:06:00Z">
        <w:r w:rsidR="00752138">
          <w:rPr>
            <w:rFonts w:ascii="Times New Roman" w:eastAsia="宋体" w:hAnsi="Times New Roman" w:cs="Times New Roman" w:hint="eastAsia"/>
            <w:color w:val="000000" w:themeColor="text1"/>
            <w:sz w:val="28"/>
            <w14:ligatures w14:val="none"/>
          </w:rPr>
          <w:t>，</w:t>
        </w:r>
      </w:ins>
      <w:ins w:id="780" w:author="yun qiao" w:date="2026-04-25T13:07:00Z">
        <w:r w:rsidR="00752138" w:rsidRPr="00752138">
          <w:rPr>
            <w:rFonts w:ascii="Times New Roman" w:eastAsia="宋体" w:hAnsi="Times New Roman" w:cs="Times New Roman"/>
            <w:color w:val="000000" w:themeColor="text1"/>
            <w:sz w:val="28"/>
            <w14:ligatures w14:val="none"/>
          </w:rPr>
          <w:t>该计算过程用于根据任务条件信息与结构化语义约束，对操作原语嵌入表示进行特征级调制，使输入表示在进入解码过程前即完成与任务语义及结构约束的对齐。</w:t>
        </w:r>
      </w:ins>
      <w:ins w:id="781" w:author="yun qiao" w:date="2026-04-25T13:05:00Z">
        <w:r w:rsidR="00752138" w:rsidRPr="00752138">
          <w:rPr>
            <w:rFonts w:ascii="Times New Roman" w:eastAsia="宋体" w:hAnsi="Times New Roman" w:cs="Times New Roman"/>
            <w:color w:val="000000" w:themeColor="text1"/>
            <w:sz w:val="28"/>
            <w14:ligatures w14:val="none"/>
          </w:rPr>
          <w:t>。</w:t>
        </w:r>
      </w:ins>
      <w:del w:id="782" w:author="yun qiao" w:date="2026-04-25T13:06:00Z">
        <w:r w:rsidDel="00752138">
          <w:rPr>
            <w:rFonts w:ascii="Times New Roman" w:eastAsia="宋体" w:hAnsi="Times New Roman" w:cs="Times New Roman" w:hint="eastAsia"/>
            <w:color w:val="000000" w:themeColor="text1"/>
            <w:sz w:val="28"/>
            <w14:ligatures w14:val="none"/>
          </w:rPr>
          <w:delText>。</w:delText>
        </w:r>
      </w:del>
      <w:r>
        <w:rPr>
          <w:rFonts w:ascii="Times New Roman" w:eastAsia="宋体" w:hAnsi="Times New Roman" w:cs="Times New Roman" w:hint="eastAsia"/>
          <w:color w:val="000000" w:themeColor="text1"/>
          <w:sz w:val="28"/>
          <w14:ligatures w14:val="none"/>
        </w:rPr>
        <w:t>结合后续位置编码：</w:t>
      </w:r>
    </w:p>
    <w:p w14:paraId="448F2479"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487B9B9D" w:rsidR="003E6244" w:rsidRPr="00752138" w:rsidRDefault="00752138" w:rsidP="0075213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783" w:author="yun qiao" w:date="2026-04-25T13:08:00Z">
        <w:r>
          <w:rPr>
            <w:rFonts w:ascii="Times New Roman" w:eastAsia="宋体" w:hAnsi="Times New Roman" w:cs="Times New Roman" w:hint="eastAsia"/>
            <w:color w:val="000000" w:themeColor="text1"/>
            <w:sz w:val="28"/>
            <w14:ligatures w14:val="none"/>
          </w:rPr>
          <w:t>其中</w:t>
        </w:r>
      </w:ins>
      <w:ins w:id="784" w:author="yun qiao" w:date="2026-04-25T13:09:00Z">
        <w:r w:rsidRPr="00752138">
          <w:rPr>
            <w:rFonts w:ascii="Times New Roman" w:eastAsia="宋体" w:hAnsi="Times New Roman" w:cs="Times New Roman"/>
            <w:color w:val="000000" w:themeColor="text1"/>
            <w:sz w:val="28"/>
            <w14:ligatures w14:val="none"/>
          </w:rPr>
          <w:t>，</w:t>
        </w:r>
      </w:ins>
      <m:oMath>
        <m:acc>
          <m:accPr>
            <m:chr m:val="̃"/>
            <m:ctrlPr>
              <w:ins w:id="785" w:author="yun qiao" w:date="2026-04-25T13:09:00Z">
                <w:rPr>
                  <w:rFonts w:ascii="Cambria Math" w:eastAsia="宋体" w:hAnsi="Cambria Math" w:cs="Times New Roman"/>
                  <w:color w:val="000000" w:themeColor="text1"/>
                  <w:sz w:val="28"/>
                  <w:szCs w:val="20"/>
                  <w14:ligatures w14:val="none"/>
                </w:rPr>
              </w:ins>
            </m:ctrlPr>
          </m:accPr>
          <m:e>
            <m:sSub>
              <m:sSubPr>
                <m:ctrlPr>
                  <w:ins w:id="786" w:author="yun qiao" w:date="2026-04-25T13:09:00Z">
                    <w:rPr>
                      <w:rFonts w:ascii="Cambria Math" w:eastAsia="宋体" w:hAnsi="Cambria Math" w:cs="Times New Roman"/>
                      <w:i/>
                      <w:color w:val="000000" w:themeColor="text1"/>
                      <w:sz w:val="28"/>
                      <w:szCs w:val="20"/>
                      <w14:ligatures w14:val="none"/>
                    </w:rPr>
                  </w:ins>
                </m:ctrlPr>
              </m:sSubPr>
              <m:e>
                <m:r>
                  <w:ins w:id="787" w:author="yun qiao" w:date="2026-04-25T13:09:00Z">
                    <w:rPr>
                      <w:rFonts w:ascii="Cambria Math" w:eastAsia="宋体" w:hAnsi="Cambria Math" w:cs="Times New Roman"/>
                      <w:color w:val="000000" w:themeColor="text1"/>
                      <w:sz w:val="28"/>
                      <w14:ligatures w14:val="none"/>
                    </w:rPr>
                    <m:t>x</m:t>
                  </w:ins>
                </m:r>
                <m:ctrlPr>
                  <w:ins w:id="788" w:author="yun qiao" w:date="2026-04-25T13:09:00Z">
                    <w:rPr>
                      <w:rFonts w:ascii="Cambria Math" w:eastAsia="宋体" w:hAnsi="Cambria Math" w:cs="Times New Roman"/>
                      <w:color w:val="000000" w:themeColor="text1"/>
                      <w:sz w:val="28"/>
                      <w:szCs w:val="20"/>
                      <w14:ligatures w14:val="none"/>
                    </w:rPr>
                  </w:ins>
                </m:ctrlPr>
              </m:e>
              <m:sub>
                <m:r>
                  <w:ins w:id="789" w:author="yun qiao" w:date="2026-04-25T13:09:00Z">
                    <w:rPr>
                      <w:rFonts w:ascii="Cambria Math" w:eastAsia="宋体" w:hAnsi="Cambria Math" w:cs="Times New Roman"/>
                      <w:color w:val="000000" w:themeColor="text1"/>
                      <w:sz w:val="28"/>
                      <w14:ligatures w14:val="none"/>
                    </w:rPr>
                    <m:t>0</m:t>
                  </w:ins>
                </m:r>
              </m:sub>
            </m:sSub>
          </m:e>
        </m:acc>
      </m:oMath>
      <w:ins w:id="790" w:author="yun qiao" w:date="2026-04-25T13:09:00Z">
        <w:r w:rsidRPr="00752138">
          <w:rPr>
            <w:rFonts w:ascii="Times New Roman" w:eastAsia="宋体" w:hAnsi="Times New Roman" w:cs="Times New Roman"/>
            <w:color w:val="000000" w:themeColor="text1"/>
            <w:sz w:val="28"/>
            <w14:ligatures w14:val="none"/>
          </w:rPr>
          <w:t>表示融合位置编码后的最终输入表示；通过将位置编码函数</w:t>
        </w:r>
      </w:ins>
      <m:oMath>
        <m:r>
          <w:ins w:id="791" w:author="yun qiao" w:date="2026-04-25T13:09:00Z">
            <m:rPr>
              <m:nor/>
            </m:rPr>
            <w:rPr>
              <w:rFonts w:ascii="Cambria Math" w:eastAsia="宋体" w:hAnsi="Cambria Math" w:cs="Times New Roman"/>
              <w:color w:val="000000" w:themeColor="text1"/>
              <w:sz w:val="28"/>
              <w14:ligatures w14:val="none"/>
            </w:rPr>
            <m:t>PE</m:t>
          </w:ins>
        </m:r>
        <m:d>
          <m:dPr>
            <m:ctrlPr>
              <w:ins w:id="792" w:author="yun qiao" w:date="2026-04-25T13:09: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793" w:author="yun qiao" w:date="2026-04-25T13:09:00Z">
        <w:r w:rsidRPr="00752138">
          <w:rPr>
            <w:rFonts w:ascii="Times New Roman" w:eastAsia="宋体" w:hAnsi="Times New Roman" w:cs="Times New Roman"/>
            <w:color w:val="000000" w:themeColor="text1"/>
            <w:sz w:val="28"/>
            <w14:ligatures w14:val="none"/>
          </w:rPr>
          <w:t>作用于经条件调制后的输入表示</w:t>
        </w:r>
      </w:ins>
      <m:oMath>
        <m:sSubSup>
          <m:sSubSupPr>
            <m:ctrlPr>
              <w:ins w:id="794" w:author="yun qiao" w:date="2026-04-25T13:10:00Z">
                <w:rPr>
                  <w:rFonts w:ascii="Cambria Math" w:eastAsia="宋体" w:hAnsi="Cambria Math" w:cs="Times New Roman"/>
                  <w:i/>
                  <w:color w:val="000000" w:themeColor="text1"/>
                  <w:sz w:val="28"/>
                  <w:szCs w:val="20"/>
                  <w14:ligatures w14:val="none"/>
                </w:rPr>
              </w:ins>
            </m:ctrlPr>
          </m:sSubSupPr>
          <m:e>
            <m:r>
              <w:ins w:id="795" w:author="yun qiao" w:date="2026-04-25T13:10:00Z">
                <w:rPr>
                  <w:rFonts w:ascii="Cambria Math" w:eastAsia="宋体" w:hAnsi="Cambria Math" w:cs="Times New Roman"/>
                  <w:color w:val="000000" w:themeColor="text1"/>
                  <w:sz w:val="28"/>
                  <w14:ligatures w14:val="none"/>
                </w:rPr>
                <m:t>x</m:t>
              </w:ins>
            </m:r>
          </m:e>
          <m:sub>
            <m:r>
              <w:ins w:id="796" w:author="yun qiao" w:date="2026-04-25T13:10:00Z">
                <w:rPr>
                  <w:rFonts w:ascii="Cambria Math" w:eastAsia="宋体" w:hAnsi="Cambria Math" w:cs="Times New Roman"/>
                  <w:color w:val="000000" w:themeColor="text1"/>
                  <w:sz w:val="28"/>
                  <w14:ligatures w14:val="none"/>
                </w:rPr>
                <m:t>0</m:t>
              </w:ins>
            </m:r>
          </m:sub>
          <m:sup>
            <m:r>
              <w:ins w:id="797" w:author="yun qiao" w:date="2026-04-25T13:10:00Z">
                <w:rPr>
                  <w:rFonts w:ascii="Cambria Math" w:eastAsia="宋体" w:hAnsi="Cambria Math" w:cs="Times New Roman"/>
                  <w:color w:val="000000" w:themeColor="text1"/>
                  <w:sz w:val="28"/>
                  <w14:ligatures w14:val="none"/>
                </w:rPr>
                <m:t>'</m:t>
              </w:ins>
            </m:r>
          </m:sup>
        </m:sSubSup>
      </m:oMath>
      <w:ins w:id="798" w:author="yun qiao" w:date="2026-04-25T13:09:00Z">
        <w:r w:rsidRPr="00752138">
          <w:rPr>
            <w:rFonts w:ascii="Times New Roman" w:eastAsia="宋体" w:hAnsi="Times New Roman" w:cs="Times New Roman"/>
            <w:color w:val="000000" w:themeColor="text1"/>
            <w:sz w:val="28"/>
            <w14:ligatures w14:val="none"/>
          </w:rPr>
          <w:t>，并与其进行叠加，使输入表示在引入任务语义及结构约束信息的同时，进一步编码序列位置信息，从而实现语义特征与位置特征的统一建模。</w:t>
        </w:r>
      </w:ins>
      <w:del w:id="799" w:author="yun qiao" w:date="2026-04-25T13:09:00Z">
        <w:r w:rsidDel="00752138">
          <w:rPr>
            <w:rFonts w:ascii="Times New Roman" w:eastAsia="宋体" w:hAnsi="Times New Roman" w:cs="Times New Roman"/>
            <w:color w:val="000000" w:themeColor="text1"/>
            <w:sz w:val="28"/>
            <w14:ligatures w14:val="none"/>
          </w:rPr>
          <w:delText>使任务条件信息在输入阶段即与操作语义表示对齐。</w:delText>
        </w:r>
      </w:del>
    </w:p>
    <w:p w14:paraId="427703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6ACB8C1E" w14:textId="49C28A58" w:rsidR="003E6244" w:rsidDel="00A106CE" w:rsidRDefault="00D235AC">
      <w:pPr>
        <w:widowControl/>
        <w:spacing w:before="100" w:after="0" w:line="480" w:lineRule="exact"/>
        <w:ind w:firstLineChars="202" w:firstLine="566"/>
        <w:jc w:val="both"/>
        <w:rPr>
          <w:del w:id="800" w:author="yun qiao" w:date="2026-04-25T10:54:00Z"/>
          <w:rFonts w:ascii="Times New Roman" w:eastAsia="宋体" w:hAnsi="Times New Roman" w:cs="Times New Roman"/>
          <w:color w:val="000000" w:themeColor="text1"/>
          <w:sz w:val="28"/>
          <w14:ligatures w14:val="none"/>
        </w:rPr>
      </w:pPr>
      <w:ins w:id="801" w:author="yun qiao" w:date="2026-04-25T10:54:00Z">
        <w:r w:rsidRPr="00D235AC">
          <w:rPr>
            <w:rFonts w:ascii="Times New Roman" w:eastAsia="宋体" w:hAnsi="Times New Roman" w:cs="Times New Roman"/>
            <w:color w:val="000000" w:themeColor="text1"/>
            <w:sz w:val="28"/>
            <w14:ligatures w14:val="none"/>
          </w:rPr>
          <w:t>所述解码器采用基于</w:t>
        </w:r>
        <w:r w:rsidRPr="00D235AC">
          <w:rPr>
            <w:rFonts w:ascii="Times New Roman" w:eastAsia="宋体" w:hAnsi="Times New Roman" w:cs="Times New Roman"/>
            <w:color w:val="000000" w:themeColor="text1"/>
            <w:sz w:val="28"/>
            <w14:ligatures w14:val="none"/>
          </w:rPr>
          <w:t>Transformer</w:t>
        </w:r>
        <w:r w:rsidRPr="00D235AC">
          <w:rPr>
            <w:rFonts w:ascii="Times New Roman" w:eastAsia="宋体" w:hAnsi="Times New Roman" w:cs="Times New Roman"/>
            <w:color w:val="000000" w:themeColor="text1"/>
            <w:sz w:val="28"/>
            <w14:ligatures w14:val="none"/>
          </w:rPr>
          <w:t>的多层结构，各子层计算过程遵循标准的归一化残差结构及多头注意力机制。</w:t>
        </w:r>
      </w:ins>
      <w:del w:id="802" w:author="yun qiao" w:date="2026-04-25T10:54:00Z">
        <w:r w:rsidDel="00D235AC">
          <w:rPr>
            <w:rFonts w:ascii="Times New Roman" w:eastAsia="宋体" w:hAnsi="Times New Roman" w:cs="Times New Roman" w:hint="eastAsia"/>
            <w:color w:val="000000" w:themeColor="text1"/>
            <w:sz w:val="28"/>
            <w14:ligatures w14:val="none"/>
          </w:rPr>
          <w:delText>在结构实现上，解码模块采用</w:delText>
        </w:r>
        <w:r w:rsidDel="00D235AC">
          <w:rPr>
            <w:rFonts w:ascii="Times New Roman" w:eastAsia="宋体" w:hAnsi="Times New Roman" w:cs="Times New Roman"/>
            <w:color w:val="000000" w:themeColor="text1"/>
            <w:sz w:val="28"/>
            <w14:ligatures w14:val="none"/>
          </w:rPr>
          <w:delText xml:space="preserve"> Pre-Norm </w:delText>
        </w:r>
        <w:r w:rsidDel="00D235AC">
          <w:rPr>
            <w:rFonts w:ascii="Times New Roman" w:eastAsia="宋体" w:hAnsi="Times New Roman" w:cs="Times New Roman" w:hint="eastAsia"/>
            <w:color w:val="000000" w:themeColor="text1"/>
            <w:sz w:val="28"/>
            <w14:ligatures w14:val="none"/>
          </w:rPr>
          <w:delText>架构，各子层计算形式为：</w:delText>
        </w:r>
      </w:del>
    </w:p>
    <w:p w14:paraId="2B7D9806" w14:textId="77777777" w:rsidR="00A106CE" w:rsidRDefault="00A106CE">
      <w:pPr>
        <w:widowControl/>
        <w:spacing w:before="100" w:after="0" w:line="480" w:lineRule="exact"/>
        <w:ind w:firstLineChars="200" w:firstLine="560"/>
        <w:jc w:val="both"/>
        <w:rPr>
          <w:ins w:id="803" w:author="yun qiao" w:date="2026-04-25T15:12:00Z"/>
          <w:rFonts w:ascii="Times New Roman" w:eastAsia="宋体" w:hAnsi="Times New Roman" w:cs="Times New Roman"/>
          <w:color w:val="000000" w:themeColor="text1"/>
          <w:sz w:val="28"/>
          <w14:ligatures w14:val="none"/>
        </w:rPr>
        <w:pPrChange w:id="804" w:author="yun qiao" w:date="2026-04-25T10:54:00Z">
          <w:pPr>
            <w:widowControl/>
            <w:spacing w:before="100" w:after="0" w:line="480" w:lineRule="exact"/>
            <w:ind w:firstLineChars="202" w:firstLine="566"/>
            <w:jc w:val="both"/>
          </w:pPr>
        </w:pPrChange>
      </w:pPr>
    </w:p>
    <w:p w14:paraId="1DCB5017" w14:textId="30145CDB" w:rsidR="003E6244" w:rsidDel="00D235AC" w:rsidRDefault="00000000">
      <w:pPr>
        <w:widowControl/>
        <w:spacing w:before="100" w:after="0" w:line="480" w:lineRule="exact"/>
        <w:jc w:val="both"/>
        <w:rPr>
          <w:del w:id="805" w:author="yun qiao" w:date="2026-04-25T10:54:00Z"/>
          <w:rFonts w:ascii="Times New Roman" w:eastAsia="宋体" w:hAnsi="Times New Roman" w:cs="Times New Roman"/>
          <w:color w:val="000000" w:themeColor="text1"/>
          <w:sz w:val="28"/>
          <w14:ligatures w14:val="none"/>
        </w:rPr>
      </w:pPr>
      <m:oMathPara>
        <m:oMath>
          <m:r>
            <w:del w:id="806" w:author="yun qiao" w:date="2026-04-25T10:54:00Z">
              <m:rPr>
                <m:nor/>
              </m:rPr>
              <w:rPr>
                <w:rFonts w:ascii="Cambria Math" w:eastAsia="宋体" w:hAnsi="Cambria Math" w:cs="Times New Roman"/>
                <w:color w:val="000000" w:themeColor="text1"/>
                <w:sz w:val="28"/>
                <w14:ligatures w14:val="none"/>
              </w:rPr>
              <m:t>Layer</m:t>
            </w:del>
          </m:r>
          <m:d>
            <m:dPr>
              <m:ctrlPr>
                <w:del w:id="807" w:author="yun qiao" w:date="2026-04-25T10:54:00Z">
                  <w:rPr>
                    <w:rFonts w:ascii="Cambria Math" w:eastAsia="宋体" w:hAnsi="Cambria Math" w:cs="Times New Roman"/>
                    <w:i/>
                    <w:color w:val="000000" w:themeColor="text1"/>
                    <w:sz w:val="28"/>
                    <w:szCs w:val="20"/>
                    <w14:ligatures w14:val="none"/>
                  </w:rPr>
                </w:del>
              </m:ctrlPr>
            </m:dPr>
            <m:e>
              <m:r>
                <w:del w:id="808" w:author="yun qiao" w:date="2026-04-25T10:54:00Z">
                  <w:rPr>
                    <w:rFonts w:ascii="Cambria Math" w:eastAsia="宋体" w:hAnsi="Cambria Math" w:cs="Times New Roman"/>
                    <w:color w:val="000000" w:themeColor="text1"/>
                    <w:sz w:val="28"/>
                    <w14:ligatures w14:val="none"/>
                  </w:rPr>
                  <m:t>x</m:t>
                </w:del>
              </m:r>
            </m:e>
          </m:d>
          <m:r>
            <w:del w:id="809" w:author="yun qiao" w:date="2026-04-25T10:54:00Z">
              <w:rPr>
                <w:rFonts w:ascii="Cambria Math" w:eastAsia="宋体" w:hAnsi="Cambria Math" w:cs="Times New Roman"/>
                <w:color w:val="000000" w:themeColor="text1"/>
                <w:sz w:val="28"/>
                <w14:ligatures w14:val="none"/>
              </w:rPr>
              <m:t>=x+</m:t>
            </w:del>
          </m:r>
          <m:r>
            <w:del w:id="810" w:author="yun qiao" w:date="2026-04-25T10:54:00Z">
              <m:rPr>
                <m:nor/>
              </m:rPr>
              <w:rPr>
                <w:rFonts w:ascii="Cambria Math" w:eastAsia="宋体" w:hAnsi="Cambria Math" w:cs="Times New Roman"/>
                <w:color w:val="000000" w:themeColor="text1"/>
                <w:sz w:val="28"/>
                <w14:ligatures w14:val="none"/>
              </w:rPr>
              <m:t>Sublayer</m:t>
            </w:del>
          </m:r>
          <m:d>
            <m:dPr>
              <m:ctrlPr>
                <w:del w:id="811" w:author="yun qiao" w:date="2026-04-25T10:54:00Z">
                  <w:rPr>
                    <w:rFonts w:ascii="Cambria Math" w:eastAsia="宋体" w:hAnsi="Cambria Math" w:cs="Times New Roman"/>
                    <w:i/>
                    <w:color w:val="000000" w:themeColor="text1"/>
                    <w:sz w:val="28"/>
                    <w:szCs w:val="20"/>
                    <w14:ligatures w14:val="none"/>
                  </w:rPr>
                </w:del>
              </m:ctrlPr>
            </m:dPr>
            <m:e>
              <m:r>
                <w:del w:id="812" w:author="yun qiao" w:date="2026-04-25T10:54:00Z">
                  <m:rPr>
                    <m:nor/>
                  </m:rPr>
                  <w:rPr>
                    <w:rFonts w:ascii="Cambria Math" w:eastAsia="宋体" w:hAnsi="Cambria Math" w:cs="Times New Roman"/>
                    <w:color w:val="000000" w:themeColor="text1"/>
                    <w:sz w:val="28"/>
                    <w14:ligatures w14:val="none"/>
                  </w:rPr>
                  <m:t>LayerNorm</m:t>
                </w:del>
              </m:r>
              <m:d>
                <m:dPr>
                  <m:ctrlPr>
                    <w:del w:id="813" w:author="yun qiao" w:date="2026-04-25T10:54:00Z">
                      <w:rPr>
                        <w:rFonts w:ascii="Cambria Math" w:eastAsia="宋体" w:hAnsi="Cambria Math" w:cs="Times New Roman"/>
                        <w:i/>
                        <w:color w:val="000000" w:themeColor="text1"/>
                        <w:sz w:val="28"/>
                        <w:szCs w:val="20"/>
                        <w14:ligatures w14:val="none"/>
                      </w:rPr>
                    </w:del>
                  </m:ctrlPr>
                </m:dPr>
                <m:e>
                  <m:r>
                    <w:del w:id="814" w:author="yun qiao" w:date="2026-04-25T10:54:00Z">
                      <w:rPr>
                        <w:rFonts w:ascii="Cambria Math" w:eastAsia="宋体" w:hAnsi="Cambria Math" w:cs="Times New Roman"/>
                        <w:color w:val="000000" w:themeColor="text1"/>
                        <w:sz w:val="28"/>
                        <w14:ligatures w14:val="none"/>
                      </w:rPr>
                      <m:t>x</m:t>
                    </w:del>
                  </m:r>
                </m:e>
              </m:d>
            </m:e>
          </m:d>
        </m:oMath>
      </m:oMathPara>
    </w:p>
    <w:p w14:paraId="1BCC3921" w14:textId="2AC75AB7" w:rsidR="003E6244" w:rsidDel="00D235AC" w:rsidRDefault="00000000">
      <w:pPr>
        <w:widowControl/>
        <w:spacing w:before="100" w:after="0" w:line="480" w:lineRule="exact"/>
        <w:ind w:firstLineChars="202" w:firstLine="566"/>
        <w:jc w:val="both"/>
        <w:rPr>
          <w:del w:id="815" w:author="yun qiao" w:date="2026-04-25T10:54:00Z"/>
          <w:rFonts w:ascii="Times New Roman" w:eastAsia="宋体" w:hAnsi="Times New Roman" w:cs="Times New Roman"/>
          <w:color w:val="000000" w:themeColor="text1"/>
          <w:sz w:val="28"/>
          <w14:ligatures w14:val="none"/>
        </w:rPr>
      </w:pPr>
      <w:del w:id="816" w:author="yun qiao" w:date="2026-04-25T10:54:00Z">
        <w:r w:rsidDel="00D235AC">
          <w:rPr>
            <w:rFonts w:ascii="Times New Roman" w:eastAsia="宋体" w:hAnsi="Times New Roman" w:cs="Times New Roman" w:hint="eastAsia"/>
            <w:color w:val="000000" w:themeColor="text1"/>
            <w:sz w:val="28"/>
            <w14:ligatures w14:val="none"/>
          </w:rPr>
          <w:delText>其中注意力机制采用多头注意力结构：</w:delText>
        </w:r>
      </w:del>
    </w:p>
    <w:p w14:paraId="04B8785D" w14:textId="38B457BA" w:rsidR="003E6244" w:rsidDel="00D235AC" w:rsidRDefault="00000000">
      <w:pPr>
        <w:widowControl/>
        <w:spacing w:before="100" w:after="0" w:line="480" w:lineRule="exact"/>
        <w:jc w:val="both"/>
        <w:rPr>
          <w:del w:id="817" w:author="yun qiao" w:date="2026-04-25T10:54:00Z"/>
          <w:rFonts w:ascii="Times New Roman" w:eastAsia="宋体" w:hAnsi="Times New Roman" w:cs="Times New Roman"/>
          <w:color w:val="000000" w:themeColor="text1"/>
          <w:sz w:val="28"/>
          <w14:ligatures w14:val="none"/>
        </w:rPr>
      </w:pPr>
      <m:oMathPara>
        <m:oMath>
          <m:r>
            <w:del w:id="818" w:author="yun qiao" w:date="2026-04-25T10:54:00Z">
              <m:rPr>
                <m:nor/>
              </m:rPr>
              <w:rPr>
                <w:rFonts w:ascii="Cambria Math" w:eastAsia="宋体" w:hAnsi="Cambria Math" w:cs="Times New Roman"/>
                <w:color w:val="000000" w:themeColor="text1"/>
                <w:sz w:val="28"/>
                <w14:ligatures w14:val="none"/>
              </w:rPr>
              <m:t>MultiHead</m:t>
            </w:del>
          </m:r>
          <m:d>
            <m:dPr>
              <m:ctrlPr>
                <w:del w:id="819" w:author="yun qiao" w:date="2026-04-25T10:54:00Z">
                  <w:rPr>
                    <w:rFonts w:ascii="Cambria Math" w:eastAsia="宋体" w:hAnsi="Cambria Math" w:cs="Times New Roman"/>
                    <w:i/>
                    <w:color w:val="000000" w:themeColor="text1"/>
                    <w:sz w:val="28"/>
                    <w:szCs w:val="20"/>
                    <w14:ligatures w14:val="none"/>
                  </w:rPr>
                </w:del>
              </m:ctrlPr>
            </m:dPr>
            <m:e>
              <m:r>
                <w:del w:id="820" w:author="yun qiao" w:date="2026-04-25T10:54:00Z">
                  <w:rPr>
                    <w:rFonts w:ascii="Cambria Math" w:eastAsia="宋体" w:hAnsi="Cambria Math" w:cs="Times New Roman"/>
                    <w:color w:val="000000" w:themeColor="text1"/>
                    <w:sz w:val="28"/>
                    <w14:ligatures w14:val="none"/>
                  </w:rPr>
                  <m:t>Q,K,V</m:t>
                </w:del>
              </m:r>
            </m:e>
          </m:d>
          <m:r>
            <w:del w:id="821" w:author="yun qiao" w:date="2026-04-25T10:54:00Z">
              <w:rPr>
                <w:rFonts w:ascii="Cambria Math" w:eastAsia="宋体" w:hAnsi="Cambria Math" w:cs="Times New Roman"/>
                <w:color w:val="000000" w:themeColor="text1"/>
                <w:sz w:val="28"/>
                <w14:ligatures w14:val="none"/>
              </w:rPr>
              <m:t>=</m:t>
            </w:del>
          </m:r>
          <m:r>
            <w:del w:id="822" w:author="yun qiao" w:date="2026-04-25T10:54:00Z">
              <m:rPr>
                <m:nor/>
              </m:rPr>
              <w:rPr>
                <w:rFonts w:ascii="Cambria Math" w:eastAsia="宋体" w:hAnsi="Cambria Math" w:cs="Times New Roman"/>
                <w:color w:val="000000" w:themeColor="text1"/>
                <w:sz w:val="28"/>
                <w14:ligatures w14:val="none"/>
              </w:rPr>
              <m:t>Concat</m:t>
            </w:del>
          </m:r>
          <m:d>
            <m:dPr>
              <m:ctrlPr>
                <w:del w:id="823" w:author="yun qiao" w:date="2026-04-25T10:54:00Z">
                  <w:rPr>
                    <w:rFonts w:ascii="Cambria Math" w:eastAsia="宋体" w:hAnsi="Cambria Math" w:cs="Times New Roman"/>
                    <w:i/>
                    <w:color w:val="000000" w:themeColor="text1"/>
                    <w:sz w:val="28"/>
                    <w:szCs w:val="20"/>
                    <w14:ligatures w14:val="none"/>
                  </w:rPr>
                </w:del>
              </m:ctrlPr>
            </m:dPr>
            <m:e>
              <m:r>
                <w:del w:id="824" w:author="yun qiao" w:date="2026-04-25T10:54:00Z">
                  <w:rPr>
                    <w:rFonts w:ascii="Cambria Math" w:eastAsia="宋体" w:hAnsi="Cambria Math" w:cs="Times New Roman"/>
                    <w:color w:val="000000" w:themeColor="text1"/>
                    <w:sz w:val="28"/>
                    <w14:ligatures w14:val="none"/>
                  </w:rPr>
                  <m:t>hea</m:t>
                </w:del>
              </m:r>
              <m:sSub>
                <m:sSubPr>
                  <m:ctrlPr>
                    <w:del w:id="825" w:author="yun qiao" w:date="2026-04-25T10:54:00Z">
                      <w:rPr>
                        <w:rFonts w:ascii="Cambria Math" w:eastAsia="宋体" w:hAnsi="Cambria Math" w:cs="Times New Roman"/>
                        <w:i/>
                        <w:color w:val="000000" w:themeColor="text1"/>
                        <w:sz w:val="28"/>
                        <w:szCs w:val="20"/>
                        <w14:ligatures w14:val="none"/>
                      </w:rPr>
                    </w:del>
                  </m:ctrlPr>
                </m:sSubPr>
                <m:e>
                  <m:r>
                    <w:del w:id="826" w:author="yun qiao" w:date="2026-04-25T10:54:00Z">
                      <w:rPr>
                        <w:rFonts w:ascii="Cambria Math" w:eastAsia="宋体" w:hAnsi="Cambria Math" w:cs="Times New Roman"/>
                        <w:color w:val="000000" w:themeColor="text1"/>
                        <w:sz w:val="28"/>
                        <w14:ligatures w14:val="none"/>
                      </w:rPr>
                      <m:t>d</m:t>
                    </w:del>
                  </m:r>
                </m:e>
                <m:sub>
                  <m:r>
                    <w:del w:id="827" w:author="yun qiao" w:date="2026-04-25T10:54:00Z">
                      <w:rPr>
                        <w:rFonts w:ascii="Cambria Math" w:eastAsia="宋体" w:hAnsi="Cambria Math" w:cs="Times New Roman"/>
                        <w:color w:val="000000" w:themeColor="text1"/>
                        <w:sz w:val="28"/>
                        <w14:ligatures w14:val="none"/>
                      </w:rPr>
                      <m:t>1</m:t>
                    </w:del>
                  </m:r>
                </m:sub>
              </m:sSub>
              <m:r>
                <w:del w:id="828" w:author="yun qiao" w:date="2026-04-25T10:54:00Z">
                  <w:rPr>
                    <w:rFonts w:ascii="Cambria Math" w:eastAsia="宋体" w:hAnsi="Cambria Math" w:cs="Times New Roman"/>
                    <w:color w:val="000000" w:themeColor="text1"/>
                    <w:sz w:val="28"/>
                    <w14:ligatures w14:val="none"/>
                  </w:rPr>
                  <m:t>,</m:t>
                </w:del>
              </m:r>
              <m:r>
                <w:del w:id="829" w:author="yun qiao" w:date="2026-04-25T10:54:00Z">
                  <m:rPr>
                    <m:sty m:val="p"/>
                  </m:rPr>
                  <w:rPr>
                    <w:rFonts w:ascii="Cambria Math" w:eastAsia="宋体" w:hAnsi="Cambria Math" w:cs="Times New Roman" w:hint="eastAsia"/>
                    <w:color w:val="000000" w:themeColor="text1"/>
                    <w:sz w:val="28"/>
                    <w14:ligatures w14:val="none"/>
                  </w:rPr>
                  <m:t>…</m:t>
                </w:del>
              </m:r>
              <m:r>
                <w:del w:id="830" w:author="yun qiao" w:date="2026-04-25T10:54:00Z">
                  <w:rPr>
                    <w:rFonts w:ascii="Cambria Math" w:eastAsia="宋体" w:hAnsi="Cambria Math" w:cs="Times New Roman"/>
                    <w:color w:val="000000" w:themeColor="text1"/>
                    <w:sz w:val="28"/>
                    <w14:ligatures w14:val="none"/>
                  </w:rPr>
                  <m:t>,hea</m:t>
                </w:del>
              </m:r>
              <m:sSub>
                <m:sSubPr>
                  <m:ctrlPr>
                    <w:del w:id="831" w:author="yun qiao" w:date="2026-04-25T10:54:00Z">
                      <w:rPr>
                        <w:rFonts w:ascii="Cambria Math" w:eastAsia="宋体" w:hAnsi="Cambria Math" w:cs="Times New Roman"/>
                        <w:i/>
                        <w:color w:val="000000" w:themeColor="text1"/>
                        <w:sz w:val="28"/>
                        <w:szCs w:val="20"/>
                        <w14:ligatures w14:val="none"/>
                      </w:rPr>
                    </w:del>
                  </m:ctrlPr>
                </m:sSubPr>
                <m:e>
                  <m:r>
                    <w:del w:id="832" w:author="yun qiao" w:date="2026-04-25T10:54:00Z">
                      <w:rPr>
                        <w:rFonts w:ascii="Cambria Math" w:eastAsia="宋体" w:hAnsi="Cambria Math" w:cs="Times New Roman"/>
                        <w:color w:val="000000" w:themeColor="text1"/>
                        <w:sz w:val="28"/>
                        <w14:ligatures w14:val="none"/>
                      </w:rPr>
                      <m:t>d</m:t>
                    </w:del>
                  </m:r>
                </m:e>
                <m:sub>
                  <m:r>
                    <w:del w:id="833" w:author="yun qiao" w:date="2026-04-25T10:54:00Z">
                      <w:rPr>
                        <w:rFonts w:ascii="Cambria Math" w:eastAsia="宋体" w:hAnsi="Cambria Math" w:cs="Times New Roman"/>
                        <w:color w:val="000000" w:themeColor="text1"/>
                        <w:sz w:val="28"/>
                        <w14:ligatures w14:val="none"/>
                      </w:rPr>
                      <m:t>h</m:t>
                    </w:del>
                  </m:r>
                </m:sub>
              </m:sSub>
            </m:e>
          </m:d>
          <m:sSup>
            <m:sSupPr>
              <m:ctrlPr>
                <w:del w:id="834" w:author="yun qiao" w:date="2026-04-25T10:54:00Z">
                  <w:rPr>
                    <w:rFonts w:ascii="Cambria Math" w:eastAsia="宋体" w:hAnsi="Cambria Math" w:cs="Times New Roman"/>
                    <w:i/>
                    <w:color w:val="000000" w:themeColor="text1"/>
                    <w:sz w:val="28"/>
                    <w:szCs w:val="20"/>
                    <w14:ligatures w14:val="none"/>
                  </w:rPr>
                </w:del>
              </m:ctrlPr>
            </m:sSupPr>
            <m:e>
              <m:r>
                <w:del w:id="835" w:author="yun qiao" w:date="2026-04-25T10:54:00Z">
                  <w:rPr>
                    <w:rFonts w:ascii="Cambria Math" w:eastAsia="宋体" w:hAnsi="Cambria Math" w:cs="Times New Roman"/>
                    <w:color w:val="000000" w:themeColor="text1"/>
                    <w:sz w:val="28"/>
                    <w14:ligatures w14:val="none"/>
                  </w:rPr>
                  <m:t>W</m:t>
                </w:del>
              </m:r>
            </m:e>
            <m:sup>
              <m:r>
                <w:del w:id="836" w:author="yun qiao" w:date="2026-04-25T10:54:00Z">
                  <w:rPr>
                    <w:rFonts w:ascii="Cambria Math" w:eastAsia="宋体" w:hAnsi="Cambria Math" w:cs="Times New Roman"/>
                    <w:color w:val="000000" w:themeColor="text1"/>
                    <w:sz w:val="28"/>
                    <w14:ligatures w14:val="none"/>
                  </w:rPr>
                  <m:t>O</m:t>
                </w:del>
              </m:r>
            </m:sup>
          </m:sSup>
        </m:oMath>
      </m:oMathPara>
    </w:p>
    <w:p w14:paraId="33EE454D" w14:textId="37B14975" w:rsidR="003E6244" w:rsidDel="00D235AC" w:rsidRDefault="00000000">
      <w:pPr>
        <w:widowControl/>
        <w:spacing w:before="100" w:after="0" w:line="480" w:lineRule="exact"/>
        <w:jc w:val="both"/>
        <w:rPr>
          <w:del w:id="837" w:author="yun qiao" w:date="2026-04-25T10:54:00Z"/>
          <w:rFonts w:ascii="Times New Roman" w:eastAsia="宋体" w:hAnsi="Times New Roman" w:cs="Times New Roman"/>
          <w:color w:val="000000" w:themeColor="text1"/>
          <w:sz w:val="28"/>
          <w14:ligatures w14:val="none"/>
        </w:rPr>
      </w:pPr>
      <m:oMathPara>
        <m:oMath>
          <m:r>
            <w:del w:id="838" w:author="yun qiao" w:date="2026-04-25T10:54:00Z">
              <w:rPr>
                <w:rFonts w:ascii="Cambria Math" w:eastAsia="宋体" w:hAnsi="Cambria Math" w:cs="Times New Roman"/>
                <w:color w:val="000000" w:themeColor="text1"/>
                <w:sz w:val="28"/>
                <w14:ligatures w14:val="none"/>
              </w:rPr>
              <m:t>hea</m:t>
            </w:del>
          </m:r>
          <m:sSub>
            <m:sSubPr>
              <m:ctrlPr>
                <w:del w:id="839" w:author="yun qiao" w:date="2026-04-25T10:54:00Z">
                  <w:rPr>
                    <w:rFonts w:ascii="Cambria Math" w:eastAsia="宋体" w:hAnsi="Cambria Math" w:cs="Times New Roman"/>
                    <w:i/>
                    <w:color w:val="000000" w:themeColor="text1"/>
                    <w:sz w:val="28"/>
                    <w:szCs w:val="20"/>
                    <w14:ligatures w14:val="none"/>
                  </w:rPr>
                </w:del>
              </m:ctrlPr>
            </m:sSubPr>
            <m:e>
              <m:r>
                <w:del w:id="840" w:author="yun qiao" w:date="2026-04-25T10:54:00Z">
                  <w:rPr>
                    <w:rFonts w:ascii="Cambria Math" w:eastAsia="宋体" w:hAnsi="Cambria Math" w:cs="Times New Roman"/>
                    <w:color w:val="000000" w:themeColor="text1"/>
                    <w:sz w:val="28"/>
                    <w14:ligatures w14:val="none"/>
                  </w:rPr>
                  <m:t>d</m:t>
                </w:del>
              </m:r>
            </m:e>
            <m:sub>
              <m:r>
                <w:del w:id="841" w:author="yun qiao" w:date="2026-04-25T10:54:00Z">
                  <w:rPr>
                    <w:rFonts w:ascii="Cambria Math" w:eastAsia="宋体" w:hAnsi="Cambria Math" w:cs="Times New Roman"/>
                    <w:color w:val="000000" w:themeColor="text1"/>
                    <w:sz w:val="28"/>
                    <w14:ligatures w14:val="none"/>
                  </w:rPr>
                  <m:t>i</m:t>
                </w:del>
              </m:r>
            </m:sub>
          </m:sSub>
          <m:r>
            <w:del w:id="842" w:author="yun qiao" w:date="2026-04-25T10:54:00Z">
              <w:rPr>
                <w:rFonts w:ascii="Cambria Math" w:eastAsia="宋体" w:hAnsi="Cambria Math" w:cs="Times New Roman"/>
                <w:color w:val="000000" w:themeColor="text1"/>
                <w:sz w:val="28"/>
                <w14:ligatures w14:val="none"/>
              </w:rPr>
              <m:t>=</m:t>
            </w:del>
          </m:r>
          <m:r>
            <w:del w:id="843" w:author="yun qiao" w:date="2026-04-25T10:54:00Z">
              <m:rPr>
                <m:nor/>
              </m:rPr>
              <w:rPr>
                <w:rFonts w:ascii="Cambria Math" w:eastAsia="宋体" w:hAnsi="Cambria Math" w:cs="Times New Roman"/>
                <w:color w:val="000000" w:themeColor="text1"/>
                <w:sz w:val="28"/>
                <w14:ligatures w14:val="none"/>
              </w:rPr>
              <m:t>Attn</m:t>
            </w:del>
          </m:r>
          <m:d>
            <m:dPr>
              <m:ctrlPr>
                <w:del w:id="844" w:author="yun qiao" w:date="2026-04-25T10:54:00Z">
                  <w:rPr>
                    <w:rFonts w:ascii="Cambria Math" w:eastAsia="宋体" w:hAnsi="Cambria Math" w:cs="Times New Roman"/>
                    <w:i/>
                    <w:color w:val="000000" w:themeColor="text1"/>
                    <w:sz w:val="28"/>
                    <w:szCs w:val="20"/>
                    <w14:ligatures w14:val="none"/>
                  </w:rPr>
                </w:del>
              </m:ctrlPr>
            </m:dPr>
            <m:e>
              <m:r>
                <w:del w:id="845" w:author="yun qiao" w:date="2026-04-25T10:54:00Z">
                  <w:rPr>
                    <w:rFonts w:ascii="Cambria Math" w:eastAsia="宋体" w:hAnsi="Cambria Math" w:cs="Times New Roman"/>
                    <w:color w:val="000000" w:themeColor="text1"/>
                    <w:sz w:val="28"/>
                    <w14:ligatures w14:val="none"/>
                  </w:rPr>
                  <m:t>Q</m:t>
                </w:del>
              </m:r>
              <m:sSubSup>
                <m:sSubSupPr>
                  <m:ctrlPr>
                    <w:del w:id="846" w:author="yun qiao" w:date="2026-04-25T10:54:00Z">
                      <w:rPr>
                        <w:rFonts w:ascii="Cambria Math" w:eastAsia="宋体" w:hAnsi="Cambria Math" w:cs="Times New Roman"/>
                        <w:i/>
                        <w:color w:val="000000" w:themeColor="text1"/>
                        <w:sz w:val="28"/>
                        <w:szCs w:val="20"/>
                        <w14:ligatures w14:val="none"/>
                      </w:rPr>
                    </w:del>
                  </m:ctrlPr>
                </m:sSubSupPr>
                <m:e>
                  <m:r>
                    <w:del w:id="847" w:author="yun qiao" w:date="2026-04-25T10:54:00Z">
                      <w:rPr>
                        <w:rFonts w:ascii="Cambria Math" w:eastAsia="宋体" w:hAnsi="Cambria Math" w:cs="Times New Roman"/>
                        <w:color w:val="000000" w:themeColor="text1"/>
                        <w:sz w:val="28"/>
                        <w14:ligatures w14:val="none"/>
                      </w:rPr>
                      <m:t>W</m:t>
                    </w:del>
                  </m:r>
                </m:e>
                <m:sub>
                  <m:r>
                    <w:del w:id="848" w:author="yun qiao" w:date="2026-04-25T10:54:00Z">
                      <w:rPr>
                        <w:rFonts w:ascii="Cambria Math" w:eastAsia="宋体" w:hAnsi="Cambria Math" w:cs="Times New Roman"/>
                        <w:color w:val="000000" w:themeColor="text1"/>
                        <w:sz w:val="28"/>
                        <w14:ligatures w14:val="none"/>
                      </w:rPr>
                      <m:t>i</m:t>
                    </w:del>
                  </m:r>
                </m:sub>
                <m:sup>
                  <m:r>
                    <w:del w:id="849" w:author="yun qiao" w:date="2026-04-25T10:54:00Z">
                      <w:rPr>
                        <w:rFonts w:ascii="Cambria Math" w:eastAsia="宋体" w:hAnsi="Cambria Math" w:cs="Times New Roman"/>
                        <w:color w:val="000000" w:themeColor="text1"/>
                        <w:sz w:val="28"/>
                        <w14:ligatures w14:val="none"/>
                      </w:rPr>
                      <m:t>Q</m:t>
                    </w:del>
                  </m:r>
                </m:sup>
              </m:sSubSup>
              <m:r>
                <w:del w:id="850" w:author="yun qiao" w:date="2026-04-25T10:54:00Z">
                  <w:rPr>
                    <w:rFonts w:ascii="Cambria Math" w:eastAsia="宋体" w:hAnsi="Cambria Math" w:cs="Times New Roman"/>
                    <w:color w:val="000000" w:themeColor="text1"/>
                    <w:sz w:val="28"/>
                    <w14:ligatures w14:val="none"/>
                  </w:rPr>
                  <m:t>,K</m:t>
                </w:del>
              </m:r>
              <m:sSubSup>
                <m:sSubSupPr>
                  <m:ctrlPr>
                    <w:del w:id="851" w:author="yun qiao" w:date="2026-04-25T10:54:00Z">
                      <w:rPr>
                        <w:rFonts w:ascii="Cambria Math" w:eastAsia="宋体" w:hAnsi="Cambria Math" w:cs="Times New Roman"/>
                        <w:i/>
                        <w:color w:val="000000" w:themeColor="text1"/>
                        <w:sz w:val="28"/>
                        <w:szCs w:val="20"/>
                        <w14:ligatures w14:val="none"/>
                      </w:rPr>
                    </w:del>
                  </m:ctrlPr>
                </m:sSubSupPr>
                <m:e>
                  <m:r>
                    <w:del w:id="852" w:author="yun qiao" w:date="2026-04-25T10:54:00Z">
                      <w:rPr>
                        <w:rFonts w:ascii="Cambria Math" w:eastAsia="宋体" w:hAnsi="Cambria Math" w:cs="Times New Roman"/>
                        <w:color w:val="000000" w:themeColor="text1"/>
                        <w:sz w:val="28"/>
                        <w14:ligatures w14:val="none"/>
                      </w:rPr>
                      <m:t>W</m:t>
                    </w:del>
                  </m:r>
                </m:e>
                <m:sub>
                  <m:r>
                    <w:del w:id="853" w:author="yun qiao" w:date="2026-04-25T10:54:00Z">
                      <w:rPr>
                        <w:rFonts w:ascii="Cambria Math" w:eastAsia="宋体" w:hAnsi="Cambria Math" w:cs="Times New Roman"/>
                        <w:color w:val="000000" w:themeColor="text1"/>
                        <w:sz w:val="28"/>
                        <w14:ligatures w14:val="none"/>
                      </w:rPr>
                      <m:t>i</m:t>
                    </w:del>
                  </m:r>
                </m:sub>
                <m:sup>
                  <m:r>
                    <w:del w:id="854" w:author="yun qiao" w:date="2026-04-25T10:54:00Z">
                      <w:rPr>
                        <w:rFonts w:ascii="Cambria Math" w:eastAsia="宋体" w:hAnsi="Cambria Math" w:cs="Times New Roman"/>
                        <w:color w:val="000000" w:themeColor="text1"/>
                        <w:sz w:val="28"/>
                        <w14:ligatures w14:val="none"/>
                      </w:rPr>
                      <m:t>K</m:t>
                    </w:del>
                  </m:r>
                </m:sup>
              </m:sSubSup>
              <m:r>
                <w:del w:id="855" w:author="yun qiao" w:date="2026-04-25T10:54:00Z">
                  <w:rPr>
                    <w:rFonts w:ascii="Cambria Math" w:eastAsia="宋体" w:hAnsi="Cambria Math" w:cs="Times New Roman"/>
                    <w:color w:val="000000" w:themeColor="text1"/>
                    <w:sz w:val="28"/>
                    <w14:ligatures w14:val="none"/>
                  </w:rPr>
                  <m:t>,V</m:t>
                </w:del>
              </m:r>
              <m:sSubSup>
                <m:sSubSupPr>
                  <m:ctrlPr>
                    <w:del w:id="856" w:author="yun qiao" w:date="2026-04-25T10:54:00Z">
                      <w:rPr>
                        <w:rFonts w:ascii="Cambria Math" w:eastAsia="宋体" w:hAnsi="Cambria Math" w:cs="Times New Roman"/>
                        <w:i/>
                        <w:color w:val="000000" w:themeColor="text1"/>
                        <w:sz w:val="28"/>
                        <w:szCs w:val="20"/>
                        <w14:ligatures w14:val="none"/>
                      </w:rPr>
                    </w:del>
                  </m:ctrlPr>
                </m:sSubSupPr>
                <m:e>
                  <m:r>
                    <w:del w:id="857" w:author="yun qiao" w:date="2026-04-25T10:54:00Z">
                      <w:rPr>
                        <w:rFonts w:ascii="Cambria Math" w:eastAsia="宋体" w:hAnsi="Cambria Math" w:cs="Times New Roman"/>
                        <w:color w:val="000000" w:themeColor="text1"/>
                        <w:sz w:val="28"/>
                        <w14:ligatures w14:val="none"/>
                      </w:rPr>
                      <m:t>W</m:t>
                    </w:del>
                  </m:r>
                </m:e>
                <m:sub>
                  <m:r>
                    <w:del w:id="858" w:author="yun qiao" w:date="2026-04-25T10:54:00Z">
                      <w:rPr>
                        <w:rFonts w:ascii="Cambria Math" w:eastAsia="宋体" w:hAnsi="Cambria Math" w:cs="Times New Roman"/>
                        <w:color w:val="000000" w:themeColor="text1"/>
                        <w:sz w:val="28"/>
                        <w14:ligatures w14:val="none"/>
                      </w:rPr>
                      <m:t>i</m:t>
                    </w:del>
                  </m:r>
                </m:sub>
                <m:sup>
                  <m:r>
                    <w:del w:id="859" w:author="yun qiao" w:date="2026-04-25T10:54:00Z">
                      <w:rPr>
                        <w:rFonts w:ascii="Cambria Math" w:eastAsia="宋体" w:hAnsi="Cambria Math" w:cs="Times New Roman"/>
                        <w:color w:val="000000" w:themeColor="text1"/>
                        <w:sz w:val="28"/>
                        <w14:ligatures w14:val="none"/>
                      </w:rPr>
                      <m:t>V</m:t>
                    </w:del>
                  </m:r>
                </m:sup>
              </m:sSubSup>
            </m:e>
          </m:d>
        </m:oMath>
      </m:oMathPara>
    </w:p>
    <w:bookmarkEnd w:id="574"/>
    <w:p w14:paraId="56E579A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16</w:t>
      </w:r>
      <w:r>
        <w:rPr>
          <w:rFonts w:ascii="Times New Roman" w:eastAsia="宋体" w:hAnsi="Times New Roman" w:cs="Times New Roman" w:hint="eastAsia"/>
          <w:color w:val="000000" w:themeColor="text1"/>
          <w:sz w:val="28"/>
          <w:szCs w:val="28"/>
          <w14:ligatures w14:val="none"/>
        </w:rPr>
        <w:t>、输出投影模块与图谱先验词嵌入。</w:t>
      </w:r>
    </w:p>
    <w:p w14:paraId="3C79F8D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输出投影模块用于将条件化解码模块输出的隐藏状态映射至操作原语词表空间，从而计算当前时间步各候选操作原语的生成概率，实现从连续表示空间到离散操作序列的映射。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p>
    <w:p w14:paraId="2E4BB71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具体地，在第</w:t>
      </w:r>
      <m:oMath>
        <m:r>
          <w:del w:id="860" w:author="yun qiao" w:date="2026-04-25T13:11:00Z">
            <w:rPr>
              <w:rFonts w:ascii="Cambria Math" w:eastAsia="宋体" w:hAnsi="Cambria Math" w:cs="Times New Roman"/>
              <w:color w:val="000000" w:themeColor="text1"/>
              <w:sz w:val="28"/>
              <w14:ligatures w14:val="none"/>
            </w:rPr>
            <m:t xml:space="preserve"> </m:t>
          </w:del>
        </m:r>
        <m:r>
          <w:rPr>
            <w:rFonts w:ascii="Cambria Math" w:eastAsia="宋体" w:hAnsi="Cambria Math" w:cs="Times New Roman"/>
            <w:color w:val="000000" w:themeColor="text1"/>
            <w:sz w:val="28"/>
            <w14:ligatures w14:val="none"/>
          </w:rPr>
          <m:t>t</m:t>
        </m:r>
        <m:r>
          <w:del w:id="861" w:author="yun qiao" w:date="2026-04-25T13:11:00Z">
            <w:rPr>
              <w:rFonts w:ascii="Cambria Math" w:eastAsia="宋体" w:hAnsi="Cambria Math" w:cs="Times New Roman"/>
              <w:color w:val="000000" w:themeColor="text1"/>
              <w:sz w:val="28"/>
              <w14:ligatures w14:val="none"/>
            </w:rPr>
            <m:t xml:space="preserve"> </m:t>
          </w:del>
        </m:r>
      </m:oMath>
      <w:r>
        <w:rPr>
          <w:rFonts w:ascii="Times New Roman" w:eastAsia="宋体" w:hAnsi="Times New Roman" w:cs="Times New Roman" w:hint="eastAsia"/>
          <w:color w:val="000000" w:themeColor="text1"/>
          <w:sz w:val="28"/>
          <w14:ligatures w14:val="none"/>
        </w:rPr>
        <w:t>个时间步，解码器输出的隐藏状态记为</w:t>
      </w:r>
      <w:del w:id="862" w:author="yun qiao" w:date="2026-04-25T13:12:00Z">
        <w:r w:rsidDel="00752138">
          <w:rPr>
            <w:rFonts w:ascii="Times New Roman" w:eastAsia="宋体" w:hAnsi="Times New Roman" w:cs="Times New Roman"/>
            <w:color w:val="000000" w:themeColor="text1"/>
            <w:sz w:val="28"/>
            <w14:ligatures w14:val="none"/>
          </w:rPr>
          <w:delText xml:space="preserve"> </w:delText>
        </w:r>
      </w:del>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0247D9FB"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表示经条件调制后的第</w:t>
      </w:r>
      <w:del w:id="863" w:author="yun qiao" w:date="2026-04-25T13:14:00Z">
        <w:r w:rsidDel="006E24EB">
          <w:rPr>
            <w:rFonts w:ascii="Times New Roman" w:eastAsia="宋体" w:hAnsi="Times New Roman" w:cs="等线"/>
            <w:color w:val="000000" w:themeColor="text1"/>
            <w:sz w:val="28"/>
            <w14:ligatures w14:val="none"/>
          </w:rPr>
          <w:delText xml:space="preserve"> </w:delText>
        </w:r>
      </w:del>
      <w:r>
        <w:rPr>
          <w:rFonts w:ascii="Times New Roman" w:eastAsia="宋体" w:hAnsi="Times New Roman" w:cs="等线"/>
          <w:color w:val="000000" w:themeColor="text1"/>
          <w:sz w:val="28"/>
          <w14:ligatures w14:val="none"/>
        </w:rPr>
        <w:t>t</w:t>
      </w:r>
      <w:del w:id="864" w:author="yun qiao" w:date="2026-04-25T13:14:00Z">
        <w:r w:rsidDel="006E24EB">
          <w:rPr>
            <w:rFonts w:ascii="Times New Roman" w:eastAsia="宋体" w:hAnsi="Times New Roman" w:cs="等线"/>
            <w:color w:val="000000" w:themeColor="text1"/>
            <w:sz w:val="28"/>
            <w14:ligatures w14:val="none"/>
          </w:rPr>
          <w:delText xml:space="preserve"> </w:delText>
        </w:r>
      </w:del>
      <w:r>
        <w:rPr>
          <w:rFonts w:ascii="Times New Roman" w:eastAsia="宋体" w:hAnsi="Times New Roman" w:cs="等线" w:hint="eastAsia"/>
          <w:color w:val="000000" w:themeColor="text1"/>
          <w:sz w:val="28"/>
          <w14:ligatures w14:val="none"/>
        </w:rPr>
        <w:t>步隐藏状态</w:t>
      </w:r>
      <w:ins w:id="865" w:author="yun qiao" w:date="2026-04-25T13:14:00Z">
        <w:r w:rsidR="006E24EB">
          <w:rPr>
            <w:rFonts w:ascii="Times New Roman" w:eastAsia="宋体" w:hAnsi="Times New Roman" w:cs="等线" w:hint="eastAsia"/>
            <w:color w:val="000000" w:themeColor="text1"/>
            <w:sz w:val="28"/>
            <w14:ligatures w14:val="none"/>
          </w:rPr>
          <w:t>，</w:t>
        </w:r>
        <w:r w:rsidR="006E24EB" w:rsidRPr="006E24EB">
          <w:rPr>
            <w:rFonts w:ascii="Times New Roman" w:eastAsia="宋体" w:hAnsi="Times New Roman" w:cs="等线"/>
            <w:color w:val="000000" w:themeColor="text1"/>
            <w:sz w:val="28"/>
            <w14:ligatures w14:val="none"/>
          </w:rPr>
          <w:t>所述线性映射结果</w:t>
        </w:r>
        <w:r w:rsidR="006E24EB" w:rsidRPr="006E24EB">
          <w:rPr>
            <w:rFonts w:ascii="Times New Roman" w:eastAsia="宋体" w:hAnsi="Times New Roman" w:cs="等线"/>
            <w:color w:val="000000" w:themeColor="text1"/>
            <w:sz w:val="28"/>
            <w14:ligatures w14:val="none"/>
          </w:rPr>
          <w:t xml:space="preserve"> </w:t>
        </w:r>
      </w:ins>
      <m:oMath>
        <m:sSup>
          <m:sSupPr>
            <m:ctrlPr>
              <w:ins w:id="866" w:author="yun qiao" w:date="2026-04-25T13:14:00Z">
                <w:rPr>
                  <w:rFonts w:ascii="Cambria Math" w:eastAsia="宋体" w:hAnsi="Cambria Math" w:cs="Times New Roman"/>
                  <w:i/>
                  <w:color w:val="000000" w:themeColor="text1"/>
                  <w:sz w:val="28"/>
                  <w:szCs w:val="20"/>
                  <w14:ligatures w14:val="none"/>
                </w:rPr>
              </w:ins>
            </m:ctrlPr>
          </m:sSupPr>
          <m:e>
            <m:r>
              <w:ins w:id="867" w:author="yun qiao" w:date="2026-04-25T13:14:00Z">
                <w:rPr>
                  <w:rFonts w:ascii="Cambria Math" w:eastAsia="宋体" w:hAnsi="Cambria Math" w:cs="Times New Roman"/>
                  <w:color w:val="000000" w:themeColor="text1"/>
                  <w:sz w:val="28"/>
                  <w14:ligatures w14:val="none"/>
                </w:rPr>
                <m:t>E</m:t>
              </w:ins>
            </m:r>
          </m:e>
          <m:sup>
            <m:r>
              <w:ins w:id="868" w:author="yun qiao" w:date="2026-04-25T13:14:00Z">
                <m:rPr>
                  <m:sty m:val="p"/>
                </m:rPr>
                <w:rPr>
                  <w:rFonts w:ascii="Cambria Math" w:eastAsia="宋体" w:hAnsi="Cambria Math" w:cs="Times New Roman"/>
                  <w:color w:val="000000" w:themeColor="text1"/>
                  <w:sz w:val="28"/>
                  <w14:ligatures w14:val="none"/>
                </w:rPr>
                <m:t>⊤</m:t>
              </w:ins>
            </m:r>
          </m:sup>
        </m:sSup>
        <m:sSubSup>
          <m:sSubSupPr>
            <m:ctrlPr>
              <w:ins w:id="869" w:author="yun qiao" w:date="2026-04-25T13:14:00Z">
                <w:rPr>
                  <w:rFonts w:ascii="Cambria Math" w:eastAsia="宋体" w:hAnsi="Cambria Math" w:cs="Times New Roman"/>
                  <w:i/>
                  <w:color w:val="000000" w:themeColor="text1"/>
                  <w:sz w:val="28"/>
                  <w:szCs w:val="20"/>
                  <w14:ligatures w14:val="none"/>
                </w:rPr>
              </w:ins>
            </m:ctrlPr>
          </m:sSubSupPr>
          <m:e>
            <m:r>
              <w:ins w:id="870" w:author="yun qiao" w:date="2026-04-25T13:14:00Z">
                <w:rPr>
                  <w:rFonts w:ascii="Cambria Math" w:eastAsia="宋体" w:hAnsi="Cambria Math" w:cs="Times New Roman"/>
                  <w:color w:val="000000" w:themeColor="text1"/>
                  <w:sz w:val="28"/>
                  <w14:ligatures w14:val="none"/>
                </w:rPr>
                <m:t>h</m:t>
              </w:ins>
            </m:r>
          </m:e>
          <m:sub>
            <m:r>
              <w:ins w:id="871" w:author="yun qiao" w:date="2026-04-25T13:14:00Z">
                <w:rPr>
                  <w:rFonts w:ascii="Cambria Math" w:eastAsia="宋体" w:hAnsi="Cambria Math" w:cs="Times New Roman"/>
                  <w:color w:val="000000" w:themeColor="text1"/>
                  <w:sz w:val="28"/>
                  <w14:ligatures w14:val="none"/>
                </w:rPr>
                <m:t>t</m:t>
              </w:ins>
            </m:r>
          </m:sub>
          <m:sup>
            <m:r>
              <w:ins w:id="872" w:author="yun qiao" w:date="2026-04-25T13:14:00Z">
                <w:rPr>
                  <w:rFonts w:ascii="Cambria Math" w:eastAsia="宋体" w:hAnsi="Cambria Math" w:cs="Times New Roman"/>
                  <w:color w:val="000000" w:themeColor="text1"/>
                  <w:sz w:val="28"/>
                  <w14:ligatures w14:val="none"/>
                </w:rPr>
                <m:t>'</m:t>
              </w:ins>
            </m:r>
          </m:sup>
        </m:sSubSup>
      </m:oMath>
      <w:ins w:id="873" w:author="yun qiao" w:date="2026-04-25T13:14:00Z">
        <w:r w:rsidR="006E24EB" w:rsidRPr="006E24EB">
          <w:rPr>
            <w:rFonts w:ascii="Times New Roman" w:eastAsia="宋体" w:hAnsi="Times New Roman" w:cs="等线"/>
            <w:color w:val="000000" w:themeColor="text1"/>
            <w:sz w:val="28"/>
            <w14:ligatures w14:val="none"/>
          </w:rPr>
          <w:t>表示当前隐藏状态在操作原语词表空间上的匹配得分，</w:t>
        </w:r>
        <w:r w:rsidR="006E24EB" w:rsidRPr="006E24EB">
          <w:rPr>
            <w:rFonts w:ascii="Times New Roman" w:eastAsia="宋体" w:hAnsi="Times New Roman" w:cs="等线"/>
            <w:color w:val="000000" w:themeColor="text1"/>
            <w:sz w:val="28"/>
            <w14:ligatures w14:val="none"/>
          </w:rPr>
          <w:t>softmax(</w:t>
        </w:r>
        <w:r w:rsidR="006E24EB" w:rsidRPr="006E24EB">
          <w:rPr>
            <w:rFonts w:ascii="MS Gothic" w:eastAsia="MS Gothic" w:hAnsi="MS Gothic" w:cs="MS Gothic" w:hint="eastAsia"/>
            <w:color w:val="000000" w:themeColor="text1"/>
            <w:sz w:val="28"/>
            <w14:ligatures w14:val="none"/>
          </w:rPr>
          <w:t>⋅</w:t>
        </w:r>
        <w:r w:rsidR="006E24EB" w:rsidRPr="006E24EB">
          <w:rPr>
            <w:rFonts w:ascii="Times New Roman" w:eastAsia="宋体" w:hAnsi="Times New Roman" w:cs="等线"/>
            <w:color w:val="000000" w:themeColor="text1"/>
            <w:sz w:val="28"/>
            <w14:ligatures w14:val="none"/>
          </w:rPr>
          <w:t>)</w:t>
        </w:r>
        <w:r w:rsidR="006E24EB" w:rsidRPr="006E24EB">
          <w:rPr>
            <w:rFonts w:ascii="Times New Roman" w:eastAsia="宋体" w:hAnsi="Times New Roman" w:cs="等线"/>
            <w:color w:val="000000" w:themeColor="text1"/>
            <w:sz w:val="28"/>
            <w14:ligatures w14:val="none"/>
          </w:rPr>
          <w:t>用于对各候选操作原语的得分进行归一化，从而得到对应的生成概率分布。</w:t>
        </w:r>
      </w:ins>
      <w:r>
        <w:rPr>
          <w:rFonts w:ascii="Times New Roman" w:eastAsia="宋体" w:hAnsi="Times New Roman" w:cs="Times New Roman" w:hint="eastAsia"/>
          <w:color w:val="000000" w:themeColor="text1"/>
          <w:sz w:val="28"/>
          <w14:ligatures w14:val="none"/>
        </w:rPr>
        <w:t>。</w:t>
      </w:r>
    </w:p>
    <w:p w14:paraId="68E8D67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p>
    <w:p w14:paraId="47793A9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w:t>
      </w:r>
      <w:r>
        <w:rPr>
          <w:rFonts w:ascii="Times New Roman" w:eastAsia="宋体" w:hAnsi="Times New Roman" w:cs="Times New Roman" w:hint="eastAsia"/>
          <w:color w:val="000000" w:themeColor="text1"/>
          <w:sz w:val="28"/>
          <w:szCs w:val="28"/>
          <w14:ligatures w14:val="none"/>
        </w:rPr>
        <w:t>、模型训练目标。</w:t>
      </w:r>
    </w:p>
    <w:p w14:paraId="2ACF141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为训练所述条件化序列生成模型，采用以操作原语序列生成为主任务的监督学习方式。设真实操作原语序列为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则主训练目标为最大化真实序列的条件生成概率，其对应损失函数为：</w:t>
      </w:r>
    </w:p>
    <w:p w14:paraId="6542C923"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62F0A332"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w:t>
      </w:r>
      <w:ins w:id="874" w:author="yun qiao" w:date="2026-04-25T13:36:00Z">
        <w:r w:rsidR="00797C73">
          <w:rPr>
            <w:rFonts w:ascii="Times New Roman" w:eastAsia="宋体" w:hAnsi="Times New Roman" w:cs="Times New Roman" w:hint="eastAsia"/>
            <w:color w:val="000000" w:themeColor="text1"/>
            <w:sz w:val="28"/>
            <w14:ligatures w14:val="none"/>
          </w:rPr>
          <w:t>个</w:t>
        </w:r>
      </w:ins>
      <w:ins w:id="875" w:author="yun qiao" w:date="2026-04-25T13:37:00Z">
        <w:r w:rsidR="00797C73">
          <w:rPr>
            <w:rFonts w:ascii="Times New Roman" w:eastAsia="宋体" w:hAnsi="Times New Roman" w:cs="Times New Roman" w:hint="eastAsia"/>
            <w:color w:val="000000" w:themeColor="text1"/>
            <w:sz w:val="28"/>
            <w14:ligatures w14:val="none"/>
          </w:rPr>
          <w:t>时间</w:t>
        </w:r>
      </w:ins>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w:t>
      </w:r>
      <w:ins w:id="876" w:author="yun qiao" w:date="2026-04-25T13:37:00Z">
        <w:r w:rsidR="00797C73">
          <w:rPr>
            <w:rFonts w:ascii="Times New Roman" w:eastAsia="宋体" w:hAnsi="Times New Roman" w:cs="Times New Roman" w:hint="eastAsia"/>
            <w:color w:val="000000" w:themeColor="text1"/>
            <w:sz w:val="28"/>
            <w14:ligatures w14:val="none"/>
          </w:rPr>
          <w:t>在第</w:t>
        </w:r>
        <w:r w:rsidR="00797C73">
          <w:rPr>
            <w:rFonts w:ascii="Times New Roman" w:eastAsia="宋体" w:hAnsi="Times New Roman" w:cs="Times New Roman" w:hint="eastAsia"/>
            <w:color w:val="000000" w:themeColor="text1"/>
            <w:sz w:val="28"/>
            <w14:ligatures w14:val="none"/>
          </w:rPr>
          <w:t>t</w:t>
        </w:r>
        <w:r w:rsidR="00797C73">
          <w:rPr>
            <w:rFonts w:ascii="Times New Roman" w:eastAsia="宋体" w:hAnsi="Times New Roman" w:cs="Times New Roman" w:hint="eastAsia"/>
            <w:color w:val="000000" w:themeColor="text1"/>
            <w:sz w:val="28"/>
            <w14:ligatures w14:val="none"/>
          </w:rPr>
          <w:t>步</w:t>
        </w:r>
      </w:ins>
      <w:del w:id="877" w:author="yun qiao" w:date="2026-04-25T13:37:00Z">
        <w:r w:rsidDel="00797C73">
          <w:rPr>
            <w:rFonts w:ascii="Times New Roman" w:eastAsia="宋体" w:hAnsi="Times New Roman" w:cs="Times New Roman" w:hint="eastAsia"/>
            <w:color w:val="000000" w:themeColor="text1"/>
            <w:sz w:val="28"/>
            <w14:ligatures w14:val="none"/>
          </w:rPr>
          <w:delText>其</w:delText>
        </w:r>
      </w:del>
      <w:r>
        <w:rPr>
          <w:rFonts w:ascii="Times New Roman" w:eastAsia="宋体" w:hAnsi="Times New Roman" w:cs="Times New Roman" w:hint="eastAsia"/>
          <w:color w:val="000000" w:themeColor="text1"/>
          <w:sz w:val="28"/>
          <w14:ligatures w14:val="none"/>
        </w:rPr>
        <w:t>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ins w:id="878" w:author="yun qiao" w:date="2026-04-25T13:37:00Z">
        <w:r w:rsidR="00797C73">
          <w:rPr>
            <w:rFonts w:ascii="Times New Roman" w:eastAsia="宋体" w:hAnsi="Times New Roman" w:cs="Times New Roman" w:hint="eastAsia"/>
            <w:color w:val="000000" w:themeColor="text1"/>
            <w:sz w:val="28"/>
            <w14:ligatures w14:val="none"/>
          </w:rPr>
          <w:t>，</w:t>
        </w:r>
        <w:r w:rsidR="00797C73" w:rsidRPr="00797C73">
          <w:rPr>
            <w:rFonts w:ascii="Times New Roman" w:eastAsia="宋体" w:hAnsi="Times New Roman" w:cs="Times New Roman"/>
            <w:color w:val="000000" w:themeColor="text1"/>
            <w:sz w:val="28"/>
            <w14:ligatures w14:val="none"/>
          </w:rPr>
          <w:t>P(</w:t>
        </w:r>
        <w:r w:rsidR="00797C73" w:rsidRPr="00797C73">
          <w:rPr>
            <w:rFonts w:ascii="MS Gothic" w:eastAsia="MS Gothic" w:hAnsi="MS Gothic" w:cs="MS Gothic" w:hint="eastAsia"/>
            <w:color w:val="000000" w:themeColor="text1"/>
            <w:sz w:val="28"/>
            <w14:ligatures w14:val="none"/>
          </w:rPr>
          <w:t>⋅</w:t>
        </w:r>
        <w:r w:rsidR="00797C73" w:rsidRPr="00797C73">
          <w:rPr>
            <w:rFonts w:ascii="Times New Roman" w:eastAsia="宋体" w:hAnsi="Times New Roman" w:cs="Times New Roman"/>
            <w:color w:val="000000" w:themeColor="text1"/>
            <w:sz w:val="28"/>
            <w14:ligatures w14:val="none"/>
          </w:rPr>
          <w:t>)</w:t>
        </w:r>
        <w:r w:rsidR="00797C73" w:rsidRPr="00797C73">
          <w:rPr>
            <w:rFonts w:ascii="Times New Roman" w:eastAsia="宋体" w:hAnsi="Times New Roman" w:cs="Times New Roman"/>
            <w:color w:val="000000" w:themeColor="text1"/>
            <w:sz w:val="28"/>
            <w14:ligatures w14:val="none"/>
          </w:rPr>
          <w:t>表示模型在当前条件下对操作原语的生成概率</w:t>
        </w:r>
      </w:ins>
      <w:ins w:id="879" w:author="yun qiao" w:date="2026-04-25T13:38:00Z">
        <w:r w:rsidR="00797C73">
          <w:rPr>
            <w:rFonts w:ascii="Times New Roman" w:eastAsia="宋体" w:hAnsi="Times New Roman" w:cs="Times New Roman" w:hint="eastAsia"/>
            <w:color w:val="000000" w:themeColor="text1"/>
            <w:sz w:val="28"/>
            <w14:ligatures w14:val="none"/>
          </w:rPr>
          <w:t>，</w:t>
        </w:r>
      </w:ins>
      <m:oMath>
        <m:sSub>
          <m:sSubPr>
            <m:ctrlPr>
              <w:ins w:id="880" w:author="yun qiao" w:date="2026-04-25T13:38:00Z">
                <w:rPr>
                  <w:rFonts w:ascii="Cambria Math" w:eastAsia="宋体" w:hAnsi="Cambria Math" w:cs="Times New Roman"/>
                  <w:i/>
                  <w:color w:val="000000" w:themeColor="text1"/>
                  <w:sz w:val="28"/>
                  <w:szCs w:val="20"/>
                  <w14:ligatures w14:val="none"/>
                </w:rPr>
              </w:ins>
            </m:ctrlPr>
          </m:sSubPr>
          <m:e>
            <m:r>
              <w:ins w:id="881" w:author="yun qiao" w:date="2026-04-25T13:38:00Z">
                <m:rPr>
                  <m:scr m:val="script"/>
                </m:rPr>
                <w:rPr>
                  <w:rFonts w:ascii="Cambria Math" w:eastAsia="宋体" w:hAnsi="Cambria Math" w:cs="Times New Roman"/>
                  <w:color w:val="000000" w:themeColor="text1"/>
                  <w:sz w:val="28"/>
                  <w14:ligatures w14:val="none"/>
                </w:rPr>
                <m:t>L</m:t>
              </w:ins>
            </m:r>
          </m:e>
          <m:sub>
            <m:r>
              <w:ins w:id="882" w:author="yun qiao" w:date="2026-04-25T13:38:00Z">
                <w:rPr>
                  <w:rFonts w:ascii="Cambria Math" w:eastAsia="宋体" w:hAnsi="Cambria Math" w:cs="Times New Roman"/>
                  <w:color w:val="000000" w:themeColor="text1"/>
                  <w:sz w:val="28"/>
                  <w14:ligatures w14:val="none"/>
                </w:rPr>
                <m:t>CE</m:t>
              </w:ins>
            </m:r>
          </m:sub>
        </m:sSub>
      </m:oMath>
      <w:ins w:id="883" w:author="yun qiao" w:date="2026-04-25T13:38:00Z">
        <w:r w:rsidR="00797C73" w:rsidRPr="00797C73">
          <w:rPr>
            <w:rFonts w:ascii="Times New Roman" w:eastAsia="宋体" w:hAnsi="Times New Roman" w:cs="Times New Roman"/>
            <w:color w:val="000000" w:themeColor="text1"/>
            <w:sz w:val="28"/>
            <w:szCs w:val="20"/>
            <w14:ligatures w14:val="none"/>
          </w:rPr>
          <w:t>表示基于序列生成概率的监督学习损失</w:t>
        </w:r>
        <w:r w:rsidR="00797C73">
          <w:rPr>
            <w:rFonts w:ascii="Times New Roman" w:eastAsia="宋体" w:hAnsi="Times New Roman" w:cs="Times New Roman" w:hint="eastAsia"/>
            <w:color w:val="000000" w:themeColor="text1"/>
            <w:sz w:val="28"/>
            <w:szCs w:val="20"/>
            <w14:ligatures w14:val="none"/>
          </w:rPr>
          <w:t>，</w:t>
        </w:r>
        <w:r w:rsidR="00797C73" w:rsidRPr="00797C73">
          <w:rPr>
            <w:rFonts w:ascii="Times New Roman" w:eastAsia="宋体" w:hAnsi="Times New Roman" w:cs="Times New Roman"/>
            <w:color w:val="000000" w:themeColor="text1"/>
            <w:sz w:val="28"/>
            <w:szCs w:val="20"/>
            <w14:ligatures w14:val="none"/>
          </w:rPr>
          <w:t>所述损失函数通过最大化真实操作原语序列的条件生成概率，引导模型学习从任务语义到操作序列的映射关系。</w:t>
        </w:r>
      </w:ins>
      <w:del w:id="884" w:author="yun qiao" w:date="2026-04-25T13:38:00Z">
        <w:r w:rsidDel="00797C73">
          <w:rPr>
            <w:rFonts w:ascii="Times New Roman" w:eastAsia="宋体" w:hAnsi="Times New Roman" w:cs="Times New Roman" w:hint="eastAsia"/>
            <w:color w:val="000000" w:themeColor="text1"/>
            <w:sz w:val="28"/>
            <w14:ligatures w14:val="none"/>
          </w:rPr>
          <w:delText>。</w:delText>
        </w:r>
      </w:del>
    </w:p>
    <w:p w14:paraId="6BE50B0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3E6244"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6A58627B" w:rsidR="003E6244" w:rsidRDefault="00000000">
      <w:pPr>
        <w:widowControl/>
        <w:spacing w:before="100" w:after="0" w:line="360" w:lineRule="auto"/>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ins w:id="885" w:author="yun qiao" w:date="2026-04-25T13:39:00Z">
        <w:r w:rsidR="00797C73">
          <w:rPr>
            <w:rFonts w:ascii="Times New Roman" w:eastAsia="宋体" w:hAnsi="Times New Roman" w:cs="Times New Roman" w:hint="eastAsia"/>
            <w:color w:val="000000" w:themeColor="text1"/>
            <w:sz w:val="28"/>
            <w14:ligatures w14:val="none"/>
          </w:rPr>
          <w:t>，</w:t>
        </w:r>
        <w:r w:rsidR="00797C73" w:rsidRPr="00797C73">
          <w:rPr>
            <w:rFonts w:ascii="Times New Roman" w:eastAsia="宋体" w:hAnsi="Times New Roman" w:cs="Times New Roman"/>
            <w:color w:val="000000" w:themeColor="text1"/>
            <w:sz w:val="28"/>
            <w14:ligatures w14:val="none"/>
          </w:rPr>
          <w:t>j</w:t>
        </w:r>
        <w:r w:rsidR="00797C73" w:rsidRPr="00797C73">
          <w:rPr>
            <w:rFonts w:ascii="Times New Roman" w:eastAsia="宋体" w:hAnsi="Times New Roman" w:cs="Times New Roman"/>
            <w:color w:val="000000" w:themeColor="text1"/>
            <w:sz w:val="28"/>
            <w14:ligatures w14:val="none"/>
          </w:rPr>
          <w:t>表示候选操作原语</w:t>
        </w:r>
        <w:r w:rsidR="00797C73">
          <w:rPr>
            <w:rFonts w:ascii="Times New Roman" w:eastAsia="宋体" w:hAnsi="Times New Roman" w:cs="Times New Roman" w:hint="eastAsia"/>
            <w:color w:val="000000" w:themeColor="text1"/>
            <w:sz w:val="28"/>
            <w14:ligatures w14:val="none"/>
          </w:rPr>
          <w:t>，</w:t>
        </w:r>
      </w:ins>
      <m:oMath>
        <m:r>
          <w:ins w:id="886" w:author="yun qiao" w:date="2026-04-25T13:40:00Z">
            <w:rPr>
              <w:rFonts w:ascii="Cambria Math" w:eastAsia="宋体" w:hAnsi="Cambria Math" w:cs="Times New Roman"/>
              <w:color w:val="000000" w:themeColor="text1"/>
              <w:sz w:val="28"/>
              <w14:ligatures w14:val="none"/>
            </w:rPr>
            <m:t>P</m:t>
          </w:ins>
        </m:r>
        <m:d>
          <m:dPr>
            <m:sepChr m:val="∣"/>
            <m:ctrlPr>
              <w:ins w:id="887" w:author="yun qiao" w:date="2026-04-25T13:40:00Z">
                <w:rPr>
                  <w:rFonts w:ascii="Cambria Math" w:eastAsia="宋体" w:hAnsi="Cambria Math" w:cs="Times New Roman"/>
                  <w:i/>
                  <w:color w:val="000000" w:themeColor="text1"/>
                  <w:sz w:val="28"/>
                  <w:szCs w:val="20"/>
                  <w14:ligatures w14:val="none"/>
                </w:rPr>
              </w:ins>
            </m:ctrlPr>
          </m:dPr>
          <m:e>
            <m:r>
              <w:ins w:id="888" w:author="yun qiao" w:date="2026-04-25T13:40:00Z">
                <w:rPr>
                  <w:rFonts w:ascii="Cambria Math" w:eastAsia="宋体" w:hAnsi="Cambria Math" w:cs="Times New Roman"/>
                  <w:color w:val="000000" w:themeColor="text1"/>
                  <w:sz w:val="28"/>
                  <w14:ligatures w14:val="none"/>
                </w:rPr>
                <m:t>j</m:t>
              </w:ins>
            </m:r>
          </m:e>
          <m:e>
            <m:sSub>
              <m:sSubPr>
                <m:ctrlPr>
                  <w:ins w:id="889" w:author="yun qiao" w:date="2026-04-25T13:40:00Z">
                    <w:rPr>
                      <w:rFonts w:ascii="Cambria Math" w:eastAsia="宋体" w:hAnsi="Cambria Math" w:cs="Times New Roman"/>
                      <w:i/>
                      <w:color w:val="000000" w:themeColor="text1"/>
                      <w:sz w:val="28"/>
                      <w:szCs w:val="20"/>
                      <w14:ligatures w14:val="none"/>
                    </w:rPr>
                  </w:ins>
                </m:ctrlPr>
              </m:sSubPr>
              <m:e>
                <m:r>
                  <w:ins w:id="890" w:author="yun qiao" w:date="2026-04-25T13:40:00Z">
                    <w:rPr>
                      <w:rFonts w:ascii="Cambria Math" w:eastAsia="宋体" w:hAnsi="Cambria Math" w:cs="Times New Roman"/>
                      <w:color w:val="000000" w:themeColor="text1"/>
                      <w:sz w:val="28"/>
                      <w14:ligatures w14:val="none"/>
                    </w:rPr>
                    <m:t>y</m:t>
                  </w:ins>
                </m:r>
              </m:e>
              <m:sub>
                <m:r>
                  <w:ins w:id="891" w:author="yun qiao" w:date="2026-04-25T13:40:00Z">
                    <w:rPr>
                      <w:rFonts w:ascii="Cambria Math" w:eastAsia="宋体" w:hAnsi="Cambria Math" w:cs="Times New Roman"/>
                      <w:color w:val="000000" w:themeColor="text1"/>
                      <w:sz w:val="28"/>
                      <w14:ligatures w14:val="none"/>
                    </w:rPr>
                    <m:t>&lt;t</m:t>
                  </w:ins>
                </m:r>
              </m:sub>
            </m:sSub>
            <m:r>
              <w:ins w:id="892" w:author="yun qiao" w:date="2026-04-25T13:40:00Z">
                <w:rPr>
                  <w:rFonts w:ascii="Cambria Math" w:eastAsia="宋体" w:hAnsi="Cambria Math" w:cs="Times New Roman"/>
                  <w:color w:val="000000" w:themeColor="text1"/>
                  <w:sz w:val="28"/>
                  <w14:ligatures w14:val="none"/>
                </w:rPr>
                <m:t>,c</m:t>
              </w:ins>
            </m:r>
          </m:e>
        </m:d>
      </m:oMath>
      <w:ins w:id="893" w:author="yun qiao" w:date="2026-04-25T13:40:00Z">
        <w:r w:rsidR="00797C73">
          <w:rPr>
            <w:rFonts w:ascii="Times New Roman" w:eastAsia="宋体" w:hAnsi="Times New Roman" w:cs="Times New Roman" w:hint="eastAsia"/>
            <w:color w:val="000000" w:themeColor="text1"/>
            <w:sz w:val="28"/>
            <w:szCs w:val="20"/>
            <w14:ligatures w14:val="none"/>
          </w:rPr>
          <w:t>表示</w:t>
        </w:r>
        <w:r w:rsidR="00797C73" w:rsidRPr="00797C73">
          <w:rPr>
            <w:rFonts w:ascii="Times New Roman" w:eastAsia="宋体" w:hAnsi="Times New Roman" w:cs="Times New Roman"/>
            <w:color w:val="000000" w:themeColor="text1"/>
            <w:sz w:val="28"/>
            <w:szCs w:val="20"/>
            <w14:ligatures w14:val="none"/>
          </w:rPr>
          <w:t>模型在当前条件下生成候选操作原语</w:t>
        </w:r>
        <w:r w:rsidR="00797C73" w:rsidRPr="00797C73">
          <w:rPr>
            <w:rFonts w:ascii="Times New Roman" w:eastAsia="宋体" w:hAnsi="Times New Roman" w:cs="Times New Roman"/>
            <w:color w:val="000000" w:themeColor="text1"/>
            <w:sz w:val="28"/>
            <w:szCs w:val="20"/>
            <w14:ligatures w14:val="none"/>
          </w:rPr>
          <w:t>j</w:t>
        </w:r>
        <w:r w:rsidR="00797C73" w:rsidRPr="00797C73">
          <w:rPr>
            <w:rFonts w:ascii="Times New Roman" w:eastAsia="宋体" w:hAnsi="Times New Roman" w:cs="Times New Roman"/>
            <w:color w:val="000000" w:themeColor="text1"/>
            <w:sz w:val="28"/>
            <w:szCs w:val="20"/>
            <w14:ligatures w14:val="none"/>
          </w:rPr>
          <w:t>的概率</w:t>
        </w:r>
        <w:r w:rsidR="00797C73">
          <w:rPr>
            <w:rFonts w:ascii="Times New Roman" w:eastAsia="宋体" w:hAnsi="Times New Roman" w:cs="Times New Roman" w:hint="eastAsia"/>
            <w:color w:val="000000" w:themeColor="text1"/>
            <w:sz w:val="28"/>
            <w:szCs w:val="20"/>
            <w14:ligatures w14:val="none"/>
          </w:rPr>
          <w:t>，</w:t>
        </w:r>
      </w:ins>
      <m:oMath>
        <m:sSub>
          <m:sSubPr>
            <m:ctrlPr>
              <w:ins w:id="894" w:author="yun qiao" w:date="2026-04-25T13:40:00Z">
                <w:rPr>
                  <w:rFonts w:ascii="Cambria Math" w:eastAsia="宋体" w:hAnsi="Cambria Math" w:cs="Times New Roman"/>
                  <w:i/>
                  <w:color w:val="000000" w:themeColor="text1"/>
                  <w:sz w:val="28"/>
                  <w:szCs w:val="20"/>
                  <w14:ligatures w14:val="none"/>
                </w:rPr>
              </w:ins>
            </m:ctrlPr>
          </m:sSubPr>
          <m:e>
            <m:r>
              <w:ins w:id="895" w:author="yun qiao" w:date="2026-04-25T13:40:00Z">
                <m:rPr>
                  <m:scr m:val="script"/>
                </m:rPr>
                <w:rPr>
                  <w:rFonts w:ascii="Cambria Math" w:eastAsia="宋体" w:hAnsi="Cambria Math" w:cs="Times New Roman"/>
                  <w:color w:val="000000" w:themeColor="text1"/>
                  <w:sz w:val="28"/>
                  <w14:ligatures w14:val="none"/>
                </w:rPr>
                <m:t>L</m:t>
              </w:ins>
            </m:r>
          </m:e>
          <m:sub>
            <m:r>
              <w:ins w:id="896" w:author="yun qiao" w:date="2026-04-25T13:40:00Z">
                <w:rPr>
                  <w:rFonts w:ascii="Cambria Math" w:eastAsia="宋体" w:hAnsi="Cambria Math" w:cs="Times New Roman"/>
                  <w:color w:val="000000" w:themeColor="text1"/>
                  <w:sz w:val="28"/>
                  <w14:ligatures w14:val="none"/>
                </w:rPr>
                <m:t>trans</m:t>
              </w:ins>
            </m:r>
          </m:sub>
        </m:sSub>
      </m:oMath>
      <w:ins w:id="897" w:author="yun qiao" w:date="2026-04-25T13:41:00Z">
        <w:r w:rsidR="00797C73" w:rsidRPr="00797C73">
          <w:rPr>
            <w:rFonts w:ascii="Times New Roman" w:eastAsia="宋体" w:hAnsi="Times New Roman" w:cs="Times New Roman"/>
            <w:color w:val="000000" w:themeColor="text1"/>
            <w:sz w:val="28"/>
            <w:szCs w:val="20"/>
            <w14:ligatures w14:val="none"/>
          </w:rPr>
          <w:t>表示对不符合操作语义约束的转移行为进行惩罚的损失项</w:t>
        </w:r>
      </w:ins>
      <w:r>
        <w:rPr>
          <w:rFonts w:ascii="Times New Roman" w:eastAsia="宋体" w:hAnsi="Times New Roman" w:cs="Times New Roman" w:hint="eastAsia"/>
          <w:color w:val="000000" w:themeColor="text1"/>
          <w:sz w:val="28"/>
          <w14:ligatures w14:val="none"/>
        </w:rPr>
        <w:t>。</w:t>
      </w:r>
      <w:ins w:id="898" w:author="yun qiao" w:date="2026-04-25T13:41:00Z">
        <w:r w:rsidR="00917533" w:rsidRPr="00917533">
          <w:rPr>
            <w:rFonts w:ascii="Times New Roman" w:eastAsia="宋体" w:hAnsi="Times New Roman" w:cs="Times New Roman"/>
            <w:color w:val="000000" w:themeColor="text1"/>
            <w:sz w:val="28"/>
            <w14:ligatures w14:val="none"/>
          </w:rPr>
          <w:t>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ins>
    </w:p>
    <w:p w14:paraId="2172CC31"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最终，整体训练目标为多任务加权组合：</w:t>
      </w:r>
    </w:p>
    <w:p w14:paraId="4C103284"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0672259F"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ins w:id="899" w:author="yun qiao" w:date="2026-04-25T13:42:00Z">
        <w:r w:rsidR="00917533" w:rsidRPr="00917533">
          <w:rPr>
            <w:rFonts w:ascii="Times New Roman" w:eastAsia="宋体" w:hAnsi="Times New Roman" w:cs="Times New Roman" w:hint="eastAsia"/>
            <w:color w:val="000000" w:themeColor="text1"/>
            <w:sz w:val="28"/>
            <w:szCs w:val="20"/>
            <w14:ligatures w14:val="none"/>
          </w:rPr>
          <w:t>表示结构约束损失的权重系数，用于调节主任务损失与结构约束损失之间的平衡关系；</w:t>
        </w:r>
      </w:ins>
      <m:oMath>
        <m:r>
          <w:ins w:id="900" w:author="yun qiao" w:date="2026-04-25T13:42:00Z">
            <m:rPr>
              <m:scr m:val="script"/>
            </m:rPr>
            <w:rPr>
              <w:rFonts w:ascii="Cambria Math" w:eastAsia="宋体" w:hAnsi="Cambria Math" w:cs="Times New Roman"/>
              <w:color w:val="000000" w:themeColor="text1"/>
              <w:sz w:val="28"/>
              <w14:ligatures w14:val="none"/>
            </w:rPr>
            <m:t>L</m:t>
          </w:ins>
        </m:r>
      </m:oMath>
      <w:ins w:id="901" w:author="yun qiao" w:date="2026-04-25T13:42:00Z">
        <w:r w:rsidR="00917533" w:rsidRPr="00917533">
          <w:rPr>
            <w:rFonts w:ascii="Times New Roman" w:eastAsia="宋体" w:hAnsi="Times New Roman" w:cs="Times New Roman"/>
            <w:color w:val="000000" w:themeColor="text1"/>
            <w:sz w:val="28"/>
            <w14:ligatures w14:val="none"/>
          </w:rPr>
          <w:t>表示整体训练目标函数。通过对主任务生成损失与结构约束损失进行加权融合，使模型在学习生成准确性的同时，兼顾操作序列的结构合理性。</w:t>
        </w:r>
      </w:ins>
      <w:del w:id="902" w:author="yun qiao" w:date="2026-04-25T13:42:00Z">
        <w:r w:rsidDel="00917533">
          <w:rPr>
            <w:rFonts w:ascii="Times New Roman" w:eastAsia="宋体" w:hAnsi="Times New Roman" w:cs="Times New Roman" w:hint="eastAsia"/>
            <w:color w:val="000000" w:themeColor="text1"/>
            <w:sz w:val="28"/>
            <w:szCs w:val="20"/>
            <w14:ligatures w14:val="none"/>
          </w:rPr>
          <w:delText>为权重系数</w:delText>
        </w:r>
      </w:del>
      <w:r>
        <w:rPr>
          <w:rFonts w:ascii="Times New Roman" w:eastAsia="宋体" w:hAnsi="Times New Roman" w:cs="Times New Roman" w:hint="eastAsia"/>
          <w:color w:val="000000" w:themeColor="text1"/>
          <w:sz w:val="28"/>
          <w:szCs w:val="20"/>
          <w14:ligatures w14:val="none"/>
        </w:rPr>
        <w:t>。</w:t>
      </w:r>
    </w:p>
    <w:p w14:paraId="49BDDA38"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w:t>
      </w:r>
      <w:r>
        <w:rPr>
          <w:rFonts w:ascii="Times New Roman" w:eastAsia="宋体" w:hAnsi="Times New Roman" w:cs="Times New Roman" w:hint="eastAsia"/>
          <w:color w:val="000000" w:themeColor="text1"/>
          <w:sz w:val="28"/>
          <w:szCs w:val="28"/>
          <w14:ligatures w14:val="none"/>
        </w:rPr>
        <w:t>、模型训练策略。</w:t>
      </w:r>
    </w:p>
    <w:p w14:paraId="4FF022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）策略，即在每个时间步均使用真实序列作为输入，使模型快速学习基本的序列生成能力。随后，引入计划采样（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3E6244"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3E8C29A4" w14:textId="77777777" w:rsidR="00917533" w:rsidRDefault="00000000" w:rsidP="00917533">
      <w:pPr>
        <w:widowControl/>
        <w:spacing w:before="100" w:after="0" w:line="480" w:lineRule="exact"/>
        <w:ind w:firstLineChars="202" w:firstLine="566"/>
        <w:jc w:val="both"/>
        <w:rPr>
          <w:ins w:id="903" w:author="yun qiao" w:date="2026-04-25T13:4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其中，</w:t>
      </w:r>
      <m:oMath>
        <m:sSub>
          <m:sSubPr>
            <m:ctrlPr>
              <w:ins w:id="904" w:author="yun qiao" w:date="2026-04-25T13:45:00Z">
                <w:rPr>
                  <w:rFonts w:ascii="Cambria Math" w:eastAsia="宋体" w:hAnsi="Cambria Math" w:cs="Times New Roman"/>
                  <w:i/>
                  <w:color w:val="000000" w:themeColor="text1"/>
                  <w:sz w:val="28"/>
                  <w:szCs w:val="28"/>
                  <w14:ligatures w14:val="none"/>
                </w:rPr>
              </w:ins>
            </m:ctrlPr>
          </m:sSubPr>
          <m:e>
            <m:r>
              <w:ins w:id="905" w:author="yun qiao" w:date="2026-04-25T13:45:00Z">
                <w:rPr>
                  <w:rFonts w:ascii="Cambria Math" w:eastAsia="宋体" w:hAnsi="Cambria Math" w:cs="Times New Roman"/>
                  <w:color w:val="000000" w:themeColor="text1"/>
                  <w:sz w:val="28"/>
                  <w:szCs w:val="28"/>
                  <w14:ligatures w14:val="none"/>
                </w:rPr>
                <m:t>P</m:t>
              </w:ins>
            </m:r>
          </m:e>
          <m:sub>
            <m:r>
              <w:ins w:id="906" w:author="yun qiao" w:date="2026-04-25T13:45:00Z">
                <m:rPr>
                  <m:nor/>
                </m:rPr>
                <w:rPr>
                  <w:rFonts w:ascii="Times New Roman" w:eastAsia="宋体" w:hAnsi="Times New Roman" w:cs="Times New Roman"/>
                  <w:i/>
                  <w:color w:val="000000" w:themeColor="text1"/>
                  <w:sz w:val="28"/>
                  <w:szCs w:val="28"/>
                  <w14:ligatures w14:val="none"/>
                </w:rPr>
                <m:t>AR</m:t>
              </w:ins>
            </m:r>
          </m:sub>
        </m:sSub>
      </m:oMath>
      <w:ins w:id="907" w:author="yun qiao" w:date="2026-04-25T13:45:00Z">
        <w:r w:rsidR="00917533" w:rsidRPr="00917533">
          <w:rPr>
            <w:rFonts w:ascii="Times New Roman" w:eastAsia="宋体" w:hAnsi="Times New Roman" w:cs="Times New Roman"/>
            <w:color w:val="000000" w:themeColor="text1"/>
            <w:sz w:val="28"/>
            <w:szCs w:val="28"/>
            <w14:ligatures w14:val="none"/>
          </w:rPr>
          <w:t>表示在当前训练阶段采用模型自身生成结果作为下一步输入的概率；</w:t>
        </w:r>
      </w:ins>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w:t>
      </w:r>
      <w:ins w:id="908" w:author="yun qiao" w:date="2026-04-25T13:45:00Z">
        <w:r w:rsidR="00917533" w:rsidRPr="00917533">
          <w:rPr>
            <w:rFonts w:ascii="Times New Roman" w:eastAsia="宋体" w:hAnsi="Times New Roman" w:cs="Times New Roman"/>
            <w:color w:val="000000" w:themeColor="text1"/>
            <w:sz w:val="28"/>
            <w:szCs w:val="28"/>
            <w14:ligatures w14:val="none"/>
          </w:rPr>
          <w:t>，用于控制采样概率的增长速率</w:t>
        </w:r>
        <w:r w:rsidR="00917533">
          <w:rPr>
            <w:rFonts w:ascii="Times New Roman" w:eastAsia="宋体" w:hAnsi="Times New Roman" w:cs="Times New Roman" w:hint="eastAsia"/>
            <w:color w:val="000000" w:themeColor="text1"/>
            <w:sz w:val="28"/>
            <w:szCs w:val="28"/>
            <w14:ligatures w14:val="none"/>
          </w:rPr>
          <w:t>。</w:t>
        </w:r>
      </w:ins>
    </w:p>
    <w:p w14:paraId="1111A1B3" w14:textId="27EE4180" w:rsidR="003E6244" w:rsidRDefault="00917533"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909" w:author="yun qiao" w:date="2026-04-25T13:45:00Z">
        <w:r w:rsidRPr="00917533">
          <w:rPr>
            <w:rFonts w:ascii="Times New Roman" w:eastAsia="宋体" w:hAnsi="Times New Roman" w:cs="Times New Roman"/>
            <w:color w:val="000000" w:themeColor="text1"/>
            <w:sz w:val="28"/>
            <w:szCs w:val="28"/>
            <w14:ligatures w14:val="none"/>
          </w:rPr>
          <w:t>在训练过程中，以概率</w:t>
        </w:r>
      </w:ins>
      <m:oMath>
        <m:sSub>
          <m:sSubPr>
            <m:ctrlPr>
              <w:ins w:id="910" w:author="yun qiao" w:date="2026-04-25T13:46:00Z">
                <w:rPr>
                  <w:rFonts w:ascii="Cambria Math" w:eastAsia="宋体" w:hAnsi="Cambria Math" w:cs="Times New Roman"/>
                  <w:i/>
                  <w:color w:val="000000" w:themeColor="text1"/>
                  <w:sz w:val="28"/>
                  <w:szCs w:val="28"/>
                  <w14:ligatures w14:val="none"/>
                </w:rPr>
              </w:ins>
            </m:ctrlPr>
          </m:sSubPr>
          <m:e>
            <m:r>
              <w:ins w:id="911" w:author="yun qiao" w:date="2026-04-25T13:46:00Z">
                <w:rPr>
                  <w:rFonts w:ascii="Cambria Math" w:eastAsia="宋体" w:hAnsi="Cambria Math" w:cs="Times New Roman"/>
                  <w:color w:val="000000" w:themeColor="text1"/>
                  <w:sz w:val="28"/>
                  <w:szCs w:val="28"/>
                  <w14:ligatures w14:val="none"/>
                </w:rPr>
                <m:t>P</m:t>
              </w:ins>
            </m:r>
          </m:e>
          <m:sub>
            <m:r>
              <w:ins w:id="912" w:author="yun qiao" w:date="2026-04-25T13:46:00Z">
                <m:rPr>
                  <m:nor/>
                </m:rPr>
                <w:rPr>
                  <w:rFonts w:ascii="Times New Roman" w:eastAsia="宋体" w:hAnsi="Times New Roman" w:cs="Times New Roman"/>
                  <w:i/>
                  <w:color w:val="000000" w:themeColor="text1"/>
                  <w:sz w:val="28"/>
                  <w:szCs w:val="28"/>
                  <w14:ligatures w14:val="none"/>
                </w:rPr>
                <m:t>AR</m:t>
              </w:ins>
            </m:r>
          </m:sub>
        </m:sSub>
      </m:oMath>
      <w:ins w:id="913" w:author="yun qiao" w:date="2026-04-25T13:45:00Z">
        <w:r w:rsidRPr="00917533">
          <w:rPr>
            <w:rFonts w:ascii="Times New Roman" w:eastAsia="宋体" w:hAnsi="Times New Roman" w:cs="Times New Roman"/>
            <w:color w:val="000000" w:themeColor="text1"/>
            <w:sz w:val="28"/>
            <w:szCs w:val="28"/>
            <w14:ligatures w14:val="none"/>
          </w:rPr>
          <w:t>选择使用模型生成的操作原语作为下一时间步输入，以概率</w:t>
        </w:r>
      </w:ins>
      <m:oMath>
        <m:r>
          <w:ins w:id="914" w:author="yun qiao" w:date="2026-04-25T13:46:00Z">
            <w:rPr>
              <w:rFonts w:ascii="Cambria Math" w:eastAsia="宋体" w:hAnsi="Cambria Math" w:cs="Times New Roman"/>
              <w:color w:val="000000" w:themeColor="text1"/>
              <w:sz w:val="28"/>
              <w:szCs w:val="28"/>
              <w14:ligatures w14:val="none"/>
            </w:rPr>
            <m:t>1-</m:t>
          </w:ins>
        </m:r>
        <m:sSub>
          <m:sSubPr>
            <m:ctrlPr>
              <w:ins w:id="915" w:author="yun qiao" w:date="2026-04-25T13:46:00Z">
                <w:rPr>
                  <w:rFonts w:ascii="Cambria Math" w:eastAsia="宋体" w:hAnsi="Cambria Math" w:cs="Times New Roman"/>
                  <w:i/>
                  <w:color w:val="000000" w:themeColor="text1"/>
                  <w:sz w:val="28"/>
                  <w:szCs w:val="28"/>
                  <w14:ligatures w14:val="none"/>
                </w:rPr>
              </w:ins>
            </m:ctrlPr>
          </m:sSubPr>
          <m:e>
            <m:r>
              <w:ins w:id="916" w:author="yun qiao" w:date="2026-04-25T13:46:00Z">
                <w:rPr>
                  <w:rFonts w:ascii="Cambria Math" w:eastAsia="宋体" w:hAnsi="Cambria Math" w:cs="Times New Roman"/>
                  <w:color w:val="000000" w:themeColor="text1"/>
                  <w:sz w:val="28"/>
                  <w:szCs w:val="28"/>
                  <w14:ligatures w14:val="none"/>
                </w:rPr>
                <m:t>P</m:t>
              </w:ins>
            </m:r>
          </m:e>
          <m:sub>
            <m:r>
              <w:ins w:id="917" w:author="yun qiao" w:date="2026-04-25T13:46:00Z">
                <m:rPr>
                  <m:nor/>
                </m:rPr>
                <w:rPr>
                  <w:rFonts w:ascii="Times New Roman" w:eastAsia="宋体" w:hAnsi="Times New Roman" w:cs="Times New Roman"/>
                  <w:i/>
                  <w:color w:val="000000" w:themeColor="text1"/>
                  <w:sz w:val="28"/>
                  <w:szCs w:val="28"/>
                  <w14:ligatures w14:val="none"/>
                </w:rPr>
                <m:t>AR</m:t>
              </w:ins>
            </m:r>
          </m:sub>
        </m:sSub>
      </m:oMath>
      <w:ins w:id="918" w:author="yun qiao" w:date="2026-04-25T13:45:00Z">
        <w:r w:rsidRPr="00917533">
          <w:rPr>
            <w:rFonts w:ascii="Times New Roman" w:eastAsia="宋体" w:hAnsi="Times New Roman" w:cs="Times New Roman"/>
            <w:color w:val="000000" w:themeColor="text1"/>
            <w:sz w:val="28"/>
            <w:szCs w:val="28"/>
            <w14:ligatures w14:val="none"/>
          </w:rPr>
          <w:t>选择使用真实操作原语作为输入，从而实现由教师强制训练向自回归生成的平滑过渡，缓解训练阶段与推理阶段输入分布不一致的问题。</w:t>
        </w:r>
      </w:ins>
      <w:r>
        <w:rPr>
          <w:rFonts w:ascii="Times New Roman" w:eastAsia="宋体" w:hAnsi="Times New Roman" w:cs="Times New Roman" w:hint="eastAsia"/>
          <w:color w:val="000000" w:themeColor="text1"/>
          <w:sz w:val="28"/>
          <w:szCs w:val="28"/>
          <w14:ligatures w14:val="none"/>
        </w:rPr>
        <w:t>。</w:t>
      </w:r>
    </w:p>
    <w:p w14:paraId="6C7505C0" w14:textId="2539272B"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w:t>
      </w:r>
      <w:ins w:id="919" w:author="yun qiao" w:date="2026-04-25T13:46:00Z">
        <w:r w:rsidR="00917533" w:rsidRPr="00917533">
          <w:rPr>
            <w:rFonts w:ascii="Times New Roman" w:eastAsia="宋体" w:hAnsi="Times New Roman" w:cs="Times New Roman"/>
            <w:color w:val="000000" w:themeColor="text1"/>
            <w:sz w:val="28"/>
            <w:szCs w:val="28"/>
            <w14:ligatures w14:val="none"/>
          </w:rPr>
          <w:t>通过由短到长的渐进式训练方式，使模型在初期优先学习局部操作模式与基础转移关系，在后续阶段逐步学习复杂的全局依赖结构，从而提升序列生成的稳定性与结构合理性。</w:t>
        </w:r>
      </w:ins>
    </w:p>
    <w:p w14:paraId="70C1012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920" w:name="_Hlk227244226"/>
      <w:bookmarkEnd w:id="309"/>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通对用户输入的自然语言地理处理任务进行语义解析，提取任务意图及约束信息，构建结构化语义表示</w:t>
      </w:r>
      <w:bookmarkEnd w:id="920"/>
      <w:r>
        <w:rPr>
          <w:rFonts w:ascii="Times New Roman" w:eastAsia="宋体" w:hAnsi="Times New Roman" w:cs="Times New Roman" w:hint="eastAsia"/>
          <w:color w:val="000000" w:themeColor="text1"/>
          <w:sz w:val="28"/>
          <w14:ligatures w14:val="none"/>
        </w:rPr>
        <w:t>。</w:t>
      </w:r>
    </w:p>
    <w:p w14:paraId="07B343C8"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921" w:name="_Hlk227244378"/>
      <w:r>
        <w:rPr>
          <w:rFonts w:ascii="Times New Roman" w:eastAsia="宋体" w:hAnsi="Times New Roman" w:cs="Times New Roman" w:hint="eastAsia"/>
          <w:color w:val="000000" w:themeColor="text1"/>
          <w:sz w:val="28"/>
          <w14:ligatures w14:val="none"/>
        </w:rPr>
        <w:t>S21</w:t>
      </w:r>
      <w:r>
        <w:rPr>
          <w:rFonts w:ascii="Times New Roman" w:eastAsia="宋体" w:hAnsi="Times New Roman" w:cs="Times New Roman" w:hint="eastAsia"/>
          <w:color w:val="000000" w:themeColor="text1"/>
          <w:sz w:val="28"/>
          <w14:ligatures w14:val="none"/>
        </w:rPr>
        <w:t>、地理处理任务语义解析与特征提取。</w:t>
      </w:r>
    </w:p>
    <w:p w14:paraId="298B30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922" w:name="_Hlk227244400"/>
      <w:bookmarkEnd w:id="921"/>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w:t>
      </w:r>
      <w:r>
        <w:rPr>
          <w:rFonts w:ascii="Times New Roman" w:eastAsia="宋体" w:hAnsi="Times New Roman" w:cs="Times New Roman"/>
          <w:color w:val="000000" w:themeColor="text1"/>
          <w:sz w:val="28"/>
          <w14:ligatures w14:val="none"/>
        </w:rPr>
        <w:lastRenderedPageBreak/>
        <w:t>数据类型规范，对所述操作类型、数据对象及约束条件进行标准化处理，从而获得统一的结构化语义特征表示。</w:t>
      </w:r>
    </w:p>
    <w:p w14:paraId="2638E395" w14:textId="77777777" w:rsidR="003E6244"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923" w:name="_Hlk227244409"/>
      <w:bookmarkEnd w:id="922"/>
      <w:r>
        <w:rPr>
          <w:rFonts w:ascii="Times New Roman" w:eastAsia="宋体" w:hAnsi="Times New Roman" w:cs="Times New Roman" w:hint="eastAsia"/>
          <w:color w:val="000000" w:themeColor="text1"/>
          <w:sz w:val="28"/>
          <w14:ligatures w14:val="none"/>
        </w:rPr>
        <w:t>S22</w:t>
      </w:r>
      <w:r>
        <w:rPr>
          <w:rFonts w:ascii="Times New Roman" w:eastAsia="宋体" w:hAnsi="Times New Roman" w:cs="Times New Roman" w:hint="eastAsia"/>
          <w:color w:val="000000" w:themeColor="text1"/>
          <w:sz w:val="28"/>
          <w14:ligatures w14:val="none"/>
        </w:rPr>
        <w:t>、任务类型识别与结构化语义表示构建。</w:t>
      </w:r>
    </w:p>
    <w:p w14:paraId="741830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924" w:name="_Hlk227244419"/>
      <w:bookmarkEnd w:id="923"/>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A68742D" w14:textId="573B05F3" w:rsidR="003E6244" w:rsidDel="00917533" w:rsidRDefault="00000000" w:rsidP="00917533">
      <w:pPr>
        <w:widowControl/>
        <w:spacing w:before="100" w:after="0" w:line="480" w:lineRule="exact"/>
        <w:ind w:firstLineChars="202" w:firstLine="566"/>
        <w:jc w:val="both"/>
        <w:rPr>
          <w:del w:id="925" w:author="yun qiao" w:date="2026-04-25T13:49: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w:t>
      </w:r>
      <w:del w:id="926" w:author="yun qiao" w:date="2026-04-25T13:49:00Z">
        <w:r w:rsidDel="00917533">
          <w:rPr>
            <w:rFonts w:ascii="Times New Roman" w:eastAsia="宋体" w:hAnsi="Times New Roman" w:cs="Times New Roman"/>
            <w:color w:val="000000" w:themeColor="text1"/>
            <w:sz w:val="28"/>
            <w14:ligatures w14:val="none"/>
          </w:rPr>
          <w:delText>所述相似度计算优选采用余弦相似度，其计算方式为</w:delText>
        </w:r>
        <w:bookmarkEnd w:id="924"/>
        <w:r w:rsidDel="00917533">
          <w:rPr>
            <w:rFonts w:ascii="Times New Roman" w:eastAsia="宋体" w:hAnsi="Times New Roman" w:cs="Times New Roman" w:hint="eastAsia"/>
            <w:color w:val="000000" w:themeColor="text1"/>
            <w:sz w:val="28"/>
            <w14:ligatures w14:val="none"/>
          </w:rPr>
          <w:delText>：</w:delText>
        </w:r>
      </w:del>
    </w:p>
    <w:p w14:paraId="6D4CE76C" w14:textId="77C00A01" w:rsidR="003E6244" w:rsidDel="00917533" w:rsidRDefault="00000000">
      <w:pPr>
        <w:widowControl/>
        <w:spacing w:before="100" w:after="0" w:line="480" w:lineRule="exact"/>
        <w:ind w:firstLineChars="202" w:firstLine="566"/>
        <w:jc w:val="both"/>
        <w:rPr>
          <w:del w:id="927" w:author="yun qiao" w:date="2026-04-25T13:49:00Z"/>
          <w:rFonts w:ascii="Times New Roman" w:eastAsia="宋体" w:hAnsi="Times New Roman" w:cs="等线"/>
          <w:color w:val="000000" w:themeColor="text1"/>
          <w:sz w:val="28"/>
          <w14:ligatures w14:val="none"/>
        </w:rPr>
        <w:pPrChange w:id="928" w:author="yun qiao" w:date="2026-04-25T13:49:00Z">
          <w:pPr>
            <w:spacing w:before="100" w:after="0" w:line="240" w:lineRule="atLeast"/>
            <w:jc w:val="both"/>
          </w:pPr>
        </w:pPrChange>
      </w:pPr>
      <m:oMathPara>
        <m:oMath>
          <m:r>
            <w:del w:id="929" w:author="yun qiao" w:date="2026-04-25T13:49:00Z">
              <m:rPr>
                <m:nor/>
              </m:rPr>
              <w:rPr>
                <w:rFonts w:ascii="Cambria Math" w:eastAsia="宋体" w:hAnsi="Cambria Math" w:cs="等线"/>
                <w:i/>
                <w:iCs/>
                <w:color w:val="000000" w:themeColor="text1"/>
                <w:sz w:val="28"/>
                <w14:ligatures w14:val="none"/>
              </w:rPr>
              <m:t>sim</m:t>
            </w:del>
          </m:r>
          <m:d>
            <m:dPr>
              <m:ctrlPr>
                <w:del w:id="930" w:author="yun qiao" w:date="2026-04-25T13:49:00Z">
                  <w:rPr>
                    <w:rFonts w:ascii="Cambria Math" w:eastAsia="宋体" w:hAnsi="Cambria Math" w:cs="Times New Roman"/>
                    <w:i/>
                    <w:color w:val="000000" w:themeColor="text1"/>
                    <w:sz w:val="28"/>
                    <w:szCs w:val="20"/>
                    <w14:ligatures w14:val="none"/>
                  </w:rPr>
                </w:del>
              </m:ctrlPr>
            </m:dPr>
            <m:e>
              <m:sSub>
                <m:sSubPr>
                  <m:ctrlPr>
                    <w:del w:id="931" w:author="yun qiao" w:date="2026-04-25T13:49:00Z">
                      <w:rPr>
                        <w:rFonts w:ascii="Cambria Math" w:eastAsia="宋体" w:hAnsi="Cambria Math" w:cs="Times New Roman"/>
                        <w:i/>
                        <w:color w:val="000000" w:themeColor="text1"/>
                        <w:sz w:val="28"/>
                        <w:szCs w:val="20"/>
                        <w14:ligatures w14:val="none"/>
                      </w:rPr>
                    </w:del>
                  </m:ctrlPr>
                </m:sSubPr>
                <m:e>
                  <m:r>
                    <w:del w:id="932" w:author="yun qiao" w:date="2026-04-25T13:49:00Z">
                      <w:rPr>
                        <w:rFonts w:ascii="Cambria Math" w:eastAsia="宋体" w:hAnsi="Cambria Math" w:cs="等线"/>
                        <w:color w:val="000000" w:themeColor="text1"/>
                        <w:sz w:val="28"/>
                        <w14:ligatures w14:val="none"/>
                      </w:rPr>
                      <m:t>v</m:t>
                    </w:del>
                  </m:r>
                </m:e>
                <m:sub>
                  <m:r>
                    <w:del w:id="933" w:author="yun qiao" w:date="2026-04-25T13:49:00Z">
                      <w:rPr>
                        <w:rFonts w:ascii="Cambria Math" w:eastAsia="宋体" w:hAnsi="Cambria Math" w:cs="等线"/>
                        <w:color w:val="000000" w:themeColor="text1"/>
                        <w:sz w:val="28"/>
                        <w14:ligatures w14:val="none"/>
                      </w:rPr>
                      <m:t>q</m:t>
                    </w:del>
                  </m:r>
                </m:sub>
              </m:sSub>
              <m:r>
                <w:del w:id="934" w:author="yun qiao" w:date="2026-04-25T13:49:00Z">
                  <w:rPr>
                    <w:rFonts w:ascii="Cambria Math" w:eastAsia="宋体" w:hAnsi="Cambria Math" w:cs="等线"/>
                    <w:color w:val="000000" w:themeColor="text1"/>
                    <w:sz w:val="28"/>
                    <w14:ligatures w14:val="none"/>
                  </w:rPr>
                  <m:t>,</m:t>
                </w:del>
              </m:r>
              <m:sSub>
                <m:sSubPr>
                  <m:ctrlPr>
                    <w:del w:id="935" w:author="yun qiao" w:date="2026-04-25T13:49:00Z">
                      <w:rPr>
                        <w:rFonts w:ascii="Cambria Math" w:eastAsia="宋体" w:hAnsi="Cambria Math" w:cs="Times New Roman"/>
                        <w:i/>
                        <w:color w:val="000000" w:themeColor="text1"/>
                        <w:sz w:val="28"/>
                        <w:szCs w:val="20"/>
                        <w14:ligatures w14:val="none"/>
                      </w:rPr>
                    </w:del>
                  </m:ctrlPr>
                </m:sSubPr>
                <m:e>
                  <m:r>
                    <w:del w:id="936" w:author="yun qiao" w:date="2026-04-25T13:49:00Z">
                      <w:rPr>
                        <w:rFonts w:ascii="Cambria Math" w:eastAsia="宋体" w:hAnsi="Cambria Math" w:cs="等线"/>
                        <w:color w:val="000000" w:themeColor="text1"/>
                        <w:sz w:val="28"/>
                        <w14:ligatures w14:val="none"/>
                      </w:rPr>
                      <m:t>v</m:t>
                    </w:del>
                  </m:r>
                </m:e>
                <m:sub>
                  <m:r>
                    <w:del w:id="937" w:author="yun qiao" w:date="2026-04-25T13:49:00Z">
                      <w:rPr>
                        <w:rFonts w:ascii="Cambria Math" w:eastAsia="宋体" w:hAnsi="Cambria Math" w:cs="等线"/>
                        <w:color w:val="000000" w:themeColor="text1"/>
                        <w:sz w:val="28"/>
                        <w14:ligatures w14:val="none"/>
                      </w:rPr>
                      <m:t>i</m:t>
                    </w:del>
                  </m:r>
                </m:sub>
              </m:sSub>
            </m:e>
          </m:d>
          <m:r>
            <w:del w:id="938" w:author="yun qiao" w:date="2026-04-25T13:49:00Z">
              <w:rPr>
                <w:rFonts w:ascii="Cambria Math" w:eastAsia="宋体" w:hAnsi="Cambria Math" w:cs="等线"/>
                <w:color w:val="000000" w:themeColor="text1"/>
                <w:sz w:val="28"/>
                <w14:ligatures w14:val="none"/>
              </w:rPr>
              <m:t>=</m:t>
            </w:del>
          </m:r>
          <m:f>
            <m:fPr>
              <m:ctrlPr>
                <w:del w:id="939" w:author="yun qiao" w:date="2026-04-25T13:49:00Z">
                  <w:rPr>
                    <w:rFonts w:ascii="Cambria Math" w:eastAsia="宋体" w:hAnsi="Cambria Math" w:cs="Times New Roman"/>
                    <w:i/>
                    <w:color w:val="000000" w:themeColor="text1"/>
                    <w:sz w:val="28"/>
                    <w:szCs w:val="20"/>
                    <w14:ligatures w14:val="none"/>
                  </w:rPr>
                </w:del>
              </m:ctrlPr>
            </m:fPr>
            <m:num>
              <m:sSub>
                <m:sSubPr>
                  <m:ctrlPr>
                    <w:del w:id="940" w:author="yun qiao" w:date="2026-04-25T13:49:00Z">
                      <w:rPr>
                        <w:rFonts w:ascii="Cambria Math" w:eastAsia="宋体" w:hAnsi="Cambria Math" w:cs="Times New Roman"/>
                        <w:i/>
                        <w:color w:val="000000" w:themeColor="text1"/>
                        <w:sz w:val="28"/>
                        <w:szCs w:val="20"/>
                        <w14:ligatures w14:val="none"/>
                      </w:rPr>
                    </w:del>
                  </m:ctrlPr>
                </m:sSubPr>
                <m:e>
                  <m:r>
                    <w:del w:id="941" w:author="yun qiao" w:date="2026-04-25T13:49:00Z">
                      <w:rPr>
                        <w:rFonts w:ascii="Cambria Math" w:eastAsia="宋体" w:hAnsi="Cambria Math" w:cs="等线"/>
                        <w:color w:val="000000" w:themeColor="text1"/>
                        <w:sz w:val="28"/>
                        <w14:ligatures w14:val="none"/>
                      </w:rPr>
                      <m:t>v</m:t>
                    </w:del>
                  </m:r>
                </m:e>
                <m:sub>
                  <m:r>
                    <w:del w:id="942" w:author="yun qiao" w:date="2026-04-25T13:49:00Z">
                      <w:rPr>
                        <w:rFonts w:ascii="Cambria Math" w:eastAsia="宋体" w:hAnsi="Cambria Math" w:cs="等线"/>
                        <w:color w:val="000000" w:themeColor="text1"/>
                        <w:sz w:val="28"/>
                        <w14:ligatures w14:val="none"/>
                      </w:rPr>
                      <m:t>q</m:t>
                    </w:del>
                  </m:r>
                </m:sub>
              </m:sSub>
              <m:r>
                <w:del w:id="943" w:author="yun qiao" w:date="2026-04-25T13:49:00Z">
                  <w:rPr>
                    <w:rFonts w:ascii="Cambria Math" w:eastAsia="宋体" w:hAnsi="Cambria Math" w:cs="等线"/>
                    <w:color w:val="000000" w:themeColor="text1"/>
                    <w:sz w:val="28"/>
                    <w14:ligatures w14:val="none"/>
                  </w:rPr>
                  <m:t>⋅</m:t>
                </w:del>
              </m:r>
              <m:sSub>
                <m:sSubPr>
                  <m:ctrlPr>
                    <w:del w:id="944" w:author="yun qiao" w:date="2026-04-25T13:49:00Z">
                      <w:rPr>
                        <w:rFonts w:ascii="Cambria Math" w:eastAsia="宋体" w:hAnsi="Cambria Math" w:cs="Times New Roman"/>
                        <w:i/>
                        <w:color w:val="000000" w:themeColor="text1"/>
                        <w:sz w:val="28"/>
                        <w:szCs w:val="20"/>
                        <w14:ligatures w14:val="none"/>
                      </w:rPr>
                    </w:del>
                  </m:ctrlPr>
                </m:sSubPr>
                <m:e>
                  <m:r>
                    <w:del w:id="945" w:author="yun qiao" w:date="2026-04-25T13:49:00Z">
                      <w:rPr>
                        <w:rFonts w:ascii="Cambria Math" w:eastAsia="宋体" w:hAnsi="Cambria Math" w:cs="等线"/>
                        <w:color w:val="000000" w:themeColor="text1"/>
                        <w:sz w:val="28"/>
                        <w14:ligatures w14:val="none"/>
                      </w:rPr>
                      <m:t>v</m:t>
                    </w:del>
                  </m:r>
                </m:e>
                <m:sub>
                  <m:r>
                    <w:del w:id="946" w:author="yun qiao" w:date="2026-04-25T13:49:00Z">
                      <w:rPr>
                        <w:rFonts w:ascii="Cambria Math" w:eastAsia="宋体" w:hAnsi="Cambria Math" w:cs="等线"/>
                        <w:color w:val="000000" w:themeColor="text1"/>
                        <w:sz w:val="28"/>
                        <w14:ligatures w14:val="none"/>
                      </w:rPr>
                      <m:t>i</m:t>
                    </w:del>
                  </m:r>
                </m:sub>
              </m:sSub>
            </m:num>
            <m:den>
              <m:r>
                <w:del w:id="947" w:author="yun qiao" w:date="2026-04-25T13:49:00Z">
                  <m:rPr>
                    <m:lit/>
                  </m:rPr>
                  <w:rPr>
                    <w:rFonts w:ascii="Cambria Math" w:eastAsia="宋体" w:hAnsi="Cambria Math" w:cs="等线"/>
                    <w:color w:val="000000" w:themeColor="text1"/>
                    <w:sz w:val="28"/>
                    <w14:ligatures w14:val="none"/>
                  </w:rPr>
                  <m:t>|</m:t>
                </w:del>
              </m:r>
              <m:sSub>
                <m:sSubPr>
                  <m:ctrlPr>
                    <w:del w:id="948" w:author="yun qiao" w:date="2026-04-25T13:49:00Z">
                      <w:rPr>
                        <w:rFonts w:ascii="Cambria Math" w:eastAsia="宋体" w:hAnsi="Cambria Math" w:cs="Times New Roman"/>
                        <w:i/>
                        <w:color w:val="000000" w:themeColor="text1"/>
                        <w:sz w:val="28"/>
                        <w:szCs w:val="20"/>
                        <w14:ligatures w14:val="none"/>
                      </w:rPr>
                    </w:del>
                  </m:ctrlPr>
                </m:sSubPr>
                <m:e>
                  <m:r>
                    <w:del w:id="949" w:author="yun qiao" w:date="2026-04-25T13:49:00Z">
                      <w:rPr>
                        <w:rFonts w:ascii="Cambria Math" w:eastAsia="宋体" w:hAnsi="Cambria Math" w:cs="等线"/>
                        <w:color w:val="000000" w:themeColor="text1"/>
                        <w:sz w:val="28"/>
                        <w14:ligatures w14:val="none"/>
                      </w:rPr>
                      <m:t>|v</m:t>
                    </w:del>
                  </m:r>
                </m:e>
                <m:sub>
                  <m:r>
                    <w:del w:id="950" w:author="yun qiao" w:date="2026-04-25T13:49:00Z">
                      <w:rPr>
                        <w:rFonts w:ascii="Cambria Math" w:eastAsia="宋体" w:hAnsi="Cambria Math" w:cs="等线"/>
                        <w:color w:val="000000" w:themeColor="text1"/>
                        <w:sz w:val="28"/>
                        <w14:ligatures w14:val="none"/>
                      </w:rPr>
                      <m:t>q</m:t>
                    </w:del>
                  </m:r>
                </m:sub>
              </m:sSub>
              <m:r>
                <w:del w:id="951" w:author="yun qiao" w:date="2026-04-25T13:49:00Z">
                  <w:rPr>
                    <w:rFonts w:ascii="Cambria Math" w:eastAsia="宋体" w:hAnsi="Cambria Math" w:cs="等线"/>
                    <w:color w:val="000000" w:themeColor="text1"/>
                    <w:sz w:val="28"/>
                    <w14:ligatures w14:val="none"/>
                  </w:rPr>
                  <m:t>|</m:t>
                </w:del>
              </m:r>
              <m:r>
                <w:del w:id="952" w:author="yun qiao" w:date="2026-04-25T13:49:00Z">
                  <m:rPr>
                    <m:lit/>
                    <m:sty m:val="p"/>
                  </m:rPr>
                  <w:rPr>
                    <w:rFonts w:ascii="Cambria Math" w:eastAsia="宋体" w:hAnsi="Cambria Math" w:cs="等线"/>
                    <w:color w:val="000000" w:themeColor="text1"/>
                    <w:sz w:val="28"/>
                    <w14:ligatures w14:val="none"/>
                  </w:rPr>
                  <m:t>|</m:t>
                </w:del>
              </m:r>
              <m:r>
                <w:del w:id="953" w:author="yun qiao" w:date="2026-04-25T13:49:00Z">
                  <m:rPr>
                    <m:sty m:val="p"/>
                  </m:rPr>
                  <w:rPr>
                    <w:rFonts w:ascii="Cambria Math" w:eastAsia="宋体" w:hAnsi="Cambria Math" w:cs="等线"/>
                    <w:color w:val="000000" w:themeColor="text1"/>
                    <w:sz w:val="28"/>
                    <w14:ligatures w14:val="none"/>
                  </w:rPr>
                  <m:t xml:space="preserve"> </m:t>
                </w:del>
              </m:r>
              <m:r>
                <w:del w:id="954" w:author="yun qiao" w:date="2026-04-25T13:49:00Z">
                  <m:rPr>
                    <m:lit/>
                    <m:sty m:val="p"/>
                  </m:rPr>
                  <w:rPr>
                    <w:rFonts w:ascii="Cambria Math" w:eastAsia="宋体" w:hAnsi="Cambria Math" w:cs="等线"/>
                    <w:color w:val="000000" w:themeColor="text1"/>
                    <w:sz w:val="28"/>
                    <w14:ligatures w14:val="none"/>
                  </w:rPr>
                  <m:t>|</m:t>
                </w:del>
              </m:r>
              <m:r>
                <w:del w:id="955" w:author="yun qiao" w:date="2026-04-25T13:49:00Z">
                  <m:rPr>
                    <m:sty m:val="p"/>
                  </m:rPr>
                  <w:rPr>
                    <w:rFonts w:ascii="Cambria Math" w:eastAsia="宋体" w:hAnsi="Cambria Math" w:cs="等线"/>
                    <w:color w:val="000000" w:themeColor="text1"/>
                    <w:sz w:val="28"/>
                    <w14:ligatures w14:val="none"/>
                  </w:rPr>
                  <m:t>|</m:t>
                </w:del>
              </m:r>
              <m:sSub>
                <m:sSubPr>
                  <m:ctrlPr>
                    <w:del w:id="956" w:author="yun qiao" w:date="2026-04-25T13:49:00Z">
                      <w:rPr>
                        <w:rFonts w:ascii="Cambria Math" w:eastAsia="宋体" w:hAnsi="Cambria Math" w:cs="Times New Roman"/>
                        <w:i/>
                        <w:color w:val="000000" w:themeColor="text1"/>
                        <w:sz w:val="28"/>
                        <w:szCs w:val="20"/>
                        <w14:ligatures w14:val="none"/>
                      </w:rPr>
                    </w:del>
                  </m:ctrlPr>
                </m:sSubPr>
                <m:e>
                  <m:r>
                    <w:del w:id="957" w:author="yun qiao" w:date="2026-04-25T13:49:00Z">
                      <w:rPr>
                        <w:rFonts w:ascii="Cambria Math" w:eastAsia="宋体" w:hAnsi="Cambria Math" w:cs="等线"/>
                        <w:color w:val="000000" w:themeColor="text1"/>
                        <w:sz w:val="28"/>
                        <w14:ligatures w14:val="none"/>
                      </w:rPr>
                      <m:t>v</m:t>
                    </w:del>
                  </m:r>
                </m:e>
                <m:sub>
                  <m:r>
                    <w:del w:id="958" w:author="yun qiao" w:date="2026-04-25T13:49:00Z">
                      <w:rPr>
                        <w:rFonts w:ascii="Cambria Math" w:eastAsia="宋体" w:hAnsi="Cambria Math" w:cs="等线"/>
                        <w:color w:val="000000" w:themeColor="text1"/>
                        <w:sz w:val="28"/>
                        <w14:ligatures w14:val="none"/>
                      </w:rPr>
                      <m:t>i</m:t>
                    </w:del>
                  </m:r>
                </m:sub>
              </m:sSub>
              <m:r>
                <w:del w:id="959" w:author="yun qiao" w:date="2026-04-25T13:49:00Z">
                  <m:rPr>
                    <m:lit/>
                  </m:rPr>
                  <w:rPr>
                    <w:rFonts w:ascii="Cambria Math" w:eastAsia="宋体" w:hAnsi="Cambria Math" w:cs="等线"/>
                    <w:color w:val="000000" w:themeColor="text1"/>
                    <w:sz w:val="28"/>
                    <w14:ligatures w14:val="none"/>
                  </w:rPr>
                  <m:t>|</m:t>
                </w:del>
              </m:r>
              <m:r>
                <w:del w:id="960" w:author="yun qiao" w:date="2026-04-25T13:49:00Z">
                  <m:rPr>
                    <m:sty m:val="p"/>
                  </m:rPr>
                  <w:rPr>
                    <w:rFonts w:ascii="Cambria Math" w:eastAsia="宋体" w:hAnsi="Cambria Math" w:cs="等线"/>
                    <w:color w:val="000000" w:themeColor="text1"/>
                    <w:sz w:val="28"/>
                    <w14:ligatures w14:val="none"/>
                  </w:rPr>
                  <m:t>|</m:t>
                </w:del>
              </m:r>
            </m:den>
          </m:f>
        </m:oMath>
      </m:oMathPara>
    </w:p>
    <w:p w14:paraId="45DF9A59" w14:textId="7D6C55E6"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Change w:id="961" w:author="yun qiao" w:date="2026-04-25T13:49:00Z">
          <w:pPr>
            <w:widowControl/>
            <w:spacing w:before="100" w:after="0" w:line="480" w:lineRule="exact"/>
            <w:ind w:firstLineChars="200" w:firstLine="560"/>
            <w:jc w:val="both"/>
          </w:pPr>
        </w:pPrChange>
      </w:pPr>
      <w:del w:id="962" w:author="yun qiao" w:date="2026-04-25T13:49:00Z">
        <w:r w:rsidDel="00917533">
          <w:rPr>
            <w:rFonts w:ascii="Times New Roman" w:eastAsia="宋体" w:hAnsi="Times New Roman" w:cs="Times New Roman" w:hint="eastAsia"/>
            <w:color w:val="000000" w:themeColor="text1"/>
            <w:sz w:val="28"/>
            <w:szCs w:val="28"/>
            <w14:ligatures w14:val="none"/>
          </w:rPr>
          <w:delText>其中，</w:delText>
        </w:r>
      </w:del>
      <m:oMath>
        <m:sSub>
          <m:sSubPr>
            <m:ctrlPr>
              <w:del w:id="963" w:author="yun qiao" w:date="2026-04-25T13:49:00Z">
                <w:rPr>
                  <w:rFonts w:ascii="Cambria Math" w:eastAsia="宋体" w:hAnsi="Cambria Math" w:cs="Times New Roman"/>
                  <w:color w:val="000000" w:themeColor="text1"/>
                  <w:sz w:val="28"/>
                  <w:szCs w:val="20"/>
                  <w14:ligatures w14:val="none"/>
                </w:rPr>
              </w:del>
            </m:ctrlPr>
          </m:sSubPr>
          <m:e>
            <m:r>
              <w:del w:id="964" w:author="yun qiao" w:date="2026-04-25T13:49:00Z">
                <w:rPr>
                  <w:rFonts w:ascii="Cambria Math" w:eastAsia="宋体" w:hAnsi="Cambria Math" w:cs="Times New Roman"/>
                  <w:color w:val="000000" w:themeColor="text1"/>
                  <w:sz w:val="28"/>
                  <w:szCs w:val="28"/>
                  <w14:ligatures w14:val="none"/>
                </w:rPr>
                <m:t>v</m:t>
              </w:del>
            </m:r>
          </m:e>
          <m:sub>
            <m:r>
              <w:del w:id="965" w:author="yun qiao" w:date="2026-04-25T13:49:00Z">
                <w:rPr>
                  <w:rFonts w:ascii="Cambria Math" w:eastAsia="宋体" w:hAnsi="Cambria Math" w:cs="Times New Roman"/>
                  <w:color w:val="000000" w:themeColor="text1"/>
                  <w:sz w:val="28"/>
                  <w:szCs w:val="28"/>
                  <w14:ligatures w14:val="none"/>
                </w:rPr>
                <m:t>q</m:t>
              </w:del>
            </m:r>
          </m:sub>
        </m:sSub>
      </m:oMath>
      <w:del w:id="966" w:author="yun qiao" w:date="2026-04-25T13:49:00Z">
        <w:r w:rsidDel="00917533">
          <w:rPr>
            <w:rFonts w:ascii="Times New Roman" w:eastAsia="宋体" w:hAnsi="Times New Roman" w:cs="Times New Roman" w:hint="eastAsia"/>
            <w:color w:val="000000" w:themeColor="text1"/>
            <w:sz w:val="28"/>
            <w:szCs w:val="28"/>
            <w14:ligatures w14:val="none"/>
          </w:rPr>
          <w:delText>表示结构化语义表示对应的向量表示，</w:delText>
        </w:r>
      </w:del>
      <m:oMath>
        <m:sSub>
          <m:sSubPr>
            <m:ctrlPr>
              <w:del w:id="967" w:author="yun qiao" w:date="2026-04-25T13:49:00Z">
                <w:rPr>
                  <w:rFonts w:ascii="Cambria Math" w:eastAsia="宋体" w:hAnsi="Cambria Math" w:cs="Times New Roman"/>
                  <w:color w:val="000000" w:themeColor="text1"/>
                  <w:sz w:val="28"/>
                  <w:szCs w:val="20"/>
                  <w14:ligatures w14:val="none"/>
                </w:rPr>
              </w:del>
            </m:ctrlPr>
          </m:sSubPr>
          <m:e>
            <m:r>
              <w:del w:id="968" w:author="yun qiao" w:date="2026-04-25T13:49:00Z">
                <w:rPr>
                  <w:rFonts w:ascii="Cambria Math" w:eastAsia="宋体" w:hAnsi="Cambria Math" w:cs="Times New Roman"/>
                  <w:color w:val="000000" w:themeColor="text1"/>
                  <w:sz w:val="28"/>
                  <w:szCs w:val="28"/>
                  <w14:ligatures w14:val="none"/>
                </w:rPr>
                <m:t>v</m:t>
              </w:del>
            </m:r>
          </m:e>
          <m:sub>
            <m:r>
              <w:del w:id="969" w:author="yun qiao" w:date="2026-04-25T13:49:00Z">
                <w:rPr>
                  <w:rFonts w:ascii="Cambria Math" w:eastAsia="宋体" w:hAnsi="Cambria Math" w:cs="Times New Roman"/>
                  <w:color w:val="000000" w:themeColor="text1"/>
                  <w:sz w:val="28"/>
                  <w:szCs w:val="28"/>
                  <w14:ligatures w14:val="none"/>
                </w:rPr>
                <m:t>i</m:t>
              </w:del>
            </m:r>
          </m:sub>
        </m:sSub>
      </m:oMath>
      <w:del w:id="970" w:author="yun qiao" w:date="2026-04-25T13:49:00Z">
        <w:r w:rsidDel="00917533">
          <w:rPr>
            <w:rFonts w:ascii="Times New Roman" w:eastAsia="宋体" w:hAnsi="Times New Roman" w:cs="Times New Roman" w:hint="eastAsia"/>
            <w:color w:val="000000" w:themeColor="text1"/>
            <w:sz w:val="28"/>
            <w:szCs w:val="28"/>
            <w14:ligatures w14:val="none"/>
          </w:rPr>
          <w:delText>表示候选任务类型对应的向量表示。</w:delText>
        </w:r>
      </w:del>
      <w:bookmarkStart w:id="971" w:name="_Hlk227244458"/>
      <w:del w:id="972" w:author="yun qiao" w:date="2026-04-25T13:50:00Z">
        <w:r w:rsidDel="00917533">
          <w:rPr>
            <w:rFonts w:ascii="Times New Roman" w:eastAsia="宋体" w:hAnsi="Times New Roman" w:cs="Times New Roman" w:hint="eastAsia"/>
            <w:color w:val="000000" w:themeColor="text1"/>
            <w:sz w:val="28"/>
            <w14:ligatures w14:val="none"/>
          </w:rPr>
          <w:delText>选择相似度最高的候选任务类型作为所述任务描述对应的任务类型标识。</w:delText>
        </w:r>
      </w:del>
      <w:bookmarkEnd w:id="971"/>
      <w:r>
        <w:rPr>
          <w:rFonts w:ascii="Times New Roman" w:eastAsia="宋体" w:hAnsi="Times New Roman" w:cs="Times New Roman" w:hint="eastAsia"/>
          <w:color w:val="000000" w:themeColor="text1"/>
          <w:sz w:val="28"/>
          <w14:ligatures w14:val="none"/>
        </w:rPr>
        <w:t>在获得任务类型标识后，将所述任务类型标识与结构化语义特征进行</w:t>
      </w:r>
      <w:ins w:id="973" w:author="yun qiao" w:date="2026-04-25T13:50:00Z">
        <w:r w:rsidR="00917533">
          <w:rPr>
            <w:rFonts w:ascii="Times New Roman" w:eastAsia="宋体" w:hAnsi="Times New Roman" w:cs="Times New Roman" w:hint="eastAsia"/>
            <w:color w:val="000000" w:themeColor="text1"/>
            <w:sz w:val="28"/>
            <w14:ligatures w14:val="none"/>
          </w:rPr>
          <w:t>融合，形成</w:t>
        </w:r>
      </w:ins>
      <w:r>
        <w:rPr>
          <w:rFonts w:ascii="Times New Roman" w:eastAsia="宋体" w:hAnsi="Times New Roman" w:cs="Times New Roman" w:hint="eastAsia"/>
          <w:color w:val="000000" w:themeColor="text1"/>
          <w:sz w:val="28"/>
          <w14:ligatures w14:val="none"/>
        </w:rPr>
        <w:t>统一</w:t>
      </w:r>
      <w:ins w:id="974" w:author="yun qiao" w:date="2026-04-25T13:51:00Z">
        <w:r w:rsidR="00917533">
          <w:rPr>
            <w:rFonts w:ascii="Times New Roman" w:eastAsia="宋体" w:hAnsi="Times New Roman" w:cs="Times New Roman" w:hint="eastAsia"/>
            <w:color w:val="000000" w:themeColor="text1"/>
            <w:sz w:val="28"/>
            <w14:ligatures w14:val="none"/>
          </w:rPr>
          <w:t>的语义表示，</w:t>
        </w:r>
      </w:ins>
      <w:del w:id="975" w:author="yun qiao" w:date="2026-04-25T13:51:00Z">
        <w:r w:rsidDel="00917533">
          <w:rPr>
            <w:rFonts w:ascii="Times New Roman" w:eastAsia="宋体" w:hAnsi="Times New Roman" w:cs="Times New Roman" w:hint="eastAsia"/>
            <w:color w:val="000000" w:themeColor="text1"/>
            <w:sz w:val="28"/>
            <w14:ligatures w14:val="none"/>
          </w:rPr>
          <w:delText>组织，形成结构化语义表示，</w:delText>
        </w:r>
      </w:del>
      <w:r>
        <w:rPr>
          <w:rFonts w:ascii="Times New Roman" w:eastAsia="宋体" w:hAnsi="Times New Roman" w:cs="Times New Roman" w:hint="eastAsia"/>
          <w:color w:val="000000" w:themeColor="text1"/>
          <w:sz w:val="28"/>
          <w14:ligatures w14:val="none"/>
        </w:rPr>
        <w:t>并将所述</w:t>
      </w:r>
      <w:bookmarkStart w:id="976" w:name="_Hlk227244530"/>
      <w:r>
        <w:rPr>
          <w:rFonts w:ascii="Times New Roman" w:eastAsia="宋体" w:hAnsi="Times New Roman" w:cs="Times New Roman" w:hint="eastAsia"/>
          <w:color w:val="000000" w:themeColor="text1"/>
          <w:sz w:val="28"/>
          <w14:ligatures w14:val="none"/>
        </w:rPr>
        <w:t>任务类型标识、</w:t>
      </w:r>
      <w:del w:id="977" w:author="yun qiao" w:date="2026-04-25T13:51:00Z">
        <w:r w:rsidDel="00917533">
          <w:rPr>
            <w:rFonts w:ascii="Times New Roman" w:eastAsia="宋体" w:hAnsi="Times New Roman" w:cs="Times New Roman" w:hint="eastAsia"/>
            <w:color w:val="000000" w:themeColor="text1"/>
            <w:sz w:val="28"/>
            <w14:ligatures w14:val="none"/>
          </w:rPr>
          <w:delText>结构化语义表示</w:delText>
        </w:r>
      </w:del>
      <w:ins w:id="978" w:author="yun qiao" w:date="2026-04-25T13:51:00Z">
        <w:r w:rsidR="00917533">
          <w:rPr>
            <w:rFonts w:ascii="Times New Roman" w:eastAsia="宋体" w:hAnsi="Times New Roman" w:cs="Times New Roman" w:hint="eastAsia"/>
            <w:color w:val="000000" w:themeColor="text1"/>
            <w:sz w:val="28"/>
            <w14:ligatures w14:val="none"/>
          </w:rPr>
          <w:t>所述统一语义表示</w:t>
        </w:r>
      </w:ins>
      <w:r>
        <w:rPr>
          <w:rFonts w:ascii="Times New Roman" w:eastAsia="宋体" w:hAnsi="Times New Roman" w:cs="Times New Roman" w:hint="eastAsia"/>
          <w:color w:val="000000" w:themeColor="text1"/>
          <w:sz w:val="28"/>
          <w14:ligatures w14:val="none"/>
        </w:rPr>
        <w:t>及原始任务描述的文本编码结果作为后续条件化序列生成模型的输入特征。</w:t>
      </w:r>
      <w:bookmarkEnd w:id="976"/>
    </w:p>
    <w:p w14:paraId="6F3A74A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979" w:name="_Hlk211500314"/>
      <w:bookmarkStart w:id="980" w:name="_Hlk227245595"/>
      <w:bookmarkEnd w:id="979"/>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基于所述结构化语义表示，利用所述条件化</w:t>
      </w:r>
      <w:r>
        <w:rPr>
          <w:rFonts w:ascii="Times New Roman" w:eastAsia="宋体" w:hAnsi="Times New Roman" w:cs="Times New Roman" w:hint="eastAsia"/>
          <w:color w:val="000000" w:themeColor="text1"/>
          <w:sz w:val="28"/>
          <w:szCs w:val="28"/>
          <w14:ligatures w14:val="none"/>
        </w:rPr>
        <w:t>序列</w:t>
      </w:r>
      <w:r>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w14:ligatures w14:val="none"/>
        </w:rPr>
        <w:t>。</w:t>
      </w:r>
      <w:bookmarkEnd w:id="980"/>
    </w:p>
    <w:p w14:paraId="5400D11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981"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、操作原语转移合法性约束构建。</w:t>
      </w:r>
    </w:p>
    <w:p w14:paraId="5079F1E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24A451D5" w14:textId="5DF8E31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ins w:id="982" w:author="yun qiao" w:date="2026-04-25T13:52:00Z">
        <w:r w:rsidR="00BD561B">
          <w:rPr>
            <w:rFonts w:ascii="Times New Roman" w:eastAsia="宋体" w:hAnsi="Times New Roman" w:cs="Times New Roman" w:hint="eastAsia"/>
            <w:color w:val="000000" w:themeColor="text1"/>
            <w:sz w:val="28"/>
            <w:szCs w:val="28"/>
            <w14:ligatures w14:val="none"/>
          </w:rPr>
          <w:t>，</w:t>
        </w:r>
      </w:ins>
      <m:oMath>
        <m:r>
          <w:del w:id="983" w:author="yun qiao" w:date="2026-04-25T13:52:00Z">
            <w:rPr>
              <w:rFonts w:ascii="Cambria Math" w:eastAsia="宋体" w:hAnsi="Cambria Math" w:cs="Times New Roman"/>
              <w:color w:val="000000" w:themeColor="text1"/>
              <w:sz w:val="28"/>
              <w:szCs w:val="28"/>
              <w14:ligatures w14:val="none"/>
            </w:rPr>
            <m:t>​</m:t>
          </w:del>
        </m:r>
      </m:oMath>
      <w:del w:id="984" w:author="yun qiao" w:date="2026-04-25T13:51:00Z">
        <w:r w:rsidDel="00917533">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color w:val="000000" w:themeColor="text1"/>
          <w:sz w:val="28"/>
          <w:szCs w:val="28"/>
          <w14:ligatures w14:val="none"/>
        </w:rPr>
        <w:t>则：</w:t>
      </w:r>
    </w:p>
    <w:p w14:paraId="7AA0F9CB" w14:textId="77777777" w:rsidR="003E6244" w:rsidDel="00BD561B" w:rsidRDefault="00000000">
      <w:pPr>
        <w:spacing w:after="0" w:line="480" w:lineRule="exact"/>
        <w:ind w:firstLineChars="200" w:firstLine="560"/>
        <w:jc w:val="both"/>
        <w:rPr>
          <w:del w:id="985" w:author="yun qiao" w:date="2026-04-25T13:52: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del w:id="986" w:author="yun qiao" w:date="2026-04-25T13:52:00Z">
              <w:rPr>
                <w:rFonts w:ascii="Cambria Math" w:eastAsia="宋体" w:hAnsi="Cambria Math" w:cs="Times New Roman"/>
                <w:color w:val="000000" w:themeColor="text1"/>
                <w:sz w:val="28"/>
                <w:szCs w:val="28"/>
                <w14:ligatures w14:val="none"/>
              </w:rPr>
              <m:t>​</m:t>
            </w:del>
          </m:r>
        </m:oMath>
      </m:oMathPara>
    </w:p>
    <w:p w14:paraId="182941E3" w14:textId="77777777" w:rsidR="003E6244" w:rsidRDefault="00000000" w:rsidP="00BD561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5BEEC401" w14:textId="77777777" w:rsidR="00A106CE" w:rsidRDefault="00BD561B" w:rsidP="00A106CE">
      <w:pPr>
        <w:spacing w:after="0" w:line="480" w:lineRule="exact"/>
        <w:ind w:firstLineChars="200" w:firstLine="560"/>
        <w:jc w:val="both"/>
        <w:rPr>
          <w:ins w:id="987" w:author="yun qiao" w:date="2026-04-25T15:08:00Z"/>
          <w:rFonts w:ascii="Times New Roman" w:eastAsia="宋体" w:hAnsi="Times New Roman" w:cs="Times New Roman"/>
          <w:color w:val="000000" w:themeColor="text1"/>
          <w:sz w:val="28"/>
          <w:szCs w:val="28"/>
          <w14:ligatures w14:val="none"/>
        </w:rPr>
      </w:pPr>
      <w:ins w:id="988" w:author="yun qiao" w:date="2026-04-25T13:53:00Z">
        <w:r>
          <w:rPr>
            <w:rFonts w:ascii="Times New Roman" w:eastAsia="宋体" w:hAnsi="Times New Roman" w:cs="Times New Roman" w:hint="eastAsia"/>
            <w:color w:val="000000" w:themeColor="text1"/>
            <w:sz w:val="28"/>
            <w:szCs w:val="28"/>
            <w14:ligatures w14:val="none"/>
          </w:rPr>
          <w:t>其中，</w:t>
        </w:r>
      </w:ins>
      <m:oMath>
        <m:sSubSup>
          <m:sSubSupPr>
            <m:ctrlPr>
              <w:ins w:id="989" w:author="yun qiao" w:date="2026-04-25T15:05:00Z">
                <w:rPr>
                  <w:rFonts w:ascii="Cambria Math" w:eastAsia="宋体" w:hAnsi="Cambria Math" w:cs="Times New Roman"/>
                  <w:i/>
                  <w:color w:val="000000" w:themeColor="text1"/>
                  <w:sz w:val="28"/>
                  <w:szCs w:val="28"/>
                  <w14:ligatures w14:val="none"/>
                </w:rPr>
              </w:ins>
            </m:ctrlPr>
          </m:sSubSupPr>
          <m:e>
            <m:r>
              <w:ins w:id="990" w:author="yun qiao" w:date="2026-04-25T15:05:00Z">
                <w:rPr>
                  <w:rFonts w:ascii="Cambria Math" w:eastAsia="宋体" w:hAnsi="Cambria Math" w:cs="Times New Roman"/>
                  <w:color w:val="000000" w:themeColor="text1"/>
                  <w:sz w:val="28"/>
                  <w:szCs w:val="28"/>
                  <w14:ligatures w14:val="none"/>
                </w:rPr>
                <m:t>R</m:t>
              </w:ins>
            </m:r>
          </m:e>
          <m:sub>
            <m:r>
              <w:ins w:id="991" w:author="yun qiao" w:date="2026-04-25T15:05:00Z">
                <m:rPr>
                  <m:sty m:val="p"/>
                </m:rPr>
                <w:rPr>
                  <w:rFonts w:ascii="Cambria Math" w:eastAsia="宋体" w:hAnsi="Cambria Math" w:cs="Times New Roman" w:hint="eastAsia"/>
                  <w:color w:val="000000" w:themeColor="text1"/>
                  <w:sz w:val="28"/>
                  <w:szCs w:val="28"/>
                  <w14:ligatures w14:val="none"/>
                </w:rPr>
                <m:t>≥</m:t>
              </w:ins>
            </m:r>
            <m:r>
              <w:ins w:id="992" w:author="yun qiao" w:date="2026-04-25T15:05:00Z">
                <w:rPr>
                  <w:rFonts w:ascii="Cambria Math" w:eastAsia="宋体" w:hAnsi="Cambria Math" w:cs="Times New Roman"/>
                  <w:color w:val="000000" w:themeColor="text1"/>
                  <w:sz w:val="28"/>
                  <w:szCs w:val="28"/>
                  <w14:ligatures w14:val="none"/>
                </w:rPr>
                <m:t>0</m:t>
              </w:ins>
            </m:r>
          </m:sub>
          <m:sup>
            <m:r>
              <w:ins w:id="993" w:author="yun qiao" w:date="2026-04-25T15:06:00Z">
                <w:rPr>
                  <w:rFonts w:ascii="Cambria Math" w:eastAsia="宋体" w:hAnsi="Cambria Math" w:cs="Times New Roman"/>
                  <w:color w:val="000000" w:themeColor="text1"/>
                  <w:sz w:val="28"/>
                  <w:szCs w:val="28"/>
                  <w14:ligatures w14:val="none"/>
                </w:rPr>
                <m:t xml:space="preserve"> </m:t>
              </w:ins>
            </m:r>
          </m:sup>
        </m:sSubSup>
      </m:oMath>
      <w:ins w:id="994" w:author="yun qiao" w:date="2026-04-25T13:54:00Z">
        <w:r w:rsidRPr="00BD561B">
          <w:rPr>
            <w:rFonts w:ascii="Times New Roman" w:eastAsia="宋体" w:hAnsi="Times New Roman" w:cs="Times New Roman"/>
            <w:color w:val="000000" w:themeColor="text1"/>
            <w:sz w:val="28"/>
            <w:szCs w:val="28"/>
            <w14:ligatures w14:val="none"/>
          </w:rPr>
          <w:t>表示非负实数集合</w:t>
        </w:r>
      </w:ins>
      <w:ins w:id="995" w:author="yun qiao" w:date="2026-04-25T15:06:00Z">
        <w:r w:rsidR="00A106CE">
          <w:rPr>
            <w:rFonts w:ascii="Times New Roman" w:eastAsia="宋体" w:hAnsi="Times New Roman" w:cs="Times New Roman" w:hint="eastAsia"/>
            <w:color w:val="000000" w:themeColor="text1"/>
            <w:sz w:val="28"/>
            <w:szCs w:val="28"/>
            <w14:ligatures w14:val="none"/>
          </w:rPr>
          <w:t>，</w:t>
        </w:r>
      </w:ins>
      <m:oMath>
        <m:d>
          <m:dPr>
            <m:begChr m:val="|"/>
            <m:endChr m:val="|"/>
            <m:ctrlPr>
              <w:ins w:id="996" w:author="yun qiao" w:date="2026-04-25T15:06:00Z">
                <w:rPr>
                  <w:rFonts w:ascii="Cambria Math" w:eastAsia="宋体" w:hAnsi="Cambria Math" w:cs="Times New Roman"/>
                  <w:i/>
                  <w:color w:val="000000" w:themeColor="text1"/>
                  <w:sz w:val="28"/>
                  <w:szCs w:val="28"/>
                  <w14:ligatures w14:val="none"/>
                </w:rPr>
              </w:ins>
            </m:ctrlPr>
          </m:dPr>
          <m:e>
            <m:sSub>
              <m:sSubPr>
                <m:ctrlPr>
                  <w:ins w:id="997" w:author="yun qiao" w:date="2026-04-25T15:06:00Z">
                    <w:rPr>
                      <w:rFonts w:ascii="Cambria Math" w:eastAsia="宋体" w:hAnsi="Cambria Math" w:cs="Times New Roman"/>
                      <w:i/>
                      <w:color w:val="000000" w:themeColor="text1"/>
                      <w:sz w:val="28"/>
                      <w:szCs w:val="28"/>
                      <w14:ligatures w14:val="none"/>
                    </w:rPr>
                  </w:ins>
                </m:ctrlPr>
              </m:sSubPr>
              <m:e>
                <m:r>
                  <w:ins w:id="998" w:author="yun qiao" w:date="2026-04-25T15:06:00Z">
                    <m:rPr>
                      <m:scr m:val="script"/>
                    </m:rPr>
                    <w:rPr>
                      <w:rFonts w:ascii="Cambria Math" w:eastAsia="宋体" w:hAnsi="Cambria Math" w:cs="Times New Roman"/>
                      <w:color w:val="000000" w:themeColor="text1"/>
                      <w:sz w:val="28"/>
                      <w:szCs w:val="28"/>
                      <w14:ligatures w14:val="none"/>
                    </w:rPr>
                    <m:t>L</m:t>
                  </w:ins>
                </m:r>
              </m:e>
              <m:sub>
                <m:r>
                  <w:ins w:id="999" w:author="yun qiao" w:date="2026-04-25T15:06:00Z">
                    <w:rPr>
                      <w:rFonts w:ascii="Cambria Math" w:eastAsia="宋体" w:hAnsi="Cambria Math" w:cs="Times New Roman"/>
                      <w:color w:val="000000" w:themeColor="text1"/>
                      <w:sz w:val="28"/>
                      <w:szCs w:val="28"/>
                      <w14:ligatures w14:val="none"/>
                    </w:rPr>
                    <m:t>3</m:t>
                  </w:ins>
                </m:r>
              </m:sub>
            </m:sSub>
          </m:e>
        </m:d>
      </m:oMath>
      <w:ins w:id="1000" w:author="yun qiao" w:date="2026-04-25T15:06:00Z">
        <w:r w:rsidR="00A106CE" w:rsidRPr="00A106CE">
          <w:rPr>
            <w:rFonts w:ascii="Times New Roman" w:eastAsia="宋体" w:hAnsi="Times New Roman" w:cs="Times New Roman"/>
            <w:color w:val="000000" w:themeColor="text1"/>
            <w:sz w:val="28"/>
            <w:szCs w:val="28"/>
            <w14:ligatures w14:val="none"/>
          </w:rPr>
          <w:t>表示操作原语集合的基数，即操作原语的数量；</w:t>
        </w:r>
      </w:ins>
      <m:oMath>
        <m:sSub>
          <m:sSubPr>
            <m:ctrlPr>
              <w:ins w:id="1001" w:author="yun qiao" w:date="2026-04-25T15:07:00Z">
                <w:rPr>
                  <w:rFonts w:ascii="Cambria Math" w:eastAsia="宋体" w:hAnsi="Cambria Math" w:cs="Times New Roman"/>
                  <w:i/>
                  <w:color w:val="000000" w:themeColor="text1"/>
                  <w:sz w:val="28"/>
                  <w:szCs w:val="28"/>
                  <w14:ligatures w14:val="none"/>
                </w:rPr>
              </w:ins>
            </m:ctrlPr>
          </m:sSubPr>
          <m:e>
            <m:r>
              <w:ins w:id="1002" w:author="yun qiao" w:date="2026-04-25T15:07:00Z">
                <w:rPr>
                  <w:rFonts w:ascii="Cambria Math" w:eastAsia="宋体" w:hAnsi="Cambria Math" w:cs="Times New Roman"/>
                  <w:color w:val="000000" w:themeColor="text1"/>
                  <w:sz w:val="28"/>
                  <w:szCs w:val="28"/>
                  <w14:ligatures w14:val="none"/>
                </w:rPr>
                <m:t>M</m:t>
              </w:ins>
            </m:r>
          </m:e>
          <m:sub>
            <m:r>
              <w:ins w:id="1003" w:author="yun qiao" w:date="2026-04-25T15:07:00Z">
                <w:rPr>
                  <w:rFonts w:ascii="Cambria Math" w:eastAsia="宋体" w:hAnsi="Cambria Math" w:cs="Times New Roman"/>
                  <w:color w:val="000000" w:themeColor="text1"/>
                  <w:sz w:val="28"/>
                  <w:szCs w:val="28"/>
                  <w14:ligatures w14:val="none"/>
                </w:rPr>
                <m:t>ij</m:t>
              </w:ins>
            </m:r>
          </m:sub>
        </m:sSub>
      </m:oMath>
      <w:ins w:id="1004" w:author="yun qiao" w:date="2026-04-25T15:07:00Z">
        <w:r w:rsidR="00A106CE" w:rsidRPr="00A106CE">
          <w:rPr>
            <w:rFonts w:ascii="Times New Roman" w:eastAsia="宋体" w:hAnsi="Times New Roman" w:cs="Times New Roman"/>
            <w:color w:val="000000" w:themeColor="text1"/>
            <w:sz w:val="28"/>
            <w:szCs w:val="28"/>
            <w14:ligatures w14:val="none"/>
          </w:rPr>
          <w:t>表示第</w:t>
        </w:r>
        <w:r w:rsidR="00A106CE" w:rsidRPr="00A106CE">
          <w:rPr>
            <w:rFonts w:ascii="Times New Roman" w:eastAsia="宋体" w:hAnsi="Times New Roman" w:cs="Times New Roman"/>
            <w:color w:val="000000" w:themeColor="text1"/>
            <w:sz w:val="28"/>
            <w:szCs w:val="28"/>
            <w14:ligatures w14:val="none"/>
          </w:rPr>
          <w:t>i</w:t>
        </w:r>
        <w:r w:rsidR="00A106CE" w:rsidRPr="00A106CE">
          <w:rPr>
            <w:rFonts w:ascii="Times New Roman" w:eastAsia="宋体" w:hAnsi="Times New Roman" w:cs="Times New Roman"/>
            <w:color w:val="000000" w:themeColor="text1"/>
            <w:sz w:val="28"/>
            <w:szCs w:val="28"/>
            <w14:ligatures w14:val="none"/>
          </w:rPr>
          <w:t>个操作原语向第</w:t>
        </w:r>
        <w:r w:rsidR="00A106CE" w:rsidRPr="00A106CE">
          <w:rPr>
            <w:rFonts w:ascii="Times New Roman" w:eastAsia="宋体" w:hAnsi="Times New Roman" w:cs="Times New Roman"/>
            <w:color w:val="000000" w:themeColor="text1"/>
            <w:sz w:val="28"/>
            <w:szCs w:val="28"/>
            <w14:ligatures w14:val="none"/>
          </w:rPr>
          <w:t>j</w:t>
        </w:r>
        <w:r w:rsidR="00A106CE" w:rsidRPr="00A106CE">
          <w:rPr>
            <w:rFonts w:ascii="Times New Roman" w:eastAsia="宋体" w:hAnsi="Times New Roman" w:cs="Times New Roman"/>
            <w:color w:val="000000" w:themeColor="text1"/>
            <w:sz w:val="28"/>
            <w:szCs w:val="28"/>
            <w14:ligatures w14:val="none"/>
          </w:rPr>
          <w:t>个操作原语的转移合法性程度</w:t>
        </w:r>
        <w:r w:rsidR="00A106CE">
          <w:rPr>
            <w:rFonts w:ascii="Times New Roman" w:eastAsia="宋体" w:hAnsi="Times New Roman" w:cs="Times New Roman" w:hint="eastAsia"/>
            <w:color w:val="000000" w:themeColor="text1"/>
            <w:sz w:val="28"/>
            <w:szCs w:val="28"/>
            <w14:ligatures w14:val="none"/>
          </w:rPr>
          <w:t>，</w:t>
        </w:r>
      </w:ins>
      <m:oMath>
        <m:r>
          <w:ins w:id="1005" w:author="yun qiao" w:date="2026-04-25T15:07:00Z">
            <w:rPr>
              <w:rFonts w:ascii="Cambria Math" w:eastAsia="宋体" w:hAnsi="Cambria Math" w:cs="Times New Roman"/>
              <w:color w:val="000000" w:themeColor="text1"/>
              <w:sz w:val="28"/>
              <w:szCs w:val="28"/>
              <w14:ligatures w14:val="none"/>
            </w:rPr>
            <m:t>i,j</m:t>
          </w:ins>
        </m:r>
        <m:r>
          <m:rPr>
            <m:sty m:val="p"/>
          </m:rPr>
          <w:rPr>
            <w:rFonts w:ascii="Cambria Math" w:eastAsia="宋体" w:hAnsi="Cambria Math" w:cs="Times New Roman" w:hint="eastAsia"/>
            <w:color w:val="000000" w:themeColor="text1"/>
            <w:sz w:val="28"/>
            <w:szCs w:val="28"/>
            <w14:ligatures w14:val="none"/>
          </w:rPr>
          <m:t>∈</m:t>
        </m:r>
        <m:r>
          <w:ins w:id="1006" w:author="yun qiao" w:date="2026-04-25T15:07:00Z">
            <m:rPr>
              <m:lit/>
            </m:rPr>
            <w:rPr>
              <w:rFonts w:ascii="Cambria Math" w:eastAsia="宋体" w:hAnsi="Cambria Math" w:cs="Times New Roman"/>
              <w:color w:val="000000" w:themeColor="text1"/>
              <w:sz w:val="28"/>
              <w:szCs w:val="28"/>
              <w14:ligatures w14:val="none"/>
            </w:rPr>
            <m:t>{</m:t>
          </w:ins>
        </m:r>
        <m:r>
          <w:ins w:id="1007" w:author="yun qiao" w:date="2026-04-25T15:07:00Z">
            <w:rPr>
              <w:rFonts w:ascii="Cambria Math" w:eastAsia="宋体" w:hAnsi="Cambria Math" w:cs="Times New Roman"/>
              <w:color w:val="000000" w:themeColor="text1"/>
              <w:sz w:val="28"/>
              <w:szCs w:val="28"/>
              <w14:ligatures w14:val="none"/>
            </w:rPr>
            <m:t>1,2,</m:t>
          </w:ins>
        </m:r>
        <m:r>
          <m:rPr>
            <m:sty m:val="p"/>
          </m:rPr>
          <w:rPr>
            <w:rFonts w:ascii="Cambria Math" w:eastAsia="宋体" w:hAnsi="Cambria Math" w:cs="Times New Roman" w:hint="eastAsia"/>
            <w:color w:val="000000" w:themeColor="text1"/>
            <w:sz w:val="28"/>
            <w:szCs w:val="28"/>
            <w14:ligatures w14:val="none"/>
          </w:rPr>
          <m:t>…</m:t>
        </m:r>
        <m:r>
          <w:ins w:id="1008" w:author="yun qiao" w:date="2026-04-25T15:07:00Z">
            <w:rPr>
              <w:rFonts w:ascii="Cambria Math" w:eastAsia="宋体" w:hAnsi="Cambria Math" w:cs="Times New Roman"/>
              <w:color w:val="000000" w:themeColor="text1"/>
              <w:sz w:val="28"/>
              <w:szCs w:val="28"/>
              <w14:ligatures w14:val="none"/>
            </w:rPr>
            <m:t>,</m:t>
          </w:ins>
        </m:r>
        <m:d>
          <m:dPr>
            <m:begChr m:val="|"/>
            <m:endChr m:val="|"/>
            <m:ctrlPr>
              <w:ins w:id="1009" w:author="yun qiao" w:date="2026-04-25T15:07:00Z">
                <w:rPr>
                  <w:rFonts w:ascii="Cambria Math" w:eastAsia="宋体" w:hAnsi="Cambria Math" w:cs="Times New Roman"/>
                  <w:i/>
                  <w:color w:val="000000" w:themeColor="text1"/>
                  <w:sz w:val="28"/>
                  <w:szCs w:val="28"/>
                  <w14:ligatures w14:val="none"/>
                </w:rPr>
              </w:ins>
            </m:ctrlPr>
          </m:dPr>
          <m:e>
            <m:sSub>
              <m:sSubPr>
                <m:ctrlPr>
                  <w:ins w:id="1010" w:author="yun qiao" w:date="2026-04-25T15:07:00Z">
                    <w:rPr>
                      <w:rFonts w:ascii="Cambria Math" w:eastAsia="宋体" w:hAnsi="Cambria Math" w:cs="Times New Roman"/>
                      <w:i/>
                      <w:color w:val="000000" w:themeColor="text1"/>
                      <w:sz w:val="28"/>
                      <w:szCs w:val="28"/>
                      <w14:ligatures w14:val="none"/>
                    </w:rPr>
                  </w:ins>
                </m:ctrlPr>
              </m:sSubPr>
              <m:e>
                <m:r>
                  <w:ins w:id="1011" w:author="yun qiao" w:date="2026-04-25T15:07:00Z">
                    <m:rPr>
                      <m:scr m:val="script"/>
                    </m:rPr>
                    <w:rPr>
                      <w:rFonts w:ascii="Cambria Math" w:eastAsia="宋体" w:hAnsi="Cambria Math" w:cs="Times New Roman"/>
                      <w:color w:val="000000" w:themeColor="text1"/>
                      <w:sz w:val="28"/>
                      <w:szCs w:val="28"/>
                      <w14:ligatures w14:val="none"/>
                    </w:rPr>
                    <m:t>L</m:t>
                  </w:ins>
                </m:r>
              </m:e>
              <m:sub>
                <m:r>
                  <w:ins w:id="1012" w:author="yun qiao" w:date="2026-04-25T15:07:00Z">
                    <w:rPr>
                      <w:rFonts w:ascii="Cambria Math" w:eastAsia="宋体" w:hAnsi="Cambria Math" w:cs="Times New Roman"/>
                      <w:color w:val="000000" w:themeColor="text1"/>
                      <w:sz w:val="28"/>
                      <w:szCs w:val="28"/>
                      <w14:ligatures w14:val="none"/>
                    </w:rPr>
                    <m:t>3</m:t>
                  </w:ins>
                </m:r>
              </m:sub>
            </m:sSub>
          </m:e>
        </m:d>
        <m:r>
          <w:ins w:id="1013" w:author="yun qiao" w:date="2026-04-25T15:07:00Z">
            <m:rPr>
              <m:lit/>
            </m:rPr>
            <w:rPr>
              <w:rFonts w:ascii="Cambria Math" w:eastAsia="宋体" w:hAnsi="Cambria Math" w:cs="Times New Roman"/>
              <w:color w:val="000000" w:themeColor="text1"/>
              <w:sz w:val="28"/>
              <w:szCs w:val="28"/>
              <w14:ligatures w14:val="none"/>
            </w:rPr>
            <m:t>}</m:t>
          </w:ins>
        </m:r>
      </m:oMath>
      <w:ins w:id="1014" w:author="yun qiao" w:date="2026-04-25T15:08:00Z">
        <w:r w:rsidR="00A106CE">
          <w:rPr>
            <w:rFonts w:ascii="Times New Roman" w:eastAsia="宋体" w:hAnsi="Times New Roman" w:cs="Times New Roman" w:hint="eastAsia"/>
            <w:color w:val="000000" w:themeColor="text1"/>
            <w:sz w:val="28"/>
            <w:szCs w:val="28"/>
            <w14:ligatures w14:val="none"/>
          </w:rPr>
          <w:t>；</w:t>
        </w:r>
        <w:r w:rsidR="00A106CE" w:rsidRPr="00A106CE">
          <w:rPr>
            <w:rFonts w:ascii="Times New Roman" w:eastAsia="宋体" w:hAnsi="Times New Roman" w:cs="Times New Roman"/>
            <w:color w:val="000000" w:themeColor="text1"/>
            <w:sz w:val="28"/>
            <w:szCs w:val="28"/>
            <w14:ligatures w14:val="none"/>
          </w:rPr>
          <w:t>所述转移合法性矩阵为基于规则约束与统计信息构建的加权矩阵，</w:t>
        </w:r>
        <w:r w:rsidR="00A106CE" w:rsidRPr="00A106CE">
          <w:rPr>
            <w:rFonts w:ascii="Times New Roman" w:eastAsia="宋体" w:hAnsi="Times New Roman" w:cs="Times New Roman"/>
            <w:color w:val="000000" w:themeColor="text1"/>
            <w:sz w:val="28"/>
            <w:szCs w:val="28"/>
            <w14:ligatures w14:val="none"/>
          </w:rPr>
          <w:lastRenderedPageBreak/>
          <w:t>其取值综合反映操作原语层次结构约束、训练样本中的转移统计规律以及输入输出数据类型兼容关系。</w:t>
        </w:r>
      </w:ins>
    </w:p>
    <w:p w14:paraId="0E175DF0" w14:textId="0790E005" w:rsidR="003E6244" w:rsidRPr="00A106CE" w:rsidRDefault="00000000"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进一步地，所述转移合法性矩阵的构建依据至少包括以下条件：</w:t>
      </w:r>
    </w:p>
    <w:p w14:paraId="2E06CF1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）操作原语在操作大类及操作子类层面满足预定义的层次衔接规则；</w:t>
      </w:r>
    </w:p>
    <w:p w14:paraId="4F52C5E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）在训练样本中存在相邻操作原语转移关系，或符合领域规则允许的处理流程</w:t>
      </w:r>
      <w:r>
        <w:rPr>
          <w:rFonts w:ascii="Times New Roman" w:eastAsia="宋体" w:hAnsi="Times New Roman" w:cs="Times New Roman" w:hint="eastAsia"/>
          <w:color w:val="000000" w:themeColor="text1"/>
          <w:sz w:val="28"/>
          <w:szCs w:val="28"/>
          <w14:ligatures w14:val="none"/>
        </w:rPr>
        <w:t>；</w:t>
      </w:r>
    </w:p>
    <w:p w14:paraId="4C5214CE"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）前一操作原语的输出数据类型与后一操作原语的输入数据类型兼容，所述数据类型包括矢量、栅格、影像、影像集合、表格及属性字段等。</w:t>
      </w:r>
    </w:p>
    <w:p w14:paraId="5F072FA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、基于约束机制的候选操作原语筛选与概率重归一化方法。</w:t>
      </w:r>
    </w:p>
    <w:p w14:paraId="31BBC8B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个</w:t>
      </w:r>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3E6244"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）任务类型对应的操作大类约束；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）已生成操作原语序列的层次归属关系约束；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）相邻步骤输入输出数据类型兼容性约束。</w:t>
      </w:r>
    </w:p>
    <w:p w14:paraId="1605A95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，否则取值为</w:t>
      </w:r>
      <w:r>
        <w:rPr>
          <w:rFonts w:ascii="Times New Roman" w:eastAsia="宋体" w:hAnsi="Times New Roman" w:cs="Times New Roman"/>
          <w:color w:val="000000" w:themeColor="text1"/>
          <w:sz w:val="28"/>
          <w:szCs w:val="28"/>
          <w14:ligatures w14:val="none"/>
        </w:rPr>
        <w:t>0</w:t>
      </w:r>
      <w:r>
        <w:rPr>
          <w:rFonts w:ascii="Times New Roman" w:eastAsia="宋体" w:hAnsi="Times New Roman" w:cs="Times New Roman"/>
          <w:color w:val="000000" w:themeColor="text1"/>
          <w:sz w:val="28"/>
          <w:szCs w:val="28"/>
          <w14:ligatures w14:val="none"/>
        </w:rPr>
        <w:t>，则经约束筛选后的概率分布可表示为：</w:t>
      </w:r>
    </w:p>
    <w:p w14:paraId="5BB508DD" w14:textId="2715C017" w:rsidR="003E6244"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ins w:id="1015" w:author="yun qiao" w:date="2026-04-25T15:15:00Z">
                  <w:rPr>
                    <w:rFonts w:ascii="Cambria Math" w:eastAsia="宋体" w:hAnsi="Cambria Math" w:cs="Times New Roman" w:hint="eastAsia"/>
                    <w:color w:val="000000" w:themeColor="text1"/>
                    <w:sz w:val="28"/>
                    <w:szCs w:val="28"/>
                    <w14:ligatures w14:val="none"/>
                  </w:rPr>
                  <m:t>P</m:t>
                </w:ins>
              </m:r>
            </m:e>
          </m:acc>
          <m:d>
            <m:dPr>
              <m:ctrlPr>
                <w:ins w:id="1016" w:author="yun qiao" w:date="2026-04-25T15:15:00Z">
                  <w:rPr>
                    <w:rFonts w:ascii="Cambria Math" w:eastAsia="宋体" w:hAnsi="Cambria Math" w:cs="Times New Roman"/>
                    <w:i/>
                    <w:color w:val="000000" w:themeColor="text1"/>
                    <w:sz w:val="28"/>
                    <w:szCs w:val="28"/>
                    <w14:ligatures w14:val="none"/>
                  </w:rPr>
                </w:ins>
              </m:ctrlPr>
            </m:dPr>
            <m:e>
              <m:sSub>
                <m:sSubPr>
                  <m:ctrlPr>
                    <w:ins w:id="1017" w:author="yun qiao" w:date="2026-04-25T15:15:00Z">
                      <w:rPr>
                        <w:rFonts w:ascii="Cambria Math" w:eastAsia="宋体" w:hAnsi="Cambria Math" w:cs="Times New Roman"/>
                        <w:i/>
                        <w:color w:val="000000" w:themeColor="text1"/>
                        <w:sz w:val="28"/>
                        <w:szCs w:val="28"/>
                        <w14:ligatures w14:val="none"/>
                      </w:rPr>
                    </w:ins>
                  </m:ctrlPr>
                </m:sSubPr>
                <m:e>
                  <m:r>
                    <w:ins w:id="1018" w:author="yun qiao" w:date="2026-04-25T15:15:00Z">
                      <w:rPr>
                        <w:rFonts w:ascii="Cambria Math" w:eastAsia="宋体" w:hAnsi="Cambria Math" w:cs="Times New Roman" w:hint="eastAsia"/>
                        <w:color w:val="000000" w:themeColor="text1"/>
                        <w:sz w:val="28"/>
                        <w:szCs w:val="28"/>
                        <w14:ligatures w14:val="none"/>
                      </w:rPr>
                      <m:t>y</m:t>
                    </w:ins>
                  </m:r>
                </m:e>
                <m:sub>
                  <m:r>
                    <w:ins w:id="1019" w:author="yun qiao" w:date="2026-04-25T15:15:00Z">
                      <w:rPr>
                        <w:rFonts w:ascii="Cambria Math" w:eastAsia="宋体" w:hAnsi="Cambria Math" w:cs="Times New Roman" w:hint="eastAsia"/>
                        <w:color w:val="000000" w:themeColor="text1"/>
                        <w:sz w:val="28"/>
                        <w:szCs w:val="28"/>
                        <w14:ligatures w14:val="none"/>
                      </w:rPr>
                      <m:t>t</m:t>
                    </w:ins>
                  </m:r>
                </m:sub>
              </m:sSub>
            </m:e>
          </m:d>
          <m:r>
            <w:ins w:id="1020" w:author="yun qiao" w:date="2026-04-25T15:15:00Z">
              <w:rPr>
                <w:rFonts w:ascii="Cambria Math" w:eastAsia="宋体" w:hAnsi="Cambria Math" w:cs="Times New Roman" w:hint="eastAsia"/>
                <w:color w:val="000000" w:themeColor="text1"/>
                <w:sz w:val="28"/>
                <w:szCs w:val="28"/>
                <w14:ligatures w14:val="none"/>
              </w:rPr>
              <m:t>=</m:t>
            </w:ins>
          </m:r>
          <m:r>
            <w:ins w:id="1021" w:author="yun qiao" w:date="2026-04-25T15:15:00Z">
              <m:rPr>
                <m:nor/>
              </m:rPr>
              <w:rPr>
                <w:rFonts w:ascii="Cambria Math" w:eastAsia="宋体" w:hAnsi="Cambria Math" w:cs="Times New Roman" w:hint="eastAsia"/>
                <w:color w:val="000000" w:themeColor="text1"/>
                <w:sz w:val="28"/>
                <w:szCs w:val="28"/>
                <w14:ligatures w14:val="none"/>
              </w:rPr>
              <m:t>Normalize</m:t>
            </w:ins>
          </m:r>
          <m:d>
            <m:dPr>
              <m:ctrlPr>
                <w:ins w:id="1022" w:author="yun qiao" w:date="2026-04-25T15:15:00Z">
                  <w:rPr>
                    <w:rFonts w:ascii="Cambria Math" w:eastAsia="宋体" w:hAnsi="Cambria Math" w:cs="Times New Roman"/>
                    <w:i/>
                    <w:color w:val="000000" w:themeColor="text1"/>
                    <w:sz w:val="28"/>
                    <w:szCs w:val="28"/>
                    <w14:ligatures w14:val="none"/>
                  </w:rPr>
                </w:ins>
              </m:ctrlPr>
            </m:dPr>
            <m:e>
              <m:r>
                <w:ins w:id="1023" w:author="yun qiao" w:date="2026-04-25T15:15:00Z">
                  <w:rPr>
                    <w:rFonts w:ascii="Cambria Math" w:eastAsia="宋体" w:hAnsi="Cambria Math" w:cs="Times New Roman" w:hint="eastAsia"/>
                    <w:color w:val="000000" w:themeColor="text1"/>
                    <w:sz w:val="28"/>
                    <w:szCs w:val="28"/>
                    <w14:ligatures w14:val="none"/>
                  </w:rPr>
                  <m:t>P</m:t>
                </w:ins>
              </m:r>
              <m:d>
                <m:dPr>
                  <m:sepChr m:val="∣"/>
                  <m:ctrlPr>
                    <w:ins w:id="1024" w:author="yun qiao" w:date="2026-04-25T15:15:00Z">
                      <w:rPr>
                        <w:rFonts w:ascii="Cambria Math" w:eastAsia="宋体" w:hAnsi="Cambria Math" w:cs="Times New Roman"/>
                        <w:i/>
                        <w:color w:val="000000" w:themeColor="text1"/>
                        <w:sz w:val="28"/>
                        <w:szCs w:val="28"/>
                        <w14:ligatures w14:val="none"/>
                      </w:rPr>
                    </w:ins>
                  </m:ctrlPr>
                </m:dPr>
                <m:e>
                  <m:sSub>
                    <m:sSubPr>
                      <m:ctrlPr>
                        <w:ins w:id="1025" w:author="yun qiao" w:date="2026-04-25T15:15:00Z">
                          <w:rPr>
                            <w:rFonts w:ascii="Cambria Math" w:eastAsia="宋体" w:hAnsi="Cambria Math" w:cs="Times New Roman"/>
                            <w:i/>
                            <w:color w:val="000000" w:themeColor="text1"/>
                            <w:sz w:val="28"/>
                            <w:szCs w:val="28"/>
                            <w14:ligatures w14:val="none"/>
                          </w:rPr>
                        </w:ins>
                      </m:ctrlPr>
                    </m:sSubPr>
                    <m:e>
                      <m:r>
                        <w:ins w:id="1026" w:author="yun qiao" w:date="2026-04-25T15:15:00Z">
                          <w:rPr>
                            <w:rFonts w:ascii="Cambria Math" w:eastAsia="宋体" w:hAnsi="Cambria Math" w:cs="Times New Roman" w:hint="eastAsia"/>
                            <w:color w:val="000000" w:themeColor="text1"/>
                            <w:sz w:val="28"/>
                            <w:szCs w:val="28"/>
                            <w14:ligatures w14:val="none"/>
                          </w:rPr>
                          <m:t>y</m:t>
                        </w:ins>
                      </m:r>
                    </m:e>
                    <m:sub>
                      <m:r>
                        <w:ins w:id="1027" w:author="yun qiao" w:date="2026-04-25T15:15:00Z">
                          <w:rPr>
                            <w:rFonts w:ascii="Cambria Math" w:eastAsia="宋体" w:hAnsi="Cambria Math" w:cs="Times New Roman" w:hint="eastAsia"/>
                            <w:color w:val="000000" w:themeColor="text1"/>
                            <w:sz w:val="28"/>
                            <w:szCs w:val="28"/>
                            <w14:ligatures w14:val="none"/>
                          </w:rPr>
                          <m:t>t</m:t>
                        </w:ins>
                      </m:r>
                    </m:sub>
                  </m:sSub>
                  <m:ctrlPr>
                    <w:ins w:id="1028" w:author="yun qiao" w:date="2026-04-25T15:15:00Z">
                      <w:rPr>
                        <w:rFonts w:ascii="Cambria Math" w:eastAsia="宋体" w:hAnsi="Cambria Math" w:cs="Times New Roman"/>
                        <w:color w:val="000000" w:themeColor="text1"/>
                        <w:sz w:val="28"/>
                        <w:szCs w:val="28"/>
                        <w14:ligatures w14:val="none"/>
                      </w:rPr>
                    </w:ins>
                  </m:ctrlPr>
                </m:e>
                <m:e>
                  <m:sSub>
                    <m:sSubPr>
                      <m:ctrlPr>
                        <w:ins w:id="1029" w:author="yun qiao" w:date="2026-04-25T15:15:00Z">
                          <w:rPr>
                            <w:rFonts w:ascii="Cambria Math" w:eastAsia="宋体" w:hAnsi="Cambria Math" w:cs="Times New Roman"/>
                            <w:i/>
                            <w:color w:val="000000" w:themeColor="text1"/>
                            <w:sz w:val="28"/>
                            <w:szCs w:val="28"/>
                            <w14:ligatures w14:val="none"/>
                          </w:rPr>
                        </w:ins>
                      </m:ctrlPr>
                    </m:sSubPr>
                    <m:e>
                      <m:r>
                        <w:ins w:id="1030" w:author="yun qiao" w:date="2026-04-25T15:15:00Z">
                          <w:rPr>
                            <w:rFonts w:ascii="Cambria Math" w:eastAsia="宋体" w:hAnsi="Cambria Math" w:cs="Times New Roman" w:hint="eastAsia"/>
                            <w:color w:val="000000" w:themeColor="text1"/>
                            <w:sz w:val="28"/>
                            <w:szCs w:val="28"/>
                            <w14:ligatures w14:val="none"/>
                          </w:rPr>
                          <m:t>y</m:t>
                        </w:ins>
                      </m:r>
                      <m:ctrlPr>
                        <w:ins w:id="1031" w:author="yun qiao" w:date="2026-04-25T15:15:00Z">
                          <w:rPr>
                            <w:rFonts w:ascii="Cambria Math" w:eastAsia="宋体" w:hAnsi="Cambria Math" w:cs="Times New Roman"/>
                            <w:color w:val="000000" w:themeColor="text1"/>
                            <w:sz w:val="28"/>
                            <w:szCs w:val="28"/>
                            <w14:ligatures w14:val="none"/>
                          </w:rPr>
                        </w:ins>
                      </m:ctrlPr>
                    </m:e>
                    <m:sub>
                      <m:r>
                        <w:ins w:id="1032" w:author="yun qiao" w:date="2026-04-25T15:15:00Z">
                          <w:rPr>
                            <w:rFonts w:ascii="Cambria Math" w:eastAsia="宋体" w:hAnsi="Cambria Math" w:cs="Times New Roman" w:hint="eastAsia"/>
                            <w:color w:val="000000" w:themeColor="text1"/>
                            <w:sz w:val="28"/>
                            <w:szCs w:val="28"/>
                            <w14:ligatures w14:val="none"/>
                          </w:rPr>
                          <m:t>&lt;t</m:t>
                        </w:ins>
                      </m:r>
                    </m:sub>
                  </m:sSub>
                  <m:r>
                    <w:ins w:id="1033" w:author="yun qiao" w:date="2026-04-25T15:15:00Z">
                      <w:rPr>
                        <w:rFonts w:ascii="Cambria Math" w:eastAsia="宋体" w:hAnsi="Cambria Math" w:cs="Times New Roman" w:hint="eastAsia"/>
                        <w:color w:val="000000" w:themeColor="text1"/>
                        <w:sz w:val="28"/>
                        <w:szCs w:val="28"/>
                        <w14:ligatures w14:val="none"/>
                      </w:rPr>
                      <m:t>,c</m:t>
                    </w:ins>
                  </m:r>
                </m:e>
              </m:d>
              <m:r>
                <m:rPr>
                  <m:sty m:val="p"/>
                </m:rPr>
                <w:rPr>
                  <w:rFonts w:ascii="Cambria Math" w:eastAsia="宋体" w:hAnsi="Cambria Math" w:cs="Times New Roman" w:hint="eastAsia"/>
                  <w:color w:val="000000" w:themeColor="text1"/>
                  <w:sz w:val="28"/>
                  <w:szCs w:val="28"/>
                  <w14:ligatures w14:val="none"/>
                </w:rPr>
                <m:t>⊙</m:t>
              </m:r>
              <m:sSub>
                <m:sSubPr>
                  <m:ctrlPr>
                    <w:ins w:id="1034" w:author="yun qiao" w:date="2026-04-25T15:15:00Z">
                      <w:rPr>
                        <w:rFonts w:ascii="Cambria Math" w:eastAsia="宋体" w:hAnsi="Cambria Math" w:cs="Times New Roman"/>
                        <w:i/>
                        <w:color w:val="000000" w:themeColor="text1"/>
                        <w:sz w:val="28"/>
                        <w:szCs w:val="28"/>
                        <w14:ligatures w14:val="none"/>
                      </w:rPr>
                    </w:ins>
                  </m:ctrlPr>
                </m:sSubPr>
                <m:e>
                  <m:r>
                    <w:ins w:id="1035" w:author="yun qiao" w:date="2026-04-25T15:15:00Z">
                      <w:rPr>
                        <w:rFonts w:ascii="Cambria Math" w:eastAsia="宋体" w:hAnsi="Cambria Math" w:cs="Times New Roman" w:hint="eastAsia"/>
                        <w:color w:val="000000" w:themeColor="text1"/>
                        <w:sz w:val="28"/>
                        <w:szCs w:val="28"/>
                        <w14:ligatures w14:val="none"/>
                      </w:rPr>
                      <m:t>m</m:t>
                    </w:ins>
                  </m:r>
                  <m:ctrlPr>
                    <w:ins w:id="1036" w:author="yun qiao" w:date="2026-04-25T15:15:00Z">
                      <w:rPr>
                        <w:rFonts w:ascii="Cambria Math" w:eastAsia="宋体" w:hAnsi="Cambria Math" w:cs="Times New Roman"/>
                        <w:color w:val="000000" w:themeColor="text1"/>
                        <w:sz w:val="28"/>
                        <w:szCs w:val="28"/>
                        <w14:ligatures w14:val="none"/>
                      </w:rPr>
                    </w:ins>
                  </m:ctrlPr>
                </m:e>
                <m:sub>
                  <m:r>
                    <w:ins w:id="1037" w:author="yun qiao" w:date="2026-04-25T15:15:00Z">
                      <w:rPr>
                        <w:rFonts w:ascii="Cambria Math" w:eastAsia="宋体" w:hAnsi="Cambria Math" w:cs="Times New Roman" w:hint="eastAsia"/>
                        <w:color w:val="000000" w:themeColor="text1"/>
                        <w:sz w:val="28"/>
                        <w:szCs w:val="28"/>
                        <w14:ligatures w14:val="none"/>
                      </w:rPr>
                      <m:t>t</m:t>
                    </w:ins>
                  </m:r>
                </m:sub>
              </m:sSub>
            </m:e>
          </m:d>
          <m:acc>
            <m:accPr>
              <m:chr m:val="̃"/>
              <m:ctrlPr>
                <w:del w:id="1038" w:author="yun qiao" w:date="2026-04-25T15:16:00Z">
                  <w:rPr>
                    <w:rFonts w:ascii="Cambria Math" w:eastAsia="宋体" w:hAnsi="Cambria Math" w:cs="Times New Roman"/>
                    <w:color w:val="000000" w:themeColor="text1"/>
                    <w:sz w:val="28"/>
                    <w:szCs w:val="28"/>
                    <w14:ligatures w14:val="none"/>
                  </w:rPr>
                </w:del>
              </m:ctrlPr>
            </m:accPr>
            <m:e>
              <m:r>
                <w:del w:id="1039" w:author="yun qiao" w:date="2026-04-25T15:15:00Z">
                  <w:rPr>
                    <w:rFonts w:ascii="Cambria Math" w:eastAsia="宋体" w:hAnsi="Cambria Math" w:cs="Times New Roman"/>
                    <w:color w:val="000000" w:themeColor="text1"/>
                    <w:sz w:val="28"/>
                    <w:szCs w:val="28"/>
                    <w14:ligatures w14:val="none"/>
                  </w:rPr>
                  <m:t>P</m:t>
                </w:del>
              </m:r>
            </m:e>
          </m:acc>
          <m:d>
            <m:dPr>
              <m:ctrlPr>
                <w:del w:id="1040" w:author="yun qiao" w:date="2026-04-25T15:16:00Z">
                  <w:rPr>
                    <w:rFonts w:ascii="Cambria Math" w:eastAsia="宋体" w:hAnsi="Cambria Math" w:cs="Times New Roman"/>
                    <w:color w:val="000000" w:themeColor="text1"/>
                    <w:sz w:val="28"/>
                    <w:szCs w:val="28"/>
                    <w14:ligatures w14:val="none"/>
                  </w:rPr>
                </w:del>
              </m:ctrlPr>
            </m:dPr>
            <m:e>
              <m:sSub>
                <m:sSubPr>
                  <m:ctrlPr>
                    <w:del w:id="1041" w:author="yun qiao" w:date="2026-04-25T15:15:00Z">
                      <w:rPr>
                        <w:rFonts w:ascii="Cambria Math" w:eastAsia="宋体" w:hAnsi="Cambria Math" w:cs="Times New Roman"/>
                        <w:i/>
                        <w:color w:val="000000" w:themeColor="text1"/>
                        <w:sz w:val="28"/>
                        <w:szCs w:val="28"/>
                        <w14:ligatures w14:val="none"/>
                      </w:rPr>
                    </w:del>
                  </m:ctrlPr>
                </m:sSubPr>
                <m:e>
                  <m:r>
                    <w:del w:id="1042" w:author="yun qiao" w:date="2026-04-25T15:14:00Z">
                      <w:rPr>
                        <w:rFonts w:ascii="Cambria Math" w:eastAsia="宋体" w:hAnsi="Cambria Math" w:cs="Times New Roman"/>
                        <w:color w:val="000000" w:themeColor="text1"/>
                        <w:sz w:val="28"/>
                        <w:szCs w:val="28"/>
                        <w14:ligatures w14:val="none"/>
                      </w:rPr>
                      <m:t>o</m:t>
                    </w:del>
                  </m:r>
                  <m:ctrlPr>
                    <w:del w:id="1043" w:author="yun qiao" w:date="2026-04-25T15:15:00Z">
                      <w:rPr>
                        <w:rFonts w:ascii="Cambria Math" w:eastAsia="宋体" w:hAnsi="Cambria Math" w:cs="Times New Roman"/>
                        <w:color w:val="000000" w:themeColor="text1"/>
                        <w:sz w:val="28"/>
                        <w:szCs w:val="28"/>
                        <w14:ligatures w14:val="none"/>
                      </w:rPr>
                    </w:del>
                  </m:ctrlPr>
                </m:e>
                <m:sub>
                  <m:r>
                    <w:del w:id="1044" w:author="yun qiao" w:date="2026-04-25T15:15:00Z">
                      <w:rPr>
                        <w:rFonts w:ascii="Cambria Math" w:eastAsia="宋体" w:hAnsi="Cambria Math" w:cs="Times New Roman"/>
                        <w:color w:val="000000" w:themeColor="text1"/>
                        <w:sz w:val="28"/>
                        <w:szCs w:val="28"/>
                        <w14:ligatures w14:val="none"/>
                      </w:rPr>
                      <m:t>t</m:t>
                    </w:del>
                  </m:r>
                </m:sub>
              </m:sSub>
              <m:ctrlPr>
                <w:del w:id="1045" w:author="yun qiao" w:date="2026-04-25T15:16:00Z">
                  <w:rPr>
                    <w:rFonts w:ascii="Cambria Math" w:eastAsia="宋体" w:hAnsi="Cambria Math" w:cs="Times New Roman"/>
                    <w:i/>
                    <w:color w:val="000000" w:themeColor="text1"/>
                    <w:sz w:val="28"/>
                    <w:szCs w:val="28"/>
                    <w14:ligatures w14:val="none"/>
                  </w:rPr>
                </w:del>
              </m:ctrlPr>
            </m:e>
          </m:d>
          <m:r>
            <w:del w:id="1046" w:author="yun qiao" w:date="2026-04-25T15:15:00Z">
              <w:rPr>
                <w:rFonts w:ascii="Cambria Math" w:eastAsia="宋体" w:hAnsi="Cambria Math" w:cs="Times New Roman"/>
                <w:color w:val="000000" w:themeColor="text1"/>
                <w:sz w:val="28"/>
                <w:szCs w:val="28"/>
                <w14:ligatures w14:val="none"/>
              </w:rPr>
              <m:t>=</m:t>
            </w:del>
          </m:r>
          <m:r>
            <w:del w:id="1047" w:author="yun qiao" w:date="2026-04-25T15:15:00Z">
              <m:rPr>
                <m:nor/>
              </m:rPr>
              <w:rPr>
                <w:rFonts w:ascii="Cambria Math" w:eastAsia="宋体" w:hAnsi="Cambria Math" w:cs="Times New Roman"/>
                <w:color w:val="000000" w:themeColor="text1"/>
                <w:sz w:val="28"/>
                <w:szCs w:val="28"/>
                <w14:ligatures w14:val="none"/>
              </w:rPr>
              <m:t>Normalize</m:t>
            </w:del>
          </m:r>
          <m:d>
            <m:dPr>
              <m:ctrlPr>
                <w:del w:id="1048" w:author="yun qiao" w:date="2026-04-25T15:16:00Z">
                  <w:rPr>
                    <w:rFonts w:ascii="Cambria Math" w:eastAsia="宋体" w:hAnsi="Cambria Math" w:cs="Times New Roman"/>
                    <w:color w:val="000000" w:themeColor="text1"/>
                    <w:sz w:val="28"/>
                    <w:szCs w:val="28"/>
                    <w14:ligatures w14:val="none"/>
                  </w:rPr>
                </w:del>
              </m:ctrlPr>
            </m:dPr>
            <m:e>
              <m:r>
                <w:del w:id="1049" w:author="yun qiao" w:date="2026-04-25T15:15:00Z">
                  <w:rPr>
                    <w:rFonts w:ascii="Cambria Math" w:eastAsia="宋体" w:hAnsi="Cambria Math" w:cs="Times New Roman"/>
                    <w:color w:val="000000" w:themeColor="text1"/>
                    <w:sz w:val="28"/>
                    <w:szCs w:val="28"/>
                    <w14:ligatures w14:val="none"/>
                  </w:rPr>
                  <m:t>P</m:t>
                </w:del>
              </m:r>
              <m:d>
                <m:dPr>
                  <m:sepChr m:val="∣"/>
                  <m:ctrlPr>
                    <w:del w:id="1050" w:author="yun qiao" w:date="2026-04-25T15:16:00Z">
                      <w:rPr>
                        <w:rFonts w:ascii="Cambria Math" w:eastAsia="宋体" w:hAnsi="Cambria Math" w:cs="Times New Roman"/>
                        <w:color w:val="000000" w:themeColor="text1"/>
                        <w:sz w:val="28"/>
                        <w:szCs w:val="28"/>
                        <w14:ligatures w14:val="none"/>
                      </w:rPr>
                    </w:del>
                  </m:ctrlPr>
                </m:dPr>
                <m:e>
                  <m:sSub>
                    <m:sSubPr>
                      <m:ctrlPr>
                        <w:del w:id="1051" w:author="yun qiao" w:date="2026-04-25T15:15:00Z">
                          <w:rPr>
                            <w:rFonts w:ascii="Cambria Math" w:eastAsia="宋体" w:hAnsi="Cambria Math" w:cs="Times New Roman"/>
                            <w:i/>
                            <w:color w:val="000000" w:themeColor="text1"/>
                            <w:sz w:val="28"/>
                            <w:szCs w:val="28"/>
                            <w14:ligatures w14:val="none"/>
                          </w:rPr>
                        </w:del>
                      </m:ctrlPr>
                    </m:sSubPr>
                    <m:e>
                      <m:r>
                        <w:del w:id="1052" w:author="yun qiao" w:date="2026-04-25T15:15:00Z">
                          <w:rPr>
                            <w:rFonts w:ascii="Cambria Math" w:eastAsia="宋体" w:hAnsi="Cambria Math" w:cs="Times New Roman"/>
                            <w:color w:val="000000" w:themeColor="text1"/>
                            <w:sz w:val="28"/>
                            <w:szCs w:val="28"/>
                            <w14:ligatures w14:val="none"/>
                          </w:rPr>
                          <m:t>o</m:t>
                        </w:del>
                      </m:r>
                      <m:ctrlPr>
                        <w:del w:id="1053" w:author="yun qiao" w:date="2026-04-25T15:15:00Z">
                          <w:rPr>
                            <w:rFonts w:ascii="Cambria Math" w:eastAsia="宋体" w:hAnsi="Cambria Math" w:cs="Times New Roman"/>
                            <w:color w:val="000000" w:themeColor="text1"/>
                            <w:sz w:val="28"/>
                            <w:szCs w:val="28"/>
                            <w14:ligatures w14:val="none"/>
                          </w:rPr>
                        </w:del>
                      </m:ctrlPr>
                    </m:e>
                    <m:sub>
                      <m:r>
                        <w:del w:id="1054" w:author="yun qiao" w:date="2026-04-25T15:15:00Z">
                          <w:rPr>
                            <w:rFonts w:ascii="Cambria Math" w:eastAsia="宋体" w:hAnsi="Cambria Math" w:cs="Times New Roman"/>
                            <w:color w:val="000000" w:themeColor="text1"/>
                            <w:sz w:val="28"/>
                            <w:szCs w:val="28"/>
                            <w14:ligatures w14:val="none"/>
                          </w:rPr>
                          <m:t>t</m:t>
                        </w:del>
                      </m:r>
                    </m:sub>
                  </m:sSub>
                </m:e>
                <m:e>
                  <m:sSub>
                    <m:sSubPr>
                      <m:ctrlPr>
                        <w:del w:id="1055" w:author="yun qiao" w:date="2026-04-25T15:15:00Z">
                          <w:rPr>
                            <w:rFonts w:ascii="Cambria Math" w:eastAsia="宋体" w:hAnsi="Cambria Math" w:cs="Times New Roman"/>
                            <w:i/>
                            <w:color w:val="000000" w:themeColor="text1"/>
                            <w:sz w:val="28"/>
                            <w:szCs w:val="28"/>
                            <w14:ligatures w14:val="none"/>
                          </w:rPr>
                        </w:del>
                      </m:ctrlPr>
                    </m:sSubPr>
                    <m:e>
                      <m:r>
                        <w:del w:id="1056" w:author="yun qiao" w:date="2026-04-25T15:15:00Z">
                          <w:rPr>
                            <w:rFonts w:ascii="Cambria Math" w:eastAsia="宋体" w:hAnsi="Cambria Math" w:cs="Times New Roman"/>
                            <w:color w:val="000000" w:themeColor="text1"/>
                            <w:sz w:val="28"/>
                            <w:szCs w:val="28"/>
                            <w14:ligatures w14:val="none"/>
                          </w:rPr>
                          <m:t>o</m:t>
                        </w:del>
                      </m:r>
                      <m:ctrlPr>
                        <w:del w:id="1057" w:author="yun qiao" w:date="2026-04-25T15:15:00Z">
                          <w:rPr>
                            <w:rFonts w:ascii="Cambria Math" w:eastAsia="宋体" w:hAnsi="Cambria Math" w:cs="Times New Roman"/>
                            <w:color w:val="000000" w:themeColor="text1"/>
                            <w:sz w:val="28"/>
                            <w:szCs w:val="28"/>
                            <w14:ligatures w14:val="none"/>
                          </w:rPr>
                        </w:del>
                      </m:ctrlPr>
                    </m:e>
                    <m:sub>
                      <m:r>
                        <w:del w:id="1058" w:author="yun qiao" w:date="2026-04-25T15:15:00Z">
                          <w:rPr>
                            <w:rFonts w:ascii="Cambria Math" w:eastAsia="宋体" w:hAnsi="Cambria Math" w:cs="Times New Roman"/>
                            <w:color w:val="000000" w:themeColor="text1"/>
                            <w:sz w:val="28"/>
                            <w:szCs w:val="28"/>
                            <w14:ligatures w14:val="none"/>
                          </w:rPr>
                          <m:t>&lt;t</m:t>
                        </w:del>
                      </m:r>
                    </m:sub>
                  </m:sSub>
                  <m:r>
                    <w:del w:id="1059" w:author="yun qiao" w:date="2026-04-25T15:15:00Z">
                      <w:rPr>
                        <w:rFonts w:ascii="Cambria Math" w:eastAsia="宋体" w:hAnsi="Cambria Math" w:cs="Times New Roman"/>
                        <w:color w:val="000000" w:themeColor="text1"/>
                        <w:sz w:val="28"/>
                        <w:szCs w:val="28"/>
                        <w14:ligatures w14:val="none"/>
                      </w:rPr>
                      <m:t>,c</m:t>
                    </w:del>
                  </m:r>
                  <m:ctrlPr>
                    <w:del w:id="1060" w:author="yun qiao" w:date="2026-04-25T15:16:00Z">
                      <w:rPr>
                        <w:rFonts w:ascii="Cambria Math" w:eastAsia="宋体" w:hAnsi="Cambria Math" w:cs="Times New Roman"/>
                        <w:i/>
                        <w:color w:val="000000" w:themeColor="text1"/>
                        <w:sz w:val="28"/>
                        <w:szCs w:val="28"/>
                        <w14:ligatures w14:val="none"/>
                      </w:rPr>
                    </w:del>
                  </m:ctrlPr>
                </m:e>
              </m:d>
              <m:r>
                <w:del w:id="1061" w:author="yun qiao" w:date="2026-04-25T15:16:00Z">
                  <m:rPr>
                    <m:sty m:val="p"/>
                  </m:rPr>
                  <w:rPr>
                    <w:rFonts w:ascii="Cambria Math" w:eastAsia="宋体" w:hAnsi="Cambria Math" w:cs="Times New Roman" w:hint="eastAsia"/>
                    <w:color w:val="000000" w:themeColor="text1"/>
                    <w:sz w:val="28"/>
                    <w:szCs w:val="28"/>
                    <w14:ligatures w14:val="none"/>
                  </w:rPr>
                  <m:t>⊙</m:t>
                </w:del>
              </m:r>
              <m:sSub>
                <m:sSubPr>
                  <m:ctrlPr>
                    <w:del w:id="1062" w:author="yun qiao" w:date="2026-04-25T15:15:00Z">
                      <w:rPr>
                        <w:rFonts w:ascii="Cambria Math" w:eastAsia="宋体" w:hAnsi="Cambria Math" w:cs="Times New Roman"/>
                        <w:i/>
                        <w:color w:val="000000" w:themeColor="text1"/>
                        <w:sz w:val="28"/>
                        <w:szCs w:val="28"/>
                        <w14:ligatures w14:val="none"/>
                      </w:rPr>
                    </w:del>
                  </m:ctrlPr>
                </m:sSubPr>
                <m:e>
                  <m:r>
                    <w:del w:id="1063" w:author="yun qiao" w:date="2026-04-25T15:15:00Z">
                      <w:rPr>
                        <w:rFonts w:ascii="Cambria Math" w:eastAsia="宋体" w:hAnsi="Cambria Math" w:cs="Times New Roman"/>
                        <w:color w:val="000000" w:themeColor="text1"/>
                        <w:sz w:val="28"/>
                        <w:szCs w:val="28"/>
                        <w14:ligatures w14:val="none"/>
                      </w:rPr>
                      <m:t>m</m:t>
                    </w:del>
                  </m:r>
                  <m:ctrlPr>
                    <w:del w:id="1064" w:author="yun qiao" w:date="2026-04-25T15:15:00Z">
                      <w:rPr>
                        <w:rFonts w:ascii="Cambria Math" w:eastAsia="宋体" w:hAnsi="Cambria Math" w:cs="Times New Roman"/>
                        <w:color w:val="000000" w:themeColor="text1"/>
                        <w:sz w:val="28"/>
                        <w:szCs w:val="28"/>
                        <w14:ligatures w14:val="none"/>
                      </w:rPr>
                    </w:del>
                  </m:ctrlPr>
                </m:e>
                <m:sub>
                  <m:r>
                    <w:del w:id="1065" w:author="yun qiao" w:date="2026-04-25T15:15:00Z">
                      <w:rPr>
                        <w:rFonts w:ascii="Cambria Math" w:eastAsia="宋体" w:hAnsi="Cambria Math" w:cs="Times New Roman"/>
                        <w:color w:val="000000" w:themeColor="text1"/>
                        <w:sz w:val="28"/>
                        <w:szCs w:val="28"/>
                        <w14:ligatures w14:val="none"/>
                      </w:rPr>
                      <m:t>t</m:t>
                    </w:del>
                  </m:r>
                </m:sub>
              </m:sSub>
              <m:ctrlPr>
                <w:del w:id="1066" w:author="yun qiao" w:date="2026-04-25T15:16:00Z">
                  <w:rPr>
                    <w:rFonts w:ascii="Cambria Math" w:eastAsia="宋体" w:hAnsi="Cambria Math" w:cs="Times New Roman"/>
                    <w:i/>
                    <w:color w:val="000000" w:themeColor="text1"/>
                    <w:sz w:val="28"/>
                    <w:szCs w:val="28"/>
                    <w14:ligatures w14:val="none"/>
                  </w:rPr>
                </w:del>
              </m:ctrlPr>
            </m:e>
          </m:d>
        </m:oMath>
      </m:oMathPara>
    </w:p>
    <w:p w14:paraId="425277D1" w14:textId="1722E7D8" w:rsidR="0069252C" w:rsidRPr="0069252C" w:rsidRDefault="00000000" w:rsidP="0069252C">
      <w:pPr>
        <w:spacing w:after="0" w:line="480" w:lineRule="exact"/>
        <w:ind w:firstLineChars="200" w:firstLine="560"/>
        <w:jc w:val="both"/>
        <w:rPr>
          <w:ins w:id="1067" w:author="yun qiao" w:date="2026-04-25T15:22:00Z"/>
          <w:rFonts w:ascii="Times New Roman" w:eastAsia="宋体" w:hAnsi="Times New Roman" w:cs="Times New Roman"/>
          <w:b/>
          <w:bCs/>
          <w:color w:val="000000" w:themeColor="text1"/>
          <w:sz w:val="28"/>
          <w:szCs w:val="28"/>
          <w14:ligatures w14:val="none"/>
          <w:rPrChange w:id="1068" w:author="yun qiao" w:date="2026-04-25T15:23:00Z">
            <w:rPr>
              <w:ins w:id="1069" w:author="yun qiao" w:date="2026-04-25T15:22:00Z"/>
              <w:rFonts w:ascii="Times New Roman" w:eastAsia="宋体" w:hAnsi="Times New Roman" w:cs="Times New Roman"/>
              <w:color w:val="000000" w:themeColor="text1"/>
              <w:sz w:val="28"/>
              <w:szCs w:val="28"/>
              <w14:ligatures w14:val="none"/>
            </w:rPr>
          </w:rPrChange>
        </w:rPr>
      </w:pPr>
      <w:r>
        <w:rPr>
          <w:rFonts w:ascii="Times New Roman" w:eastAsia="宋体" w:hAnsi="Times New Roman" w:cs="Times New Roman"/>
          <w:color w:val="000000" w:themeColor="text1"/>
          <w:sz w:val="28"/>
          <w:szCs w:val="28"/>
          <w14:ligatures w14:val="none"/>
        </w:rPr>
        <w:t>其中，</w:t>
      </w:r>
      <m:oMath>
        <m:sSub>
          <m:sSubPr>
            <m:ctrlPr>
              <w:ins w:id="1070" w:author="yun qiao" w:date="2026-04-25T15:17:00Z">
                <w:rPr>
                  <w:rFonts w:ascii="Cambria Math" w:eastAsia="宋体" w:hAnsi="Cambria Math" w:cs="Times New Roman"/>
                  <w:i/>
                  <w:color w:val="000000" w:themeColor="text1"/>
                  <w:sz w:val="28"/>
                  <w:szCs w:val="20"/>
                  <w14:ligatures w14:val="none"/>
                </w:rPr>
              </w:ins>
            </m:ctrlPr>
          </m:sSubPr>
          <m:e>
            <m:r>
              <w:ins w:id="1071" w:author="yun qiao" w:date="2026-04-25T15:17:00Z">
                <w:rPr>
                  <w:rFonts w:ascii="Cambria Math" w:eastAsia="宋体" w:hAnsi="Cambria Math" w:cs="等线"/>
                  <w:color w:val="000000" w:themeColor="text1"/>
                  <w:sz w:val="28"/>
                  <w14:ligatures w14:val="none"/>
                </w:rPr>
                <m:t>y</m:t>
              </w:ins>
            </m:r>
          </m:e>
          <m:sub>
            <m:r>
              <w:ins w:id="1072" w:author="yun qiao" w:date="2026-04-25T15:17:00Z">
                <w:rPr>
                  <w:rFonts w:ascii="Cambria Math" w:eastAsia="宋体" w:hAnsi="Cambria Math" w:cs="等线"/>
                  <w:color w:val="000000" w:themeColor="text1"/>
                  <w:sz w:val="28"/>
                  <w14:ligatures w14:val="none"/>
                </w:rPr>
                <m:t>t</m:t>
              </w:ins>
            </m:r>
          </m:sub>
        </m:sSub>
      </m:oMath>
      <w:ins w:id="1073" w:author="yun qiao" w:date="2026-04-25T15:17:00Z">
        <w:r w:rsidR="0069252C">
          <w:rPr>
            <w:rFonts w:ascii="Times New Roman" w:eastAsia="宋体" w:hAnsi="Times New Roman" w:cs="等线" w:hint="eastAsia"/>
            <w:color w:val="000000" w:themeColor="text1"/>
            <w:sz w:val="28"/>
            <w14:ligatures w14:val="none"/>
          </w:rPr>
          <w:t>表示第</w:t>
        </w:r>
        <w:r w:rsidR="0069252C">
          <w:rPr>
            <w:rFonts w:ascii="Times New Roman" w:eastAsia="宋体" w:hAnsi="Times New Roman" w:cs="等线"/>
            <w:color w:val="000000" w:themeColor="text1"/>
            <w:sz w:val="28"/>
            <w14:ligatures w14:val="none"/>
          </w:rPr>
          <w:t>t</w:t>
        </w:r>
        <w:r w:rsidR="0069252C">
          <w:rPr>
            <w:rFonts w:ascii="Times New Roman" w:eastAsia="宋体" w:hAnsi="Times New Roman" w:cs="等线" w:hint="eastAsia"/>
            <w:color w:val="000000" w:themeColor="text1"/>
            <w:sz w:val="28"/>
            <w14:ligatures w14:val="none"/>
          </w:rPr>
          <w:t>步生成的操作原语，</w:t>
        </w:r>
      </w:ins>
      <m:oMath>
        <m:sSub>
          <m:sSubPr>
            <m:ctrlPr>
              <w:ins w:id="1074" w:author="yun qiao" w:date="2026-04-25T15:17:00Z">
                <w:rPr>
                  <w:rFonts w:ascii="Cambria Math" w:eastAsia="宋体" w:hAnsi="Cambria Math" w:cs="Times New Roman"/>
                  <w:i/>
                  <w:color w:val="000000" w:themeColor="text1"/>
                  <w:sz w:val="28"/>
                  <w:szCs w:val="20"/>
                  <w14:ligatures w14:val="none"/>
                </w:rPr>
              </w:ins>
            </m:ctrlPr>
          </m:sSubPr>
          <m:e>
            <m:r>
              <w:ins w:id="1075" w:author="yun qiao" w:date="2026-04-25T15:17:00Z">
                <w:rPr>
                  <w:rFonts w:ascii="Cambria Math" w:eastAsia="宋体" w:hAnsi="Cambria Math" w:cs="等线"/>
                  <w:color w:val="000000" w:themeColor="text1"/>
                  <w:sz w:val="28"/>
                  <w14:ligatures w14:val="none"/>
                </w:rPr>
                <m:t>y</m:t>
              </w:ins>
            </m:r>
          </m:e>
          <m:sub>
            <m:r>
              <w:ins w:id="1076" w:author="yun qiao" w:date="2026-04-25T15:17:00Z">
                <w:rPr>
                  <w:rFonts w:ascii="Cambria Math" w:eastAsia="宋体" w:hAnsi="Cambria Math" w:cs="等线"/>
                  <w:color w:val="000000" w:themeColor="text1"/>
                  <w:sz w:val="28"/>
                  <w14:ligatures w14:val="none"/>
                </w:rPr>
                <m:t>&lt;t</m:t>
              </w:ins>
            </m:r>
          </m:sub>
        </m:sSub>
      </m:oMath>
      <w:ins w:id="1077" w:author="yun qiao" w:date="2026-04-25T15:17:00Z">
        <w:r w:rsidR="0069252C">
          <w:rPr>
            <w:rFonts w:ascii="Times New Roman" w:eastAsia="宋体" w:hAnsi="Times New Roman" w:cs="等线" w:hint="eastAsia"/>
            <w:color w:val="000000" w:themeColor="text1"/>
            <w:sz w:val="28"/>
            <w14:ligatures w14:val="none"/>
          </w:rPr>
          <w:t>表示已生成的序列</w:t>
        </w:r>
      </w:ins>
      <w:ins w:id="1078" w:author="yun qiao" w:date="2026-04-25T15:19:00Z">
        <w:r w:rsidR="0069252C">
          <w:rPr>
            <w:rFonts w:ascii="Times New Roman" w:eastAsia="宋体" w:hAnsi="Times New Roman" w:cs="等线" w:hint="eastAsia"/>
            <w:color w:val="000000" w:themeColor="text1"/>
            <w:sz w:val="28"/>
            <w14:ligatures w14:val="none"/>
          </w:rPr>
          <w:t>，</w:t>
        </w:r>
      </w:ins>
      <w:del w:id="1079" w:author="yun qiao" w:date="2026-04-25T15:19:00Z">
        <w:r w:rsidDel="0069252C">
          <w:rPr>
            <w:rFonts w:ascii="宋体" w:eastAsia="宋体" w:hAnsi="宋体" w:cs="宋体" w:hint="eastAsia"/>
            <w:color w:val="000000" w:themeColor="text1"/>
            <w:sz w:val="28"/>
            <w:szCs w:val="28"/>
            <w14:ligatures w14:val="none"/>
          </w:rPr>
          <w:delText>⊙</w:delText>
        </w:r>
        <w:r w:rsidDel="0069252C">
          <w:rPr>
            <w:rFonts w:ascii="Times New Roman" w:eastAsia="宋体" w:hAnsi="Times New Roman" w:cs="Times New Roman"/>
            <w:color w:val="000000" w:themeColor="text1"/>
            <w:sz w:val="28"/>
            <w:szCs w:val="28"/>
            <w14:ligatures w14:val="none"/>
          </w:rPr>
          <w:delText>表示逐元素乘法，</w:delText>
        </w:r>
      </w:del>
      <m:oMath>
        <m:r>
          <w:ins w:id="1080" w:author="yun qiao" w:date="2026-04-25T15:18:00Z">
            <w:rPr>
              <w:rFonts w:ascii="Cambria Math" w:eastAsia="宋体" w:hAnsi="Cambria Math" w:cs="Times New Roman" w:hint="eastAsia"/>
              <w:color w:val="000000" w:themeColor="text1"/>
              <w:sz w:val="28"/>
              <w:szCs w:val="28"/>
              <w14:ligatures w14:val="none"/>
            </w:rPr>
            <m:t>P</m:t>
          </w:ins>
        </m:r>
        <m:d>
          <m:dPr>
            <m:sepChr m:val="∣"/>
            <m:ctrlPr>
              <w:ins w:id="1081" w:author="yun qiao" w:date="2026-04-25T15:18:00Z">
                <w:rPr>
                  <w:rFonts w:ascii="Cambria Math" w:eastAsia="宋体" w:hAnsi="Cambria Math" w:cs="Times New Roman"/>
                  <w:i/>
                  <w:color w:val="000000" w:themeColor="text1"/>
                  <w:sz w:val="28"/>
                  <w:szCs w:val="28"/>
                  <w14:ligatures w14:val="none"/>
                </w:rPr>
              </w:ins>
            </m:ctrlPr>
          </m:dPr>
          <m:e>
            <m:sSub>
              <m:sSubPr>
                <m:ctrlPr>
                  <w:ins w:id="1082" w:author="yun qiao" w:date="2026-04-25T15:18:00Z">
                    <w:rPr>
                      <w:rFonts w:ascii="Cambria Math" w:eastAsia="宋体" w:hAnsi="Cambria Math" w:cs="Times New Roman"/>
                      <w:i/>
                      <w:color w:val="000000" w:themeColor="text1"/>
                      <w:sz w:val="28"/>
                      <w:szCs w:val="28"/>
                      <w14:ligatures w14:val="none"/>
                    </w:rPr>
                  </w:ins>
                </m:ctrlPr>
              </m:sSubPr>
              <m:e>
                <m:r>
                  <w:ins w:id="1083" w:author="yun qiao" w:date="2026-04-25T15:18:00Z">
                    <w:rPr>
                      <w:rFonts w:ascii="Cambria Math" w:eastAsia="宋体" w:hAnsi="Cambria Math" w:cs="Times New Roman" w:hint="eastAsia"/>
                      <w:color w:val="000000" w:themeColor="text1"/>
                      <w:sz w:val="28"/>
                      <w:szCs w:val="28"/>
                      <w14:ligatures w14:val="none"/>
                    </w:rPr>
                    <m:t>y</m:t>
                  </w:ins>
                </m:r>
              </m:e>
              <m:sub>
                <m:r>
                  <w:ins w:id="1084" w:author="yun qiao" w:date="2026-04-25T15:18:00Z">
                    <w:rPr>
                      <w:rFonts w:ascii="Cambria Math" w:eastAsia="宋体" w:hAnsi="Cambria Math" w:cs="Times New Roman" w:hint="eastAsia"/>
                      <w:color w:val="000000" w:themeColor="text1"/>
                      <w:sz w:val="28"/>
                      <w:szCs w:val="28"/>
                      <w14:ligatures w14:val="none"/>
                    </w:rPr>
                    <m:t>t</m:t>
                  </w:ins>
                </m:r>
              </m:sub>
            </m:sSub>
            <m:ctrlPr>
              <w:ins w:id="1085" w:author="yun qiao" w:date="2026-04-25T15:18:00Z">
                <w:rPr>
                  <w:rFonts w:ascii="Cambria Math" w:eastAsia="宋体" w:hAnsi="Cambria Math" w:cs="Times New Roman"/>
                  <w:color w:val="000000" w:themeColor="text1"/>
                  <w:sz w:val="28"/>
                  <w:szCs w:val="28"/>
                  <w14:ligatures w14:val="none"/>
                </w:rPr>
              </w:ins>
            </m:ctrlPr>
          </m:e>
          <m:e>
            <m:sSub>
              <m:sSubPr>
                <m:ctrlPr>
                  <w:ins w:id="1086" w:author="yun qiao" w:date="2026-04-25T15:18:00Z">
                    <w:rPr>
                      <w:rFonts w:ascii="Cambria Math" w:eastAsia="宋体" w:hAnsi="Cambria Math" w:cs="Times New Roman"/>
                      <w:i/>
                      <w:color w:val="000000" w:themeColor="text1"/>
                      <w:sz w:val="28"/>
                      <w:szCs w:val="28"/>
                      <w14:ligatures w14:val="none"/>
                    </w:rPr>
                  </w:ins>
                </m:ctrlPr>
              </m:sSubPr>
              <m:e>
                <m:r>
                  <w:ins w:id="1087" w:author="yun qiao" w:date="2026-04-25T15:18:00Z">
                    <w:rPr>
                      <w:rFonts w:ascii="Cambria Math" w:eastAsia="宋体" w:hAnsi="Cambria Math" w:cs="Times New Roman" w:hint="eastAsia"/>
                      <w:color w:val="000000" w:themeColor="text1"/>
                      <w:sz w:val="28"/>
                      <w:szCs w:val="28"/>
                      <w14:ligatures w14:val="none"/>
                    </w:rPr>
                    <m:t>y</m:t>
                  </w:ins>
                </m:r>
                <m:ctrlPr>
                  <w:ins w:id="1088" w:author="yun qiao" w:date="2026-04-25T15:18:00Z">
                    <w:rPr>
                      <w:rFonts w:ascii="Cambria Math" w:eastAsia="宋体" w:hAnsi="Cambria Math" w:cs="Times New Roman"/>
                      <w:color w:val="000000" w:themeColor="text1"/>
                      <w:sz w:val="28"/>
                      <w:szCs w:val="28"/>
                      <w14:ligatures w14:val="none"/>
                    </w:rPr>
                  </w:ins>
                </m:ctrlPr>
              </m:e>
              <m:sub>
                <m:r>
                  <w:ins w:id="1089" w:author="yun qiao" w:date="2026-04-25T15:18:00Z">
                    <w:rPr>
                      <w:rFonts w:ascii="Cambria Math" w:eastAsia="宋体" w:hAnsi="Cambria Math" w:cs="Times New Roman" w:hint="eastAsia"/>
                      <w:color w:val="000000" w:themeColor="text1"/>
                      <w:sz w:val="28"/>
                      <w:szCs w:val="28"/>
                      <w14:ligatures w14:val="none"/>
                    </w:rPr>
                    <m:t>&lt;t</m:t>
                  </w:ins>
                </m:r>
              </m:sub>
            </m:sSub>
            <m:r>
              <w:ins w:id="1090" w:author="yun qiao" w:date="2026-04-25T15:18:00Z">
                <w:rPr>
                  <w:rFonts w:ascii="Cambria Math" w:eastAsia="宋体" w:hAnsi="Cambria Math" w:cs="Times New Roman" w:hint="eastAsia"/>
                  <w:color w:val="000000" w:themeColor="text1"/>
                  <w:sz w:val="28"/>
                  <w:szCs w:val="28"/>
                  <w14:ligatures w14:val="none"/>
                </w:rPr>
                <m:t>,c</m:t>
              </w:ins>
            </m:r>
          </m:e>
        </m:d>
      </m:oMath>
      <w:ins w:id="1091" w:author="yun qiao" w:date="2026-04-25T15:17:00Z">
        <w:r w:rsidR="0069252C" w:rsidRPr="0069252C">
          <w:rPr>
            <w:rFonts w:ascii="Times New Roman" w:eastAsia="宋体" w:hAnsi="Times New Roman" w:cs="Times New Roman"/>
            <w:color w:val="000000" w:themeColor="text1"/>
            <w:sz w:val="28"/>
            <w:szCs w:val="28"/>
            <w14:ligatures w14:val="none"/>
          </w:rPr>
          <w:t>表示模型在当前条件下对候选操作原语的原始生成概率分布；</w:t>
        </w:r>
      </w:ins>
      <m:oMath>
        <m:sSub>
          <m:sSubPr>
            <m:ctrlPr>
              <w:ins w:id="1092" w:author="yun qiao" w:date="2026-04-25T15:20:00Z">
                <w:rPr>
                  <w:rFonts w:ascii="Cambria Math" w:eastAsia="宋体" w:hAnsi="Cambria Math" w:cs="Times New Roman"/>
                  <w:i/>
                  <w:color w:val="000000" w:themeColor="text1"/>
                  <w:sz w:val="28"/>
                  <w:szCs w:val="28"/>
                  <w14:ligatures w14:val="none"/>
                </w:rPr>
              </w:ins>
            </m:ctrlPr>
          </m:sSubPr>
          <m:e>
            <m:r>
              <w:ins w:id="1093" w:author="yun qiao" w:date="2026-04-25T15:20:00Z">
                <w:rPr>
                  <w:rFonts w:ascii="Cambria Math" w:eastAsia="宋体" w:hAnsi="Cambria Math" w:cs="Times New Roman"/>
                  <w:color w:val="000000" w:themeColor="text1"/>
                  <w:sz w:val="28"/>
                  <w:szCs w:val="28"/>
                  <w14:ligatures w14:val="none"/>
                </w:rPr>
                <m:t>m</m:t>
              </w:ins>
            </m:r>
          </m:e>
          <m:sub>
            <m:r>
              <w:ins w:id="1094" w:author="yun qiao" w:date="2026-04-25T15:20:00Z">
                <w:rPr>
                  <w:rFonts w:ascii="Cambria Math" w:eastAsia="宋体" w:hAnsi="Cambria Math" w:cs="Times New Roman"/>
                  <w:color w:val="000000" w:themeColor="text1"/>
                  <w:sz w:val="28"/>
                  <w:szCs w:val="28"/>
                  <w14:ligatures w14:val="none"/>
                </w:rPr>
                <m:t>t</m:t>
              </w:ins>
            </m:r>
          </m:sub>
        </m:sSub>
        <m:r>
          <w:ins w:id="1095" w:author="yun qiao" w:date="2026-04-25T15:20:00Z">
            <m:rPr>
              <m:sty m:val="p"/>
            </m:rPr>
            <w:rPr>
              <w:rFonts w:ascii="Cambria Math" w:eastAsia="宋体" w:hAnsi="Cambria Math" w:cs="Times New Roman" w:hint="eastAsia"/>
              <w:color w:val="000000" w:themeColor="text1"/>
              <w:sz w:val="28"/>
              <w:szCs w:val="28"/>
              <w14:ligatures w14:val="none"/>
            </w:rPr>
            <m:t>∈</m:t>
          </w:ins>
        </m:r>
        <m:r>
          <w:ins w:id="1096" w:author="yun qiao" w:date="2026-04-25T15:20:00Z">
            <m:rPr>
              <m:lit/>
            </m:rPr>
            <w:rPr>
              <w:rFonts w:ascii="Cambria Math" w:eastAsia="宋体" w:hAnsi="Cambria Math" w:cs="Times New Roman"/>
              <w:color w:val="000000" w:themeColor="text1"/>
              <w:sz w:val="28"/>
              <w:szCs w:val="28"/>
              <w14:ligatures w14:val="none"/>
            </w:rPr>
            <m:t>{</m:t>
          </w:ins>
        </m:r>
        <m:r>
          <w:ins w:id="1097" w:author="yun qiao" w:date="2026-04-25T15:20:00Z">
            <w:rPr>
              <w:rFonts w:ascii="Cambria Math" w:eastAsia="宋体" w:hAnsi="Cambria Math" w:cs="Times New Roman"/>
              <w:color w:val="000000" w:themeColor="text1"/>
              <w:sz w:val="28"/>
              <w:szCs w:val="28"/>
              <w14:ligatures w14:val="none"/>
            </w:rPr>
            <m:t>0,1</m:t>
          </w:ins>
        </m:r>
        <m:sSup>
          <m:sSupPr>
            <m:ctrlPr>
              <w:ins w:id="1098" w:author="yun qiao" w:date="2026-04-25T15:20:00Z">
                <w:rPr>
                  <w:rFonts w:ascii="Cambria Math" w:eastAsia="宋体" w:hAnsi="Cambria Math" w:cs="Times New Roman"/>
                  <w:i/>
                  <w:color w:val="000000" w:themeColor="text1"/>
                  <w:sz w:val="28"/>
                  <w:szCs w:val="28"/>
                  <w14:ligatures w14:val="none"/>
                </w:rPr>
              </w:ins>
            </m:ctrlPr>
          </m:sSupPr>
          <m:e>
            <m:r>
              <w:ins w:id="1099" w:author="yun qiao" w:date="2026-04-25T15:20:00Z">
                <m:rPr>
                  <m:lit/>
                </m:rPr>
                <w:rPr>
                  <w:rFonts w:ascii="Cambria Math" w:eastAsia="宋体" w:hAnsi="Cambria Math" w:cs="Times New Roman"/>
                  <w:color w:val="000000" w:themeColor="text1"/>
                  <w:sz w:val="28"/>
                  <w:szCs w:val="28"/>
                  <w14:ligatures w14:val="none"/>
                </w:rPr>
                <m:t>}</m:t>
              </w:ins>
            </m:r>
          </m:e>
          <m:sup>
            <m:d>
              <m:dPr>
                <m:begChr m:val="|"/>
                <m:endChr m:val="|"/>
                <m:ctrlPr>
                  <w:ins w:id="1100" w:author="yun qiao" w:date="2026-04-25T15:20:00Z">
                    <w:rPr>
                      <w:rFonts w:ascii="Cambria Math" w:eastAsia="宋体" w:hAnsi="Cambria Math" w:cs="Times New Roman"/>
                      <w:i/>
                      <w:color w:val="000000" w:themeColor="text1"/>
                      <w:sz w:val="28"/>
                      <w:szCs w:val="28"/>
                      <w14:ligatures w14:val="none"/>
                    </w:rPr>
                  </w:ins>
                </m:ctrlPr>
              </m:dPr>
              <m:e>
                <m:sSub>
                  <m:sSubPr>
                    <m:ctrlPr>
                      <w:ins w:id="1101" w:author="yun qiao" w:date="2026-04-25T15:20:00Z">
                        <w:rPr>
                          <w:rFonts w:ascii="Cambria Math" w:eastAsia="宋体" w:hAnsi="Cambria Math" w:cs="Times New Roman"/>
                          <w:i/>
                          <w:color w:val="000000" w:themeColor="text1"/>
                          <w:sz w:val="28"/>
                          <w:szCs w:val="28"/>
                          <w14:ligatures w14:val="none"/>
                        </w:rPr>
                      </w:ins>
                    </m:ctrlPr>
                  </m:sSubPr>
                  <m:e>
                    <m:r>
                      <w:ins w:id="1102" w:author="yun qiao" w:date="2026-04-25T15:20:00Z">
                        <m:rPr>
                          <m:scr m:val="script"/>
                        </m:rPr>
                        <w:rPr>
                          <w:rFonts w:ascii="Cambria Math" w:eastAsia="宋体" w:hAnsi="Cambria Math" w:cs="Times New Roman"/>
                          <w:color w:val="000000" w:themeColor="text1"/>
                          <w:sz w:val="28"/>
                          <w:szCs w:val="28"/>
                          <w14:ligatures w14:val="none"/>
                        </w:rPr>
                        <m:t>L</m:t>
                      </w:ins>
                    </m:r>
                  </m:e>
                  <m:sub>
                    <m:r>
                      <w:ins w:id="1103" w:author="yun qiao" w:date="2026-04-25T15:20:00Z">
                        <w:rPr>
                          <w:rFonts w:ascii="Cambria Math" w:eastAsia="宋体" w:hAnsi="Cambria Math" w:cs="Times New Roman"/>
                          <w:color w:val="000000" w:themeColor="text1"/>
                          <w:sz w:val="28"/>
                          <w:szCs w:val="28"/>
                          <w14:ligatures w14:val="none"/>
                        </w:rPr>
                        <m:t>3</m:t>
                      </w:ins>
                    </m:r>
                  </m:sub>
                </m:sSub>
              </m:e>
            </m:d>
          </m:sup>
        </m:sSup>
      </m:oMath>
      <w:ins w:id="1104" w:author="yun qiao" w:date="2026-04-25T15:19:00Z">
        <w:r w:rsidR="0069252C" w:rsidRPr="0069252C">
          <w:rPr>
            <w:rFonts w:ascii="Times New Roman" w:eastAsia="宋体" w:hAnsi="Times New Roman" w:cs="Times New Roman"/>
            <w:color w:val="000000" w:themeColor="text1"/>
            <w:sz w:val="28"/>
            <w:szCs w:val="28"/>
            <w14:ligatures w14:val="none"/>
          </w:rPr>
          <w:t>表示候选屏蔽向量，其维度与操作原语词表大小一致；</w:t>
        </w:r>
      </w:ins>
      <w:ins w:id="1105" w:author="yun qiao" w:date="2026-04-25T15:21:00Z">
        <w:r w:rsidR="0069252C" w:rsidRPr="0069252C">
          <w:rPr>
            <w:rFonts w:ascii="宋体" w:eastAsia="宋体" w:hAnsi="宋体" w:cs="宋体" w:hint="eastAsia"/>
            <w:color w:val="000000" w:themeColor="text1"/>
            <w:sz w:val="28"/>
            <w:szCs w:val="28"/>
            <w14:ligatures w14:val="none"/>
          </w:rPr>
          <w:t>⊙</w:t>
        </w:r>
        <w:r w:rsidR="0069252C" w:rsidRPr="0069252C">
          <w:rPr>
            <w:rFonts w:ascii="Times New Roman" w:eastAsia="宋体" w:hAnsi="Times New Roman" w:cs="Times New Roman"/>
            <w:color w:val="000000" w:themeColor="text1"/>
            <w:sz w:val="28"/>
            <w:szCs w:val="28"/>
            <w14:ligatures w14:val="none"/>
          </w:rPr>
          <w:t>表示逐元素乘法，用于将不满足约束条件的候选操作原语对应概率置</w:t>
        </w:r>
        <w:r w:rsidR="0069252C">
          <w:rPr>
            <w:rFonts w:ascii="Times New Roman" w:eastAsia="宋体" w:hAnsi="Times New Roman" w:cs="Times New Roman" w:hint="eastAsia"/>
            <w:color w:val="000000" w:themeColor="text1"/>
            <w:sz w:val="28"/>
            <w:szCs w:val="28"/>
            <w14:ligatures w14:val="none"/>
          </w:rPr>
          <w:t>零；</w:t>
        </w:r>
      </w:ins>
      <m:oMath>
        <m:r>
          <w:del w:id="1106" w:author="yun qiao" w:date="2026-04-25T15:20:00Z">
            <m:rPr>
              <m:sty m:val="p"/>
            </m:rPr>
            <w:rPr>
              <w:rFonts w:ascii="Cambria Math" w:eastAsia="宋体" w:hAnsi="Cambria Math" w:cs="Times New Roman" w:hint="eastAsia"/>
              <w:color w:val="000000" w:themeColor="text1"/>
              <w:sz w:val="28"/>
              <w:szCs w:val="28"/>
              <w14:ligatures w14:val="none"/>
            </w:rPr>
            <m:t>∈</m:t>
          </w:del>
        </m:r>
      </m:oMath>
      <w:r>
        <w:rPr>
          <w:rFonts w:ascii="Times New Roman" w:eastAsia="宋体" w:hAnsi="Times New Roman" w:cs="Times New Roman"/>
          <w:color w:val="000000" w:themeColor="text1"/>
          <w:sz w:val="28"/>
          <w:szCs w:val="28"/>
          <w14:ligatures w14:val="none"/>
        </w:rPr>
        <w:t>Normalize</w:t>
      </w:r>
      <w:del w:id="1107" w:author="yun qiao" w:date="2026-04-25T15:10:00Z">
        <w:r w:rsidDel="00A106CE">
          <w:rPr>
            <w:rFonts w:ascii="Times New Roman" w:eastAsia="宋体" w:hAnsi="Times New Roman" w:cs="Times New Roman"/>
            <w:color w:val="000000" w:themeColor="text1"/>
            <w:sz w:val="28"/>
            <w:szCs w:val="28"/>
            <w14:ligatures w14:val="none"/>
          </w:rPr>
          <w:delText xml:space="preserve"> </w:delText>
        </w:r>
      </w:del>
      <w:r>
        <w:rPr>
          <w:rFonts w:ascii="Times New Roman" w:eastAsia="宋体" w:hAnsi="Times New Roman" w:cs="Times New Roman"/>
          <w:color w:val="000000" w:themeColor="text1"/>
          <w:sz w:val="28"/>
          <w:szCs w:val="28"/>
          <w14:ligatures w14:val="none"/>
        </w:rPr>
        <w:t>表示对筛选后的候选集合进行重新归一化</w:t>
      </w:r>
      <w:ins w:id="1108" w:author="yun qiao" w:date="2026-04-25T15:21:00Z">
        <w:r w:rsidR="0069252C">
          <w:rPr>
            <w:rFonts w:ascii="Times New Roman" w:eastAsia="宋体" w:hAnsi="Times New Roman" w:cs="Times New Roman" w:hint="eastAsia"/>
            <w:color w:val="000000" w:themeColor="text1"/>
            <w:sz w:val="28"/>
            <w:szCs w:val="28"/>
            <w14:ligatures w14:val="none"/>
          </w:rPr>
          <w:t>，</w:t>
        </w:r>
        <w:r w:rsidR="0069252C" w:rsidRPr="0069252C">
          <w:rPr>
            <w:rFonts w:ascii="Times New Roman" w:eastAsia="宋体" w:hAnsi="Times New Roman" w:cs="Times New Roman" w:hint="eastAsia"/>
            <w:color w:val="000000" w:themeColor="text1"/>
            <w:sz w:val="28"/>
            <w:szCs w:val="28"/>
            <w14:ligatures w14:val="none"/>
          </w:rPr>
          <w:t>使其满足概率分布约束</w:t>
        </w:r>
      </w:ins>
      <w:ins w:id="1109" w:author="yun qiao" w:date="2026-04-25T15:22:00Z">
        <w:r w:rsidR="0069252C">
          <w:rPr>
            <w:rFonts w:ascii="Times New Roman" w:eastAsia="宋体" w:hAnsi="Times New Roman" w:cs="Times New Roman" w:hint="eastAsia"/>
            <w:color w:val="000000" w:themeColor="text1"/>
            <w:sz w:val="28"/>
            <w:szCs w:val="28"/>
            <w14:ligatures w14:val="none"/>
          </w:rPr>
          <w:t>；</w:t>
        </w:r>
      </w:ins>
      <m:oMath>
        <m:acc>
          <m:accPr>
            <m:chr m:val="̃"/>
            <m:ctrlPr>
              <w:ins w:id="1110" w:author="yun qiao" w:date="2026-04-25T15:22:00Z">
                <w:rPr>
                  <w:rFonts w:ascii="Cambria Math" w:eastAsia="宋体" w:hAnsi="Cambria Math" w:cs="Times New Roman"/>
                  <w:color w:val="000000" w:themeColor="text1"/>
                  <w:sz w:val="28"/>
                  <w:szCs w:val="28"/>
                  <w14:ligatures w14:val="none"/>
                </w:rPr>
              </w:ins>
            </m:ctrlPr>
          </m:accPr>
          <m:e>
            <m:r>
              <w:ins w:id="1111" w:author="yun qiao" w:date="2026-04-25T15:22:00Z">
                <w:rPr>
                  <w:rFonts w:ascii="Cambria Math" w:eastAsia="宋体" w:hAnsi="Cambria Math" w:cs="Times New Roman" w:hint="eastAsia"/>
                  <w:color w:val="000000" w:themeColor="text1"/>
                  <w:sz w:val="28"/>
                  <w:szCs w:val="28"/>
                  <w14:ligatures w14:val="none"/>
                </w:rPr>
                <m:t>P</m:t>
              </w:ins>
            </m:r>
          </m:e>
        </m:acc>
        <m:d>
          <m:dPr>
            <m:ctrlPr>
              <w:ins w:id="1112" w:author="yun qiao" w:date="2026-04-25T15:22:00Z">
                <w:rPr>
                  <w:rFonts w:ascii="Cambria Math" w:eastAsia="宋体" w:hAnsi="Cambria Math" w:cs="Times New Roman"/>
                  <w:i/>
                  <w:color w:val="000000" w:themeColor="text1"/>
                  <w:sz w:val="28"/>
                  <w:szCs w:val="28"/>
                  <w14:ligatures w14:val="none"/>
                </w:rPr>
              </w:ins>
            </m:ctrlPr>
          </m:dPr>
          <m:e>
            <m:sSub>
              <m:sSubPr>
                <m:ctrlPr>
                  <w:ins w:id="1113" w:author="yun qiao" w:date="2026-04-25T15:22:00Z">
                    <w:rPr>
                      <w:rFonts w:ascii="Cambria Math" w:eastAsia="宋体" w:hAnsi="Cambria Math" w:cs="Times New Roman"/>
                      <w:i/>
                      <w:color w:val="000000" w:themeColor="text1"/>
                      <w:sz w:val="28"/>
                      <w:szCs w:val="28"/>
                      <w14:ligatures w14:val="none"/>
                    </w:rPr>
                  </w:ins>
                </m:ctrlPr>
              </m:sSubPr>
              <m:e>
                <m:r>
                  <w:ins w:id="1114" w:author="yun qiao" w:date="2026-04-25T15:22:00Z">
                    <w:rPr>
                      <w:rFonts w:ascii="Cambria Math" w:eastAsia="宋体" w:hAnsi="Cambria Math" w:cs="Times New Roman" w:hint="eastAsia"/>
                      <w:color w:val="000000" w:themeColor="text1"/>
                      <w:sz w:val="28"/>
                      <w:szCs w:val="28"/>
                      <w14:ligatures w14:val="none"/>
                    </w:rPr>
                    <m:t>y</m:t>
                  </w:ins>
                </m:r>
              </m:e>
              <m:sub>
                <m:r>
                  <w:ins w:id="1115" w:author="yun qiao" w:date="2026-04-25T15:22:00Z">
                    <w:rPr>
                      <w:rFonts w:ascii="Cambria Math" w:eastAsia="宋体" w:hAnsi="Cambria Math" w:cs="Times New Roman" w:hint="eastAsia"/>
                      <w:color w:val="000000" w:themeColor="text1"/>
                      <w:sz w:val="28"/>
                      <w:szCs w:val="28"/>
                      <w14:ligatures w14:val="none"/>
                    </w:rPr>
                    <m:t>t</m:t>
                  </w:ins>
                </m:r>
              </m:sub>
            </m:sSub>
          </m:e>
        </m:d>
      </m:oMath>
      <w:ins w:id="1116" w:author="yun qiao" w:date="2026-04-25T15:22:00Z">
        <w:r w:rsidR="0069252C" w:rsidRPr="0069252C">
          <w:rPr>
            <w:rFonts w:ascii="Times New Roman" w:eastAsia="宋体" w:hAnsi="Times New Roman" w:cs="Times New Roman"/>
            <w:color w:val="000000" w:themeColor="text1"/>
            <w:sz w:val="28"/>
            <w:szCs w:val="28"/>
            <w14:ligatures w14:val="none"/>
          </w:rPr>
          <w:t>表示在引入结构约束后的候选操作原语概率分布</w:t>
        </w:r>
      </w:ins>
      <w:r>
        <w:rPr>
          <w:rFonts w:ascii="Times New Roman" w:eastAsia="宋体" w:hAnsi="Times New Roman" w:cs="Times New Roman"/>
          <w:color w:val="000000" w:themeColor="text1"/>
          <w:sz w:val="28"/>
          <w:szCs w:val="28"/>
          <w14:ligatures w14:val="none"/>
        </w:rPr>
        <w:t>。</w:t>
      </w:r>
      <w:ins w:id="1117" w:author="yun qiao" w:date="2026-04-25T15:23:00Z">
        <w:r w:rsidR="0069252C" w:rsidRPr="0069252C">
          <w:rPr>
            <w:rFonts w:ascii="Times New Roman" w:eastAsia="宋体" w:hAnsi="Times New Roman" w:cs="Times New Roman"/>
            <w:color w:val="000000" w:themeColor="text1"/>
            <w:sz w:val="28"/>
            <w:szCs w:val="28"/>
            <w14:ligatures w14:val="none"/>
          </w:rPr>
          <w:t>所述计算过程通过将候选屏蔽向量与原始概率分布进行逐元素相乘，对不满足结构约束条件的候选操作原语进行概率抑制或屏蔽，并对剩余候选项进行归一化处理，从而在概率空间内实现约束驱动的候选筛选。</w:t>
        </w:r>
      </w:ins>
    </w:p>
    <w:p w14:paraId="58FDBB63" w14:textId="77777777" w:rsidR="0069252C" w:rsidRPr="0069252C" w:rsidRDefault="0069252C" w:rsidP="0069252C">
      <w:pPr>
        <w:spacing w:after="0" w:line="480" w:lineRule="exact"/>
        <w:ind w:firstLineChars="200" w:firstLine="560"/>
        <w:jc w:val="both"/>
        <w:rPr>
          <w:ins w:id="1118" w:author="yun qiao" w:date="2026-04-25T15:23:00Z"/>
          <w:rFonts w:ascii="Times New Roman" w:eastAsia="宋体" w:hAnsi="Times New Roman" w:cs="Times New Roman"/>
          <w:color w:val="000000" w:themeColor="text1"/>
          <w:sz w:val="28"/>
          <w:szCs w:val="28"/>
          <w14:ligatures w14:val="none"/>
        </w:rPr>
      </w:pPr>
      <w:ins w:id="1119" w:author="yun qiao" w:date="2026-04-25T15:23:00Z">
        <w:r w:rsidRPr="0069252C">
          <w:rPr>
            <w:rFonts w:ascii="Times New Roman" w:eastAsia="宋体" w:hAnsi="Times New Roman" w:cs="Times New Roman"/>
            <w:color w:val="000000" w:themeColor="text1"/>
            <w:sz w:val="28"/>
            <w:szCs w:val="28"/>
            <w14:ligatures w14:val="none"/>
          </w:rPr>
          <w:lastRenderedPageBreak/>
          <w:t>对于不满足约束条件的候选操作原语，其对应概率在筛选过程中被置零或显著降低，从而不参与当前时间步的选择过程。</w:t>
        </w:r>
      </w:ins>
    </w:p>
    <w:p w14:paraId="7D4E2AA1" w14:textId="28E40BBB" w:rsidR="003E6244"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ins w:id="1120" w:author="yun qiao" w:date="2026-04-25T15:23:00Z">
        <w:r w:rsidRPr="0069252C">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进一步地，所述筛选与归一化过程等价于在解码过程中对原始概率分布施加结构化约束，使不满足约束条件的生成路径在概率空间中被有效剔除，从而保证生成序列满足地理处理任务中的结构约束与语义一致性</w:t>
        </w:r>
      </w:ins>
      <w:del w:id="1121" w:author="yun qiao" w:date="2026-04-25T15:23:00Z">
        <w:r w:rsidDel="0069252C">
          <w:rPr>
            <w:rFonts w:ascii="Times New Roman" w:eastAsia="宋体" w:hAnsi="Times New Roman" w:cs="Times New Roman" w:hint="eastAsia"/>
            <w:color w:val="000000" w:themeColor="text1"/>
            <w:sz w:val="28"/>
            <w:szCs w:val="28"/>
            <w14:ligatures w14:val="none"/>
          </w:rPr>
          <w:delText>对于不满足约束条件的候选操作原语，其生成概率被抑制或置零，使其不参与当前时间步的选择过程。</w:delText>
        </w:r>
        <w:r w:rsidDel="0069252C">
          <w:rPr>
            <w:rFonts w:ascii="Times New Roman" w:eastAsia="宋体" w:hAnsi="Times New Roman" w:cs="Times New Roman"/>
            <w:color w:val="000000" w:themeColor="text1"/>
            <w:sz w:val="28"/>
            <w:szCs w:val="28"/>
            <w14:ligatures w14:val="none"/>
          </w:rPr>
          <w:delText>进一步地，所述筛选与归一化过程等价于在解码过程中对原始概率分布施加结构化约束，从而将不满足约束条件的生成路径从概率空间中剔除</w:delText>
        </w:r>
      </w:del>
      <w:r>
        <w:rPr>
          <w:rFonts w:ascii="Times New Roman" w:eastAsia="宋体" w:hAnsi="Times New Roman" w:cs="Times New Roman"/>
          <w:color w:val="000000" w:themeColor="text1"/>
          <w:sz w:val="28"/>
          <w:szCs w:val="28"/>
          <w14:ligatures w14:val="none"/>
        </w:rPr>
        <w:t>。</w:t>
      </w:r>
    </w:p>
    <w:p w14:paraId="0275FE9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、多候选操作原语序列生成策略。</w:t>
      </w:r>
    </w:p>
    <w:p w14:paraId="03B3A99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1E7DC014" w14:textId="77777777" w:rsidR="003E6244" w:rsidRPr="00CF68B4" w:rsidDel="00CF68B4" w:rsidRDefault="00000000">
      <w:pPr>
        <w:spacing w:after="0" w:line="480" w:lineRule="exact"/>
        <w:ind w:firstLineChars="200" w:firstLine="560"/>
        <w:jc w:val="both"/>
        <w:rPr>
          <w:del w:id="1122" w:author="yun qiao" w:date="2026-04-25T15:26:00Z"/>
          <w:rFonts w:ascii="Times New Roman" w:eastAsia="宋体" w:hAnsi="Times New Roman" w:cs="Times New Roman"/>
          <w:i/>
          <w:color w:val="000000" w:themeColor="text1"/>
          <w:sz w:val="28"/>
          <w:szCs w:val="28"/>
          <w14:ligatures w14:val="none"/>
          <w:rPrChange w:id="1123" w:author="yun qiao" w:date="2026-04-25T15:26:00Z">
            <w:rPr>
              <w:del w:id="1124" w:author="yun qiao" w:date="2026-04-25T15:26:00Z"/>
              <w:rFonts w:ascii="Times New Roman" w:eastAsia="宋体" w:hAnsi="Times New Roman" w:cs="Times New Roman"/>
              <w:color w:val="000000" w:themeColor="text1"/>
              <w:sz w:val="28"/>
              <w:szCs w:val="28"/>
              <w14:ligatures w14:val="none"/>
            </w:rPr>
          </w:rPrChang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一实施方式中，采用基于搜索的序列扩展方法，在每一时间步对满足约束条件的候选操作原语进行扩展，并保留若干得分较高的候选路径。设候选操作原语序列为</w:t>
      </w:r>
      <w:del w:id="1125" w:author="yun qiao" w:date="2026-04-25T15:26:00Z">
        <w:r w:rsidDel="00CF68B4">
          <w:rPr>
            <w:rFonts w:ascii="Times New Roman" w:eastAsia="宋体" w:hAnsi="Times New Roman" w:cs="Times New Roman"/>
            <w:color w:val="000000" w:themeColor="text1"/>
            <w:sz w:val="28"/>
            <w:szCs w:val="28"/>
            <w14:ligatures w14:val="none"/>
          </w:rPr>
          <w:delText>：</w:delText>
        </w:r>
      </w:del>
    </w:p>
    <w:p w14:paraId="593E8EE7" w14:textId="3187E2BD" w:rsidR="003E6244" w:rsidRPr="00CF68B4" w:rsidDel="00CF68B4" w:rsidRDefault="00CF68B4">
      <w:pPr>
        <w:spacing w:after="0" w:line="480" w:lineRule="exact"/>
        <w:ind w:firstLineChars="200" w:firstLine="560"/>
        <w:jc w:val="both"/>
        <w:rPr>
          <w:del w:id="1126" w:author="yun qiao" w:date="2026-04-25T15:26:00Z"/>
          <w:rFonts w:ascii="Cambria Math" w:eastAsia="宋体" w:hAnsi="Cambria Math" w:cs="Times New Roman"/>
          <w:i/>
          <w:color w:val="000000" w:themeColor="text1"/>
          <w:sz w:val="28"/>
          <w:szCs w:val="28"/>
          <w14:ligatures w14:val="none"/>
          <w:rPrChange w:id="1127" w:author="yun qiao" w:date="2026-04-25T15:25:00Z">
            <w:rPr>
              <w:del w:id="1128" w:author="yun qiao" w:date="2026-04-25T15:26:00Z"/>
              <w:rFonts w:ascii="Times New Roman" w:eastAsia="宋体" w:hAnsi="Times New Roman" w:cs="Times New Roman"/>
              <w:color w:val="000000" w:themeColor="text1"/>
              <w:sz w:val="28"/>
              <w:szCs w:val="28"/>
              <w14:ligatures w14:val="none"/>
            </w:rPr>
          </w:rPrChange>
        </w:rPr>
        <w:pPrChange w:id="1129" w:author="yun qiao" w:date="2026-04-25T15:26:00Z">
          <w:pPr>
            <w:spacing w:after="0" w:line="480" w:lineRule="exact"/>
            <w:jc w:val="both"/>
          </w:pPr>
        </w:pPrChange>
      </w:pPr>
      <m:oMath>
        <m:r>
          <w:ins w:id="1130" w:author="yun qiao" w:date="2026-04-25T15:25:00Z">
            <w:rPr>
              <w:rFonts w:ascii="Cambria Math" w:eastAsia="宋体" w:hAnsi="Cambria Math" w:cs="Times New Roman"/>
              <w:color w:val="000000" w:themeColor="text1"/>
              <w:sz w:val="28"/>
              <w:szCs w:val="28"/>
              <w14:ligatures w14:val="none"/>
            </w:rPr>
            <m:t>Y</m:t>
          </w:ins>
        </m:r>
        <m:r>
          <w:del w:id="1131" w:author="yun qiao" w:date="2026-04-25T15:25:00Z">
            <w:rPr>
              <w:rFonts w:ascii="Cambria Math" w:eastAsia="宋体" w:hAnsi="Cambria Math" w:cs="Times New Roman"/>
              <w:color w:val="000000" w:themeColor="text1"/>
              <w:sz w:val="28"/>
              <w:szCs w:val="28"/>
              <w14:ligatures w14:val="none"/>
            </w:rPr>
            <m:t>O</m:t>
          </w:del>
        </m:r>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32" w:author="yun qiao" w:date="2026-04-25T15:25:00Z">
                <w:rPr>
                  <w:rFonts w:ascii="Cambria Math" w:eastAsia="宋体" w:hAnsi="Cambria Math" w:cs="Times New Roman"/>
                  <w:color w:val="000000" w:themeColor="text1"/>
                  <w:sz w:val="28"/>
                  <w:szCs w:val="28"/>
                  <w14:ligatures w14:val="none"/>
                </w:rPr>
                <m:t>y</m:t>
              </w:ins>
            </m:r>
            <m:r>
              <w:del w:id="1133"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34" w:author="yun qiao" w:date="2026-04-25T15:25:00Z">
                <w:rPr>
                  <w:rFonts w:ascii="Cambria Math" w:eastAsia="宋体" w:hAnsi="Cambria Math" w:cs="Times New Roman"/>
                  <w:color w:val="000000" w:themeColor="text1"/>
                  <w:sz w:val="28"/>
                  <w:szCs w:val="28"/>
                  <w14:ligatures w14:val="none"/>
                </w:rPr>
                <m:t>y</m:t>
              </w:ins>
            </m:r>
            <m:r>
              <w:del w:id="1135"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36" w:author="yun qiao" w:date="2026-04-25T15:25:00Z">
                <w:rPr>
                  <w:rFonts w:ascii="Cambria Math" w:eastAsia="宋体" w:hAnsi="Cambria Math" w:cs="Times New Roman"/>
                  <w:color w:val="000000" w:themeColor="text1"/>
                  <w:sz w:val="28"/>
                  <w:szCs w:val="28"/>
                  <w14:ligatures w14:val="none"/>
                </w:rPr>
                <m:t>y</m:t>
              </w:ins>
            </m:r>
            <m:r>
              <w:del w:id="1137"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w:ins w:id="1138" w:author="yun qiao" w:date="2026-04-25T15:26:00Z">
        <w:r>
          <w:rPr>
            <w:rFonts w:ascii="Times New Roman" w:eastAsia="宋体" w:hAnsi="Times New Roman" w:cs="Times New Roman" w:hint="eastAsia"/>
            <w:color w:val="000000" w:themeColor="text1"/>
            <w:sz w:val="28"/>
            <w:szCs w:val="28"/>
            <w14:ligatures w14:val="none"/>
          </w:rPr>
          <w:t>，</w:t>
        </w:r>
      </w:ins>
    </w:p>
    <w:p w14:paraId="4FFD2818" w14:textId="77777777" w:rsidR="003E6244" w:rsidRDefault="00000000" w:rsidP="00CF68B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其累计生成得分可表示为：</w:t>
      </w:r>
    </w:p>
    <w:p w14:paraId="3DF7FFBA" w14:textId="410F431A" w:rsidR="003E6244" w:rsidRPr="00CF68B4" w:rsidRDefault="00CF68B4">
      <w:pPr>
        <w:spacing w:after="0" w:line="360" w:lineRule="auto"/>
        <w:ind w:firstLineChars="200" w:firstLine="560"/>
        <w:jc w:val="both"/>
        <w:rPr>
          <w:rFonts w:ascii="Cambria Math" w:eastAsia="宋体" w:hAnsi="Cambria Math" w:cs="Times New Roman"/>
          <w:i/>
          <w:color w:val="000000" w:themeColor="text1"/>
          <w:sz w:val="28"/>
          <w:szCs w:val="28"/>
          <w14:ligatures w14:val="none"/>
          <w:rPrChange w:id="1139" w:author="yun qiao" w:date="2026-04-25T15:26:00Z">
            <w:rPr>
              <w:rFonts w:ascii="Times New Roman" w:eastAsia="宋体" w:hAnsi="Times New Roman" w:cs="Times New Roman"/>
              <w:color w:val="000000" w:themeColor="text1"/>
              <w:sz w:val="28"/>
              <w:szCs w:val="28"/>
              <w14:ligatures w14:val="none"/>
            </w:rPr>
          </w:rPrChang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del w:id="1140" w:author="yun qiao" w:date="2026-04-25T15:25:00Z">
                  <w:rPr>
                    <w:rFonts w:ascii="Cambria Math" w:eastAsia="宋体" w:hAnsi="Cambria Math" w:cs="Times New Roman"/>
                    <w:color w:val="000000" w:themeColor="text1"/>
                    <w:sz w:val="28"/>
                    <w:szCs w:val="28"/>
                    <w14:ligatures w14:val="none"/>
                  </w:rPr>
                  <m:t>O</m:t>
                </w:del>
              </m:r>
              <m:r>
                <w:ins w:id="1141" w:author="yun qiao" w:date="2026-04-25T15:25:00Z">
                  <w:rPr>
                    <w:rFonts w:ascii="Cambria Math" w:eastAsia="宋体" w:hAnsi="Cambria Math" w:cs="Times New Roman"/>
                    <w:color w:val="000000" w:themeColor="text1"/>
                    <w:sz w:val="28"/>
                    <w:szCs w:val="28"/>
                    <w14:ligatures w14:val="none"/>
                  </w:rPr>
                  <m:t>Y</m:t>
                </w:ins>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i/>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sub>
            <m:sup>
              <m:r>
                <w:rPr>
                  <w:rFonts w:ascii="Cambria Math" w:eastAsia="宋体" w:hAnsi="Cambria Math" w:cs="Times New Roman"/>
                  <w:color w:val="000000" w:themeColor="text1"/>
                  <w:sz w:val="28"/>
                  <w:szCs w:val="28"/>
                  <w14:ligatures w14:val="none"/>
                </w:rPr>
                <m:t>T</m:t>
              </m:r>
            </m:sup>
            <m:e>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142" w:author="yun qiao" w:date="2026-04-25T15:25:00Z">
                          <w:rPr>
                            <w:rFonts w:ascii="Cambria Math" w:eastAsia="宋体" w:hAnsi="Cambria Math" w:cs="Times New Roman"/>
                            <w:color w:val="000000" w:themeColor="text1"/>
                            <w:sz w:val="28"/>
                            <w:szCs w:val="28"/>
                            <w14:ligatures w14:val="none"/>
                          </w:rPr>
                          <m:t>y</m:t>
                        </w:ins>
                      </m:r>
                      <m:r>
                        <w:del w:id="1143"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ins w:id="1144" w:author="yun qiao" w:date="2026-04-25T15:26:00Z">
                          <w:rPr>
                            <w:rFonts w:ascii="Cambria Math" w:eastAsia="宋体" w:hAnsi="Cambria Math" w:cs="Times New Roman"/>
                            <w:color w:val="000000" w:themeColor="text1"/>
                            <w:sz w:val="28"/>
                            <w:szCs w:val="28"/>
                            <w14:ligatures w14:val="none"/>
                          </w:rPr>
                          <m:t>y</m:t>
                        </w:ins>
                      </m:r>
                      <m:r>
                        <w:del w:id="1145" w:author="yun qiao" w:date="2026-04-25T15:26: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e>
          </m:nary>
        </m:oMath>
      </m:oMathPara>
    </w:p>
    <w:p w14:paraId="599FBADF" w14:textId="4A061899" w:rsidR="00CF68B4" w:rsidRDefault="00CF68B4">
      <w:pPr>
        <w:spacing w:after="0" w:line="480" w:lineRule="exact"/>
        <w:ind w:firstLineChars="200" w:firstLine="560"/>
        <w:jc w:val="both"/>
        <w:rPr>
          <w:ins w:id="1146" w:author="yun qiao" w:date="2026-04-25T15:26:00Z"/>
          <w:rFonts w:ascii="Cambria Math" w:eastAsia="宋体" w:hAnsi="Cambria Math" w:cs="Times New Roman"/>
          <w:iCs/>
          <w:color w:val="000000" w:themeColor="text1"/>
          <w:sz w:val="28"/>
          <w:szCs w:val="28"/>
          <w14:ligatures w14:val="none"/>
        </w:rPr>
      </w:pPr>
      <w:ins w:id="1147" w:author="yun qiao" w:date="2026-04-25T15:26:00Z">
        <w:r>
          <w:rPr>
            <w:rFonts w:ascii="Cambria Math" w:eastAsia="宋体" w:hAnsi="Cambria Math" w:cs="Times New Roman" w:hint="eastAsia"/>
            <w:iCs/>
            <w:color w:val="000000" w:themeColor="text1"/>
            <w:sz w:val="28"/>
            <w:szCs w:val="28"/>
            <w14:ligatures w14:val="none"/>
          </w:rPr>
          <w:t>其中，</w:t>
        </w:r>
      </w:ins>
      <m:oMath>
        <m:sSub>
          <m:sSubPr>
            <m:ctrlPr>
              <w:ins w:id="1148" w:author="yun qiao" w:date="2026-04-25T15:27:00Z">
                <w:rPr>
                  <w:rFonts w:ascii="Cambria Math" w:eastAsia="宋体" w:hAnsi="Cambria Math" w:cs="Times New Roman"/>
                  <w:i/>
                  <w:color w:val="000000" w:themeColor="text1"/>
                  <w:sz w:val="28"/>
                  <w:szCs w:val="20"/>
                  <w14:ligatures w14:val="none"/>
                </w:rPr>
              </w:ins>
            </m:ctrlPr>
          </m:sSubPr>
          <m:e>
            <m:r>
              <w:ins w:id="1149" w:author="yun qiao" w:date="2026-04-25T15:27:00Z">
                <w:rPr>
                  <w:rFonts w:ascii="Cambria Math" w:eastAsia="宋体" w:hAnsi="Cambria Math" w:cs="等线"/>
                  <w:color w:val="000000" w:themeColor="text1"/>
                  <w:sz w:val="28"/>
                  <w14:ligatures w14:val="none"/>
                </w:rPr>
                <m:t>y</m:t>
              </w:ins>
            </m:r>
          </m:e>
          <m:sub>
            <m:r>
              <w:ins w:id="1150" w:author="yun qiao" w:date="2026-04-25T15:27:00Z">
                <w:rPr>
                  <w:rFonts w:ascii="Cambria Math" w:eastAsia="宋体" w:hAnsi="Cambria Math" w:cs="等线"/>
                  <w:color w:val="000000" w:themeColor="text1"/>
                  <w:sz w:val="28"/>
                  <w14:ligatures w14:val="none"/>
                </w:rPr>
                <m:t>t</m:t>
              </w:ins>
            </m:r>
          </m:sub>
        </m:sSub>
      </m:oMath>
      <w:ins w:id="1151" w:author="yun qiao" w:date="2026-04-25T15:27:00Z">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w:ins>
      <m:oMath>
        <m:sSub>
          <m:sSubPr>
            <m:ctrlPr>
              <w:ins w:id="1152" w:author="yun qiao" w:date="2026-04-25T15:27:00Z">
                <w:rPr>
                  <w:rFonts w:ascii="Cambria Math" w:eastAsia="宋体" w:hAnsi="Cambria Math" w:cs="Times New Roman"/>
                  <w:i/>
                  <w:color w:val="000000" w:themeColor="text1"/>
                  <w:sz w:val="28"/>
                  <w:szCs w:val="20"/>
                  <w14:ligatures w14:val="none"/>
                </w:rPr>
              </w:ins>
            </m:ctrlPr>
          </m:sSubPr>
          <m:e>
            <m:r>
              <w:ins w:id="1153" w:author="yun qiao" w:date="2026-04-25T15:27:00Z">
                <w:rPr>
                  <w:rFonts w:ascii="Cambria Math" w:eastAsia="宋体" w:hAnsi="Cambria Math" w:cs="等线"/>
                  <w:color w:val="000000" w:themeColor="text1"/>
                  <w:sz w:val="28"/>
                  <w14:ligatures w14:val="none"/>
                </w:rPr>
                <m:t>y</m:t>
              </w:ins>
            </m:r>
          </m:e>
          <m:sub>
            <m:r>
              <w:ins w:id="1154" w:author="yun qiao" w:date="2026-04-25T15:27:00Z">
                <w:rPr>
                  <w:rFonts w:ascii="Cambria Math" w:eastAsia="宋体" w:hAnsi="Cambria Math" w:cs="等线"/>
                  <w:color w:val="000000" w:themeColor="text1"/>
                  <w:sz w:val="28"/>
                  <w14:ligatures w14:val="none"/>
                </w:rPr>
                <m:t>&lt;t</m:t>
              </w:ins>
            </m:r>
          </m:sub>
        </m:sSub>
      </m:oMath>
      <w:ins w:id="1155" w:author="yun qiao" w:date="2026-04-25T15:27:00Z">
        <w:r>
          <w:rPr>
            <w:rFonts w:ascii="Times New Roman" w:eastAsia="宋体" w:hAnsi="Times New Roman" w:cs="等线" w:hint="eastAsia"/>
            <w:color w:val="000000" w:themeColor="text1"/>
            <w:sz w:val="28"/>
            <w14:ligatures w14:val="none"/>
          </w:rPr>
          <w:t>表示已生成的序列，</w:t>
        </w:r>
      </w:ins>
      <m:oMath>
        <m:r>
          <w:ins w:id="1156" w:author="yun qiao" w:date="2026-04-25T15:27:00Z">
            <w:rPr>
              <w:rFonts w:ascii="Cambria Math" w:eastAsia="宋体" w:hAnsi="Cambria Math" w:cs="Times New Roman" w:hint="eastAsia"/>
              <w:color w:val="000000" w:themeColor="text1"/>
              <w:sz w:val="28"/>
              <w:szCs w:val="28"/>
              <w14:ligatures w14:val="none"/>
            </w:rPr>
            <m:t>P</m:t>
          </w:ins>
        </m:r>
        <m:d>
          <m:dPr>
            <m:sepChr m:val="∣"/>
            <m:ctrlPr>
              <w:ins w:id="1157" w:author="yun qiao" w:date="2026-04-25T15:27:00Z">
                <w:rPr>
                  <w:rFonts w:ascii="Cambria Math" w:eastAsia="宋体" w:hAnsi="Cambria Math" w:cs="Times New Roman"/>
                  <w:i/>
                  <w:color w:val="000000" w:themeColor="text1"/>
                  <w:sz w:val="28"/>
                  <w:szCs w:val="28"/>
                  <w14:ligatures w14:val="none"/>
                </w:rPr>
              </w:ins>
            </m:ctrlPr>
          </m:dPr>
          <m:e>
            <m:sSub>
              <m:sSubPr>
                <m:ctrlPr>
                  <w:ins w:id="1158" w:author="yun qiao" w:date="2026-04-25T15:27:00Z">
                    <w:rPr>
                      <w:rFonts w:ascii="Cambria Math" w:eastAsia="宋体" w:hAnsi="Cambria Math" w:cs="Times New Roman"/>
                      <w:i/>
                      <w:color w:val="000000" w:themeColor="text1"/>
                      <w:sz w:val="28"/>
                      <w:szCs w:val="28"/>
                      <w14:ligatures w14:val="none"/>
                    </w:rPr>
                  </w:ins>
                </m:ctrlPr>
              </m:sSubPr>
              <m:e>
                <m:r>
                  <w:ins w:id="1159" w:author="yun qiao" w:date="2026-04-25T15:27:00Z">
                    <w:rPr>
                      <w:rFonts w:ascii="Cambria Math" w:eastAsia="宋体" w:hAnsi="Cambria Math" w:cs="Times New Roman" w:hint="eastAsia"/>
                      <w:color w:val="000000" w:themeColor="text1"/>
                      <w:sz w:val="28"/>
                      <w:szCs w:val="28"/>
                      <w14:ligatures w14:val="none"/>
                    </w:rPr>
                    <m:t>y</m:t>
                  </w:ins>
                </m:r>
              </m:e>
              <m:sub>
                <m:r>
                  <w:ins w:id="1160" w:author="yun qiao" w:date="2026-04-25T15:27:00Z">
                    <w:rPr>
                      <w:rFonts w:ascii="Cambria Math" w:eastAsia="宋体" w:hAnsi="Cambria Math" w:cs="Times New Roman" w:hint="eastAsia"/>
                      <w:color w:val="000000" w:themeColor="text1"/>
                      <w:sz w:val="28"/>
                      <w:szCs w:val="28"/>
                      <w14:ligatures w14:val="none"/>
                    </w:rPr>
                    <m:t>t</m:t>
                  </w:ins>
                </m:r>
              </m:sub>
            </m:sSub>
            <m:ctrlPr>
              <w:ins w:id="1161" w:author="yun qiao" w:date="2026-04-25T15:27:00Z">
                <w:rPr>
                  <w:rFonts w:ascii="Cambria Math" w:eastAsia="宋体" w:hAnsi="Cambria Math" w:cs="Times New Roman"/>
                  <w:color w:val="000000" w:themeColor="text1"/>
                  <w:sz w:val="28"/>
                  <w:szCs w:val="28"/>
                  <w14:ligatures w14:val="none"/>
                </w:rPr>
              </w:ins>
            </m:ctrlPr>
          </m:e>
          <m:e>
            <m:sSub>
              <m:sSubPr>
                <m:ctrlPr>
                  <w:ins w:id="1162" w:author="yun qiao" w:date="2026-04-25T15:27:00Z">
                    <w:rPr>
                      <w:rFonts w:ascii="Cambria Math" w:eastAsia="宋体" w:hAnsi="Cambria Math" w:cs="Times New Roman"/>
                      <w:i/>
                      <w:color w:val="000000" w:themeColor="text1"/>
                      <w:sz w:val="28"/>
                      <w:szCs w:val="28"/>
                      <w14:ligatures w14:val="none"/>
                    </w:rPr>
                  </w:ins>
                </m:ctrlPr>
              </m:sSubPr>
              <m:e>
                <m:r>
                  <w:ins w:id="1163" w:author="yun qiao" w:date="2026-04-25T15:27:00Z">
                    <w:rPr>
                      <w:rFonts w:ascii="Cambria Math" w:eastAsia="宋体" w:hAnsi="Cambria Math" w:cs="Times New Roman" w:hint="eastAsia"/>
                      <w:color w:val="000000" w:themeColor="text1"/>
                      <w:sz w:val="28"/>
                      <w:szCs w:val="28"/>
                      <w14:ligatures w14:val="none"/>
                    </w:rPr>
                    <m:t>y</m:t>
                  </w:ins>
                </m:r>
                <m:ctrlPr>
                  <w:ins w:id="1164" w:author="yun qiao" w:date="2026-04-25T15:27:00Z">
                    <w:rPr>
                      <w:rFonts w:ascii="Cambria Math" w:eastAsia="宋体" w:hAnsi="Cambria Math" w:cs="Times New Roman"/>
                      <w:color w:val="000000" w:themeColor="text1"/>
                      <w:sz w:val="28"/>
                      <w:szCs w:val="28"/>
                      <w14:ligatures w14:val="none"/>
                    </w:rPr>
                  </w:ins>
                </m:ctrlPr>
              </m:e>
              <m:sub>
                <m:r>
                  <w:ins w:id="1165" w:author="yun qiao" w:date="2026-04-25T15:27:00Z">
                    <w:rPr>
                      <w:rFonts w:ascii="Cambria Math" w:eastAsia="宋体" w:hAnsi="Cambria Math" w:cs="Times New Roman" w:hint="eastAsia"/>
                      <w:color w:val="000000" w:themeColor="text1"/>
                      <w:sz w:val="28"/>
                      <w:szCs w:val="28"/>
                      <w14:ligatures w14:val="none"/>
                    </w:rPr>
                    <m:t>&lt;t</m:t>
                  </w:ins>
                </m:r>
              </m:sub>
            </m:sSub>
            <m:r>
              <w:ins w:id="1166" w:author="yun qiao" w:date="2026-04-25T15:27:00Z">
                <w:rPr>
                  <w:rFonts w:ascii="Cambria Math" w:eastAsia="宋体" w:hAnsi="Cambria Math" w:cs="Times New Roman" w:hint="eastAsia"/>
                  <w:color w:val="000000" w:themeColor="text1"/>
                  <w:sz w:val="28"/>
                  <w:szCs w:val="28"/>
                  <w14:ligatures w14:val="none"/>
                </w:rPr>
                <m:t>,c</m:t>
              </w:ins>
            </m:r>
          </m:e>
        </m:d>
      </m:oMath>
      <w:ins w:id="1167" w:author="yun qiao" w:date="2026-04-25T15:27:00Z">
        <w:r w:rsidRPr="0069252C">
          <w:rPr>
            <w:rFonts w:ascii="Times New Roman" w:eastAsia="宋体" w:hAnsi="Times New Roman" w:cs="Times New Roman"/>
            <w:color w:val="000000" w:themeColor="text1"/>
            <w:sz w:val="28"/>
            <w:szCs w:val="28"/>
            <w14:ligatures w14:val="none"/>
          </w:rPr>
          <w:t>表示模型在当前条件下对候选操作原语的原始生成概率分布</w:t>
        </w:r>
        <w:r>
          <w:rPr>
            <w:rFonts w:ascii="Times New Roman" w:eastAsia="宋体" w:hAnsi="Times New Roman" w:cs="Times New Roman" w:hint="eastAsia"/>
            <w:color w:val="000000" w:themeColor="text1"/>
            <w:sz w:val="28"/>
            <w:szCs w:val="28"/>
            <w14:ligatures w14:val="none"/>
          </w:rPr>
          <w:t>；</w:t>
        </w:r>
      </w:ins>
      <m:oMath>
        <m:r>
          <w:ins w:id="1168" w:author="yun qiao" w:date="2026-04-25T15:27:00Z">
            <w:rPr>
              <w:rFonts w:ascii="Cambria Math" w:eastAsia="宋体" w:hAnsi="Cambria Math" w:cs="Times New Roman"/>
              <w:color w:val="000000" w:themeColor="text1"/>
              <w:sz w:val="28"/>
              <w:szCs w:val="28"/>
              <w14:ligatures w14:val="none"/>
            </w:rPr>
            <m:t>Score</m:t>
          </w:ins>
        </m:r>
        <m:d>
          <m:dPr>
            <m:ctrlPr>
              <w:ins w:id="1169" w:author="yun qiao" w:date="2026-04-25T15:27:00Z">
                <w:rPr>
                  <w:rFonts w:ascii="Cambria Math" w:eastAsia="宋体" w:hAnsi="Cambria Math" w:cs="Times New Roman"/>
                  <w:i/>
                  <w:color w:val="000000" w:themeColor="text1"/>
                  <w:sz w:val="28"/>
                  <w:szCs w:val="28"/>
                  <w14:ligatures w14:val="none"/>
                </w:rPr>
              </w:ins>
            </m:ctrlPr>
          </m:dPr>
          <m:e>
            <m:r>
              <w:ins w:id="1170" w:author="yun qiao" w:date="2026-04-25T15:27:00Z">
                <w:rPr>
                  <w:rFonts w:ascii="Cambria Math" w:eastAsia="宋体" w:hAnsi="Cambria Math" w:cs="Times New Roman"/>
                  <w:color w:val="000000" w:themeColor="text1"/>
                  <w:sz w:val="28"/>
                  <w:szCs w:val="28"/>
                  <w14:ligatures w14:val="none"/>
                </w:rPr>
                <m:t>Y</m:t>
              </w:ins>
            </m:r>
          </m:e>
        </m:d>
      </m:oMath>
      <w:ins w:id="1171" w:author="yun qiao" w:date="2026-04-25T15:27:00Z">
        <w:r w:rsidRPr="00CF68B4">
          <w:rPr>
            <w:rFonts w:ascii="Times New Roman" w:eastAsia="宋体" w:hAnsi="Times New Roman" w:cs="Times New Roman"/>
            <w:color w:val="000000" w:themeColor="text1"/>
            <w:sz w:val="28"/>
            <w:szCs w:val="28"/>
            <w14:ligatures w14:val="none"/>
          </w:rPr>
          <w:t>表示候选序列的累计生成得分。</w:t>
        </w:r>
      </w:ins>
      <w:ins w:id="1172" w:author="yun qiao" w:date="2026-04-25T15:28:00Z">
        <w:r w:rsidRPr="00CF68B4">
          <w:rPr>
            <w:rFonts w:ascii="Times New Roman" w:eastAsia="宋体" w:hAnsi="Times New Roman" w:cs="Times New Roman"/>
            <w:color w:val="000000" w:themeColor="text1"/>
            <w:sz w:val="28"/>
            <w:szCs w:val="28"/>
            <w14:ligatures w14:val="none"/>
          </w:rPr>
          <w:t>所述累计得分通过对各时间步的对数生成概率进行累加，用于刻画候选序列在整体生成过程中的概率一致性与语义合理性，从而为多候选路径之间的排序与筛选提供依据。</w:t>
        </w:r>
      </w:ins>
    </w:p>
    <w:p w14:paraId="7467C645" w14:textId="19B54188" w:rsidR="003E6244"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981"/>
    </w:p>
    <w:p w14:paraId="7044D930"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173" w:name="_Hlk22724576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w:t>
      </w:r>
      <w:bookmarkStart w:id="1174" w:name="_Hlk227245790"/>
      <w:r>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bookmarkEnd w:id="1173"/>
      <w:bookmarkEnd w:id="1174"/>
      <w:r>
        <w:rPr>
          <w:rFonts w:ascii="Times New Roman" w:eastAsia="宋体" w:hAnsi="Times New Roman" w:cs="Times New Roman" w:hint="eastAsia"/>
          <w:color w:val="000000" w:themeColor="text1"/>
          <w:sz w:val="28"/>
          <w:szCs w:val="28"/>
          <w14:ligatures w14:val="none"/>
        </w:rPr>
        <w:t>。</w:t>
      </w:r>
    </w:p>
    <w:p w14:paraId="606FE99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175" w:name="_Hlk227690918"/>
      <w:r>
        <w:rPr>
          <w:rFonts w:ascii="Times New Roman" w:eastAsia="宋体" w:hAnsi="Times New Roman" w:cs="Times New Roman"/>
          <w:color w:val="000000" w:themeColor="text1"/>
          <w:sz w:val="28"/>
          <w:szCs w:val="28"/>
          <w14:ligatures w14:val="none"/>
        </w:rPr>
        <w:lastRenderedPageBreak/>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1175"/>
    <w:p w14:paraId="1C4D0AC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040631C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176" w:name="_Hlk227245807"/>
      <w:r>
        <w:rPr>
          <w:rFonts w:ascii="Times New Roman" w:eastAsia="宋体" w:hAnsi="Times New Roman" w:cs="Times New Roman"/>
          <w:color w:val="000000" w:themeColor="text1"/>
          <w:sz w:val="28"/>
          <w:szCs w:val="28"/>
          <w14:ligatures w14:val="none"/>
        </w:rPr>
        <w:t>在本实施方式中，</w:t>
      </w:r>
      <w:ins w:id="1177" w:author="yun qiao" w:date="2026-04-25T15:29:00Z">
        <w:r w:rsidR="00CF68B4">
          <w:rPr>
            <w:rFonts w:ascii="Times New Roman" w:eastAsia="宋体" w:hAnsi="Times New Roman" w:cs="Times New Roman" w:hint="eastAsia"/>
            <w:color w:val="000000" w:themeColor="text1"/>
            <w:sz w:val="28"/>
            <w:szCs w:val="28"/>
            <w14:ligatures w14:val="none"/>
          </w:rPr>
          <w:t>设</w:t>
        </w:r>
      </w:ins>
      <w:del w:id="1178" w:author="yun qiao" w:date="2026-04-25T15:29:00Z">
        <w:r w:rsidDel="00CF68B4">
          <w:rPr>
            <w:rFonts w:ascii="Times New Roman" w:eastAsia="宋体" w:hAnsi="Times New Roman" w:cs="Times New Roman"/>
            <w:color w:val="000000" w:themeColor="text1"/>
            <w:sz w:val="28"/>
            <w:szCs w:val="28"/>
            <w14:ligatures w14:val="none"/>
          </w:rPr>
          <w:delText>以下以</w:delText>
        </w:r>
      </w:del>
      <m:oMath>
        <m:sSub>
          <m:sSubPr>
            <m:ctrlPr>
              <w:rPr>
                <w:rFonts w:ascii="Cambria Math" w:eastAsia="宋体" w:hAnsi="Cambria Math" w:cs="Times New Roman"/>
                <w:i/>
                <w:color w:val="000000" w:themeColor="text1"/>
                <w:sz w:val="28"/>
                <w:szCs w:val="28"/>
                <w14:ligatures w14:val="none"/>
              </w:rPr>
            </m:ctrlPr>
          </m:sSubPr>
          <m:e>
            <m:r>
              <w:ins w:id="1179" w:author="yun qiao" w:date="2026-04-25T15:30:00Z">
                <w:rPr>
                  <w:rFonts w:ascii="Cambria Math" w:eastAsia="宋体" w:hAnsi="Cambria Math" w:cs="Times New Roman" w:hint="eastAsia"/>
                  <w:color w:val="000000" w:themeColor="text1"/>
                  <w:sz w:val="28"/>
                  <w:szCs w:val="28"/>
                  <w14:ligatures w14:val="none"/>
                </w:rPr>
                <m:t>y</m:t>
              </w:ins>
            </m:r>
            <m:r>
              <w:del w:id="1180"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r>
        <w:rPr>
          <w:rFonts w:ascii="Times New Roman" w:eastAsia="宋体" w:hAnsi="Times New Roman" w:cs="Times New Roman"/>
          <w:color w:val="000000" w:themeColor="text1"/>
          <w:sz w:val="28"/>
          <w:szCs w:val="28"/>
          <w14:ligatures w14:val="none"/>
        </w:rPr>
        <w:t>个操作原语，以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1176"/>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sidRPr="00CF68B4">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ins w:id="1181" w:author="yun qiao" w:date="2026-04-25T15:30:00Z">
                <w:rPr>
                  <w:rFonts w:ascii="Cambria Math" w:eastAsia="宋体" w:hAnsi="Cambria Math" w:cs="Times New Roman"/>
                  <w:color w:val="000000" w:themeColor="text1"/>
                  <w:sz w:val="28"/>
                  <w:szCs w:val="28"/>
                  <w14:ligatures w14:val="none"/>
                </w:rPr>
                <m:t>y</m:t>
              </w:ins>
            </m:r>
            <m:r>
              <w:del w:id="1182"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ins w:id="1183" w:author="yun qiao" w:date="2026-04-25T15:30:00Z">
                <w:rPr>
                  <w:rFonts w:ascii="Cambria Math" w:eastAsia="宋体" w:hAnsi="Cambria Math" w:cs="Times New Roman"/>
                  <w:color w:val="000000" w:themeColor="text1"/>
                  <w:sz w:val="28"/>
                  <w:szCs w:val="28"/>
                  <w14:ligatures w14:val="none"/>
                </w:rPr>
                <m:t>y</m:t>
              </w:ins>
            </m:r>
            <m:r>
              <w:del w:id="1184"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ins w:id="1185" w:author="yun qiao" w:date="2026-04-25T15:30:00Z">
                <w:rPr>
                  <w:rFonts w:ascii="Cambria Math" w:eastAsia="宋体" w:hAnsi="Cambria Math" w:cs="Times New Roman"/>
                  <w:color w:val="000000" w:themeColor="text1"/>
                  <w:sz w:val="28"/>
                  <w:szCs w:val="28"/>
                  <w14:ligatures w14:val="none"/>
                </w:rPr>
                <m:t>y</m:t>
              </w:ins>
            </m:r>
            <m:r>
              <w:del w:id="1186"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T</m:t>
            </m:r>
          </m:sub>
        </m:sSub>
      </m:oMath>
      <w:r w:rsidRPr="00CF68B4">
        <w:rPr>
          <w:rFonts w:ascii="Times New Roman" w:eastAsia="宋体" w:hAnsi="Times New Roman" w:cs="Times New Roman"/>
          <w:color w:val="000000" w:themeColor="text1"/>
          <w:sz w:val="28"/>
          <w:szCs w:val="28"/>
          <w14:ligatures w14:val="none"/>
        </w:rPr>
        <w:t>}</w:t>
      </w:r>
      <w:r w:rsidRPr="00CF68B4">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ins w:id="1187" w:author="yun qiao" w:date="2026-04-25T15:31:00Z">
                <w:rPr>
                  <w:rFonts w:ascii="Cambria Math" w:eastAsia="宋体" w:hAnsi="Cambria Math" w:cs="Times New Roman"/>
                  <w:color w:val="000000" w:themeColor="text1"/>
                  <w:sz w:val="28"/>
                  <w:szCs w:val="28"/>
                  <w14:ligatures w14:val="none"/>
                </w:rPr>
                <m:t>y</m:t>
              </w:ins>
            </m:r>
            <m:r>
              <w:del w:id="1188" w:author="yun qiao" w:date="2026-04-25T15:31: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55D382F1" w:rsidR="003E6244" w:rsidRPr="00CF68B4" w:rsidRDefault="00CF68B4">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Change w:id="1189" w:author="yun qiao" w:date="2026-04-25T15:31:00Z">
            <w:rPr>
              <w:rFonts w:ascii="Times New Roman" w:eastAsia="宋体" w:hAnsi="Times New Roman" w:cs="Times New Roman"/>
              <w:iCs/>
              <w:color w:val="000000" w:themeColor="text1"/>
              <w:sz w:val="28"/>
              <w:szCs w:val="28"/>
              <w14:ligatures w14:val="none"/>
            </w:rPr>
          </w:rPrChange>
        </w:rPr>
      </w:pPr>
      <m:oMathPara>
        <m:oMath>
          <m:r>
            <m:rPr>
              <m:scr m:val="script"/>
            </m:rPr>
            <w:rPr>
              <w:rFonts w:ascii="Cambria Math" w:eastAsia="宋体" w:hAnsi="Cambria Math" w:cs="Times New Roman"/>
              <w:color w:val="000000" w:themeColor="text1"/>
              <w:sz w:val="28"/>
              <w:szCs w:val="28"/>
              <w14:ligatures w14:val="none"/>
            </w:rPr>
            <m:t>O</m:t>
          </m:r>
          <w:bookmarkStart w:id="1190"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191" w:author="yun qiao" w:date="2026-04-25T15:31:00Z">
                      <w:rPr>
                        <w:rFonts w:ascii="Cambria Math" w:eastAsia="宋体" w:hAnsi="Cambria Math" w:cs="Times New Roman" w:hint="eastAsia"/>
                        <w:color w:val="000000" w:themeColor="text1"/>
                        <w:sz w:val="28"/>
                        <w:szCs w:val="28"/>
                        <w14:ligatures w14:val="none"/>
                      </w:rPr>
                      <m:t>y</m:t>
                    </w:ins>
                  </m:r>
                  <m:r>
                    <w:del w:id="1192" w:author="yun qiao" w:date="2026-04-25T15: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93" w:author="yun qiao" w:date="2026-04-25T15:31:00Z">
                      <w:rPr>
                        <w:rFonts w:ascii="Cambria Math" w:eastAsia="宋体" w:hAnsi="Cambria Math" w:cs="Times New Roman"/>
                        <w:color w:val="000000" w:themeColor="text1"/>
                        <w:sz w:val="28"/>
                        <w:szCs w:val="28"/>
                        <w14:ligatures w14:val="none"/>
                      </w:rPr>
                      <m:t>y</m:t>
                    </w:ins>
                  </m:r>
                  <m:r>
                    <w:del w:id="1194" w:author="yun qiao" w:date="2026-04-25T15: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1190"/>
    </w:p>
    <w:p w14:paraId="470F74F2" w14:textId="30CD416E" w:rsidR="00CF68B4" w:rsidRDefault="00CF68B4">
      <w:pPr>
        <w:widowControl/>
        <w:spacing w:before="100" w:after="0" w:line="480" w:lineRule="exact"/>
        <w:ind w:firstLineChars="202" w:firstLine="566"/>
        <w:jc w:val="both"/>
        <w:rPr>
          <w:ins w:id="1195" w:author="yun qiao" w:date="2026-04-25T15:31:00Z"/>
          <w:rFonts w:ascii="Times New Roman" w:eastAsia="宋体" w:hAnsi="Times New Roman" w:cs="Times New Roman"/>
          <w:color w:val="000000" w:themeColor="text1"/>
          <w:sz w:val="28"/>
          <w:szCs w:val="28"/>
          <w14:ligatures w14:val="none"/>
        </w:rPr>
      </w:pPr>
      <w:ins w:id="1196" w:author="yun qiao" w:date="2026-04-25T15:31:00Z">
        <w:r>
          <w:rPr>
            <w:rFonts w:ascii="Times New Roman" w:eastAsia="宋体" w:hAnsi="Times New Roman" w:cs="Times New Roman" w:hint="eastAsia"/>
            <w:color w:val="000000" w:themeColor="text1"/>
            <w:sz w:val="28"/>
            <w:szCs w:val="28"/>
            <w14:ligatures w14:val="none"/>
          </w:rPr>
          <w:t>其中，</w:t>
        </w:r>
      </w:ins>
      <m:oMath>
        <m:r>
          <w:ins w:id="1197" w:author="yun qiao" w:date="2026-04-25T15:32:00Z">
            <m:rPr>
              <m:scr m:val="script"/>
            </m:rPr>
            <w:rPr>
              <w:rFonts w:ascii="Cambria Math" w:eastAsia="宋体" w:hAnsi="Cambria Math" w:cs="Times New Roman"/>
              <w:color w:val="000000" w:themeColor="text1"/>
              <w:sz w:val="28"/>
              <w:szCs w:val="28"/>
              <w14:ligatures w14:val="none"/>
            </w:rPr>
            <m:t>O</m:t>
          </w:ins>
        </m:r>
        <m:d>
          <m:dPr>
            <m:ctrlPr>
              <w:ins w:id="1198" w:author="yun qiao" w:date="2026-04-25T15:32:00Z">
                <w:rPr>
                  <w:rFonts w:ascii="Cambria Math" w:eastAsia="宋体" w:hAnsi="Cambria Math" w:cs="Times New Roman"/>
                  <w:i/>
                  <w:color w:val="000000" w:themeColor="text1"/>
                  <w:sz w:val="28"/>
                  <w:szCs w:val="28"/>
                  <w14:ligatures w14:val="none"/>
                </w:rPr>
              </w:ins>
            </m:ctrlPr>
          </m:dPr>
          <m:e>
            <m:sSub>
              <m:sSubPr>
                <m:ctrlPr>
                  <w:ins w:id="1199" w:author="yun qiao" w:date="2026-04-25T15:32:00Z">
                    <w:rPr>
                      <w:rFonts w:ascii="Cambria Math" w:eastAsia="宋体" w:hAnsi="Cambria Math" w:cs="Times New Roman"/>
                      <w:i/>
                      <w:color w:val="000000" w:themeColor="text1"/>
                      <w:sz w:val="28"/>
                      <w:szCs w:val="28"/>
                      <w14:ligatures w14:val="none"/>
                    </w:rPr>
                  </w:ins>
                </m:ctrlPr>
              </m:sSubPr>
              <m:e>
                <m:r>
                  <w:ins w:id="1200" w:author="yun qiao" w:date="2026-04-25T15:32:00Z">
                    <w:rPr>
                      <w:rFonts w:ascii="Cambria Math" w:eastAsia="宋体" w:hAnsi="Cambria Math" w:cs="Times New Roman" w:hint="eastAsia"/>
                      <w:color w:val="000000" w:themeColor="text1"/>
                      <w:sz w:val="28"/>
                      <w:szCs w:val="28"/>
                      <w14:ligatures w14:val="none"/>
                    </w:rPr>
                    <m:t>y</m:t>
                  </w:ins>
                </m:r>
              </m:e>
              <m:sub>
                <m:r>
                  <w:ins w:id="1201" w:author="yun qiao" w:date="2026-04-25T15:32:00Z">
                    <w:rPr>
                      <w:rFonts w:ascii="Cambria Math" w:eastAsia="宋体" w:hAnsi="Cambria Math" w:cs="Times New Roman" w:hint="eastAsia"/>
                      <w:color w:val="000000" w:themeColor="text1"/>
                      <w:sz w:val="28"/>
                      <w:szCs w:val="28"/>
                      <w14:ligatures w14:val="none"/>
                    </w:rPr>
                    <m:t>i</m:t>
                  </w:ins>
                </m:r>
              </m:sub>
            </m:sSub>
          </m:e>
        </m:d>
      </m:oMath>
      <w:ins w:id="1202" w:author="yun qiao" w:date="2026-04-25T15:32:00Z">
        <w:r>
          <w:rPr>
            <w:rFonts w:ascii="Times New Roman" w:eastAsia="宋体" w:hAnsi="Times New Roman" w:cs="Times New Roman" w:hint="eastAsia"/>
            <w:color w:val="000000" w:themeColor="text1"/>
            <w:sz w:val="28"/>
            <w:szCs w:val="28"/>
            <w14:ligatures w14:val="none"/>
          </w:rPr>
          <w:t>表示</w:t>
        </w:r>
        <w:r w:rsidRPr="00CF68B4">
          <w:rPr>
            <w:rFonts w:ascii="Times New Roman" w:eastAsia="宋体" w:hAnsi="Times New Roman" w:cs="Times New Roman"/>
            <w:color w:val="000000" w:themeColor="text1"/>
            <w:sz w:val="28"/>
            <w:szCs w:val="28"/>
            <w14:ligatures w14:val="none"/>
          </w:rPr>
          <w:t>与操作原语</w:t>
        </w:r>
      </w:ins>
      <m:oMath>
        <m:sSub>
          <m:sSubPr>
            <m:ctrlPr>
              <w:ins w:id="1203" w:author="yun qiao" w:date="2026-04-25T15:32:00Z">
                <w:rPr>
                  <w:rFonts w:ascii="Cambria Math" w:eastAsia="宋体" w:hAnsi="Cambria Math" w:cs="Times New Roman"/>
                  <w:i/>
                  <w:color w:val="000000" w:themeColor="text1"/>
                  <w:sz w:val="28"/>
                  <w:szCs w:val="28"/>
                  <w14:ligatures w14:val="none"/>
                </w:rPr>
              </w:ins>
            </m:ctrlPr>
          </m:sSubPr>
          <m:e>
            <m:r>
              <w:ins w:id="1204" w:author="yun qiao" w:date="2026-04-25T15:32:00Z">
                <w:rPr>
                  <w:rFonts w:ascii="Cambria Math" w:eastAsia="宋体" w:hAnsi="Cambria Math" w:cs="Times New Roman"/>
                  <w:color w:val="000000" w:themeColor="text1"/>
                  <w:sz w:val="28"/>
                  <w:szCs w:val="28"/>
                  <w14:ligatures w14:val="none"/>
                </w:rPr>
                <m:t>y</m:t>
              </w:ins>
            </m:r>
          </m:e>
          <m:sub>
            <m:r>
              <w:ins w:id="1205" w:author="yun qiao" w:date="2026-04-25T15:32:00Z">
                <w:rPr>
                  <w:rFonts w:ascii="Cambria Math" w:eastAsia="宋体" w:hAnsi="Cambria Math" w:cs="Times New Roman" w:hint="eastAsia"/>
                  <w:color w:val="000000" w:themeColor="text1"/>
                  <w:sz w:val="28"/>
                  <w:szCs w:val="28"/>
                  <w14:ligatures w14:val="none"/>
                </w:rPr>
                <m:t>i</m:t>
              </w:ins>
            </m:r>
          </m:sub>
        </m:sSub>
      </m:oMath>
      <w:ins w:id="1206" w:author="yun qiao" w:date="2026-04-25T15:32:00Z">
        <w:r w:rsidRPr="00CF68B4">
          <w:rPr>
            <w:rFonts w:ascii="Times New Roman" w:eastAsia="宋体" w:hAnsi="Times New Roman" w:cs="Times New Roman"/>
            <w:color w:val="000000" w:themeColor="text1"/>
            <w:sz w:val="28"/>
            <w:szCs w:val="28"/>
            <w14:ligatures w14:val="none"/>
          </w:rPr>
          <w:t>存在映射关系的候选算子集合；</w:t>
        </w:r>
      </w:ins>
      <m:oMath>
        <m:sSub>
          <m:sSubPr>
            <m:ctrlPr>
              <w:ins w:id="1207" w:author="yun qiao" w:date="2026-04-25T15:32:00Z">
                <w:rPr>
                  <w:rFonts w:ascii="Cambria Math" w:eastAsia="宋体" w:hAnsi="Cambria Math" w:cs="Times New Roman"/>
                  <w:i/>
                  <w:color w:val="000000" w:themeColor="text1"/>
                  <w:sz w:val="28"/>
                  <w:szCs w:val="28"/>
                  <w14:ligatures w14:val="none"/>
                </w:rPr>
              </w:ins>
            </m:ctrlPr>
          </m:sSubPr>
          <m:e>
            <m:r>
              <w:ins w:id="1208" w:author="yun qiao" w:date="2026-04-25T15:32:00Z">
                <w:rPr>
                  <w:rFonts w:ascii="Cambria Math" w:eastAsia="宋体" w:hAnsi="Cambria Math" w:cs="Times New Roman"/>
                  <w:color w:val="000000" w:themeColor="text1"/>
                  <w:sz w:val="28"/>
                  <w:szCs w:val="28"/>
                  <w14:ligatures w14:val="none"/>
                </w:rPr>
                <m:t>o</m:t>
              </w:ins>
            </m:r>
          </m:e>
          <m:sub>
            <m:r>
              <w:ins w:id="1209" w:author="yun qiao" w:date="2026-04-25T15:32:00Z">
                <w:rPr>
                  <w:rFonts w:ascii="Cambria Math" w:eastAsia="宋体" w:hAnsi="Cambria Math" w:cs="Times New Roman"/>
                  <w:color w:val="000000" w:themeColor="text1"/>
                  <w:sz w:val="28"/>
                  <w:szCs w:val="28"/>
                  <w14:ligatures w14:val="none"/>
                </w:rPr>
                <m:t>j</m:t>
              </w:ins>
            </m:r>
          </m:sub>
        </m:sSub>
      </m:oMath>
      <w:ins w:id="1210" w:author="yun qiao" w:date="2026-04-25T15:32:00Z">
        <w:r w:rsidRPr="00CF68B4">
          <w:rPr>
            <w:rFonts w:ascii="Times New Roman" w:eastAsia="宋体" w:hAnsi="Times New Roman" w:cs="Times New Roman"/>
            <w:color w:val="000000" w:themeColor="text1"/>
            <w:sz w:val="28"/>
            <w:szCs w:val="28"/>
            <w14:ligatures w14:val="none"/>
          </w:rPr>
          <w:t>表示目标平台中的具体算子；</w:t>
        </w:r>
      </w:ins>
      <m:oMath>
        <m:sSub>
          <m:sSubPr>
            <m:ctrlPr>
              <w:ins w:id="1211" w:author="yun qiao" w:date="2026-04-25T15:33:00Z">
                <w:rPr>
                  <w:rFonts w:ascii="Cambria Math" w:eastAsia="宋体" w:hAnsi="Cambria Math" w:cs="Times New Roman"/>
                  <w:i/>
                  <w:color w:val="000000" w:themeColor="text1"/>
                  <w:sz w:val="28"/>
                  <w:szCs w:val="28"/>
                  <w14:ligatures w14:val="none"/>
                </w:rPr>
              </w:ins>
            </m:ctrlPr>
          </m:sSubPr>
          <m:e>
            <m:r>
              <w:ins w:id="1212" w:author="yun qiao" w:date="2026-04-25T15:33:00Z">
                <m:rPr>
                  <m:scr m:val="script"/>
                </m:rPr>
                <w:rPr>
                  <w:rFonts w:ascii="Cambria Math" w:eastAsia="宋体" w:hAnsi="Cambria Math" w:cs="Times New Roman"/>
                  <w:color w:val="000000" w:themeColor="text1"/>
                  <w:sz w:val="28"/>
                  <w:szCs w:val="28"/>
                  <w14:ligatures w14:val="none"/>
                </w:rPr>
                <m:t>R</m:t>
              </w:ins>
            </m:r>
          </m:e>
          <m:sub>
            <m:r>
              <w:ins w:id="1213" w:author="yun qiao" w:date="2026-04-25T15:33:00Z">
                <m:rPr>
                  <m:scr m:val="script"/>
                </m:rPr>
                <w:rPr>
                  <w:rFonts w:ascii="Cambria Math" w:eastAsia="宋体" w:hAnsi="Cambria Math" w:cs="Times New Roman"/>
                  <w:color w:val="000000" w:themeColor="text1"/>
                  <w:sz w:val="28"/>
                  <w:szCs w:val="28"/>
                  <w14:ligatures w14:val="none"/>
                </w:rPr>
                <m:t>m</m:t>
              </w:ins>
            </m:r>
          </m:sub>
        </m:sSub>
      </m:oMath>
      <w:ins w:id="1214" w:author="yun qiao" w:date="2026-04-25T15:33:00Z">
        <w:r w:rsidRPr="00CF68B4">
          <w:rPr>
            <w:rFonts w:ascii="Times New Roman" w:eastAsia="宋体" w:hAnsi="Times New Roman" w:cs="Times New Roman"/>
            <w:color w:val="000000" w:themeColor="text1"/>
            <w:sz w:val="28"/>
            <w:szCs w:val="28"/>
            <w14:ligatures w14:val="none"/>
          </w:rPr>
          <w:t>表示操作原语与具体算子之间的映射关系集合。</w:t>
        </w:r>
      </w:ins>
    </w:p>
    <w:p w14:paraId="4BFC8BBD" w14:textId="3BDA06C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ins w:id="1215" w:author="yun qiao" w:date="2026-04-25T15:35:00Z">
        <w:r w:rsidR="00B65593">
          <w:rPr>
            <w:rFonts w:ascii="Times New Roman" w:eastAsia="宋体" w:hAnsi="Times New Roman" w:cs="Times New Roman" w:hint="eastAsia"/>
            <w:color w:val="000000" w:themeColor="text1"/>
            <w:sz w:val="28"/>
            <w:szCs w:val="28"/>
            <w14:ligatures w14:val="none"/>
          </w:rPr>
          <w:t>，</w:t>
        </w:r>
        <w:r w:rsidR="00B65593" w:rsidRPr="00B65593">
          <w:rPr>
            <w:rFonts w:ascii="Times New Roman" w:eastAsia="宋体" w:hAnsi="Times New Roman" w:cs="Times New Roman"/>
            <w:color w:val="000000" w:themeColor="text1"/>
            <w:sz w:val="28"/>
            <w:szCs w:val="28"/>
            <w14:ligatures w14:val="none"/>
          </w:rPr>
          <w:t>所述映射评分优选以语义相似度为基础进行构建</w:t>
        </w:r>
      </w:ins>
      <w:r>
        <w:rPr>
          <w:rFonts w:ascii="Times New Roman" w:eastAsia="宋体" w:hAnsi="Times New Roman" w:cs="Times New Roman" w:hint="eastAsia"/>
          <w:color w:val="000000" w:themeColor="text1"/>
          <w:sz w:val="28"/>
          <w:szCs w:val="28"/>
          <w14:ligatures w14:val="none"/>
        </w:rPr>
        <w:t>：</w:t>
      </w:r>
    </w:p>
    <w:p w14:paraId="32899C4A" w14:textId="15DD7CCE" w:rsidR="003E6244" w:rsidRPr="00CF68B4" w:rsidRDefault="00000000">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Change w:id="1216" w:author="yun qiao" w:date="2026-04-25T15:33:00Z">
            <w:rPr>
              <w:rFonts w:ascii="Times New Roman" w:eastAsia="宋体" w:hAnsi="Times New Roman" w:cs="Times New Roman"/>
              <w:color w:val="000000" w:themeColor="text1"/>
              <w:sz w:val="28"/>
              <w:szCs w:val="28"/>
              <w14:ligatures w14:val="none"/>
            </w:rPr>
          </w:rPrChang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17" w:author="yun qiao" w:date="2026-04-25T15:33:00Z">
                      <w:rPr>
                        <w:rFonts w:ascii="Cambria Math" w:eastAsia="宋体" w:hAnsi="Cambria Math" w:cs="Times New Roman" w:hint="eastAsia"/>
                        <w:color w:val="000000" w:themeColor="text1"/>
                        <w:sz w:val="28"/>
                        <w:szCs w:val="28"/>
                        <w14:ligatures w14:val="none"/>
                      </w:rPr>
                      <m:t>y</m:t>
                    </w:ins>
                  </m:r>
                  <m:r>
                    <w:del w:id="1218" w:author="yun qiao" w:date="2026-04-25T15:33: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del w:id="1219" w:author="yun qiao" w:date="2026-04-25T15:33:00Z">
                      <w:rPr>
                        <w:rFonts w:ascii="Cambria Math" w:eastAsia="宋体" w:hAnsi="Cambria Math" w:cs="Times New Roman"/>
                        <w:color w:val="000000" w:themeColor="text1"/>
                        <w:sz w:val="28"/>
                        <w:szCs w:val="28"/>
                        <w14:ligatures w14:val="none"/>
                      </w:rPr>
                      <m:t>p</m:t>
                    </w:del>
                  </m:r>
                  <m:r>
                    <w:ins w:id="1220" w:author="yun qiao" w:date="2026-04-25T15:33: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m:t>
                  </m:r>
                </m:sub>
              </m:sSub>
            </m:e>
          </m:d>
        </m:oMath>
      </m:oMathPara>
    </w:p>
    <w:p w14:paraId="643D996C" w14:textId="7F2E3BF0" w:rsidR="003E6244" w:rsidRDefault="00000000" w:rsidP="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221" w:author="yun qiao" w:date="2026-04-25T15:34:00Z">
                <w:rPr>
                  <w:rFonts w:ascii="Cambria Math" w:eastAsia="宋体" w:hAnsi="Cambria Math" w:cs="Times New Roman"/>
                  <w:i/>
                  <w:color w:val="000000" w:themeColor="text1"/>
                  <w:sz w:val="28"/>
                  <w:szCs w:val="28"/>
                  <w14:ligatures w14:val="none"/>
                </w:rPr>
              </w:ins>
            </m:ctrlPr>
          </m:sSubPr>
          <m:e>
            <m:r>
              <w:ins w:id="1222" w:author="yun qiao" w:date="2026-04-25T15:34:00Z">
                <w:rPr>
                  <w:rFonts w:ascii="Cambria Math" w:eastAsia="宋体" w:hAnsi="Cambria Math" w:cs="Times New Roman"/>
                  <w:color w:val="000000" w:themeColor="text1"/>
                  <w:sz w:val="28"/>
                  <w:szCs w:val="28"/>
                  <w14:ligatures w14:val="none"/>
                </w:rPr>
                <m:t>S</m:t>
              </w:ins>
            </m:r>
          </m:e>
          <m:sub>
            <m:r>
              <w:ins w:id="1223" w:author="yun qiao" w:date="2026-04-25T15:34:00Z">
                <w:rPr>
                  <w:rFonts w:ascii="Cambria Math" w:eastAsia="宋体" w:hAnsi="Cambria Math" w:cs="Times New Roman"/>
                  <w:color w:val="000000" w:themeColor="text1"/>
                  <w:sz w:val="28"/>
                  <w:szCs w:val="28"/>
                  <w14:ligatures w14:val="none"/>
                </w:rPr>
                <m:t>map</m:t>
              </w:ins>
            </m:r>
          </m:sub>
        </m:sSub>
        <m:d>
          <m:dPr>
            <m:ctrlPr>
              <w:ins w:id="1224" w:author="yun qiao" w:date="2026-04-25T15:34:00Z">
                <w:rPr>
                  <w:rFonts w:ascii="Cambria Math" w:eastAsia="宋体" w:hAnsi="Cambria Math" w:cs="Times New Roman"/>
                  <w:i/>
                  <w:color w:val="000000" w:themeColor="text1"/>
                  <w:sz w:val="28"/>
                  <w:szCs w:val="28"/>
                  <w14:ligatures w14:val="none"/>
                </w:rPr>
              </w:ins>
            </m:ctrlPr>
          </m:dPr>
          <m:e>
            <m:sSub>
              <m:sSubPr>
                <m:ctrlPr>
                  <w:ins w:id="1225" w:author="yun qiao" w:date="2026-04-25T15:34:00Z">
                    <w:rPr>
                      <w:rFonts w:ascii="Cambria Math" w:eastAsia="宋体" w:hAnsi="Cambria Math" w:cs="Times New Roman"/>
                      <w:i/>
                      <w:color w:val="000000" w:themeColor="text1"/>
                      <w:sz w:val="28"/>
                      <w:szCs w:val="28"/>
                      <w14:ligatures w14:val="none"/>
                    </w:rPr>
                  </w:ins>
                </m:ctrlPr>
              </m:sSubPr>
              <m:e>
                <m:r>
                  <w:ins w:id="1226" w:author="yun qiao" w:date="2026-04-25T15:34:00Z">
                    <w:rPr>
                      <w:rFonts w:ascii="Cambria Math" w:eastAsia="宋体" w:hAnsi="Cambria Math" w:cs="Times New Roman"/>
                      <w:color w:val="000000" w:themeColor="text1"/>
                      <w:sz w:val="28"/>
                      <w:szCs w:val="28"/>
                      <w14:ligatures w14:val="none"/>
                    </w:rPr>
                    <m:t>o</m:t>
                  </w:ins>
                </m:r>
              </m:e>
              <m:sub>
                <m:r>
                  <w:ins w:id="1227" w:author="yun qiao" w:date="2026-04-25T15:34:00Z">
                    <w:rPr>
                      <w:rFonts w:ascii="Cambria Math" w:eastAsia="宋体" w:hAnsi="Cambria Math" w:cs="Times New Roman"/>
                      <w:color w:val="000000" w:themeColor="text1"/>
                      <w:sz w:val="28"/>
                      <w:szCs w:val="28"/>
                      <w14:ligatures w14:val="none"/>
                    </w:rPr>
                    <m:t>j</m:t>
                  </w:ins>
                </m:r>
              </m:sub>
            </m:sSub>
            <m:r>
              <w:ins w:id="1228" w:author="yun qiao" w:date="2026-04-25T15:34:00Z">
                <w:rPr>
                  <w:rFonts w:ascii="Cambria Math" w:eastAsia="宋体" w:hAnsi="Cambria Math" w:cs="Times New Roman"/>
                  <w:color w:val="000000" w:themeColor="text1"/>
                  <w:sz w:val="28"/>
                  <w:szCs w:val="28"/>
                  <w14:ligatures w14:val="none"/>
                </w:rPr>
                <m:t>,</m:t>
              </w:ins>
            </m:r>
            <m:sSub>
              <m:sSubPr>
                <m:ctrlPr>
                  <w:ins w:id="1229" w:author="yun qiao" w:date="2026-04-25T15:34:00Z">
                    <w:rPr>
                      <w:rFonts w:ascii="Cambria Math" w:eastAsia="宋体" w:hAnsi="Cambria Math" w:cs="Times New Roman"/>
                      <w:i/>
                      <w:color w:val="000000" w:themeColor="text1"/>
                      <w:sz w:val="28"/>
                      <w:szCs w:val="28"/>
                      <w14:ligatures w14:val="none"/>
                    </w:rPr>
                  </w:ins>
                </m:ctrlPr>
              </m:sSubPr>
              <m:e>
                <m:r>
                  <w:ins w:id="1230" w:author="yun qiao" w:date="2026-04-25T15:34:00Z">
                    <w:rPr>
                      <w:rFonts w:ascii="Cambria Math" w:eastAsia="宋体" w:hAnsi="Cambria Math" w:cs="Times New Roman" w:hint="eastAsia"/>
                      <w:color w:val="000000" w:themeColor="text1"/>
                      <w:sz w:val="28"/>
                      <w:szCs w:val="28"/>
                      <w14:ligatures w14:val="none"/>
                    </w:rPr>
                    <m:t>y</m:t>
                  </w:ins>
                </m:r>
              </m:e>
              <m:sub>
                <m:r>
                  <w:ins w:id="1231" w:author="yun qiao" w:date="2026-04-25T15:34:00Z">
                    <w:rPr>
                      <w:rFonts w:ascii="Cambria Math" w:eastAsia="宋体" w:hAnsi="Cambria Math" w:cs="Times New Roman"/>
                      <w:color w:val="000000" w:themeColor="text1"/>
                      <w:sz w:val="28"/>
                      <w:szCs w:val="28"/>
                      <w14:ligatures w14:val="none"/>
                    </w:rPr>
                    <m:t>i</m:t>
                  </w:ins>
                </m:r>
              </m:sub>
            </m:sSub>
          </m:e>
        </m:d>
      </m:oMath>
      <w:ins w:id="1232" w:author="yun qiao" w:date="2026-04-25T15:34:00Z">
        <w:r w:rsidR="00CF68B4" w:rsidRPr="00CF68B4">
          <w:rPr>
            <w:rFonts w:ascii="Times New Roman" w:eastAsia="宋体" w:hAnsi="Times New Roman" w:cs="Times New Roman"/>
            <w:color w:val="000000" w:themeColor="text1"/>
            <w:sz w:val="28"/>
            <w:szCs w:val="28"/>
            <w14:ligatures w14:val="none"/>
          </w:rPr>
          <w:t>表示候选算子与操作原语之间的综合映射评分；</w:t>
        </w:r>
      </w:ins>
      <m:oMath>
        <m:sSub>
          <m:sSubPr>
            <m:ctrlPr>
              <w:ins w:id="1233" w:author="yun qiao" w:date="2026-04-25T15:34:00Z">
                <w:rPr>
                  <w:rFonts w:ascii="Cambria Math" w:eastAsia="宋体" w:hAnsi="Cambria Math" w:cs="Times New Roman"/>
                  <w:i/>
                  <w:color w:val="000000" w:themeColor="text1"/>
                  <w:sz w:val="28"/>
                  <w:szCs w:val="28"/>
                  <w14:ligatures w14:val="none"/>
                </w:rPr>
              </w:ins>
            </m:ctrlPr>
          </m:sSubPr>
          <m:e>
            <m:r>
              <w:ins w:id="1234" w:author="yun qiao" w:date="2026-04-25T15:34:00Z">
                <w:rPr>
                  <w:rFonts w:ascii="Cambria Math" w:eastAsia="宋体" w:hAnsi="Cambria Math" w:cs="Times New Roman"/>
                  <w:color w:val="000000" w:themeColor="text1"/>
                  <w:sz w:val="28"/>
                  <w:szCs w:val="28"/>
                  <w14:ligatures w14:val="none"/>
                </w:rPr>
                <m:t>S</m:t>
              </w:ins>
            </m:r>
          </m:e>
          <m:sub>
            <m:r>
              <w:ins w:id="1235" w:author="yun qiao" w:date="2026-04-25T15:34:00Z">
                <w:rPr>
                  <w:rFonts w:ascii="Cambria Math" w:eastAsia="宋体" w:hAnsi="Cambria Math" w:cs="Times New Roman"/>
                  <w:color w:val="000000" w:themeColor="text1"/>
                  <w:sz w:val="28"/>
                  <w:szCs w:val="28"/>
                  <w14:ligatures w14:val="none"/>
                </w:rPr>
                <m:t>sem</m:t>
              </w:ins>
            </m:r>
          </m:sub>
        </m:sSub>
        <m:d>
          <m:dPr>
            <m:ctrlPr>
              <w:ins w:id="1236" w:author="yun qiao" w:date="2026-04-25T15:34:00Z">
                <w:rPr>
                  <w:rFonts w:ascii="Cambria Math" w:eastAsia="宋体" w:hAnsi="Cambria Math" w:cs="Times New Roman"/>
                  <w:i/>
                  <w:color w:val="000000" w:themeColor="text1"/>
                  <w:sz w:val="28"/>
                  <w:szCs w:val="28"/>
                  <w14:ligatures w14:val="none"/>
                </w:rPr>
              </w:ins>
            </m:ctrlPr>
          </m:dPr>
          <m:e>
            <m:sSub>
              <m:sSubPr>
                <m:ctrlPr>
                  <w:ins w:id="1237" w:author="yun qiao" w:date="2026-04-25T15:34:00Z">
                    <w:rPr>
                      <w:rFonts w:ascii="Cambria Math" w:eastAsia="宋体" w:hAnsi="Cambria Math" w:cs="Times New Roman"/>
                      <w:i/>
                      <w:color w:val="000000" w:themeColor="text1"/>
                      <w:sz w:val="28"/>
                      <w:szCs w:val="28"/>
                      <w14:ligatures w14:val="none"/>
                    </w:rPr>
                  </w:ins>
                </m:ctrlPr>
              </m:sSubPr>
              <m:e>
                <m:r>
                  <w:ins w:id="1238" w:author="yun qiao" w:date="2026-04-25T15:34:00Z">
                    <w:rPr>
                      <w:rFonts w:ascii="Cambria Math" w:eastAsia="宋体" w:hAnsi="Cambria Math" w:cs="Times New Roman"/>
                      <w:color w:val="000000" w:themeColor="text1"/>
                      <w:sz w:val="28"/>
                      <w:szCs w:val="28"/>
                      <w14:ligatures w14:val="none"/>
                    </w:rPr>
                    <m:t>o</m:t>
                  </w:ins>
                </m:r>
              </m:e>
              <m:sub>
                <m:r>
                  <w:ins w:id="1239" w:author="yun qiao" w:date="2026-04-25T15:34:00Z">
                    <w:rPr>
                      <w:rFonts w:ascii="Cambria Math" w:eastAsia="宋体" w:hAnsi="Cambria Math" w:cs="Times New Roman"/>
                      <w:color w:val="000000" w:themeColor="text1"/>
                      <w:sz w:val="28"/>
                      <w:szCs w:val="28"/>
                      <w14:ligatures w14:val="none"/>
                    </w:rPr>
                    <m:t>j</m:t>
                  </w:ins>
                </m:r>
              </m:sub>
            </m:sSub>
            <m:r>
              <w:ins w:id="1240" w:author="yun qiao" w:date="2026-04-25T15:34:00Z">
                <w:rPr>
                  <w:rFonts w:ascii="Cambria Math" w:eastAsia="宋体" w:hAnsi="Cambria Math" w:cs="Times New Roman"/>
                  <w:color w:val="000000" w:themeColor="text1"/>
                  <w:sz w:val="28"/>
                  <w:szCs w:val="28"/>
                  <w14:ligatures w14:val="none"/>
                </w:rPr>
                <m:t>,</m:t>
              </w:ins>
            </m:r>
            <m:sSub>
              <m:sSubPr>
                <m:ctrlPr>
                  <w:ins w:id="1241" w:author="yun qiao" w:date="2026-04-25T15:34:00Z">
                    <w:rPr>
                      <w:rFonts w:ascii="Cambria Math" w:eastAsia="宋体" w:hAnsi="Cambria Math" w:cs="Times New Roman"/>
                      <w:i/>
                      <w:color w:val="000000" w:themeColor="text1"/>
                      <w:sz w:val="28"/>
                      <w:szCs w:val="28"/>
                      <w14:ligatures w14:val="none"/>
                    </w:rPr>
                  </w:ins>
                </m:ctrlPr>
              </m:sSubPr>
              <m:e>
                <m:r>
                  <w:ins w:id="1242" w:author="yun qiao" w:date="2026-04-25T15:34:00Z">
                    <w:rPr>
                      <w:rFonts w:ascii="Cambria Math" w:eastAsia="宋体" w:hAnsi="Cambria Math" w:cs="Times New Roman"/>
                      <w:color w:val="000000" w:themeColor="text1"/>
                      <w:sz w:val="28"/>
                      <w:szCs w:val="28"/>
                      <w14:ligatures w14:val="none"/>
                    </w:rPr>
                    <m:t>y</m:t>
                  </w:ins>
                </m:r>
              </m:e>
              <m:sub>
                <m:r>
                  <w:ins w:id="1243" w:author="yun qiao" w:date="2026-04-25T15:34:00Z">
                    <w:rPr>
                      <w:rFonts w:ascii="Cambria Math" w:eastAsia="宋体" w:hAnsi="Cambria Math" w:cs="Times New Roman"/>
                      <w:color w:val="000000" w:themeColor="text1"/>
                      <w:sz w:val="28"/>
                      <w:szCs w:val="28"/>
                      <w14:ligatures w14:val="none"/>
                    </w:rPr>
                    <m:t>i</m:t>
                  </w:ins>
                </m:r>
              </m:sub>
            </m:sSub>
          </m:e>
        </m:d>
      </m:oMath>
      <w:ins w:id="1244" w:author="yun qiao" w:date="2026-04-25T15:34:00Z">
        <w:r w:rsidR="00CF68B4" w:rsidRPr="00CF68B4">
          <w:rPr>
            <w:rFonts w:ascii="Times New Roman" w:eastAsia="宋体" w:hAnsi="Times New Roman" w:cs="Times New Roman"/>
            <w:color w:val="000000" w:themeColor="text1"/>
            <w:sz w:val="28"/>
            <w:szCs w:val="28"/>
            <w14:ligatures w14:val="none"/>
          </w:rPr>
          <w:t>表示基于语义编码模型计算得到的语义相似度</w:t>
        </w:r>
      </w:ins>
      <w:ins w:id="1245" w:author="yun qiao" w:date="2026-04-25T15:35:00Z">
        <w:r w:rsidR="00B65593">
          <w:rPr>
            <w:rFonts w:ascii="Times New Roman" w:eastAsia="宋体" w:hAnsi="Times New Roman" w:cs="Times New Roman" w:hint="eastAsia"/>
            <w:color w:val="000000" w:themeColor="text1"/>
            <w:sz w:val="28"/>
            <w:szCs w:val="28"/>
            <w14:ligatures w14:val="none"/>
          </w:rPr>
          <w:t>；</w:t>
        </w:r>
        <w:r w:rsidR="00B65593" w:rsidRPr="00B65593">
          <w:rPr>
            <w:rFonts w:ascii="Times New Roman" w:eastAsia="宋体" w:hAnsi="Times New Roman" w:cs="Times New Roman" w:hint="eastAsia"/>
            <w:color w:val="000000" w:themeColor="text1"/>
            <w:sz w:val="28"/>
            <w:szCs w:val="28"/>
            <w14:ligatures w14:val="none"/>
          </w:rPr>
          <w:t>所述语义相似度用于刻画候选算子与操作原语在功能语义层面的匹配程度，从而为候选算子的排序与筛选提供依据。</w:t>
        </w:r>
      </w:ins>
      <m:oMath>
        <m:sSub>
          <m:sSubPr>
            <m:ctrlPr>
              <w:del w:id="1246" w:author="yun qiao" w:date="2026-04-25T15:34:00Z">
                <w:rPr>
                  <w:rFonts w:ascii="Cambria Math" w:eastAsia="宋体" w:hAnsi="Cambria Math" w:cs="Times New Roman"/>
                  <w:i/>
                  <w:color w:val="000000" w:themeColor="text1"/>
                  <w:sz w:val="28"/>
                  <w:szCs w:val="28"/>
                  <w14:ligatures w14:val="none"/>
                </w:rPr>
              </w:del>
            </m:ctrlPr>
          </m:sSubPr>
          <m:e>
            <m:r>
              <w:del w:id="1247" w:author="yun qiao" w:date="2026-04-25T15:34:00Z">
                <w:rPr>
                  <w:rFonts w:ascii="Cambria Math" w:eastAsia="宋体" w:hAnsi="Cambria Math" w:cs="Times New Roman"/>
                  <w:color w:val="000000" w:themeColor="text1"/>
                  <w:sz w:val="28"/>
                  <w:szCs w:val="28"/>
                  <w14:ligatures w14:val="none"/>
                </w:rPr>
                <m:t>S</m:t>
              </w:del>
            </m:r>
          </m:e>
          <m:sub>
            <m:r>
              <w:del w:id="1248" w:author="yun qiao" w:date="2026-04-25T15:34:00Z">
                <w:rPr>
                  <w:rFonts w:ascii="Cambria Math" w:eastAsia="宋体" w:hAnsi="Cambria Math" w:cs="Times New Roman"/>
                  <w:color w:val="000000" w:themeColor="text1"/>
                  <w:sz w:val="28"/>
                  <w:szCs w:val="28"/>
                  <w14:ligatures w14:val="none"/>
                </w:rPr>
                <m:t>sem</m:t>
              </w:del>
            </m:r>
          </m:sub>
        </m:sSub>
        <m:d>
          <m:dPr>
            <m:ctrlPr>
              <w:del w:id="1249" w:author="yun qiao" w:date="2026-04-25T15:34:00Z">
                <w:rPr>
                  <w:rFonts w:ascii="Cambria Math" w:eastAsia="宋体" w:hAnsi="Cambria Math" w:cs="Times New Roman"/>
                  <w:i/>
                  <w:color w:val="000000" w:themeColor="text1"/>
                  <w:sz w:val="28"/>
                  <w:szCs w:val="28"/>
                  <w14:ligatures w14:val="none"/>
                </w:rPr>
              </w:del>
            </m:ctrlPr>
          </m:dPr>
          <m:e>
            <m:sSub>
              <m:sSubPr>
                <m:ctrlPr>
                  <w:del w:id="1250" w:author="yun qiao" w:date="2026-04-25T15:34:00Z">
                    <w:rPr>
                      <w:rFonts w:ascii="Cambria Math" w:eastAsia="宋体" w:hAnsi="Cambria Math" w:cs="Times New Roman"/>
                      <w:i/>
                      <w:color w:val="000000" w:themeColor="text1"/>
                      <w:sz w:val="28"/>
                      <w:szCs w:val="28"/>
                      <w14:ligatures w14:val="none"/>
                    </w:rPr>
                  </w:del>
                </m:ctrlPr>
              </m:sSubPr>
              <m:e>
                <m:r>
                  <w:del w:id="1251" w:author="yun qiao" w:date="2026-04-25T15:34:00Z">
                    <w:rPr>
                      <w:rFonts w:ascii="Cambria Math" w:eastAsia="宋体" w:hAnsi="Cambria Math" w:cs="Times New Roman"/>
                      <w:color w:val="000000" w:themeColor="text1"/>
                      <w:sz w:val="28"/>
                      <w:szCs w:val="28"/>
                      <w14:ligatures w14:val="none"/>
                    </w:rPr>
                    <m:t>o</m:t>
                  </w:del>
                </m:r>
              </m:e>
              <m:sub>
                <m:r>
                  <w:del w:id="1252" w:author="yun qiao" w:date="2026-04-25T15:34:00Z">
                    <w:rPr>
                      <w:rFonts w:ascii="Cambria Math" w:eastAsia="宋体" w:hAnsi="Cambria Math" w:cs="Times New Roman"/>
                      <w:color w:val="000000" w:themeColor="text1"/>
                      <w:sz w:val="28"/>
                      <w:szCs w:val="28"/>
                      <w14:ligatures w14:val="none"/>
                    </w:rPr>
                    <m:t>j</m:t>
                  </w:del>
                </m:r>
              </m:sub>
            </m:sSub>
            <m:r>
              <w:del w:id="1253" w:author="yun qiao" w:date="2026-04-25T15:34:00Z">
                <w:rPr>
                  <w:rFonts w:ascii="Cambria Math" w:eastAsia="宋体" w:hAnsi="Cambria Math" w:cs="Times New Roman"/>
                  <w:color w:val="000000" w:themeColor="text1"/>
                  <w:sz w:val="28"/>
                  <w:szCs w:val="28"/>
                  <w14:ligatures w14:val="none"/>
                </w:rPr>
                <m:t>,</m:t>
              </w:del>
            </m:r>
            <m:sSub>
              <m:sSubPr>
                <m:ctrlPr>
                  <w:del w:id="1254" w:author="yun qiao" w:date="2026-04-25T15:34:00Z">
                    <w:rPr>
                      <w:rFonts w:ascii="Cambria Math" w:eastAsia="宋体" w:hAnsi="Cambria Math" w:cs="Times New Roman"/>
                      <w:i/>
                      <w:color w:val="000000" w:themeColor="text1"/>
                      <w:sz w:val="28"/>
                      <w:szCs w:val="28"/>
                      <w14:ligatures w14:val="none"/>
                    </w:rPr>
                  </w:del>
                </m:ctrlPr>
              </m:sSubPr>
              <m:e>
                <m:r>
                  <w:del w:id="1255" w:author="yun qiao" w:date="2026-04-25T15:34:00Z">
                    <w:rPr>
                      <w:rFonts w:ascii="Cambria Math" w:eastAsia="宋体" w:hAnsi="Cambria Math" w:cs="Times New Roman"/>
                      <w:color w:val="000000" w:themeColor="text1"/>
                      <w:sz w:val="28"/>
                      <w:szCs w:val="28"/>
                      <w14:ligatures w14:val="none"/>
                    </w:rPr>
                    <m:t>p</m:t>
                  </w:del>
                </m:r>
              </m:e>
              <m:sub>
                <m:r>
                  <w:del w:id="1256" w:author="yun qiao" w:date="2026-04-25T15:34:00Z">
                    <w:rPr>
                      <w:rFonts w:ascii="Cambria Math" w:eastAsia="宋体" w:hAnsi="Cambria Math" w:cs="Times New Roman"/>
                      <w:color w:val="000000" w:themeColor="text1"/>
                      <w:sz w:val="28"/>
                      <w:szCs w:val="28"/>
                      <w14:ligatures w14:val="none"/>
                    </w:rPr>
                    <m:t>i</m:t>
                  </w:del>
                </m:r>
              </m:sub>
            </m:sSub>
          </m:e>
        </m:d>
      </m:oMath>
      <w:del w:id="1257" w:author="yun qiao" w:date="2026-04-25T15:34:00Z">
        <w:r w:rsidDel="00CF68B4">
          <w:rPr>
            <w:rFonts w:ascii="Times New Roman" w:eastAsia="宋体" w:hAnsi="Times New Roman" w:cs="Times New Roman" w:hint="eastAsia"/>
            <w:color w:val="000000" w:themeColor="text1"/>
            <w:sz w:val="28"/>
            <w:szCs w:val="28"/>
            <w14:ligatures w14:val="none"/>
          </w:rPr>
          <w:delText>表示基于语义编码模型计算的语义相似度。</w:delText>
        </w:r>
      </w:del>
    </w:p>
    <w:p w14:paraId="2A33BC9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1258"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1258"/>
    </w:p>
    <w:p w14:paraId="7FBC59EB" w14:textId="77777777" w:rsidR="003E6244"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259"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680D610B" w:rsidR="003E6244" w:rsidRPr="008D547E" w:rsidRDefault="00000000">
      <w:pPr>
        <w:widowControl/>
        <w:spacing w:before="100" w:after="0" w:line="480" w:lineRule="exact"/>
        <w:jc w:val="both"/>
        <w:rPr>
          <w:rFonts w:ascii="Times New Roman" w:eastAsia="宋体" w:hAnsi="Times New Roman" w:cs="Times New Roman"/>
          <w:i/>
          <w:color w:val="000000" w:themeColor="text1"/>
          <w:sz w:val="28"/>
          <w:szCs w:val="28"/>
          <w14:ligatures w14:val="none"/>
          <w:rPrChange w:id="1260" w:author="yun qiao" w:date="2026-04-25T16:19:00Z">
            <w:rPr>
              <w:rFonts w:ascii="Times New Roman" w:eastAsia="宋体" w:hAnsi="Times New Roman" w:cs="Times New Roman"/>
              <w:color w:val="000000" w:themeColor="text1"/>
              <w:sz w:val="28"/>
              <w:szCs w:val="28"/>
              <w14:ligatures w14:val="none"/>
            </w:rPr>
          </w:rPrChang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Change w:id="1261" w:author="yun qiao" w:date="2026-04-25T16:19:00Z">
                    <w:rPr>
                      <w:rFonts w:ascii="Cambria Math" w:eastAsia="宋体" w:hAnsi="Cambria Math" w:cs="Times New Roman"/>
                      <w:color w:val="000000" w:themeColor="text1"/>
                      <w:sz w:val="28"/>
                      <w:szCs w:val="28"/>
                      <w14:ligatures w14:val="none"/>
                    </w:rPr>
                  </w:rPrChang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62" w:author="yun qiao" w:date="2026-04-25T16:18:00Z">
                      <w:rPr>
                        <w:rFonts w:ascii="Cambria Math" w:eastAsia="宋体" w:hAnsi="Cambria Math" w:cs="Times New Roman" w:hint="eastAsia"/>
                        <w:color w:val="000000" w:themeColor="text1"/>
                        <w:sz w:val="28"/>
                        <w:szCs w:val="28"/>
                        <w14:ligatures w14:val="none"/>
                      </w:rPr>
                      <m:t>y</m:t>
                    </w:ins>
                  </m:r>
                  <m:r>
                    <w:del w:id="1263" w:author="yun qiao" w:date="2026-04-25T16:18: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del w:id="1264" w:author="yun qiao" w:date="2026-04-25T16:19:00Z">
                      <w:rPr>
                        <w:rFonts w:ascii="Cambria Math" w:eastAsia="宋体" w:hAnsi="Cambria Math" w:cs="Times New Roman" w:hint="eastAsia"/>
                        <w:color w:val="000000" w:themeColor="text1"/>
                        <w:sz w:val="28"/>
                        <w:szCs w:val="28"/>
                        <w14:ligatures w14:val="none"/>
                      </w:rPr>
                      <m:t>p</m:t>
                    </w:del>
                  </m:r>
                  <m:r>
                    <w:ins w:id="1265" w:author="yun qiao" w:date="2026-04-25T16:19:00Z">
                      <w:rPr>
                        <w:rFonts w:ascii="Cambria Math" w:eastAsia="宋体" w:hAnsi="Cambria Math" w:cs="Times New Roman" w:hint="eastAsia"/>
                        <w:color w:val="000000" w:themeColor="text1"/>
                        <w:sz w:val="28"/>
                        <w:szCs w:val="28"/>
                        <w14:ligatures w14:val="none"/>
                      </w:rPr>
                      <m:t>y</m:t>
                    </w:ins>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Change w:id="1266" w:author="yun qiao" w:date="2026-04-25T16:19:00Z">
                    <w:rPr>
                      <w:rFonts w:ascii="Cambria Math" w:eastAsia="宋体" w:hAnsi="Cambria Math" w:cs="Times New Roman"/>
                      <w:color w:val="000000" w:themeColor="text1"/>
                      <w:sz w:val="28"/>
                      <w:szCs w:val="28"/>
                      <w14:ligatures w14:val="none"/>
                    </w:rPr>
                  </w:rPrChang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Change w:id="1267" w:author="yun qiao" w:date="2026-04-25T16:19:00Z">
                    <w:rPr>
                      <w:rFonts w:ascii="Cambria Math" w:eastAsia="宋体" w:hAnsi="Cambria Math" w:cs="Times New Roman"/>
                      <w:color w:val="000000" w:themeColor="text1"/>
                      <w:sz w:val="28"/>
                      <w:szCs w:val="28"/>
                      <w14:ligatures w14:val="none"/>
                    </w:rPr>
                  </w:rPrChang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del w:id="1268" w:author="yun qiao" w:date="2026-04-25T16:19:00Z">
                      <w:rPr>
                        <w:rFonts w:ascii="Cambria Math" w:eastAsia="宋体" w:hAnsi="Cambria Math" w:cs="Times New Roman" w:hint="eastAsia"/>
                        <w:color w:val="000000" w:themeColor="text1"/>
                        <w:sz w:val="28"/>
                        <w:szCs w:val="28"/>
                        <w14:ligatures w14:val="none"/>
                      </w:rPr>
                      <m:t>p</m:t>
                    </w:del>
                  </m:r>
                  <m:r>
                    <w:ins w:id="1269" w:author="yun qiao" w:date="2026-04-25T16:19: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70" w:author="yun qiao" w:date="2026-04-25T16:19:00Z">
                      <w:rPr>
                        <w:rFonts w:ascii="Cambria Math" w:eastAsia="宋体" w:hAnsi="Cambria Math" w:cs="Times New Roman"/>
                        <w:color w:val="000000" w:themeColor="text1"/>
                        <w:sz w:val="28"/>
                        <w:szCs w:val="28"/>
                        <w14:ligatures w14:val="none"/>
                      </w:rPr>
                      <m:t>y</m:t>
                    </w:ins>
                  </m:r>
                  <m:r>
                    <w:del w:id="1271" w:author="yun qiao" w:date="2026-04-25T16:19: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hAnsi="Cambria Math" w:cs="MS Gothic" w:hint="eastAsia"/>
                  <w:i/>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272" w:author="yun qiao" w:date="2026-04-25T16:19:00Z">
                      <w:rPr>
                        <w:rFonts w:ascii="Cambria Math" w:eastAsia="宋体" w:hAnsi="Cambria Math" w:cs="Times New Roman"/>
                        <w:color w:val="000000" w:themeColor="text1"/>
                        <w:sz w:val="28"/>
                        <w:szCs w:val="28"/>
                        <w14:ligatures w14:val="none"/>
                      </w:rPr>
                      <m:t>y</m:t>
                    </w:ins>
                  </m:r>
                  <m:r>
                    <w:del w:id="1273" w:author="yun qiao" w:date="2026-04-25T16:19: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74" w:author="yun qiao" w:date="2026-04-25T16:19:00Z">
                      <w:rPr>
                        <w:rFonts w:ascii="Cambria Math" w:eastAsia="宋体" w:hAnsi="Cambria Math" w:cs="Times New Roman"/>
                        <w:color w:val="000000" w:themeColor="text1"/>
                        <w:sz w:val="28"/>
                        <w:szCs w:val="28"/>
                        <w14:ligatures w14:val="none"/>
                      </w:rPr>
                      <m:t>y</m:t>
                    </w:ins>
                  </m:r>
                  <m:r>
                    <w:del w:id="1275" w:author="yun qiao" w:date="2026-04-25T16:19: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6E0BA85" w:rsidR="003E6244" w:rsidRDefault="00000000" w:rsidP="00EB4D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其中，</w:t>
      </w:r>
      <m:oMath>
        <m:sSub>
          <m:sSubPr>
            <m:ctrlPr>
              <w:ins w:id="1276" w:author="yun qiao" w:date="2026-04-25T16:30:00Z">
                <w:rPr>
                  <w:rFonts w:ascii="Cambria Math" w:eastAsia="宋体" w:hAnsi="Cambria Math" w:cs="Times New Roman"/>
                  <w:i/>
                  <w:color w:val="000000" w:themeColor="text1"/>
                  <w:sz w:val="28"/>
                  <w:szCs w:val="28"/>
                  <w14:ligatures w14:val="none"/>
                </w:rPr>
              </w:ins>
            </m:ctrlPr>
          </m:sSubPr>
          <m:e>
            <m:r>
              <w:ins w:id="1277" w:author="yun qiao" w:date="2026-04-25T16:30:00Z">
                <w:rPr>
                  <w:rFonts w:ascii="Cambria Math" w:eastAsia="宋体" w:hAnsi="Cambria Math" w:cs="Times New Roman" w:hint="eastAsia"/>
                  <w:color w:val="000000" w:themeColor="text1"/>
                  <w:sz w:val="28"/>
                  <w:szCs w:val="28"/>
                  <w14:ligatures w14:val="none"/>
                </w:rPr>
                <m:t>o</m:t>
              </w:ins>
            </m:r>
          </m:e>
          <m:sub>
            <m:r>
              <w:ins w:id="1278" w:author="yun qiao" w:date="2026-04-25T16:30:00Z">
                <w:rPr>
                  <w:rFonts w:ascii="Cambria Math" w:eastAsia="宋体" w:hAnsi="Cambria Math" w:cs="Times New Roman" w:hint="eastAsia"/>
                  <w:color w:val="000000" w:themeColor="text1"/>
                  <w:sz w:val="28"/>
                  <w:szCs w:val="28"/>
                  <w14:ligatures w14:val="none"/>
                </w:rPr>
                <m:t>i</m:t>
              </w:ins>
            </m:r>
          </m:sub>
        </m:sSub>
        <m:r>
          <w:ins w:id="1279" w:author="yun qiao" w:date="2026-04-25T16:30:00Z">
            <w:rPr>
              <w:rFonts w:ascii="Cambria Math" w:eastAsia="宋体" w:hAnsi="Cambria Math" w:cs="Times New Roman" w:hint="eastAsia"/>
              <w:color w:val="000000" w:themeColor="text1"/>
              <w:sz w:val="28"/>
              <w:szCs w:val="28"/>
              <w14:ligatures w14:val="none"/>
            </w:rPr>
            <m:t>,</m:t>
          </w:ins>
        </m:r>
        <m:sSub>
          <m:sSubPr>
            <m:ctrlPr>
              <w:ins w:id="1280" w:author="yun qiao" w:date="2026-04-25T16:30:00Z">
                <w:rPr>
                  <w:rFonts w:ascii="Cambria Math" w:eastAsia="宋体" w:hAnsi="Cambria Math" w:cs="Times New Roman"/>
                  <w:i/>
                  <w:color w:val="000000" w:themeColor="text1"/>
                  <w:sz w:val="28"/>
                  <w:szCs w:val="28"/>
                  <w14:ligatures w14:val="none"/>
                </w:rPr>
              </w:ins>
            </m:ctrlPr>
          </m:sSubPr>
          <m:e>
            <m:r>
              <w:ins w:id="1281" w:author="yun qiao" w:date="2026-04-25T16:30:00Z">
                <w:rPr>
                  <w:rFonts w:ascii="Cambria Math" w:eastAsia="宋体" w:hAnsi="Cambria Math" w:cs="Times New Roman" w:hint="eastAsia"/>
                  <w:color w:val="000000" w:themeColor="text1"/>
                  <w:sz w:val="28"/>
                  <w:szCs w:val="28"/>
                  <w14:ligatures w14:val="none"/>
                </w:rPr>
                <m:t>o</m:t>
              </w:ins>
            </m:r>
          </m:e>
          <m:sub>
            <m:r>
              <w:ins w:id="1282" w:author="yun qiao" w:date="2026-04-25T16:30:00Z">
                <w:rPr>
                  <w:rFonts w:ascii="Cambria Math" w:eastAsia="宋体" w:hAnsi="Cambria Math" w:cs="Times New Roman" w:hint="eastAsia"/>
                  <w:color w:val="000000" w:themeColor="text1"/>
                  <w:sz w:val="28"/>
                  <w:szCs w:val="28"/>
                  <w14:ligatures w14:val="none"/>
                </w:rPr>
                <m:t>i+1</m:t>
              </w:ins>
            </m:r>
          </m:sub>
        </m:sSub>
      </m:oMath>
      <w:ins w:id="1283" w:author="yun qiao" w:date="2026-04-25T16:22:00Z">
        <w:r w:rsidR="008D547E" w:rsidRPr="008D547E">
          <w:rPr>
            <w:rFonts w:ascii="Times New Roman" w:eastAsia="宋体" w:hAnsi="Times New Roman" w:cs="Times New Roman"/>
            <w:color w:val="000000" w:themeColor="text1"/>
            <w:sz w:val="28"/>
            <w:szCs w:val="28"/>
            <w14:ligatures w14:val="none"/>
          </w:rPr>
          <w:t>表示相邻步骤中的具体算子；</w:t>
        </w:r>
      </w:ins>
      <m:oMath>
        <m:sSub>
          <m:sSubPr>
            <m:ctrlPr>
              <w:ins w:id="1284" w:author="yun qiao" w:date="2026-04-25T16:30:00Z">
                <w:rPr>
                  <w:rFonts w:ascii="Cambria Math" w:eastAsia="宋体" w:hAnsi="Cambria Math" w:cs="Times New Roman"/>
                  <w:i/>
                  <w:color w:val="000000" w:themeColor="text1"/>
                  <w:sz w:val="28"/>
                  <w:szCs w:val="28"/>
                  <w14:ligatures w14:val="none"/>
                </w:rPr>
              </w:ins>
            </m:ctrlPr>
          </m:sSubPr>
          <m:e>
            <m:r>
              <w:ins w:id="1285" w:author="yun qiao" w:date="2026-04-25T16:30:00Z">
                <w:rPr>
                  <w:rFonts w:ascii="Cambria Math" w:eastAsia="宋体" w:hAnsi="Cambria Math" w:cs="Times New Roman" w:hint="eastAsia"/>
                  <w:color w:val="000000" w:themeColor="text1"/>
                  <w:sz w:val="28"/>
                  <w:szCs w:val="28"/>
                  <w14:ligatures w14:val="none"/>
                </w:rPr>
                <m:t>y</m:t>
              </w:ins>
            </m:r>
          </m:e>
          <m:sub>
            <m:r>
              <w:ins w:id="1286" w:author="yun qiao" w:date="2026-04-25T16:30:00Z">
                <w:rPr>
                  <w:rFonts w:ascii="Cambria Math" w:eastAsia="宋体" w:hAnsi="Cambria Math" w:cs="Times New Roman" w:hint="eastAsia"/>
                  <w:color w:val="000000" w:themeColor="text1"/>
                  <w:sz w:val="28"/>
                  <w:szCs w:val="28"/>
                  <w14:ligatures w14:val="none"/>
                </w:rPr>
                <m:t>i</m:t>
              </w:ins>
            </m:r>
          </m:sub>
        </m:sSub>
        <m:r>
          <w:ins w:id="1287" w:author="yun qiao" w:date="2026-04-25T16:30:00Z">
            <w:rPr>
              <w:rFonts w:ascii="Cambria Math" w:eastAsia="宋体" w:hAnsi="Cambria Math" w:cs="Times New Roman" w:hint="eastAsia"/>
              <w:color w:val="000000" w:themeColor="text1"/>
              <w:sz w:val="28"/>
              <w:szCs w:val="28"/>
              <w14:ligatures w14:val="none"/>
            </w:rPr>
            <m:t>,</m:t>
          </w:ins>
        </m:r>
        <m:sSub>
          <m:sSubPr>
            <m:ctrlPr>
              <w:ins w:id="1288" w:author="yun qiao" w:date="2026-04-25T16:30:00Z">
                <w:rPr>
                  <w:rFonts w:ascii="Cambria Math" w:eastAsia="宋体" w:hAnsi="Cambria Math" w:cs="Times New Roman"/>
                  <w:i/>
                  <w:color w:val="000000" w:themeColor="text1"/>
                  <w:sz w:val="28"/>
                  <w:szCs w:val="28"/>
                  <w14:ligatures w14:val="none"/>
                </w:rPr>
              </w:ins>
            </m:ctrlPr>
          </m:sSubPr>
          <m:e>
            <m:r>
              <w:ins w:id="1289" w:author="yun qiao" w:date="2026-04-25T16:30:00Z">
                <w:rPr>
                  <w:rFonts w:ascii="Cambria Math" w:eastAsia="宋体" w:hAnsi="Cambria Math" w:cs="Times New Roman" w:hint="eastAsia"/>
                  <w:color w:val="000000" w:themeColor="text1"/>
                  <w:sz w:val="28"/>
                  <w:szCs w:val="28"/>
                  <w14:ligatures w14:val="none"/>
                </w:rPr>
                <m:t>y</m:t>
              </w:ins>
            </m:r>
          </m:e>
          <m:sub>
            <m:r>
              <w:ins w:id="1290" w:author="yun qiao" w:date="2026-04-25T16:30:00Z">
                <w:rPr>
                  <w:rFonts w:ascii="Cambria Math" w:eastAsia="宋体" w:hAnsi="Cambria Math" w:cs="Times New Roman" w:hint="eastAsia"/>
                  <w:color w:val="000000" w:themeColor="text1"/>
                  <w:sz w:val="28"/>
                  <w:szCs w:val="28"/>
                  <w14:ligatures w14:val="none"/>
                </w:rPr>
                <m:t>i+1</m:t>
              </w:ins>
            </m:r>
          </m:sub>
        </m:sSub>
      </m:oMath>
      <w:ins w:id="1291" w:author="yun qiao" w:date="2026-04-25T16:22:00Z">
        <w:r w:rsidR="008D547E" w:rsidRPr="008D547E">
          <w:rPr>
            <w:rFonts w:ascii="Times New Roman" w:eastAsia="宋体" w:hAnsi="Times New Roman" w:cs="Times New Roman"/>
            <w:color w:val="000000" w:themeColor="text1"/>
            <w:sz w:val="28"/>
            <w:szCs w:val="28"/>
            <w14:ligatures w14:val="none"/>
          </w:rPr>
          <w:t>表示对应的相邻操作原语；</w:t>
        </w:r>
      </w:ins>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m:t>
            </m:r>
            <m:r>
              <m:rPr>
                <m:nor/>
              </m:rPr>
              <w:rPr>
                <w:rFonts w:ascii="Cambria Math" w:eastAsia="宋体" w:hAnsi="Cambria Math" w:cs="Times New Roman" w:hint="eastAsia"/>
                <w:color w:val="000000" w:themeColor="text1"/>
                <w:sz w:val="28"/>
                <w:szCs w:val="28"/>
                <w14:ligatures w14:val="none"/>
              </w:rPr>
              <m:t>ier</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nor/>
          </m:rPr>
          <w:rPr>
            <w:rFonts w:ascii="Times New Roman" w:eastAsia="宋体" w:hAnsi="Times New Roman" w:cs="Times New Roman"/>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3AD9ED00"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292" w:author="yun qiao" w:date="2026-04-25T16:31:00Z">
                      <w:rPr>
                        <w:rFonts w:ascii="Cambria Math" w:eastAsia="宋体" w:hAnsi="Cambria Math" w:cs="Times New Roman"/>
                        <w:color w:val="000000" w:themeColor="text1"/>
                        <w:sz w:val="28"/>
                        <w:szCs w:val="28"/>
                        <w14:ligatures w14:val="none"/>
                      </w:rPr>
                      <m:t>y</m:t>
                    </w:ins>
                  </m:r>
                  <m:r>
                    <w:del w:id="1293"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94" w:author="yun qiao" w:date="2026-04-25T16:31:00Z">
                      <w:rPr>
                        <w:rFonts w:ascii="Cambria Math" w:eastAsia="宋体" w:hAnsi="Cambria Math" w:cs="Times New Roman"/>
                        <w:color w:val="000000" w:themeColor="text1"/>
                        <w:sz w:val="28"/>
                        <w:szCs w:val="28"/>
                        <w14:ligatures w14:val="none"/>
                      </w:rPr>
                      <m:t>y</m:t>
                    </w:ins>
                  </m:r>
                  <m:r>
                    <w:del w:id="1295"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296" w:author="yun qiao" w:date="2026-04-25T16:31:00Z">
                              <w:rPr>
                                <w:rFonts w:ascii="Cambria Math" w:eastAsia="宋体" w:hAnsi="Cambria Math" w:cs="Times New Roman"/>
                                <w:color w:val="000000" w:themeColor="text1"/>
                                <w:sz w:val="28"/>
                                <w:szCs w:val="28"/>
                                <w14:ligatures w14:val="none"/>
                              </w:rPr>
                              <m:t>y</m:t>
                            </w:ins>
                          </m:r>
                          <m:r>
                            <w:del w:id="1297"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298" w:author="yun qiao" w:date="2026-04-25T16:31:00Z">
                              <w:rPr>
                                <w:rFonts w:ascii="Cambria Math" w:eastAsia="宋体" w:hAnsi="Cambria Math" w:cs="Times New Roman"/>
                                <w:color w:val="000000" w:themeColor="text1"/>
                                <w:sz w:val="28"/>
                                <w:szCs w:val="28"/>
                                <w14:ligatures w14:val="none"/>
                              </w:rPr>
                              <m:t>y</m:t>
                            </w:ins>
                          </m:r>
                          <m:r>
                            <w:del w:id="1299"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3390BB30"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r>
          <w:ins w:id="1300" w:author="yun qiao" w:date="2026-04-25T16:34:00Z">
            <w:rPr>
              <w:rFonts w:ascii="Cambria Math" w:eastAsia="宋体" w:hAnsi="Cambria Math" w:cs="Times New Roman"/>
              <w:color w:val="000000" w:themeColor="text1"/>
              <w:sz w:val="28"/>
              <w:szCs w:val="28"/>
              <w14:ligatures w14:val="none"/>
            </w:rPr>
            <m:t>⊆</m:t>
          </w:ins>
        </m:r>
        <m:sSub>
          <m:sSubPr>
            <m:ctrlPr>
              <w:ins w:id="1301" w:author="yun qiao" w:date="2026-04-25T16:34:00Z">
                <w:rPr>
                  <w:rFonts w:ascii="Cambria Math" w:eastAsia="宋体" w:hAnsi="Cambria Math" w:cs="Times New Roman"/>
                  <w:i/>
                  <w:color w:val="000000" w:themeColor="text1"/>
                  <w:sz w:val="28"/>
                  <w:szCs w:val="28"/>
                  <w14:ligatures w14:val="none"/>
                </w:rPr>
              </w:ins>
            </m:ctrlPr>
          </m:sSubPr>
          <m:e>
            <m:r>
              <w:ins w:id="1302" w:author="yun qiao" w:date="2026-04-25T16:34:00Z">
                <m:rPr>
                  <m:scr m:val="script"/>
                </m:rPr>
                <w:rPr>
                  <w:rFonts w:ascii="Cambria Math" w:eastAsia="宋体" w:hAnsi="Cambria Math" w:cs="Times New Roman"/>
                  <w:color w:val="000000" w:themeColor="text1"/>
                  <w:sz w:val="28"/>
                  <w:szCs w:val="28"/>
                  <w14:ligatures w14:val="none"/>
                </w:rPr>
                <m:t>L</m:t>
              </w:ins>
            </m:r>
          </m:e>
          <m:sub>
            <m:r>
              <w:ins w:id="1303" w:author="yun qiao" w:date="2026-04-25T16:34:00Z">
                <w:rPr>
                  <w:rFonts w:ascii="Cambria Math" w:eastAsia="宋体" w:hAnsi="Cambria Math" w:cs="Times New Roman"/>
                  <w:color w:val="000000" w:themeColor="text1"/>
                  <w:sz w:val="28"/>
                  <w:szCs w:val="28"/>
                  <w14:ligatures w14:val="none"/>
                </w:rPr>
                <m:t>3</m:t>
              </w:ins>
            </m:r>
          </m:sub>
        </m:sSub>
        <m:r>
          <w:ins w:id="1304" w:author="yun qiao" w:date="2026-04-25T16:34:00Z">
            <w:rPr>
              <w:rFonts w:ascii="Cambria Math" w:eastAsia="宋体" w:hAnsi="Cambria Math" w:cs="Times New Roman"/>
              <w:color w:val="000000" w:themeColor="text1"/>
              <w:sz w:val="28"/>
              <w:szCs w:val="28"/>
              <w14:ligatures w14:val="none"/>
            </w:rPr>
            <m:t>×</m:t>
          </w:ins>
        </m:r>
        <m:sSub>
          <m:sSubPr>
            <m:ctrlPr>
              <w:ins w:id="1305" w:author="yun qiao" w:date="2026-04-25T16:35:00Z">
                <w:rPr>
                  <w:rFonts w:ascii="Cambria Math" w:eastAsia="宋体" w:hAnsi="Cambria Math" w:cs="Times New Roman"/>
                  <w:i/>
                  <w:color w:val="000000" w:themeColor="text1"/>
                  <w:sz w:val="28"/>
                  <w:szCs w:val="28"/>
                  <w14:ligatures w14:val="none"/>
                </w:rPr>
              </w:ins>
            </m:ctrlPr>
          </m:sSubPr>
          <m:e>
            <m:r>
              <w:ins w:id="1306" w:author="yun qiao" w:date="2026-04-25T16:35:00Z">
                <m:rPr>
                  <m:scr m:val="script"/>
                </m:rPr>
                <w:rPr>
                  <w:rFonts w:ascii="Cambria Math" w:eastAsia="宋体" w:hAnsi="Cambria Math" w:cs="Times New Roman"/>
                  <w:color w:val="000000" w:themeColor="text1"/>
                  <w:sz w:val="28"/>
                  <w:szCs w:val="28"/>
                  <w14:ligatures w14:val="none"/>
                </w:rPr>
                <m:t>L</m:t>
              </w:ins>
            </m:r>
          </m:e>
          <m:sub>
            <m:r>
              <w:ins w:id="1307" w:author="yun qiao" w:date="2026-04-25T16:35:00Z">
                <w:rPr>
                  <w:rFonts w:ascii="Cambria Math" w:eastAsia="宋体" w:hAnsi="Cambria Math" w:cs="Times New Roman"/>
                  <w:color w:val="000000" w:themeColor="text1"/>
                  <w:sz w:val="28"/>
                  <w:szCs w:val="28"/>
                  <w14:ligatures w14:val="none"/>
                </w:rPr>
                <m:t>3</m:t>
              </w:ins>
            </m:r>
          </m:sub>
        </m:sSub>
      </m:oMath>
      <w:ins w:id="1308" w:author="yun qiao" w:date="2026-04-25T16:35:00Z">
        <w:r w:rsidR="00EB4DED">
          <w:rPr>
            <w:rFonts w:ascii="Times New Roman" w:eastAsia="宋体" w:hAnsi="Times New Roman" w:cs="Times New Roman" w:hint="eastAsia"/>
            <w:color w:val="000000" w:themeColor="text1"/>
            <w:sz w:val="28"/>
            <w:szCs w:val="28"/>
            <w14:ligatures w14:val="none"/>
          </w:rPr>
          <w:t>表</w:t>
        </w:r>
      </w:ins>
      <w:del w:id="1309" w:author="yun qiao" w:date="2026-04-25T16:32:00Z">
        <w:r w:rsidDel="00EB4DED">
          <w:rPr>
            <w:rFonts w:ascii="Times New Roman" w:eastAsia="宋体" w:hAnsi="Times New Roman" w:cs="Times New Roman"/>
            <w:color w:val="000000" w:themeColor="text1"/>
            <w:sz w:val="28"/>
            <w:szCs w:val="28"/>
            <w14:ligatures w14:val="none"/>
          </w:rPr>
          <w:delText>表</w:delText>
        </w:r>
      </w:del>
      <w:r>
        <w:rPr>
          <w:rFonts w:ascii="Times New Roman" w:eastAsia="宋体" w:hAnsi="Times New Roman" w:cs="Times New Roman"/>
          <w:color w:val="000000" w:themeColor="text1"/>
          <w:sz w:val="28"/>
          <w:szCs w:val="28"/>
          <w14:ligatures w14:val="none"/>
        </w:rPr>
        <w:t>示基于历史数据或知识图谱构建的操作原语合法转移关系集合。</w:t>
      </w:r>
    </w:p>
    <w:p w14:paraId="2B0784B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）层次结构约束</w:t>
      </w:r>
      <w:r>
        <w:rPr>
          <w:rFonts w:ascii="Times New Roman" w:eastAsia="宋体" w:hAnsi="Times New Roman" w:cs="Times New Roman" w:hint="eastAsia"/>
          <w:color w:val="000000" w:themeColor="text1"/>
          <w:sz w:val="28"/>
          <w:szCs w:val="28"/>
          <w14:ligatures w14:val="none"/>
        </w:rPr>
        <w:t>：</w:t>
      </w:r>
    </w:p>
    <w:p w14:paraId="52D1B95B" w14:textId="4084C932"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del w:id="1310" w:author="yun qiao" w:date="2026-04-25T16:48:00Z">
                      <w:rPr>
                        <w:rFonts w:ascii="Cambria Math" w:eastAsia="宋体" w:hAnsi="Cambria Math" w:cs="Times New Roman"/>
                        <w:color w:val="000000" w:themeColor="text1"/>
                        <w:sz w:val="28"/>
                        <w:szCs w:val="28"/>
                        <w14:ligatures w14:val="none"/>
                      </w:rPr>
                      <m:t>p</m:t>
                    </w:del>
                  </m:r>
                  <m:r>
                    <w:ins w:id="1311" w:author="yun qiao" w:date="2026-04-25T16:48:00Z">
                      <w:rPr>
                        <w:rFonts w:ascii="Cambria Math" w:eastAsia="宋体" w:hAnsi="Cambria Math" w:cs="Times New Roman" w:hint="eastAsia"/>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del w:id="1312" w:author="yun qiao" w:date="2026-04-25T16:48:00Z">
                      <w:rPr>
                        <w:rFonts w:ascii="Cambria Math" w:eastAsia="宋体" w:hAnsi="Cambria Math" w:cs="Times New Roman"/>
                        <w:color w:val="000000" w:themeColor="text1"/>
                        <w:sz w:val="28"/>
                        <w:szCs w:val="28"/>
                        <w14:ligatures w14:val="none"/>
                      </w:rPr>
                      <m:t>p</m:t>
                    </w:del>
                  </m:r>
                  <m:r>
                    <w:ins w:id="1313" w:author="yun qiao" w:date="2026-04-25T16:48: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314" w:author="yun qiao" w:date="2026-04-25T16:48:00Z">
                              <w:rPr>
                                <w:rFonts w:ascii="Cambria Math" w:eastAsia="宋体" w:hAnsi="Cambria Math" w:cs="Times New Roman"/>
                                <w:color w:val="000000" w:themeColor="text1"/>
                                <w:sz w:val="28"/>
                                <w:szCs w:val="28"/>
                                <w14:ligatures w14:val="none"/>
                              </w:rPr>
                              <m:t>y</m:t>
                            </w:ins>
                          </m:r>
                          <m:r>
                            <w:del w:id="1315" w:author="yun qiao" w:date="2026-04-25T16:48: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316" w:author="yun qiao" w:date="2026-04-25T16:48:00Z">
                              <w:rPr>
                                <w:rFonts w:ascii="Cambria Math" w:eastAsia="宋体" w:hAnsi="Cambria Math" w:cs="Times New Roman"/>
                                <w:color w:val="000000" w:themeColor="text1"/>
                                <w:sz w:val="28"/>
                                <w:szCs w:val="28"/>
                                <w14:ligatures w14:val="none"/>
                              </w:rPr>
                              <m:t>y</m:t>
                            </w:ins>
                          </m:r>
                          <m:r>
                            <w:del w:id="1317" w:author="yun qiao" w:date="2026-04-25T16:48: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0A5D7EE2" w:rsidR="003E6244" w:rsidRDefault="009F35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318" w:author="yun qiao" w:date="2026-04-25T16:50:00Z">
        <w:r w:rsidRPr="009F35ED">
          <w:rPr>
            <w:rFonts w:ascii="Times New Roman" w:eastAsia="宋体" w:hAnsi="Times New Roman" w:cs="Times New Roman"/>
            <w:color w:val="000000" w:themeColor="text1"/>
            <w:sz w:val="28"/>
            <w:szCs w:val="28"/>
            <w14:ligatures w14:val="none"/>
          </w:rPr>
          <w:t>所述统一约束函数通过对多源结构约束进行加权融合，对候选算子链中相邻步骤的语义一致性与结构合理性进行综合评估，从而为后续算子链筛选与优化提供统一的约束度量</w:t>
        </w:r>
      </w:ins>
      <w:del w:id="1319" w:author="yun qiao" w:date="2026-04-25T16:50:00Z">
        <w:r w:rsidDel="009F35ED">
          <w:rPr>
            <w:rFonts w:ascii="Times New Roman" w:eastAsia="宋体" w:hAnsi="Times New Roman" w:cs="Times New Roman"/>
            <w:color w:val="000000" w:themeColor="text1"/>
            <w:sz w:val="28"/>
            <w:szCs w:val="28"/>
            <w14:ligatures w14:val="none"/>
          </w:rPr>
          <w:delText>通过上述统一约束函数，将输入输出约束、语义转移约束及层次结构约束在同一评分空间中进行融合，实现多源结构约束的协同建模，从而避免各类约束独立筛选所导致的局部最优问题，并提升候选算子链整体结构的合理性与一致性</w:delText>
        </w:r>
      </w:del>
      <w:r>
        <w:rPr>
          <w:rFonts w:ascii="Times New Roman" w:eastAsia="宋体" w:hAnsi="Times New Roman" w:cs="Times New Roman"/>
          <w:color w:val="000000" w:themeColor="text1"/>
          <w:sz w:val="28"/>
          <w:szCs w:val="28"/>
          <w14:ligatures w14:val="none"/>
        </w:rPr>
        <w:t>。</w:t>
      </w:r>
    </w:p>
    <w:bookmarkEnd w:id="1259"/>
    <w:p w14:paraId="35B99F8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2A0D3E5D" w:rsidR="003E6244" w:rsidRPr="008A7C81"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del w:id="1320" w:author="yun qiao" w:date="2026-04-25T16:52:00Z">
                      <w:rPr>
                        <w:rFonts w:ascii="Cambria Math" w:eastAsia="宋体" w:hAnsi="Cambria Math" w:cs="Times New Roman"/>
                        <w:color w:val="000000" w:themeColor="text1"/>
                        <w:sz w:val="28"/>
                        <w:szCs w:val="28"/>
                        <w14:ligatures w14:val="none"/>
                      </w:rPr>
                      <m:t>p</m:t>
                    </w:del>
                  </m:r>
                  <m:r>
                    <w:ins w:id="1321" w:author="yun qiao" w:date="2026-04-25T16:52: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322" w:author="yun qiao" w:date="2026-04-25T16:52:00Z">
                      <w:rPr>
                        <w:rFonts w:ascii="Cambria Math" w:eastAsia="宋体" w:hAnsi="Cambria Math" w:cs="Times New Roman" w:hint="eastAsia"/>
                        <w:color w:val="000000" w:themeColor="text1"/>
                        <w:sz w:val="28"/>
                        <w:szCs w:val="28"/>
                        <w14:ligatures w14:val="none"/>
                      </w:rPr>
                      <m:t>y</m:t>
                    </w:ins>
                  </m:r>
                  <m:r>
                    <w:del w:id="1323" w:author="yun qiao" w:date="2026-04-25T16:52: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06E06688" w14:textId="77777777" w:rsidR="00493EC5" w:rsidRDefault="00000000" w:rsidP="00493EC5">
      <w:pPr>
        <w:widowControl/>
        <w:spacing w:before="100" w:after="0" w:line="480" w:lineRule="exact"/>
        <w:ind w:firstLineChars="202" w:firstLine="566"/>
        <w:jc w:val="both"/>
        <w:rPr>
          <w:ins w:id="1324" w:author="yun qiao" w:date="2026-04-25T17:09: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其中，</w:t>
      </w:r>
      <m:oMath>
        <m:sSup>
          <m:sSupPr>
            <m:ctrlPr>
              <w:ins w:id="1325" w:author="yun qiao" w:date="2026-04-25T16:52:00Z">
                <w:rPr>
                  <w:rFonts w:ascii="Cambria Math" w:eastAsia="宋体" w:hAnsi="Cambria Math" w:cs="Times New Roman"/>
                  <w:i/>
                  <w:color w:val="000000" w:themeColor="text1"/>
                  <w:sz w:val="28"/>
                  <w:szCs w:val="28"/>
                  <w14:ligatures w14:val="none"/>
                </w:rPr>
              </w:ins>
            </m:ctrlPr>
          </m:sSupPr>
          <m:e>
            <m:r>
              <w:ins w:id="1326" w:author="yun qiao" w:date="2026-04-25T16:52:00Z">
                <m:rPr>
                  <m:scr m:val="script"/>
                </m:rPr>
                <w:rPr>
                  <w:rFonts w:ascii="Cambria Math" w:eastAsia="宋体" w:hAnsi="Cambria Math" w:cs="Times New Roman"/>
                  <w:color w:val="000000" w:themeColor="text1"/>
                  <w:sz w:val="28"/>
                  <w:szCs w:val="28"/>
                  <w14:ligatures w14:val="none"/>
                </w:rPr>
                <m:t>O</m:t>
              </w:ins>
            </m:r>
          </m:e>
          <m:sup>
            <m:r>
              <w:ins w:id="1327" w:author="yun qiao" w:date="2026-04-25T16:52:00Z">
                <w:rPr>
                  <w:rFonts w:ascii="Cambria Math" w:eastAsia="宋体" w:hAnsi="Cambria Math" w:cs="Times New Roman"/>
                  <w:color w:val="000000" w:themeColor="text1"/>
                  <w:sz w:val="28"/>
                  <w:szCs w:val="28"/>
                  <w14:ligatures w14:val="none"/>
                </w:rPr>
                <m:t>'</m:t>
              </w:ins>
            </m:r>
          </m:sup>
        </m:sSup>
        <m:d>
          <m:dPr>
            <m:ctrlPr>
              <w:ins w:id="1328" w:author="yun qiao" w:date="2026-04-25T16:52:00Z">
                <w:rPr>
                  <w:rFonts w:ascii="Cambria Math" w:eastAsia="宋体" w:hAnsi="Cambria Math" w:cs="Times New Roman"/>
                  <w:i/>
                  <w:color w:val="000000" w:themeColor="text1"/>
                  <w:sz w:val="28"/>
                  <w:szCs w:val="28"/>
                  <w14:ligatures w14:val="none"/>
                </w:rPr>
              </w:ins>
            </m:ctrlPr>
          </m:dPr>
          <m:e>
            <m:sSub>
              <m:sSubPr>
                <m:ctrlPr>
                  <w:ins w:id="1329" w:author="yun qiao" w:date="2026-04-25T16:52:00Z">
                    <w:rPr>
                      <w:rFonts w:ascii="Cambria Math" w:eastAsia="宋体" w:hAnsi="Cambria Math" w:cs="Times New Roman"/>
                      <w:i/>
                      <w:color w:val="000000" w:themeColor="text1"/>
                      <w:sz w:val="28"/>
                      <w:szCs w:val="28"/>
                      <w14:ligatures w14:val="none"/>
                    </w:rPr>
                  </w:ins>
                </m:ctrlPr>
              </m:sSubPr>
              <m:e>
                <m:r>
                  <w:ins w:id="1330" w:author="yun qiao" w:date="2026-04-25T16:52:00Z">
                    <w:rPr>
                      <w:rFonts w:ascii="Cambria Math" w:eastAsia="宋体" w:hAnsi="Cambria Math" w:cs="Times New Roman"/>
                      <w:color w:val="000000" w:themeColor="text1"/>
                      <w:sz w:val="28"/>
                      <w:szCs w:val="28"/>
                      <w14:ligatures w14:val="none"/>
                    </w:rPr>
                    <m:t>y</m:t>
                  </w:ins>
                </m:r>
              </m:e>
              <m:sub>
                <m:r>
                  <w:ins w:id="1331" w:author="yun qiao" w:date="2026-04-25T16:52:00Z">
                    <w:rPr>
                      <w:rFonts w:ascii="Cambria Math" w:eastAsia="宋体" w:hAnsi="Cambria Math" w:cs="Times New Roman"/>
                      <w:color w:val="000000" w:themeColor="text1"/>
                      <w:sz w:val="28"/>
                      <w:szCs w:val="28"/>
                      <w14:ligatures w14:val="none"/>
                    </w:rPr>
                    <m:t>i</m:t>
                  </w:ins>
                </m:r>
              </m:sub>
            </m:sSub>
          </m:e>
        </m:d>
      </m:oMath>
      <w:ins w:id="1332" w:author="yun qiao" w:date="2026-04-25T16:52:00Z">
        <w:r w:rsidR="008A7C81" w:rsidRPr="008A7C81">
          <w:rPr>
            <w:rFonts w:ascii="Times New Roman" w:eastAsia="宋体" w:hAnsi="Times New Roman" w:cs="Times New Roman"/>
            <w:color w:val="000000" w:themeColor="text1"/>
            <w:sz w:val="28"/>
            <w:szCs w:val="28"/>
            <w14:ligatures w14:val="none"/>
          </w:rPr>
          <w:t>表示通过语义扩展机制获得的候选算子集合</w:t>
        </w:r>
      </w:ins>
      <w:ins w:id="1333" w:author="yun qiao" w:date="2026-04-25T17:07:00Z">
        <w:r w:rsidR="00493EC5">
          <w:rPr>
            <w:rFonts w:ascii="Times New Roman" w:eastAsia="宋体" w:hAnsi="Times New Roman" w:cs="Times New Roman" w:hint="eastAsia"/>
            <w:color w:val="000000" w:themeColor="text1"/>
            <w:sz w:val="28"/>
            <w:szCs w:val="28"/>
            <w14:ligatures w14:val="none"/>
          </w:rPr>
          <w:t>，</w:t>
        </w:r>
      </w:ins>
      <m:oMath>
        <m:sSub>
          <m:sSubPr>
            <m:ctrlPr>
              <w:ins w:id="1334" w:author="yun qiao" w:date="2026-04-25T17:07:00Z">
                <w:rPr>
                  <w:rFonts w:ascii="Cambria Math" w:eastAsia="宋体" w:hAnsi="Cambria Math" w:cs="Times New Roman"/>
                  <w:i/>
                  <w:color w:val="000000" w:themeColor="text1"/>
                  <w:sz w:val="28"/>
                  <w:szCs w:val="28"/>
                  <w14:ligatures w14:val="none"/>
                </w:rPr>
              </w:ins>
            </m:ctrlPr>
          </m:sSubPr>
          <m:e>
            <m:r>
              <w:ins w:id="1335" w:author="yun qiao" w:date="2026-04-25T17:07:00Z">
                <w:rPr>
                  <w:rFonts w:ascii="Cambria Math" w:eastAsia="宋体" w:hAnsi="Cambria Math" w:cs="Times New Roman" w:hint="eastAsia"/>
                  <w:color w:val="000000" w:themeColor="text1"/>
                  <w:sz w:val="28"/>
                  <w:szCs w:val="28"/>
                  <w14:ligatures w14:val="none"/>
                </w:rPr>
                <m:t>y</m:t>
              </w:ins>
            </m:r>
          </m:e>
          <m:sub>
            <m:r>
              <w:ins w:id="1336" w:author="yun qiao" w:date="2026-04-25T17:07:00Z">
                <w:rPr>
                  <w:rFonts w:ascii="Cambria Math" w:eastAsia="宋体" w:hAnsi="Cambria Math" w:cs="Times New Roman"/>
                  <w:color w:val="000000" w:themeColor="text1"/>
                  <w:sz w:val="28"/>
                  <w:szCs w:val="28"/>
                  <w14:ligatures w14:val="none"/>
                </w:rPr>
                <m:t>i</m:t>
              </w:ins>
            </m:r>
          </m:sub>
        </m:sSub>
      </m:oMath>
      <w:ins w:id="1337" w:author="yun qiao" w:date="2026-04-25T17:07:00Z">
        <w:r w:rsidR="00493EC5" w:rsidRPr="00493EC5">
          <w:rPr>
            <w:rFonts w:ascii="Times New Roman" w:eastAsia="宋体" w:hAnsi="Times New Roman" w:cs="Times New Roman"/>
            <w:color w:val="000000" w:themeColor="text1"/>
            <w:sz w:val="28"/>
            <w:szCs w:val="28"/>
            <w14:ligatures w14:val="none"/>
          </w:rPr>
          <w:t>表示第</w:t>
        </w:r>
        <w:r w:rsidR="00493EC5" w:rsidRPr="00493EC5">
          <w:rPr>
            <w:rFonts w:ascii="Times New Roman" w:eastAsia="宋体" w:hAnsi="Times New Roman" w:cs="Times New Roman"/>
            <w:color w:val="000000" w:themeColor="text1"/>
            <w:sz w:val="28"/>
            <w:szCs w:val="28"/>
            <w14:ligatures w14:val="none"/>
          </w:rPr>
          <w:t>i</w:t>
        </w:r>
        <w:r w:rsidR="00493EC5" w:rsidRPr="00493EC5">
          <w:rPr>
            <w:rFonts w:ascii="Times New Roman" w:eastAsia="宋体" w:hAnsi="Times New Roman" w:cs="Times New Roman"/>
            <w:color w:val="000000" w:themeColor="text1"/>
            <w:sz w:val="28"/>
            <w:szCs w:val="28"/>
            <w14:ligatures w14:val="none"/>
          </w:rPr>
          <w:t>个操作原语；</w:t>
        </w:r>
      </w:ins>
      <m:oMath>
        <m:sSub>
          <m:sSubPr>
            <m:ctrlPr>
              <w:ins w:id="1338" w:author="yun qiao" w:date="2026-04-25T17:08:00Z">
                <w:rPr>
                  <w:rFonts w:ascii="Cambria Math" w:eastAsia="宋体" w:hAnsi="Cambria Math" w:cs="Times New Roman"/>
                  <w:i/>
                  <w:color w:val="000000" w:themeColor="text1"/>
                  <w:sz w:val="28"/>
                  <w:szCs w:val="28"/>
                  <w14:ligatures w14:val="none"/>
                </w:rPr>
              </w:ins>
            </m:ctrlPr>
          </m:sSubPr>
          <m:e>
            <m:r>
              <w:ins w:id="1339" w:author="yun qiao" w:date="2026-04-25T17:08:00Z">
                <w:rPr>
                  <w:rFonts w:ascii="Cambria Math" w:eastAsia="宋体" w:hAnsi="Cambria Math" w:cs="Times New Roman"/>
                  <w:color w:val="000000" w:themeColor="text1"/>
                  <w:sz w:val="28"/>
                  <w:szCs w:val="28"/>
                  <w14:ligatures w14:val="none"/>
                </w:rPr>
                <m:t>o</m:t>
              </w:ins>
            </m:r>
          </m:e>
          <m:sub>
            <m:r>
              <w:ins w:id="1340" w:author="yun qiao" w:date="2026-04-25T17:08:00Z">
                <w:rPr>
                  <w:rFonts w:ascii="Cambria Math" w:eastAsia="宋体" w:hAnsi="Cambria Math" w:cs="Times New Roman"/>
                  <w:color w:val="000000" w:themeColor="text1"/>
                  <w:sz w:val="28"/>
                  <w:szCs w:val="28"/>
                  <w14:ligatures w14:val="none"/>
                </w:rPr>
                <m:t>j</m:t>
              </w:ins>
            </m:r>
          </m:sub>
        </m:sSub>
      </m:oMath>
      <w:ins w:id="1341" w:author="yun qiao" w:date="2026-04-25T17:08:00Z">
        <w:r w:rsidR="00493EC5" w:rsidRPr="00493EC5">
          <w:rPr>
            <w:rFonts w:ascii="Times New Roman" w:eastAsia="宋体" w:hAnsi="Times New Roman" w:cs="Times New Roman" w:hint="eastAsia"/>
            <w:color w:val="000000" w:themeColor="text1"/>
            <w:sz w:val="28"/>
            <w:szCs w:val="28"/>
            <w14:ligatures w14:val="none"/>
          </w:rPr>
          <w:t>表示目标平台中的候选具体算子；</w:t>
        </w:r>
      </w:ins>
      <m:oMath>
        <m:sSub>
          <m:sSubPr>
            <m:ctrlPr>
              <w:ins w:id="1342" w:author="yun qiao" w:date="2026-04-25T17:09:00Z">
                <w:rPr>
                  <w:rFonts w:ascii="Cambria Math" w:eastAsia="宋体" w:hAnsi="Cambria Math" w:cs="Times New Roman"/>
                  <w:i/>
                  <w:color w:val="000000" w:themeColor="text1"/>
                  <w:sz w:val="28"/>
                  <w:szCs w:val="28"/>
                  <w14:ligatures w14:val="none"/>
                </w:rPr>
              </w:ins>
            </m:ctrlPr>
          </m:sSubPr>
          <m:e>
            <m:r>
              <w:ins w:id="1343" w:author="yun qiao" w:date="2026-04-25T17:09:00Z">
                <w:rPr>
                  <w:rFonts w:ascii="Cambria Math" w:eastAsia="宋体" w:hAnsi="Cambria Math" w:cs="Times New Roman"/>
                  <w:color w:val="000000" w:themeColor="text1"/>
                  <w:sz w:val="28"/>
                  <w:szCs w:val="28"/>
                  <w14:ligatures w14:val="none"/>
                </w:rPr>
                <m:t>S</m:t>
              </w:ins>
            </m:r>
          </m:e>
          <m:sub>
            <m:r>
              <w:ins w:id="1344" w:author="yun qiao" w:date="2026-04-25T17:09:00Z">
                <w:rPr>
                  <w:rFonts w:ascii="Cambria Math" w:eastAsia="宋体" w:hAnsi="Cambria Math" w:cs="Times New Roman"/>
                  <w:color w:val="000000" w:themeColor="text1"/>
                  <w:sz w:val="28"/>
                  <w:szCs w:val="28"/>
                  <w14:ligatures w14:val="none"/>
                </w:rPr>
                <m:t>sem</m:t>
              </w:ins>
            </m:r>
          </m:sub>
        </m:sSub>
        <m:d>
          <m:dPr>
            <m:ctrlPr>
              <w:ins w:id="1345" w:author="yun qiao" w:date="2026-04-25T17:09:00Z">
                <w:rPr>
                  <w:rFonts w:ascii="Cambria Math" w:eastAsia="宋体" w:hAnsi="Cambria Math" w:cs="Times New Roman"/>
                  <w:i/>
                  <w:color w:val="000000" w:themeColor="text1"/>
                  <w:sz w:val="28"/>
                  <w:szCs w:val="28"/>
                  <w14:ligatures w14:val="none"/>
                </w:rPr>
              </w:ins>
            </m:ctrlPr>
          </m:dPr>
          <m:e>
            <m:sSub>
              <m:sSubPr>
                <m:ctrlPr>
                  <w:ins w:id="1346" w:author="yun qiao" w:date="2026-04-25T17:09:00Z">
                    <w:rPr>
                      <w:rFonts w:ascii="Cambria Math" w:eastAsia="宋体" w:hAnsi="Cambria Math" w:cs="Times New Roman"/>
                      <w:i/>
                      <w:color w:val="000000" w:themeColor="text1"/>
                      <w:sz w:val="28"/>
                      <w:szCs w:val="28"/>
                      <w14:ligatures w14:val="none"/>
                    </w:rPr>
                  </w:ins>
                </m:ctrlPr>
              </m:sSubPr>
              <m:e>
                <m:r>
                  <w:ins w:id="1347" w:author="yun qiao" w:date="2026-04-25T17:09:00Z">
                    <w:rPr>
                      <w:rFonts w:ascii="Cambria Math" w:eastAsia="宋体" w:hAnsi="Cambria Math" w:cs="Times New Roman"/>
                      <w:color w:val="000000" w:themeColor="text1"/>
                      <w:sz w:val="28"/>
                      <w:szCs w:val="28"/>
                      <w14:ligatures w14:val="none"/>
                    </w:rPr>
                    <m:t>o</m:t>
                  </w:ins>
                </m:r>
              </m:e>
              <m:sub>
                <m:r>
                  <w:ins w:id="1348" w:author="yun qiao" w:date="2026-04-25T17:09:00Z">
                    <w:rPr>
                      <w:rFonts w:ascii="Cambria Math" w:eastAsia="宋体" w:hAnsi="Cambria Math" w:cs="Times New Roman"/>
                      <w:color w:val="000000" w:themeColor="text1"/>
                      <w:sz w:val="28"/>
                      <w:szCs w:val="28"/>
                      <w14:ligatures w14:val="none"/>
                    </w:rPr>
                    <m:t>j</m:t>
                  </w:ins>
                </m:r>
              </m:sub>
            </m:sSub>
            <m:r>
              <w:ins w:id="1349" w:author="yun qiao" w:date="2026-04-25T17:09:00Z">
                <w:rPr>
                  <w:rFonts w:ascii="Cambria Math" w:eastAsia="宋体" w:hAnsi="Cambria Math" w:cs="Times New Roman"/>
                  <w:color w:val="000000" w:themeColor="text1"/>
                  <w:sz w:val="28"/>
                  <w:szCs w:val="28"/>
                  <w14:ligatures w14:val="none"/>
                </w:rPr>
                <m:t>,</m:t>
              </w:ins>
            </m:r>
            <m:sSub>
              <m:sSubPr>
                <m:ctrlPr>
                  <w:ins w:id="1350" w:author="yun qiao" w:date="2026-04-25T17:09:00Z">
                    <w:rPr>
                      <w:rFonts w:ascii="Cambria Math" w:eastAsia="宋体" w:hAnsi="Cambria Math" w:cs="Times New Roman"/>
                      <w:i/>
                      <w:color w:val="000000" w:themeColor="text1"/>
                      <w:sz w:val="28"/>
                      <w:szCs w:val="28"/>
                      <w14:ligatures w14:val="none"/>
                    </w:rPr>
                  </w:ins>
                </m:ctrlPr>
              </m:sSubPr>
              <m:e>
                <m:r>
                  <w:ins w:id="1351" w:author="yun qiao" w:date="2026-04-25T17:09:00Z">
                    <w:rPr>
                      <w:rFonts w:ascii="Cambria Math" w:eastAsia="宋体" w:hAnsi="Cambria Math" w:cs="Times New Roman" w:hint="eastAsia"/>
                      <w:color w:val="000000" w:themeColor="text1"/>
                      <w:sz w:val="28"/>
                      <w:szCs w:val="28"/>
                      <w14:ligatures w14:val="none"/>
                    </w:rPr>
                    <m:t>y</m:t>
                  </w:ins>
                </m:r>
              </m:e>
              <m:sub>
                <m:r>
                  <w:ins w:id="1352" w:author="yun qiao" w:date="2026-04-25T17:09:00Z">
                    <w:rPr>
                      <w:rFonts w:ascii="Cambria Math" w:eastAsia="宋体" w:hAnsi="Cambria Math" w:cs="Times New Roman"/>
                      <w:color w:val="000000" w:themeColor="text1"/>
                      <w:sz w:val="28"/>
                      <w:szCs w:val="28"/>
                      <w14:ligatures w14:val="none"/>
                    </w:rPr>
                    <m:t>i</m:t>
                  </w:ins>
                </m:r>
              </m:sub>
            </m:sSub>
          </m:e>
        </m:d>
      </m:oMath>
      <w:ins w:id="1353" w:author="yun qiao" w:date="2026-04-25T17:08:00Z">
        <w:r w:rsidR="00493EC5" w:rsidRPr="00493EC5">
          <w:rPr>
            <w:rFonts w:ascii="Times New Roman" w:eastAsia="宋体" w:hAnsi="Times New Roman" w:cs="Times New Roman"/>
            <w:color w:val="000000" w:themeColor="text1"/>
            <w:sz w:val="28"/>
            <w:szCs w:val="28"/>
            <w14:ligatures w14:val="none"/>
          </w:rPr>
          <w:t>表示候选算子与操作原语之间的语义相似度</w:t>
        </w:r>
      </w:ins>
      <w:ins w:id="1354" w:author="yun qiao" w:date="2026-04-25T17:09:00Z">
        <w:r w:rsidR="00493EC5">
          <w:rPr>
            <w:rFonts w:ascii="Times New Roman" w:eastAsia="宋体" w:hAnsi="Times New Roman" w:cs="Times New Roman" w:hint="eastAsia"/>
            <w:color w:val="000000" w:themeColor="text1"/>
            <w:sz w:val="28"/>
            <w:szCs w:val="28"/>
            <w14:ligatures w14:val="none"/>
          </w:rPr>
          <w:t>；</w:t>
        </w:r>
      </w:ins>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p>
    <w:p w14:paraId="2299028A" w14:textId="2EA83AB1"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49F9AC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355" w:author="yun qiao" w:date="2026-04-25T17:09:00Z">
                <w:rPr>
                  <w:rFonts w:ascii="Cambria Math" w:eastAsia="宋体" w:hAnsi="Cambria Math" w:cs="Times New Roman"/>
                  <w:i/>
                  <w:color w:val="000000" w:themeColor="text1"/>
                  <w:sz w:val="28"/>
                  <w:szCs w:val="28"/>
                  <w14:ligatures w14:val="none"/>
                </w:rPr>
              </w:ins>
            </m:ctrlPr>
          </m:sSubPr>
          <m:e>
            <m:r>
              <w:ins w:id="1356" w:author="yun qiao" w:date="2026-04-25T17:09:00Z">
                <w:rPr>
                  <w:rFonts w:ascii="Cambria Math" w:eastAsia="宋体" w:hAnsi="Cambria Math" w:cs="Times New Roman"/>
                  <w:color w:val="000000" w:themeColor="text1"/>
                  <w:sz w:val="28"/>
                  <w:szCs w:val="28"/>
                  <w14:ligatures w14:val="none"/>
                </w:rPr>
                <m:t>R</m:t>
              </w:ins>
            </m:r>
          </m:e>
          <m:sub>
            <m:r>
              <w:ins w:id="1357" w:author="yun qiao" w:date="2026-04-25T17:09:00Z">
                <m:rPr>
                  <m:nor/>
                </m:rPr>
                <w:rPr>
                  <w:rFonts w:ascii="Cambria Math" w:eastAsia="宋体" w:hAnsi="Cambria Math" w:cs="Times New Roman"/>
                  <w:color w:val="000000" w:themeColor="text1"/>
                  <w:sz w:val="28"/>
                  <w:szCs w:val="28"/>
                  <w14:ligatures w14:val="none"/>
                </w:rPr>
                <m:t>cover</m:t>
              </w:ins>
            </m:r>
          </m:sub>
        </m:sSub>
      </m:oMath>
      <w:ins w:id="1358" w:author="yun qiao" w:date="2026-04-25T17:09:00Z">
        <w:r w:rsidR="00493EC5" w:rsidRPr="00493EC5">
          <w:rPr>
            <w:rFonts w:ascii="Times New Roman" w:eastAsia="宋体" w:hAnsi="Times New Roman" w:cs="Times New Roman"/>
            <w:color w:val="000000" w:themeColor="text1"/>
            <w:sz w:val="28"/>
            <w:szCs w:val="28"/>
            <w14:ligatures w14:val="none"/>
          </w:rPr>
          <w:t>表示候选序列的映射覆盖度；</w:t>
        </w:r>
      </w:ins>
      <w:r>
        <w:rPr>
          <w:rFonts w:ascii="Times New Roman" w:eastAsia="宋体" w:hAnsi="Times New Roman" w:cs="Times New Roman"/>
          <w:color w:val="000000" w:themeColor="text1"/>
          <w:sz w:val="28"/>
          <w:szCs w:val="28"/>
          <w14:ligatures w14:val="none"/>
        </w:rPr>
        <w:t>候选操作原语序列长度为</w:t>
      </w:r>
      <w:r>
        <w:rPr>
          <w:rFonts w:ascii="Times New Roman" w:eastAsia="宋体" w:hAnsi="Times New Roman" w:cs="Times New Roman"/>
          <w:color w:val="000000" w:themeColor="text1"/>
          <w:sz w:val="28"/>
          <w:szCs w:val="28"/>
          <w14:ligatures w14:val="none"/>
        </w:rPr>
        <w:t>T</w:t>
      </w:r>
      <w:r>
        <w:rPr>
          <w:rFonts w:ascii="Times New Roman" w:eastAsia="宋体" w:hAnsi="Times New Roman" w:cs="Times New Roman"/>
          <w:color w:val="000000" w:themeColor="text1"/>
          <w:sz w:val="28"/>
          <w:szCs w:val="28"/>
          <w14:ligatures w14:val="none"/>
        </w:rPr>
        <w: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1359"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1359"/>
      <w:r>
        <w:rPr>
          <w:rFonts w:ascii="Times New Roman" w:eastAsia="宋体" w:hAnsi="Times New Roman" w:cs="Times New Roman"/>
          <w:color w:val="000000" w:themeColor="text1"/>
          <w:sz w:val="28"/>
          <w:szCs w:val="28"/>
          <w14:ligatures w14:val="none"/>
        </w:rPr>
        <w:t>；当既不存在显式映射关系，也不存在满足语义扩展条件的候选算子时，引入带有功能类别标签的占位符节点，以维持链结构完整性并记录映射缺失信息。</w:t>
      </w:r>
    </w:p>
    <w:p w14:paraId="08FD31A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5766F9C8"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360"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w:del w:id="1361" w:author="yun qiao" w:date="2026-04-25T17:14:00Z">
        <w:r w:rsidDel="00493EC5">
          <w:rPr>
            <w:rFonts w:ascii="Times New Roman" w:eastAsia="宋体" w:hAnsi="Times New Roman" w:cs="Times New Roman"/>
            <w:color w:val="000000" w:themeColor="text1"/>
            <w:sz w:val="28"/>
            <w:szCs w:val="28"/>
            <w14:ligatures w14:val="none"/>
          </w:rPr>
          <w:delText>{</w:delText>
        </w:r>
      </w:del>
      <m:oMath>
        <m:r>
          <w:ins w:id="1362" w:author="yun qiao" w:date="2026-04-25T17:13:00Z">
            <w:rPr>
              <w:rFonts w:ascii="Cambria Math" w:eastAsia="宋体" w:hAnsi="Cambria Math" w:cs="Times New Roman" w:hint="eastAsia"/>
              <w:color w:val="000000" w:themeColor="text1"/>
              <w:sz w:val="28"/>
              <w:szCs w:val="28"/>
              <w14:ligatures w14:val="none"/>
            </w:rPr>
            <m:t>C</m:t>
          </w:ins>
        </m:r>
        <m:r>
          <w:ins w:id="1363" w:author="yun qiao" w:date="2026-04-25T17:13:00Z">
            <w:rPr>
              <w:rFonts w:ascii="Cambria Math" w:eastAsia="宋体" w:hAnsi="Cambria Math" w:cs="Times New Roman"/>
              <w:color w:val="000000" w:themeColor="text1"/>
              <w:sz w:val="28"/>
              <w:szCs w:val="28"/>
              <w14:ligatures w14:val="none"/>
            </w:rPr>
            <m:t>={</m:t>
          </w:ins>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w:ins w:id="1364" w:author="yun qiao" w:date="2026-04-25T17:13:00Z">
            <w:rPr>
              <w:rFonts w:ascii="Cambria Math" w:eastAsia="宋体" w:hAnsi="Cambria Math" w:cs="Times New Roman"/>
              <w:color w:val="000000" w:themeColor="text1"/>
              <w:sz w:val="28"/>
              <w:szCs w:val="28"/>
              <w14:ligatures w14:val="none"/>
            </w:rPr>
            <m:t>}</m:t>
          </w:ins>
        </m:r>
      </m:oMath>
      <w:del w:id="1365" w:author="yun qiao" w:date="2026-04-25T17:13:00Z">
        <w:r w:rsidDel="00493EC5">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hint="eastAsia"/>
          <w:color w:val="000000" w:themeColor="text1"/>
          <w:sz w:val="28"/>
          <w:szCs w:val="28"/>
          <w14:ligatures w14:val="none"/>
        </w:rPr>
        <w:t>，其综合评分定义为：</w:t>
      </w:r>
    </w:p>
    <w:p w14:paraId="1BAEEFE0" w14:textId="50A4DFF8"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366" w:author="yun qiao" w:date="2026-04-25T17:10:00Z">
                          <w:rPr>
                            <w:rFonts w:ascii="Cambria Math" w:eastAsia="宋体" w:hAnsi="Cambria Math" w:cs="Times New Roman" w:hint="eastAsia"/>
                            <w:color w:val="000000" w:themeColor="text1"/>
                            <w:sz w:val="28"/>
                            <w:szCs w:val="28"/>
                            <w14:ligatures w14:val="none"/>
                          </w:rPr>
                          <m:t>y</m:t>
                        </w:ins>
                      </m:r>
                      <m:r>
                        <w:del w:id="1367" w:author="yun qiao" w:date="2026-04-25T17:1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Change w:id="1368" w:author="yun qiao" w:date="2026-04-25T17:10:00Z">
                        <w:rPr>
                          <w:rFonts w:ascii="Cambria Math" w:eastAsia="宋体" w:hAnsi="Cambria Math" w:cs="Times New Roman"/>
                          <w:iCs/>
                          <w:color w:val="000000" w:themeColor="text1"/>
                          <w:sz w:val="28"/>
                          <w:szCs w:val="28"/>
                          <w14:ligatures w14:val="none"/>
                        </w:rPr>
                      </w:rPrChang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369" w:author="yun qiao" w:date="2026-04-25T17:10:00Z">
                          <w:rPr>
                            <w:rFonts w:ascii="Cambria Math" w:eastAsia="宋体" w:hAnsi="Cambria Math" w:cs="Times New Roman"/>
                            <w:color w:val="000000" w:themeColor="text1"/>
                            <w:sz w:val="28"/>
                            <w:szCs w:val="28"/>
                            <w14:ligatures w14:val="none"/>
                          </w:rPr>
                          <m:t>y</m:t>
                        </w:ins>
                      </m:r>
                      <m:r>
                        <w:del w:id="1370" w:author="yun qiao" w:date="2026-04-25T17:10: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371" w:author="yun qiao" w:date="2026-04-25T17:10:00Z">
                          <w:rPr>
                            <w:rFonts w:ascii="Cambria Math" w:eastAsia="宋体" w:hAnsi="Cambria Math" w:cs="Times New Roman"/>
                            <w:color w:val="000000" w:themeColor="text1"/>
                            <w:sz w:val="28"/>
                            <w:szCs w:val="28"/>
                            <w14:ligatures w14:val="none"/>
                          </w:rPr>
                          <m:t>y</m:t>
                        </w:ins>
                      </m:r>
                      <m:r>
                        <w:del w:id="1372" w:author="yun qiao" w:date="2026-04-25T17:10: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60957E16"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ins w:id="1373" w:author="yun qiao" w:date="2026-04-25T17:14:00Z">
        <w:r w:rsidR="00493EC5">
          <w:rPr>
            <w:rFonts w:ascii="Times New Roman" w:eastAsia="宋体" w:hAnsi="Times New Roman" w:cs="Times New Roman" w:hint="eastAsia"/>
            <w:color w:val="000000" w:themeColor="text1"/>
            <w:sz w:val="28"/>
            <w:szCs w:val="28"/>
            <w14:ligatures w14:val="none"/>
          </w:rPr>
          <w:t>，</w:t>
        </w:r>
      </w:ins>
      <w:del w:id="1374" w:author="yun qiao" w:date="2026-04-25T17:14:00Z">
        <w:r w:rsidDel="00493EC5">
          <w:rPr>
            <w:rFonts w:ascii="Times New Roman" w:eastAsia="宋体" w:hAnsi="Times New Roman" w:cs="Times New Roman" w:hint="eastAsia"/>
            <w:color w:val="000000" w:themeColor="text1"/>
            <w:sz w:val="28"/>
            <w:szCs w:val="28"/>
            <w14:ligatures w14:val="none"/>
          </w:rPr>
          <w:delText>，</w:delText>
        </w:r>
      </w:del>
      <w:ins w:id="1375" w:author="yun qiao" w:date="2026-04-25T17:14:00Z">
        <w:r w:rsidR="00493EC5" w:rsidRPr="00493EC5">
          <w:rPr>
            <w:rFonts w:ascii="Times New Roman" w:eastAsia="宋体" w:hAnsi="Times New Roman" w:cs="Times New Roman"/>
            <w:color w:val="000000" w:themeColor="text1"/>
            <w:sz w:val="28"/>
            <w:szCs w:val="28"/>
            <w14:ligatures w14:val="none"/>
          </w:rPr>
          <w:t>C</w:t>
        </w:r>
        <w:r w:rsidR="00493EC5" w:rsidRPr="00493EC5">
          <w:rPr>
            <w:rFonts w:ascii="Times New Roman" w:eastAsia="宋体" w:hAnsi="Times New Roman" w:cs="Times New Roman"/>
            <w:color w:val="000000" w:themeColor="text1"/>
            <w:sz w:val="28"/>
            <w:szCs w:val="28"/>
            <w14:ligatures w14:val="none"/>
          </w:rPr>
          <w:t>表示候选算子链；</w:t>
        </w:r>
        <w:r w:rsidR="00493EC5" w:rsidRPr="00493EC5">
          <w:rPr>
            <w:rFonts w:ascii="Times New Roman" w:eastAsia="宋体" w:hAnsi="Times New Roman" w:cs="Times New Roman"/>
            <w:color w:val="000000" w:themeColor="text1"/>
            <w:sz w:val="28"/>
            <w:szCs w:val="28"/>
            <w14:ligatures w14:val="none"/>
          </w:rPr>
          <w:t>Y</w:t>
        </w:r>
        <w:r w:rsidR="00493EC5" w:rsidRPr="00493EC5">
          <w:rPr>
            <w:rFonts w:ascii="Times New Roman" w:eastAsia="宋体" w:hAnsi="Times New Roman" w:cs="Times New Roman"/>
            <w:color w:val="000000" w:themeColor="text1"/>
            <w:sz w:val="28"/>
            <w:szCs w:val="28"/>
            <w14:ligatures w14:val="none"/>
          </w:rPr>
          <w:t>表示与候选算子链对应的操作原语序列；</w:t>
        </w:r>
      </w:ins>
      <m:oMath>
        <m:sSub>
          <m:sSubPr>
            <m:ctrlPr>
              <w:ins w:id="1376" w:author="yun qiao" w:date="2026-04-25T17:14:00Z">
                <w:rPr>
                  <w:rFonts w:ascii="Cambria Math" w:eastAsia="宋体" w:hAnsi="Cambria Math" w:cs="Times New Roman"/>
                  <w:i/>
                  <w:color w:val="000000" w:themeColor="text1"/>
                  <w:sz w:val="28"/>
                  <w:szCs w:val="28"/>
                  <w14:ligatures w14:val="none"/>
                </w:rPr>
              </w:ins>
            </m:ctrlPr>
          </m:sSubPr>
          <m:e>
            <m:r>
              <w:ins w:id="1377" w:author="yun qiao" w:date="2026-04-25T17:14:00Z">
                <w:rPr>
                  <w:rFonts w:ascii="Cambria Math" w:eastAsia="宋体" w:hAnsi="Cambria Math" w:cs="Times New Roman"/>
                  <w:color w:val="000000" w:themeColor="text1"/>
                  <w:sz w:val="28"/>
                  <w:szCs w:val="28"/>
                  <w14:ligatures w14:val="none"/>
                </w:rPr>
                <m:t>o</m:t>
              </w:ins>
            </m:r>
          </m:e>
          <m:sub>
            <m:r>
              <w:ins w:id="1378" w:author="yun qiao" w:date="2026-04-25T17:14:00Z">
                <w:rPr>
                  <w:rFonts w:ascii="Cambria Math" w:eastAsia="宋体" w:hAnsi="Cambria Math" w:cs="Times New Roman"/>
                  <w:color w:val="000000" w:themeColor="text1"/>
                  <w:sz w:val="28"/>
                  <w:szCs w:val="28"/>
                  <w14:ligatures w14:val="none"/>
                </w:rPr>
                <m:t>i</m:t>
              </w:ins>
            </m:r>
          </m:sub>
        </m:sSub>
      </m:oMath>
      <w:ins w:id="1379" w:author="yun qiao" w:date="2026-04-25T17:14:00Z">
        <w:r w:rsidR="00493EC5" w:rsidRPr="00493EC5">
          <w:rPr>
            <w:rFonts w:ascii="Times New Roman" w:eastAsia="宋体" w:hAnsi="Times New Roman" w:cs="Times New Roman"/>
            <w:color w:val="000000" w:themeColor="text1"/>
            <w:sz w:val="28"/>
            <w:szCs w:val="28"/>
            <w14:ligatures w14:val="none"/>
          </w:rPr>
          <w:t>表示第</w:t>
        </w:r>
        <w:r w:rsidR="00493EC5" w:rsidRPr="00493EC5">
          <w:rPr>
            <w:rFonts w:ascii="Times New Roman" w:eastAsia="宋体" w:hAnsi="Times New Roman" w:cs="Times New Roman"/>
            <w:color w:val="000000" w:themeColor="text1"/>
            <w:sz w:val="28"/>
            <w:szCs w:val="28"/>
            <w14:ligatures w14:val="none"/>
          </w:rPr>
          <w:t>i</w:t>
        </w:r>
        <w:r w:rsidR="00493EC5" w:rsidRPr="00493EC5">
          <w:rPr>
            <w:rFonts w:ascii="Times New Roman" w:eastAsia="宋体" w:hAnsi="Times New Roman" w:cs="Times New Roman"/>
            <w:color w:val="000000" w:themeColor="text1"/>
            <w:sz w:val="28"/>
            <w:szCs w:val="28"/>
            <w14:ligatures w14:val="none"/>
          </w:rPr>
          <w:t>个具体算子；</w:t>
        </w:r>
      </w:ins>
      <m:oMath>
        <m:sSub>
          <m:sSubPr>
            <m:ctrlPr>
              <w:ins w:id="1380" w:author="yun qiao" w:date="2026-04-25T17:15:00Z">
                <w:rPr>
                  <w:rFonts w:ascii="Cambria Math" w:eastAsia="宋体" w:hAnsi="Cambria Math" w:cs="Times New Roman"/>
                  <w:i/>
                  <w:color w:val="000000" w:themeColor="text1"/>
                  <w:sz w:val="28"/>
                  <w:szCs w:val="28"/>
                  <w14:ligatures w14:val="none"/>
                </w:rPr>
              </w:ins>
            </m:ctrlPr>
          </m:sSubPr>
          <m:e>
            <m:r>
              <w:ins w:id="1381" w:author="yun qiao" w:date="2026-04-25T17:15:00Z">
                <w:rPr>
                  <w:rFonts w:ascii="Cambria Math" w:eastAsia="宋体" w:hAnsi="Cambria Math" w:cs="Times New Roman"/>
                  <w:color w:val="000000" w:themeColor="text1"/>
                  <w:sz w:val="28"/>
                  <w:szCs w:val="28"/>
                  <w14:ligatures w14:val="none"/>
                </w:rPr>
                <m:t>y</m:t>
              </w:ins>
            </m:r>
          </m:e>
          <m:sub>
            <m:r>
              <w:ins w:id="1382" w:author="yun qiao" w:date="2026-04-25T17:15:00Z">
                <w:rPr>
                  <w:rFonts w:ascii="Cambria Math" w:eastAsia="宋体" w:hAnsi="Cambria Math" w:cs="Times New Roman" w:hint="eastAsia"/>
                  <w:color w:val="000000" w:themeColor="text1"/>
                  <w:sz w:val="28"/>
                  <w:szCs w:val="28"/>
                  <w14:ligatures w14:val="none"/>
                </w:rPr>
                <m:t>i</m:t>
              </w:ins>
            </m:r>
          </m:sub>
        </m:sSub>
      </m:oMath>
      <w:ins w:id="1383" w:author="yun qiao" w:date="2026-04-25T17:14:00Z">
        <w:r w:rsidR="00493EC5" w:rsidRPr="00493EC5">
          <w:rPr>
            <w:rFonts w:ascii="Times New Roman" w:eastAsia="宋体" w:hAnsi="Times New Roman" w:cs="Times New Roman"/>
            <w:color w:val="000000" w:themeColor="text1"/>
            <w:sz w:val="28"/>
            <w:szCs w:val="28"/>
            <w14:ligatures w14:val="none"/>
          </w:rPr>
          <w:t>表示第</w:t>
        </w:r>
        <w:r w:rsidR="00493EC5" w:rsidRPr="00493EC5">
          <w:rPr>
            <w:rFonts w:ascii="Times New Roman" w:eastAsia="宋体" w:hAnsi="Times New Roman" w:cs="Times New Roman"/>
            <w:color w:val="000000" w:themeColor="text1"/>
            <w:sz w:val="28"/>
            <w:szCs w:val="28"/>
            <w14:ligatures w14:val="none"/>
          </w:rPr>
          <w:t>i</w:t>
        </w:r>
        <w:r w:rsidR="00493EC5" w:rsidRPr="00493EC5">
          <w:rPr>
            <w:rFonts w:ascii="Times New Roman" w:eastAsia="宋体" w:hAnsi="Times New Roman" w:cs="Times New Roman"/>
            <w:color w:val="000000" w:themeColor="text1"/>
            <w:sz w:val="28"/>
            <w:szCs w:val="28"/>
            <w14:ligatures w14:val="none"/>
          </w:rPr>
          <w:t>个操作原语；</w:t>
        </w:r>
      </w:ins>
      <m:oMath>
        <m:sSub>
          <m:sSubPr>
            <m:ctrlPr>
              <w:ins w:id="1384" w:author="yun qiao" w:date="2026-04-25T17:15:00Z">
                <w:rPr>
                  <w:rFonts w:ascii="Cambria Math" w:eastAsia="宋体" w:hAnsi="Cambria Math" w:cs="Times New Roman"/>
                  <w:i/>
                  <w:color w:val="000000" w:themeColor="text1"/>
                  <w:sz w:val="28"/>
                  <w:szCs w:val="28"/>
                  <w14:ligatures w14:val="none"/>
                </w:rPr>
              </w:ins>
            </m:ctrlPr>
          </m:sSubPr>
          <m:e>
            <m:r>
              <w:ins w:id="1385" w:author="yun qiao" w:date="2026-04-25T17:15:00Z">
                <w:rPr>
                  <w:rFonts w:ascii="Cambria Math" w:eastAsia="宋体" w:hAnsi="Cambria Math" w:cs="Times New Roman"/>
                  <w:color w:val="000000" w:themeColor="text1"/>
                  <w:sz w:val="28"/>
                  <w:szCs w:val="28"/>
                  <w14:ligatures w14:val="none"/>
                </w:rPr>
                <m:t>S</m:t>
              </w:ins>
            </m:r>
          </m:e>
          <m:sub>
            <m:r>
              <w:ins w:id="1386" w:author="yun qiao" w:date="2026-04-25T17:15:00Z">
                <w:rPr>
                  <w:rFonts w:ascii="Cambria Math" w:eastAsia="宋体" w:hAnsi="Cambria Math" w:cs="Times New Roman"/>
                  <w:color w:val="000000" w:themeColor="text1"/>
                  <w:sz w:val="28"/>
                  <w:szCs w:val="28"/>
                  <w14:ligatures w14:val="none"/>
                </w:rPr>
                <m:t>map</m:t>
              </w:ins>
            </m:r>
          </m:sub>
        </m:sSub>
        <m:d>
          <m:dPr>
            <m:ctrlPr>
              <w:ins w:id="1387" w:author="yun qiao" w:date="2026-04-25T17:15:00Z">
                <w:rPr>
                  <w:rFonts w:ascii="Cambria Math" w:eastAsia="宋体" w:hAnsi="Cambria Math" w:cs="Times New Roman"/>
                  <w:i/>
                  <w:color w:val="000000" w:themeColor="text1"/>
                  <w:sz w:val="28"/>
                  <w:szCs w:val="28"/>
                  <w14:ligatures w14:val="none"/>
                </w:rPr>
              </w:ins>
            </m:ctrlPr>
          </m:dPr>
          <m:e>
            <m:sSub>
              <m:sSubPr>
                <m:ctrlPr>
                  <w:ins w:id="1388" w:author="yun qiao" w:date="2026-04-25T17:15:00Z">
                    <w:rPr>
                      <w:rFonts w:ascii="Cambria Math" w:eastAsia="宋体" w:hAnsi="Cambria Math" w:cs="Times New Roman"/>
                      <w:i/>
                      <w:color w:val="000000" w:themeColor="text1"/>
                      <w:sz w:val="28"/>
                      <w:szCs w:val="28"/>
                      <w14:ligatures w14:val="none"/>
                    </w:rPr>
                  </w:ins>
                </m:ctrlPr>
              </m:sSubPr>
              <m:e>
                <m:r>
                  <w:ins w:id="1389" w:author="yun qiao" w:date="2026-04-25T17:15:00Z">
                    <w:rPr>
                      <w:rFonts w:ascii="Cambria Math" w:eastAsia="宋体" w:hAnsi="Cambria Math" w:cs="Times New Roman"/>
                      <w:color w:val="000000" w:themeColor="text1"/>
                      <w:sz w:val="28"/>
                      <w:szCs w:val="28"/>
                      <w14:ligatures w14:val="none"/>
                    </w:rPr>
                    <m:t>o</m:t>
                  </w:ins>
                </m:r>
              </m:e>
              <m:sub>
                <m:r>
                  <w:ins w:id="1390" w:author="yun qiao" w:date="2026-04-25T17:15:00Z">
                    <w:rPr>
                      <w:rFonts w:ascii="Cambria Math" w:eastAsia="宋体" w:hAnsi="Cambria Math" w:cs="Times New Roman"/>
                      <w:color w:val="000000" w:themeColor="text1"/>
                      <w:sz w:val="28"/>
                      <w:szCs w:val="28"/>
                      <w14:ligatures w14:val="none"/>
                    </w:rPr>
                    <m:t>i</m:t>
                  </w:ins>
                </m:r>
              </m:sub>
            </m:sSub>
            <m:r>
              <w:ins w:id="1391" w:author="yun qiao" w:date="2026-04-25T17:15:00Z">
                <w:rPr>
                  <w:rFonts w:ascii="Cambria Math" w:eastAsia="宋体" w:hAnsi="Cambria Math" w:cs="Times New Roman"/>
                  <w:color w:val="000000" w:themeColor="text1"/>
                  <w:sz w:val="28"/>
                  <w:szCs w:val="28"/>
                  <w14:ligatures w14:val="none"/>
                </w:rPr>
                <m:t>,</m:t>
              </w:ins>
            </m:r>
            <m:sSub>
              <m:sSubPr>
                <m:ctrlPr>
                  <w:ins w:id="1392" w:author="yun qiao" w:date="2026-04-25T17:15:00Z">
                    <w:rPr>
                      <w:rFonts w:ascii="Cambria Math" w:eastAsia="宋体" w:hAnsi="Cambria Math" w:cs="Times New Roman"/>
                      <w:i/>
                      <w:color w:val="000000" w:themeColor="text1"/>
                      <w:sz w:val="28"/>
                      <w:szCs w:val="28"/>
                      <w14:ligatures w14:val="none"/>
                    </w:rPr>
                  </w:ins>
                </m:ctrlPr>
              </m:sSubPr>
              <m:e>
                <m:r>
                  <w:ins w:id="1393" w:author="yun qiao" w:date="2026-04-25T17:15:00Z">
                    <w:rPr>
                      <w:rFonts w:ascii="Cambria Math" w:eastAsia="宋体" w:hAnsi="Cambria Math" w:cs="Times New Roman" w:hint="eastAsia"/>
                      <w:color w:val="000000" w:themeColor="text1"/>
                      <w:sz w:val="28"/>
                      <w:szCs w:val="28"/>
                      <w14:ligatures w14:val="none"/>
                    </w:rPr>
                    <m:t>y</m:t>
                  </w:ins>
                </m:r>
              </m:e>
              <m:sub>
                <m:r>
                  <w:ins w:id="1394" w:author="yun qiao" w:date="2026-04-25T17:15:00Z">
                    <w:rPr>
                      <w:rFonts w:ascii="Cambria Math" w:eastAsia="宋体" w:hAnsi="Cambria Math" w:cs="Times New Roman"/>
                      <w:color w:val="000000" w:themeColor="text1"/>
                      <w:sz w:val="28"/>
                      <w:szCs w:val="28"/>
                      <w14:ligatures w14:val="none"/>
                    </w:rPr>
                    <m:t>i</m:t>
                  </w:ins>
                </m:r>
              </m:sub>
            </m:sSub>
          </m:e>
        </m:d>
      </m:oMath>
      <w:ins w:id="1395" w:author="yun qiao" w:date="2026-04-25T17:15:00Z">
        <w:r w:rsidR="00493EC5" w:rsidRPr="00493EC5">
          <w:rPr>
            <w:rFonts w:ascii="Times New Roman" w:eastAsia="宋体" w:hAnsi="Times New Roman" w:cs="Times New Roman"/>
            <w:color w:val="000000" w:themeColor="text1"/>
            <w:sz w:val="28"/>
            <w:szCs w:val="28"/>
            <w14:ligatures w14:val="none"/>
          </w:rPr>
          <w:t>表示算子与操作原语之间的语义映射评分；</w:t>
        </w:r>
      </w:ins>
      <m:oMath>
        <m:sSub>
          <m:sSubPr>
            <m:ctrlPr>
              <w:ins w:id="1396" w:author="yun qiao" w:date="2026-04-25T17:15:00Z">
                <w:rPr>
                  <w:rFonts w:ascii="Cambria Math" w:eastAsia="宋体" w:hAnsi="Cambria Math" w:cs="Times New Roman"/>
                  <w:i/>
                  <w:color w:val="000000" w:themeColor="text1"/>
                  <w:sz w:val="28"/>
                  <w:szCs w:val="28"/>
                  <w14:ligatures w14:val="none"/>
                </w:rPr>
              </w:ins>
            </m:ctrlPr>
          </m:sSubPr>
          <m:e>
            <m:r>
              <w:ins w:id="1397" w:author="yun qiao" w:date="2026-04-25T17:15:00Z">
                <w:rPr>
                  <w:rFonts w:ascii="Cambria Math" w:eastAsia="宋体" w:hAnsi="Cambria Math" w:cs="Times New Roman" w:hint="eastAsia"/>
                  <w:color w:val="000000" w:themeColor="text1"/>
                  <w:sz w:val="28"/>
                  <w:szCs w:val="28"/>
                  <w14:ligatures w14:val="none"/>
                </w:rPr>
                <m:t>f</m:t>
              </w:ins>
            </m:r>
            <m:ctrlPr>
              <w:ins w:id="1398" w:author="yun qiao" w:date="2026-04-25T17:15:00Z">
                <w:rPr>
                  <w:rFonts w:ascii="Cambria Math" w:eastAsia="宋体" w:hAnsi="Cambria Math" w:cs="Times New Roman" w:hint="eastAsia"/>
                  <w:i/>
                  <w:color w:val="000000" w:themeColor="text1"/>
                  <w:sz w:val="28"/>
                  <w:szCs w:val="28"/>
                  <w14:ligatures w14:val="none"/>
                </w:rPr>
              </w:ins>
            </m:ctrlPr>
          </m:e>
          <m:sub>
            <m:r>
              <w:ins w:id="1399" w:author="yun qiao" w:date="2026-04-25T17:15:00Z">
                <m:rPr>
                  <m:nor/>
                </m:rPr>
                <w:rPr>
                  <w:rFonts w:ascii="Cambria Math" w:eastAsia="宋体" w:hAnsi="Cambria Math" w:cs="Times New Roman" w:hint="eastAsia"/>
                  <w:i/>
                  <w:color w:val="000000" w:themeColor="text1"/>
                  <w:sz w:val="28"/>
                  <w:szCs w:val="28"/>
                  <w14:ligatures w14:val="none"/>
                </w:rPr>
                <m:t>cons</m:t>
              </w:ins>
            </m:r>
          </m:sub>
        </m:sSub>
        <m:d>
          <m:dPr>
            <m:ctrlPr>
              <w:ins w:id="1400" w:author="yun qiao" w:date="2026-04-25T17:15:00Z">
                <w:rPr>
                  <w:rFonts w:ascii="Cambria Math" w:eastAsia="宋体" w:hAnsi="Cambria Math" w:cs="Times New Roman"/>
                  <w:i/>
                  <w:color w:val="000000" w:themeColor="text1"/>
                  <w:sz w:val="28"/>
                  <w:szCs w:val="28"/>
                  <w14:ligatures w14:val="none"/>
                </w:rPr>
              </w:ins>
            </m:ctrlPr>
          </m:dPr>
          <m:e>
            <m:sSub>
              <m:sSubPr>
                <m:ctrlPr>
                  <w:ins w:id="1401" w:author="yun qiao" w:date="2026-04-25T17:15:00Z">
                    <w:rPr>
                      <w:rFonts w:ascii="Cambria Math" w:eastAsia="宋体" w:hAnsi="Cambria Math" w:cs="Times New Roman"/>
                      <w:i/>
                      <w:color w:val="000000" w:themeColor="text1"/>
                      <w:sz w:val="28"/>
                      <w:szCs w:val="28"/>
                      <w14:ligatures w14:val="none"/>
                    </w:rPr>
                  </w:ins>
                </m:ctrlPr>
              </m:sSubPr>
              <m:e>
                <m:r>
                  <w:ins w:id="1402" w:author="yun qiao" w:date="2026-04-25T17:15:00Z">
                    <w:rPr>
                      <w:rFonts w:ascii="Cambria Math" w:eastAsia="宋体" w:hAnsi="Cambria Math" w:cs="Times New Roman" w:hint="eastAsia"/>
                      <w:color w:val="000000" w:themeColor="text1"/>
                      <w:sz w:val="28"/>
                      <w:szCs w:val="28"/>
                      <w14:ligatures w14:val="none"/>
                    </w:rPr>
                    <m:t>o</m:t>
                  </w:ins>
                </m:r>
              </m:e>
              <m:sub>
                <m:r>
                  <w:ins w:id="1403" w:author="yun qiao" w:date="2026-04-25T17:15:00Z">
                    <w:rPr>
                      <w:rFonts w:ascii="Cambria Math" w:eastAsia="宋体" w:hAnsi="Cambria Math" w:cs="Times New Roman" w:hint="eastAsia"/>
                      <w:color w:val="000000" w:themeColor="text1"/>
                      <w:sz w:val="28"/>
                      <w:szCs w:val="28"/>
                      <w14:ligatures w14:val="none"/>
                    </w:rPr>
                    <m:t>i</m:t>
                  </w:ins>
                </m:r>
              </m:sub>
            </m:sSub>
            <m:r>
              <w:ins w:id="1404" w:author="yun qiao" w:date="2026-04-25T17:15:00Z">
                <w:rPr>
                  <w:rFonts w:ascii="Cambria Math" w:eastAsia="宋体" w:hAnsi="Cambria Math" w:cs="Times New Roman" w:hint="eastAsia"/>
                  <w:color w:val="000000" w:themeColor="text1"/>
                  <w:sz w:val="28"/>
                  <w:szCs w:val="28"/>
                  <w14:ligatures w14:val="none"/>
                </w:rPr>
                <m:t>,</m:t>
              </w:ins>
            </m:r>
            <m:sSub>
              <m:sSubPr>
                <m:ctrlPr>
                  <w:ins w:id="1405" w:author="yun qiao" w:date="2026-04-25T17:15:00Z">
                    <w:rPr>
                      <w:rFonts w:ascii="Cambria Math" w:eastAsia="宋体" w:hAnsi="Cambria Math" w:cs="Times New Roman"/>
                      <w:i/>
                      <w:color w:val="000000" w:themeColor="text1"/>
                      <w:sz w:val="28"/>
                      <w:szCs w:val="28"/>
                      <w14:ligatures w14:val="none"/>
                    </w:rPr>
                  </w:ins>
                </m:ctrlPr>
              </m:sSubPr>
              <m:e>
                <m:r>
                  <w:ins w:id="1406" w:author="yun qiao" w:date="2026-04-25T17:15:00Z">
                    <w:rPr>
                      <w:rFonts w:ascii="Cambria Math" w:eastAsia="宋体" w:hAnsi="Cambria Math" w:cs="Times New Roman" w:hint="eastAsia"/>
                      <w:color w:val="000000" w:themeColor="text1"/>
                      <w:sz w:val="28"/>
                      <w:szCs w:val="28"/>
                      <w14:ligatures w14:val="none"/>
                    </w:rPr>
                    <m:t>o</m:t>
                  </w:ins>
                </m:r>
              </m:e>
              <m:sub>
                <m:r>
                  <w:ins w:id="1407" w:author="yun qiao" w:date="2026-04-25T17:15:00Z">
                    <w:rPr>
                      <w:rFonts w:ascii="Cambria Math" w:eastAsia="宋体" w:hAnsi="Cambria Math" w:cs="Times New Roman" w:hint="eastAsia"/>
                      <w:color w:val="000000" w:themeColor="text1"/>
                      <w:sz w:val="28"/>
                      <w:szCs w:val="28"/>
                      <w14:ligatures w14:val="none"/>
                    </w:rPr>
                    <m:t>i+1</m:t>
                  </w:ins>
                </m:r>
              </m:sub>
            </m:sSub>
            <m:r>
              <w:ins w:id="1408" w:author="yun qiao" w:date="2026-04-25T17:15:00Z">
                <w:rPr>
                  <w:rFonts w:ascii="Cambria Math" w:eastAsia="宋体" w:hAnsi="Cambria Math" w:cs="Times New Roman" w:hint="eastAsia"/>
                  <w:color w:val="000000" w:themeColor="text1"/>
                  <w:sz w:val="28"/>
                  <w:szCs w:val="28"/>
                  <w14:ligatures w14:val="none"/>
                </w:rPr>
                <m:t>,</m:t>
              </w:ins>
            </m:r>
            <m:sSub>
              <m:sSubPr>
                <m:ctrlPr>
                  <w:ins w:id="1409" w:author="yun qiao" w:date="2026-04-25T17:15:00Z">
                    <w:rPr>
                      <w:rFonts w:ascii="Cambria Math" w:eastAsia="宋体" w:hAnsi="Cambria Math" w:cs="Times New Roman"/>
                      <w:i/>
                      <w:color w:val="000000" w:themeColor="text1"/>
                      <w:sz w:val="28"/>
                      <w:szCs w:val="28"/>
                      <w14:ligatures w14:val="none"/>
                    </w:rPr>
                  </w:ins>
                </m:ctrlPr>
              </m:sSubPr>
              <m:e>
                <m:r>
                  <w:ins w:id="1410" w:author="yun qiao" w:date="2026-04-25T17:15:00Z">
                    <w:rPr>
                      <w:rFonts w:ascii="Cambria Math" w:eastAsia="宋体" w:hAnsi="Cambria Math" w:cs="Times New Roman"/>
                      <w:color w:val="000000" w:themeColor="text1"/>
                      <w:sz w:val="28"/>
                      <w:szCs w:val="28"/>
                      <w14:ligatures w14:val="none"/>
                    </w:rPr>
                    <m:t>y</m:t>
                  </w:ins>
                </m:r>
              </m:e>
              <m:sub>
                <m:r>
                  <w:ins w:id="1411" w:author="yun qiao" w:date="2026-04-25T17:15:00Z">
                    <w:rPr>
                      <w:rFonts w:ascii="Cambria Math" w:eastAsia="宋体" w:hAnsi="Cambria Math" w:cs="Times New Roman" w:hint="eastAsia"/>
                      <w:color w:val="000000" w:themeColor="text1"/>
                      <w:sz w:val="28"/>
                      <w:szCs w:val="28"/>
                      <w14:ligatures w14:val="none"/>
                    </w:rPr>
                    <m:t>i</m:t>
                  </w:ins>
                </m:r>
              </m:sub>
            </m:sSub>
            <m:r>
              <w:ins w:id="1412" w:author="yun qiao" w:date="2026-04-25T17:15:00Z">
                <w:rPr>
                  <w:rFonts w:ascii="Cambria Math" w:eastAsia="宋体" w:hAnsi="Cambria Math" w:cs="Times New Roman" w:hint="eastAsia"/>
                  <w:color w:val="000000" w:themeColor="text1"/>
                  <w:sz w:val="28"/>
                  <w:szCs w:val="28"/>
                  <w14:ligatures w14:val="none"/>
                </w:rPr>
                <m:t>,</m:t>
              </w:ins>
            </m:r>
            <m:sSub>
              <m:sSubPr>
                <m:ctrlPr>
                  <w:ins w:id="1413" w:author="yun qiao" w:date="2026-04-25T17:15:00Z">
                    <w:rPr>
                      <w:rFonts w:ascii="Cambria Math" w:eastAsia="宋体" w:hAnsi="Cambria Math" w:cs="Times New Roman"/>
                      <w:i/>
                      <w:color w:val="000000" w:themeColor="text1"/>
                      <w:sz w:val="28"/>
                      <w:szCs w:val="28"/>
                      <w14:ligatures w14:val="none"/>
                    </w:rPr>
                  </w:ins>
                </m:ctrlPr>
              </m:sSubPr>
              <m:e>
                <m:r>
                  <w:ins w:id="1414" w:author="yun qiao" w:date="2026-04-25T17:15:00Z">
                    <w:rPr>
                      <w:rFonts w:ascii="Cambria Math" w:eastAsia="宋体" w:hAnsi="Cambria Math" w:cs="Times New Roman"/>
                      <w:color w:val="000000" w:themeColor="text1"/>
                      <w:sz w:val="28"/>
                      <w:szCs w:val="28"/>
                      <w14:ligatures w14:val="none"/>
                    </w:rPr>
                    <m:t>y</m:t>
                  </w:ins>
                </m:r>
              </m:e>
              <m:sub>
                <m:r>
                  <w:ins w:id="1415" w:author="yun qiao" w:date="2026-04-25T17:15:00Z">
                    <w:rPr>
                      <w:rFonts w:ascii="Cambria Math" w:eastAsia="宋体" w:hAnsi="Cambria Math" w:cs="Times New Roman" w:hint="eastAsia"/>
                      <w:color w:val="000000" w:themeColor="text1"/>
                      <w:sz w:val="28"/>
                      <w:szCs w:val="28"/>
                      <w14:ligatures w14:val="none"/>
                    </w:rPr>
                    <m:t>i+1</m:t>
                  </w:ins>
                </m:r>
              </m:sub>
            </m:sSub>
          </m:e>
        </m:d>
      </m:oMath>
      <w:ins w:id="1416" w:author="yun qiao" w:date="2026-04-25T17:16:00Z">
        <w:r w:rsidR="00493EC5" w:rsidRPr="00493EC5">
          <w:rPr>
            <w:rFonts w:ascii="Times New Roman" w:eastAsia="宋体" w:hAnsi="Times New Roman" w:cs="Times New Roman"/>
            <w:color w:val="000000" w:themeColor="text1"/>
            <w:sz w:val="28"/>
            <w:szCs w:val="28"/>
            <w14:ligatures w14:val="none"/>
          </w:rPr>
          <w:t>表示统一约束函数；</w:t>
        </w:r>
      </w:ins>
      <m:oMath>
        <m:r>
          <w:ins w:id="1417" w:author="yun qiao" w:date="2026-04-25T17:16:00Z">
            <m:rPr>
              <m:nor/>
            </m:rPr>
            <w:rPr>
              <w:rFonts w:ascii="Times New Roman" w:eastAsia="宋体" w:hAnsi="Times New Roman" w:cs="Times New Roman"/>
              <w:color w:val="000000" w:themeColor="text1"/>
              <w:sz w:val="28"/>
              <w:szCs w:val="28"/>
              <w14:ligatures w14:val="none"/>
            </w:rPr>
            <m:t>Score</m:t>
          </w:ins>
        </m:r>
        <m:d>
          <m:dPr>
            <m:ctrlPr>
              <w:ins w:id="1418" w:author="yun qiao" w:date="2026-04-25T17:16:00Z">
                <w:rPr>
                  <w:rFonts w:ascii="Cambria Math" w:eastAsia="宋体" w:hAnsi="Cambria Math" w:cs="Times New Roman"/>
                  <w:i/>
                  <w:color w:val="000000" w:themeColor="text1"/>
                  <w:sz w:val="28"/>
                  <w:szCs w:val="28"/>
                  <w14:ligatures w14:val="none"/>
                </w:rPr>
              </w:ins>
            </m:ctrlPr>
          </m:dPr>
          <m:e>
            <m:r>
              <w:ins w:id="1419" w:author="yun qiao" w:date="2026-04-25T17:16:00Z">
                <w:rPr>
                  <w:rFonts w:ascii="Cambria Math" w:eastAsia="宋体" w:hAnsi="Cambria Math" w:cs="Times New Roman"/>
                  <w:color w:val="000000" w:themeColor="text1"/>
                  <w:sz w:val="28"/>
                  <w:szCs w:val="28"/>
                  <w14:ligatures w14:val="none"/>
                </w:rPr>
                <m:t>C</m:t>
              </w:ins>
            </m:r>
          </m:e>
        </m:d>
      </m:oMath>
      <w:ins w:id="1420" w:author="yun qiao" w:date="2026-04-25T17:16:00Z">
        <w:r w:rsidR="00493EC5" w:rsidRPr="00493EC5">
          <w:rPr>
            <w:rFonts w:ascii="Times New Roman" w:eastAsia="宋体" w:hAnsi="Times New Roman" w:cs="Times New Roman"/>
            <w:color w:val="000000" w:themeColor="text1"/>
            <w:sz w:val="28"/>
            <w:szCs w:val="28"/>
            <w14:ligatures w14:val="none"/>
          </w:rPr>
          <w:t>表示候选算子链的综合评分。</w:t>
        </w:r>
      </w:ins>
      <w:del w:id="1421" w:author="yun qiao" w:date="2026-04-25T17:21:00Z">
        <w:r w:rsidDel="00D92F8E">
          <w:rPr>
            <w:rFonts w:ascii="Times New Roman" w:eastAsia="宋体" w:hAnsi="Times New Roman" w:cs="Times New Roman" w:hint="eastAsia"/>
            <w:color w:val="000000" w:themeColor="text1"/>
            <w:sz w:val="28"/>
            <w:szCs w:val="28"/>
            <w14:ligatures w14:val="none"/>
          </w:rPr>
          <w:delText>第一项衡量语义匹配程度，</w:delText>
        </w:r>
        <w:r w:rsidDel="00D92F8E">
          <w:rPr>
            <w:rFonts w:ascii="Times New Roman" w:eastAsia="宋体" w:hAnsi="Times New Roman" w:cs="Times New Roman"/>
            <w:color w:val="000000" w:themeColor="text1"/>
            <w:sz w:val="28"/>
            <w:szCs w:val="28"/>
            <w14:ligatures w14:val="none"/>
          </w:rPr>
          <w:delText>第二项表示基于统一约束函数的结构一致性评分</w:delText>
        </w:r>
        <w:r w:rsidDel="00D92F8E">
          <w:rPr>
            <w:rFonts w:ascii="Times New Roman" w:eastAsia="宋体" w:hAnsi="Times New Roman" w:cs="Times New Roman" w:hint="eastAsia"/>
            <w:color w:val="000000" w:themeColor="text1"/>
            <w:sz w:val="28"/>
            <w:szCs w:val="28"/>
            <w14:ligatures w14:val="none"/>
          </w:rPr>
          <w:delText>；</w:delText>
        </w:r>
      </w:del>
      <w:ins w:id="1422" w:author="yun qiao" w:date="2026-04-25T17:17:00Z">
        <w:r w:rsidR="00D92F8E" w:rsidRPr="00D92F8E">
          <w:rPr>
            <w:rFonts w:ascii="Times New Roman" w:eastAsia="宋体" w:hAnsi="Times New Roman" w:cs="Times New Roman"/>
            <w:color w:val="000000" w:themeColor="text1"/>
            <w:sz w:val="28"/>
            <w:szCs w:val="28"/>
            <w14:ligatures w14:val="none"/>
          </w:rPr>
          <w:t>所述综合评分通过对算子与操作原语之间的语义匹配程度以及相邻步骤之间的结构约束一致性进行联合建模，实现对候选算子链在语义合理性与结构完整性两个方面的综合评估。</w:t>
        </w:r>
      </w:ins>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3E6244"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5954D8D5" w14:textId="680D3E01" w:rsidR="00D92F8E" w:rsidRDefault="00D92F8E" w:rsidP="00D92F8E">
      <w:pPr>
        <w:widowControl/>
        <w:spacing w:before="100" w:after="0" w:line="480" w:lineRule="exact"/>
        <w:ind w:firstLineChars="202" w:firstLine="566"/>
        <w:jc w:val="both"/>
        <w:rPr>
          <w:ins w:id="1423" w:author="yun qiao" w:date="2026-04-25T17:17:00Z"/>
          <w:rFonts w:ascii="Times New Roman" w:eastAsia="宋体" w:hAnsi="Times New Roman" w:cs="Times New Roman"/>
          <w:color w:val="000000" w:themeColor="text1"/>
          <w:sz w:val="28"/>
          <w:szCs w:val="28"/>
          <w14:ligatures w14:val="none"/>
        </w:rPr>
      </w:pPr>
      <w:ins w:id="1424" w:author="yun qiao" w:date="2026-04-25T17:17:00Z">
        <w:r>
          <w:rPr>
            <w:rFonts w:ascii="Times New Roman" w:eastAsia="宋体" w:hAnsi="Times New Roman" w:cs="Times New Roman" w:hint="eastAsia"/>
            <w:color w:val="000000" w:themeColor="text1"/>
            <w:sz w:val="28"/>
            <w:szCs w:val="28"/>
            <w14:ligatures w14:val="none"/>
          </w:rPr>
          <w:lastRenderedPageBreak/>
          <w:t>其中，</w:t>
        </w:r>
      </w:ins>
      <m:oMath>
        <m:r>
          <w:ins w:id="1425" w:author="yun qiao" w:date="2026-04-25T17:17:00Z">
            <m:rPr>
              <m:scr m:val="script"/>
              <m:sty m:val="p"/>
            </m:rPr>
            <w:rPr>
              <w:rFonts w:ascii="Cambria Math" w:eastAsia="宋体" w:hAnsi="Cambria Math" w:cs="Times New Roman"/>
              <w:color w:val="000000" w:themeColor="text1"/>
              <w:sz w:val="28"/>
              <w:szCs w:val="28"/>
              <w14:ligatures w14:val="none"/>
            </w:rPr>
            <m:t>C</m:t>
          </w:ins>
        </m:r>
      </m:oMath>
      <w:ins w:id="1426" w:author="yun qiao" w:date="2026-04-25T17:17:00Z">
        <w:r w:rsidRPr="00D92F8E">
          <w:rPr>
            <w:rFonts w:ascii="Times New Roman" w:eastAsia="宋体" w:hAnsi="Times New Roman" w:cs="Times New Roman"/>
            <w:color w:val="000000" w:themeColor="text1"/>
            <w:sz w:val="28"/>
            <w:szCs w:val="28"/>
            <w14:ligatures w14:val="none"/>
          </w:rPr>
          <w:t>表示所有候选算子链的集合；</w:t>
        </w:r>
      </w:ins>
      <m:oMath>
        <m:r>
          <w:ins w:id="1427" w:author="yun qiao" w:date="2026-04-25T17:17:00Z">
            <m:rPr>
              <m:nor/>
            </m:rPr>
            <w:rPr>
              <w:rFonts w:ascii="Times New Roman" w:eastAsia="宋体" w:hAnsi="Times New Roman" w:cs="Times New Roman"/>
              <w:iCs/>
              <w:color w:val="000000" w:themeColor="text1"/>
              <w:sz w:val="28"/>
              <w:szCs w:val="28"/>
              <w14:ligatures w14:val="none"/>
            </w:rPr>
            <m:t>K</m:t>
          </w:ins>
        </m:r>
      </m:oMath>
      <w:ins w:id="1428" w:author="yun qiao" w:date="2026-04-25T17:17:00Z">
        <w:r w:rsidRPr="00D92F8E">
          <w:rPr>
            <w:rFonts w:ascii="Times New Roman" w:eastAsia="宋体" w:hAnsi="Times New Roman" w:cs="Times New Roman"/>
            <w:color w:val="000000" w:themeColor="text1"/>
            <w:sz w:val="28"/>
            <w:szCs w:val="28"/>
            <w14:ligatures w14:val="none"/>
          </w:rPr>
          <w:t>表示预设保留的候选链数量；</w:t>
        </w:r>
      </w:ins>
      <m:oMath>
        <m:sSub>
          <m:sSubPr>
            <m:ctrlPr>
              <w:ins w:id="1429" w:author="yun qiao" w:date="2026-04-25T17:17:00Z">
                <w:rPr>
                  <w:rFonts w:ascii="Cambria Math" w:eastAsia="宋体" w:hAnsi="Cambria Math" w:cs="Times New Roman"/>
                  <w:iCs/>
                  <w:color w:val="000000" w:themeColor="text1"/>
                  <w:sz w:val="28"/>
                  <w:szCs w:val="28"/>
                  <w14:ligatures w14:val="none"/>
                </w:rPr>
              </w:ins>
            </m:ctrlPr>
          </m:sSubPr>
          <m:e>
            <m:r>
              <w:ins w:id="1430" w:author="yun qiao" w:date="2026-04-25T17:17:00Z">
                <m:rPr>
                  <m:scr m:val="script"/>
                  <m:sty m:val="p"/>
                </m:rPr>
                <w:rPr>
                  <w:rFonts w:ascii="Cambria Math" w:eastAsia="宋体" w:hAnsi="Cambria Math" w:cs="Times New Roman"/>
                  <w:color w:val="000000" w:themeColor="text1"/>
                  <w:sz w:val="28"/>
                  <w:szCs w:val="28"/>
                  <w14:ligatures w14:val="none"/>
                </w:rPr>
                <m:t>C</m:t>
              </w:ins>
            </m:r>
          </m:e>
          <m:sub>
            <m:r>
              <w:ins w:id="1431" w:author="yun qiao" w:date="2026-04-25T17:17:00Z">
                <m:rPr>
                  <m:scr m:val="script"/>
                  <m:sty m:val="p"/>
                </m:rPr>
                <w:rPr>
                  <w:rFonts w:ascii="Cambria Math" w:eastAsia="宋体" w:hAnsi="Cambria Math" w:cs="Times New Roman"/>
                  <w:color w:val="000000" w:themeColor="text1"/>
                  <w:sz w:val="28"/>
                  <w:szCs w:val="28"/>
                  <w14:ligatures w14:val="none"/>
                </w:rPr>
                <m:t>top</m:t>
              </w:ins>
            </m:r>
          </m:sub>
        </m:sSub>
      </m:oMath>
      <w:ins w:id="1432" w:author="yun qiao" w:date="2026-04-25T17:17:00Z">
        <w:r w:rsidRPr="00D92F8E">
          <w:rPr>
            <w:rFonts w:ascii="Times New Roman" w:eastAsia="宋体" w:hAnsi="Times New Roman" w:cs="Times New Roman"/>
            <w:color w:val="000000" w:themeColor="text1"/>
            <w:sz w:val="28"/>
            <w:szCs w:val="28"/>
            <w14:ligatures w14:val="none"/>
          </w:rPr>
          <w:t>表示筛选后的候选算子链集合。</w:t>
        </w:r>
      </w:ins>
    </w:p>
    <w:p w14:paraId="2662E08C" w14:textId="56BE306E"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56A97DB3" w:rsidR="003E6244" w:rsidRDefault="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433" w:author="yun qiao" w:date="2026-04-25T17:18:00Z">
        <w:r w:rsidRPr="00D92F8E">
          <w:rPr>
            <w:rFonts w:ascii="Times New Roman" w:eastAsia="宋体" w:hAnsi="Times New Roman" w:cs="Times New Roman"/>
            <w:color w:val="000000" w:themeColor="text1"/>
            <w:sz w:val="28"/>
            <w:szCs w:val="28"/>
            <w14:ligatures w14:val="none"/>
          </w:rPr>
          <w:t>所述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ins>
      <w:del w:id="1434" w:author="yun qiao" w:date="2026-04-25T17:18:00Z">
        <w:r w:rsidDel="00D92F8E">
          <w:rPr>
            <w:rFonts w:ascii="Times New Roman" w:eastAsia="宋体" w:hAnsi="Times New Roman" w:cs="Times New Roman"/>
            <w:color w:val="000000" w:themeColor="text1"/>
            <w:sz w:val="28"/>
            <w:szCs w:val="28"/>
            <w14:ligatures w14:val="none"/>
          </w:rPr>
          <w:delText>所述统一约束函数在路径扩展过程中对候选算子链进行全局一致性评估，使语义约束、结构约束及数据类型约束在同一评分空间中协同作用，从而避免各类约束独立筛选所导致的局部最优问题，提高生成算子链的整体结构合理性与语义一致性</w:delText>
        </w:r>
      </w:del>
      <w:r>
        <w:rPr>
          <w:rFonts w:ascii="Times New Roman" w:eastAsia="宋体" w:hAnsi="Times New Roman" w:cs="Times New Roman"/>
          <w:color w:val="000000" w:themeColor="text1"/>
          <w:sz w:val="28"/>
          <w:szCs w:val="28"/>
          <w14:ligatures w14:val="none"/>
        </w:rPr>
        <w:t>。</w:t>
      </w:r>
    </w:p>
    <w:p w14:paraId="3A4D304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435" w:name="_Hlk227245968"/>
      <w:bookmarkEnd w:id="1360"/>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1435"/>
    <w:p w14:paraId="3E41F05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1436" w:name="_Hlk227245984"/>
      <w:r>
        <w:rPr>
          <w:rFonts w:ascii="Times New Roman" w:eastAsia="宋体" w:hAnsi="Times New Roman" w:cs="Times New Roman" w:hint="eastAsia"/>
          <w:color w:val="000000" w:themeColor="text1"/>
          <w:sz w:val="28"/>
          <w:szCs w:val="28"/>
          <w14:ligatures w14:val="none"/>
        </w:rPr>
        <w:t>结构合理性与可执行性</w:t>
      </w:r>
      <w:bookmarkEnd w:id="1436"/>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1437"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1437"/>
    </w:p>
    <w:p w14:paraId="55E2C45F"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54F0C02B" w:rsidR="003E6244"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ins w:id="1438" w:author="yun qiao" w:date="2026-04-25T17:28:00Z">
        <w:r w:rsidR="00EB36C1" w:rsidRPr="00EB36C1">
          <w:rPr>
            <w:rFonts w:ascii="Times New Roman" w:eastAsia="宋体" w:hAnsi="Times New Roman" w:cs="等线"/>
            <w:color w:val="000000" w:themeColor="text1"/>
            <w:sz w:val="28"/>
            <w14:ligatures w14:val="none"/>
          </w:rPr>
          <w:t>所述映射覆盖度</w:t>
        </w:r>
      </w:ins>
      <m:oMath>
        <m:sSub>
          <m:sSubPr>
            <m:ctrlPr>
              <w:ins w:id="1439" w:author="yun qiao" w:date="2026-04-25T17:29:00Z">
                <w:rPr>
                  <w:rFonts w:ascii="Cambria Math" w:eastAsia="宋体" w:hAnsi="Cambria Math" w:cs="Times New Roman"/>
                  <w:i/>
                  <w:color w:val="000000" w:themeColor="text1"/>
                  <w:sz w:val="28"/>
                  <w:szCs w:val="20"/>
                  <w14:ligatures w14:val="none"/>
                </w:rPr>
              </w:ins>
            </m:ctrlPr>
          </m:sSubPr>
          <m:e>
            <m:r>
              <w:ins w:id="1440" w:author="yun qiao" w:date="2026-04-25T17:29:00Z">
                <w:rPr>
                  <w:rFonts w:ascii="Cambria Math" w:eastAsia="宋体" w:hAnsi="Cambria Math" w:cs="Times New Roman"/>
                  <w:color w:val="000000" w:themeColor="text1"/>
                  <w:sz w:val="28"/>
                  <w:szCs w:val="28"/>
                  <w14:ligatures w14:val="none"/>
                </w:rPr>
                <m:t>R</m:t>
              </w:ins>
            </m:r>
          </m:e>
          <m:sub>
            <m:r>
              <w:ins w:id="1441" w:author="yun qiao" w:date="2026-04-25T17:29:00Z">
                <w:rPr>
                  <w:rFonts w:ascii="Cambria Math" w:eastAsia="宋体" w:hAnsi="Cambria Math" w:cs="Times New Roman" w:hint="eastAsia"/>
                  <w:color w:val="000000" w:themeColor="text1"/>
                  <w:sz w:val="28"/>
                  <w:szCs w:val="28"/>
                  <w14:ligatures w14:val="none"/>
                </w:rPr>
                <m:t>cover</m:t>
              </w:ins>
            </m:r>
          </m:sub>
        </m:sSub>
      </m:oMath>
      <w:ins w:id="1442" w:author="yun qiao" w:date="2026-04-25T17:28:00Z">
        <w:r w:rsidR="00EB36C1" w:rsidRPr="00EB36C1">
          <w:rPr>
            <w:rFonts w:ascii="Times New Roman" w:eastAsia="宋体" w:hAnsi="Times New Roman" w:cs="等线"/>
            <w:color w:val="000000" w:themeColor="text1"/>
            <w:sz w:val="28"/>
            <w14:ligatures w14:val="none"/>
          </w:rPr>
          <w:t>在映射阶段用于刻画候选操作原语序列向具体</w:t>
        </w:r>
        <w:r w:rsidR="00EB36C1" w:rsidRPr="00EB36C1">
          <w:rPr>
            <w:rFonts w:ascii="Times New Roman" w:eastAsia="宋体" w:hAnsi="Times New Roman" w:cs="等线"/>
            <w:color w:val="000000" w:themeColor="text1"/>
            <w:sz w:val="28"/>
            <w14:ligatures w14:val="none"/>
          </w:rPr>
          <w:lastRenderedPageBreak/>
          <w:t>平台算子空间的映射完整性，并在本步骤中作为候选算子链的整体特征参与结构一致性评分计算，记为</w:t>
        </w:r>
      </w:ins>
      <m:oMath>
        <m:sSub>
          <m:sSubPr>
            <m:ctrlPr>
              <w:ins w:id="1443" w:author="yun qiao" w:date="2026-04-25T17:29:00Z">
                <w:rPr>
                  <w:rFonts w:ascii="Cambria Math" w:eastAsia="宋体" w:hAnsi="Cambria Math" w:cs="Times New Roman"/>
                  <w:i/>
                  <w:color w:val="000000" w:themeColor="text1"/>
                  <w:sz w:val="28"/>
                  <w:szCs w:val="20"/>
                  <w14:ligatures w14:val="none"/>
                </w:rPr>
              </w:ins>
            </m:ctrlPr>
          </m:sSubPr>
          <m:e>
            <m:r>
              <w:ins w:id="1444" w:author="yun qiao" w:date="2026-04-25T17:29:00Z">
                <w:rPr>
                  <w:rFonts w:ascii="Cambria Math" w:eastAsia="宋体" w:hAnsi="Cambria Math" w:cs="Times New Roman"/>
                  <w:color w:val="000000" w:themeColor="text1"/>
                  <w:sz w:val="28"/>
                  <w:szCs w:val="28"/>
                  <w14:ligatures w14:val="none"/>
                </w:rPr>
                <m:t>R</m:t>
              </w:ins>
            </m:r>
          </m:e>
          <m:sub>
            <m:r>
              <w:ins w:id="1445" w:author="yun qiao" w:date="2026-04-25T17:29:00Z">
                <w:rPr>
                  <w:rFonts w:ascii="Cambria Math" w:eastAsia="宋体" w:hAnsi="Cambria Math" w:cs="Times New Roman" w:hint="eastAsia"/>
                  <w:color w:val="000000" w:themeColor="text1"/>
                  <w:sz w:val="28"/>
                  <w:szCs w:val="28"/>
                  <w14:ligatures w14:val="none"/>
                </w:rPr>
                <m:t>cover</m:t>
              </w:ins>
            </m:r>
          </m:sub>
        </m:sSub>
        <m:d>
          <m:dPr>
            <m:ctrlPr>
              <w:ins w:id="1446" w:author="yun qiao" w:date="2026-04-25T17:29:00Z">
                <w:rPr>
                  <w:rFonts w:ascii="Cambria Math" w:eastAsia="宋体" w:hAnsi="Cambria Math" w:cs="Times New Roman"/>
                  <w:i/>
                  <w:color w:val="000000" w:themeColor="text1"/>
                  <w:sz w:val="28"/>
                  <w:szCs w:val="20"/>
                  <w14:ligatures w14:val="none"/>
                </w:rPr>
              </w:ins>
            </m:ctrlPr>
          </m:dPr>
          <m:e>
            <m:r>
              <w:ins w:id="1447" w:author="yun qiao" w:date="2026-04-25T17:29:00Z">
                <w:rPr>
                  <w:rFonts w:ascii="Cambria Math" w:eastAsia="宋体" w:hAnsi="Cambria Math" w:cs="Times New Roman"/>
                  <w:color w:val="000000" w:themeColor="text1"/>
                  <w:sz w:val="28"/>
                  <w:szCs w:val="28"/>
                  <w14:ligatures w14:val="none"/>
                </w:rPr>
                <m:t>C</m:t>
              </w:ins>
            </m:r>
          </m:e>
        </m:d>
      </m:oMath>
      <w:ins w:id="1448" w:author="yun qiao" w:date="2026-04-25T17:28:00Z">
        <w:r w:rsidR="00EB36C1" w:rsidRPr="00EB36C1">
          <w:rPr>
            <w:rFonts w:ascii="Times New Roman" w:eastAsia="宋体" w:hAnsi="Times New Roman" w:cs="等线"/>
            <w:color w:val="000000" w:themeColor="text1"/>
            <w:sz w:val="28"/>
            <w14:ligatures w14:val="none"/>
          </w:rPr>
          <w:t>。</w:t>
        </w:r>
      </w:ins>
      <w:ins w:id="1449" w:author="yun qiao" w:date="2026-04-25T17:29:00Z">
        <w:r w:rsidR="00EB36C1" w:rsidRPr="00EB36C1">
          <w:rPr>
            <w:rFonts w:ascii="Times New Roman" w:eastAsia="宋体" w:hAnsi="Times New Roman" w:cs="等线"/>
            <w:color w:val="000000" w:themeColor="text1"/>
            <w:sz w:val="28"/>
            <w14:ligatures w14:val="none"/>
          </w:rPr>
          <w:t>所述结构一致性评分通过融合语义映射质量、映射完整性、数据流连贯性及结构有效性等多维指标，实现对候选算子链结构合理性与可执行性的统一建模</w:t>
        </w:r>
      </w:ins>
      <w:del w:id="1450" w:author="yun qiao" w:date="2026-04-25T17:29:00Z">
        <w:r w:rsidDel="00EB36C1">
          <w:rPr>
            <w:rFonts w:ascii="Times New Roman" w:eastAsia="宋体" w:hAnsi="Times New Roman" w:cs="Times New Roman" w:hint="eastAsia"/>
            <w:color w:val="000000" w:themeColor="text1"/>
            <w:sz w:val="28"/>
            <w:szCs w:val="28"/>
            <w14:ligatures w14:val="none"/>
          </w:rPr>
          <w:delText>所述结构评估基于知识图谱的多跳关系查询实现，用于提取算子之间的输入输出关系、功能关联及数据类型约束</w:delText>
        </w:r>
      </w:del>
      <w:r>
        <w:rPr>
          <w:rFonts w:ascii="Times New Roman" w:eastAsia="宋体" w:hAnsi="Times New Roman" w:cs="Times New Roman" w:hint="eastAsia"/>
          <w:color w:val="000000" w:themeColor="text1"/>
          <w:sz w:val="28"/>
          <w:szCs w:val="28"/>
          <w14:ligatures w14:val="none"/>
        </w:rPr>
        <w:t>。</w:t>
      </w:r>
    </w:p>
    <w:p w14:paraId="1EA1DE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1451"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1451"/>
      <w:r>
        <w:rPr>
          <w:rFonts w:ascii="Times New Roman" w:eastAsia="宋体" w:hAnsi="Times New Roman" w:cs="Times New Roman" w:hint="eastAsia"/>
          <w:color w:val="000000" w:themeColor="text1"/>
          <w:sz w:val="28"/>
          <w:szCs w:val="28"/>
          <w14:ligatures w14:val="none"/>
        </w:rPr>
        <w:t>其计算方式如下：</w:t>
      </w:r>
    </w:p>
    <w:p w14:paraId="6BE29EC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69F4CC8" w:rsidR="003E6244" w:rsidRDefault="00000000" w:rsidP="00EB36C1">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452" w:author="yun qiao" w:date="2026-04-25T17:30:00Z">
                <w:rPr>
                  <w:rFonts w:ascii="Cambria Math" w:eastAsia="宋体" w:hAnsi="Cambria Math" w:cs="Times New Roman"/>
                  <w:color w:val="000000" w:themeColor="text1"/>
                  <w:sz w:val="28"/>
                  <w:szCs w:val="28"/>
                  <w14:ligatures w14:val="none"/>
                </w:rPr>
              </w:ins>
            </m:ctrlPr>
          </m:sSubPr>
          <m:e>
            <m:r>
              <w:ins w:id="1453" w:author="yun qiao" w:date="2026-04-25T17:30:00Z">
                <w:rPr>
                  <w:rFonts w:ascii="Cambria Math" w:eastAsia="宋体" w:hAnsi="Cambria Math" w:cs="Times New Roman"/>
                  <w:color w:val="000000" w:themeColor="text1"/>
                  <w:sz w:val="28"/>
                  <w:szCs w:val="28"/>
                  <w14:ligatures w14:val="none"/>
                </w:rPr>
                <m:t>S</m:t>
              </w:ins>
            </m:r>
          </m:e>
          <m:sub>
            <m:r>
              <w:ins w:id="1454" w:author="yun qiao" w:date="2026-04-25T17:30:00Z">
                <w:rPr>
                  <w:rFonts w:ascii="Cambria Math" w:eastAsia="宋体" w:hAnsi="Cambria Math" w:cs="Times New Roman"/>
                  <w:color w:val="000000" w:themeColor="text1"/>
                  <w:sz w:val="28"/>
                  <w:szCs w:val="28"/>
                  <w14:ligatures w14:val="none"/>
                </w:rPr>
                <m:t>final</m:t>
              </w:ins>
            </m:r>
          </m:sub>
        </m:sSub>
        <m:d>
          <m:dPr>
            <m:ctrlPr>
              <w:ins w:id="1455" w:author="yun qiao" w:date="2026-04-25T17:30:00Z">
                <w:rPr>
                  <w:rFonts w:ascii="Cambria Math" w:eastAsia="宋体" w:hAnsi="Cambria Math" w:cs="Times New Roman"/>
                  <w:color w:val="000000" w:themeColor="text1"/>
                  <w:sz w:val="28"/>
                  <w:szCs w:val="28"/>
                  <w14:ligatures w14:val="none"/>
                </w:rPr>
              </w:ins>
            </m:ctrlPr>
          </m:dPr>
          <m:e>
            <m:r>
              <w:ins w:id="1456" w:author="yun qiao" w:date="2026-04-25T17:30:00Z">
                <w:rPr>
                  <w:rFonts w:ascii="Cambria Math" w:eastAsia="宋体" w:hAnsi="Cambria Math" w:cs="Times New Roman"/>
                  <w:color w:val="000000" w:themeColor="text1"/>
                  <w:sz w:val="28"/>
                  <w:szCs w:val="28"/>
                  <w14:ligatures w14:val="none"/>
                </w:rPr>
                <m:t>C</m:t>
              </w:ins>
            </m:r>
          </m:e>
        </m:d>
      </m:oMath>
      <w:ins w:id="1457" w:author="yun qiao" w:date="2026-04-25T17:30:00Z">
        <w:r w:rsidR="00EB36C1" w:rsidRPr="00EB36C1">
          <w:rPr>
            <w:rFonts w:ascii="Times New Roman" w:eastAsia="宋体" w:hAnsi="Times New Roman" w:cs="Times New Roman"/>
            <w:color w:val="000000" w:themeColor="text1"/>
            <w:sz w:val="28"/>
            <w:szCs w:val="28"/>
            <w14:ligatures w14:val="none"/>
          </w:rPr>
          <w:t>表示候选算子链的综合评分；</w:t>
        </w:r>
      </w:ins>
      <m:oMath>
        <m:sSub>
          <m:sSubPr>
            <m:ctrlPr>
              <w:ins w:id="1458" w:author="yun qiao" w:date="2026-04-25T17:30:00Z">
                <w:rPr>
                  <w:rFonts w:ascii="Cambria Math" w:eastAsia="宋体" w:hAnsi="Cambria Math" w:cs="Times New Roman"/>
                  <w:color w:val="000000" w:themeColor="text1"/>
                  <w:sz w:val="28"/>
                  <w:szCs w:val="28"/>
                  <w14:ligatures w14:val="none"/>
                </w:rPr>
              </w:ins>
            </m:ctrlPr>
          </m:sSubPr>
          <m:e>
            <m:r>
              <w:ins w:id="1459" w:author="yun qiao" w:date="2026-04-25T17:30:00Z">
                <w:rPr>
                  <w:rFonts w:ascii="Cambria Math" w:eastAsia="宋体" w:hAnsi="Cambria Math" w:cs="Times New Roman"/>
                  <w:color w:val="000000" w:themeColor="text1"/>
                  <w:sz w:val="28"/>
                  <w:szCs w:val="28"/>
                  <w14:ligatures w14:val="none"/>
                </w:rPr>
                <m:t>S</m:t>
              </w:ins>
            </m:r>
          </m:e>
          <m:sub>
            <m:r>
              <w:ins w:id="1460" w:author="yun qiao" w:date="2026-04-25T17:30:00Z">
                <w:rPr>
                  <w:rFonts w:ascii="Cambria Math" w:eastAsia="宋体" w:hAnsi="Cambria Math" w:cs="Times New Roman"/>
                  <w:color w:val="000000" w:themeColor="text1"/>
                  <w:sz w:val="28"/>
                  <w:szCs w:val="28"/>
                  <w14:ligatures w14:val="none"/>
                </w:rPr>
                <m:t>struct</m:t>
              </w:ins>
            </m:r>
          </m:sub>
        </m:sSub>
        <m:d>
          <m:dPr>
            <m:ctrlPr>
              <w:ins w:id="1461" w:author="yun qiao" w:date="2026-04-25T17:30:00Z">
                <w:rPr>
                  <w:rFonts w:ascii="Cambria Math" w:eastAsia="宋体" w:hAnsi="Cambria Math" w:cs="Times New Roman"/>
                  <w:color w:val="000000" w:themeColor="text1"/>
                  <w:sz w:val="28"/>
                  <w:szCs w:val="28"/>
                  <w14:ligatures w14:val="none"/>
                </w:rPr>
              </w:ins>
            </m:ctrlPr>
          </m:dPr>
          <m:e>
            <m:r>
              <w:ins w:id="1462" w:author="yun qiao" w:date="2026-04-25T17:30:00Z">
                <w:rPr>
                  <w:rFonts w:ascii="Cambria Math" w:eastAsia="宋体" w:hAnsi="Cambria Math" w:cs="Times New Roman"/>
                  <w:color w:val="000000" w:themeColor="text1"/>
                  <w:sz w:val="28"/>
                  <w:szCs w:val="28"/>
                  <w14:ligatures w14:val="none"/>
                </w:rPr>
                <m:t>C</m:t>
              </w:ins>
            </m:r>
          </m:e>
        </m:d>
      </m:oMath>
      <w:ins w:id="1463" w:author="yun qiao" w:date="2026-04-25T17:30:00Z">
        <w:r w:rsidR="00EB36C1" w:rsidRPr="00EB36C1">
          <w:rPr>
            <w:rFonts w:ascii="Times New Roman" w:eastAsia="宋体" w:hAnsi="Times New Roman" w:cs="Times New Roman"/>
            <w:color w:val="000000" w:themeColor="text1"/>
            <w:sz w:val="28"/>
            <w:szCs w:val="28"/>
            <w14:ligatures w14:val="none"/>
          </w:rPr>
          <w:t>表示结构一致性评分；</w:t>
        </w:r>
      </w:ins>
      <m:oMath>
        <m:sSub>
          <m:sSubPr>
            <m:ctrlPr>
              <w:ins w:id="1464" w:author="yun qiao" w:date="2026-04-25T17:30:00Z">
                <w:rPr>
                  <w:rFonts w:ascii="Cambria Math" w:eastAsia="宋体" w:hAnsi="Cambria Math" w:cs="Times New Roman"/>
                  <w:color w:val="000000" w:themeColor="text1"/>
                  <w:sz w:val="28"/>
                  <w:szCs w:val="28"/>
                  <w14:ligatures w14:val="none"/>
                </w:rPr>
              </w:ins>
            </m:ctrlPr>
          </m:sSubPr>
          <m:e>
            <m:r>
              <w:ins w:id="1465" w:author="yun qiao" w:date="2026-04-25T17:30:00Z">
                <w:rPr>
                  <w:rFonts w:ascii="Cambria Math" w:eastAsia="宋体" w:hAnsi="Cambria Math" w:cs="Times New Roman"/>
                  <w:color w:val="000000" w:themeColor="text1"/>
                  <w:sz w:val="28"/>
                  <w:szCs w:val="28"/>
                  <w14:ligatures w14:val="none"/>
                </w:rPr>
                <m:t>S</m:t>
              </w:ins>
            </m:r>
          </m:e>
          <m:sub>
            <m:r>
              <w:ins w:id="1466" w:author="yun qiao" w:date="2026-04-25T17:30:00Z">
                <w:rPr>
                  <w:rFonts w:ascii="Cambria Math" w:eastAsia="宋体" w:hAnsi="Cambria Math" w:cs="Times New Roman"/>
                  <w:color w:val="000000" w:themeColor="text1"/>
                  <w:sz w:val="28"/>
                  <w:szCs w:val="28"/>
                  <w14:ligatures w14:val="none"/>
                </w:rPr>
                <m:t>llm</m:t>
              </w:ins>
            </m:r>
          </m:sub>
        </m:sSub>
        <m:d>
          <m:dPr>
            <m:ctrlPr>
              <w:ins w:id="1467" w:author="yun qiao" w:date="2026-04-25T17:30:00Z">
                <w:rPr>
                  <w:rFonts w:ascii="Cambria Math" w:eastAsia="宋体" w:hAnsi="Cambria Math" w:cs="Times New Roman"/>
                  <w:color w:val="000000" w:themeColor="text1"/>
                  <w:sz w:val="28"/>
                  <w:szCs w:val="28"/>
                  <w14:ligatures w14:val="none"/>
                </w:rPr>
              </w:ins>
            </m:ctrlPr>
          </m:dPr>
          <m:e>
            <m:r>
              <w:ins w:id="1468" w:author="yun qiao" w:date="2026-04-25T17:30:00Z">
                <w:rPr>
                  <w:rFonts w:ascii="Cambria Math" w:eastAsia="宋体" w:hAnsi="Cambria Math" w:cs="Times New Roman"/>
                  <w:color w:val="000000" w:themeColor="text1"/>
                  <w:sz w:val="28"/>
                  <w:szCs w:val="28"/>
                  <w14:ligatures w14:val="none"/>
                </w:rPr>
                <m:t>C</m:t>
              </w:ins>
            </m:r>
          </m:e>
        </m:d>
      </m:oMath>
      <w:ins w:id="1469" w:author="yun qiao" w:date="2026-04-25T17:30:00Z">
        <w:r w:rsidR="00EB36C1" w:rsidRPr="00EB36C1">
          <w:rPr>
            <w:rFonts w:ascii="Times New Roman" w:eastAsia="宋体" w:hAnsi="Times New Roman" w:cs="Times New Roman"/>
            <w:color w:val="000000" w:themeColor="text1"/>
            <w:sz w:val="28"/>
            <w:szCs w:val="28"/>
            <w14:ligatures w14:val="none"/>
          </w:rPr>
          <w:t>表示语义一致性评分；</w:t>
        </w:r>
      </w:ins>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w:t>
      </w:r>
      <w:ins w:id="1470" w:author="yun qiao" w:date="2026-04-25T17:31:00Z">
        <w:r w:rsidR="00EB36C1" w:rsidRPr="00EB36C1">
          <w:rPr>
            <w:rFonts w:ascii="Times New Roman" w:eastAsia="宋体" w:hAnsi="Times New Roman" w:cs="Times New Roman"/>
            <w:color w:val="000000" w:themeColor="text1"/>
            <w:sz w:val="28"/>
            <w:szCs w:val="28"/>
            <w14:ligatures w14:val="none"/>
          </w:rPr>
          <w:t>通过将基于知识图谱的结构一致性评分与基于大语言模型的语义一致性评分进行融合，实现结构约束与语义匹配的协同优化。</w:t>
        </w:r>
      </w:ins>
      <w:r>
        <w:rPr>
          <w:rFonts w:ascii="Times New Roman" w:eastAsia="宋体" w:hAnsi="Times New Roman" w:cs="Times New Roman" w:hint="eastAsia"/>
          <w:color w:val="000000" w:themeColor="text1"/>
          <w:sz w:val="28"/>
          <w:szCs w:val="28"/>
          <w14:ligatures w14:val="none"/>
        </w:rPr>
        <w:t>根据综合评分对候选算子链进行排序，选取得分最高的候选链作为当前最优候选链。</w:t>
      </w:r>
    </w:p>
    <w:p w14:paraId="57DF1E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471" w:name="_Hlk227246108"/>
      <w:bookmarkStart w:id="1472" w:name="_Hlk227691084"/>
      <w:r>
        <w:rPr>
          <w:rFonts w:ascii="Times New Roman" w:eastAsia="宋体" w:hAnsi="Times New Roman" w:cs="Times New Roman"/>
          <w:color w:val="000000" w:themeColor="text1"/>
          <w:sz w:val="28"/>
          <w:szCs w:val="28"/>
          <w14:ligatures w14:val="none"/>
        </w:rPr>
        <w:t>在最优候选算子链仍存在输入输出不兼容或局部链路不合法时，启动基于层次化操作语义空间的约束驱动修复机制，对算子链进行迭代优化。</w:t>
      </w:r>
    </w:p>
    <w:p w14:paraId="4EBC1A8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w:t>
      </w:r>
      <w:r>
        <w:rPr>
          <w:rFonts w:ascii="Times New Roman" w:eastAsia="宋体" w:hAnsi="Times New Roman" w:cs="Times New Roman"/>
          <w:color w:val="000000" w:themeColor="text1"/>
          <w:sz w:val="28"/>
          <w:szCs w:val="28"/>
          <w14:ligatures w14:val="none"/>
        </w:rPr>
        <w:lastRenderedPageBreak/>
        <w:t>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21"/>
          <w:footerReference w:type="default" r:id="rId22"/>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操作原语层级内优先替换</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操作子类层级扩展替代</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重映射筛选</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操作原语三级层次体系，使搜索空间沿语义层级逐步扩展，在保持语义相关性的同时强化结构一致性约束，从而形成区别于通用局部搜索回滚方法的约束驱动优化机制</w:t>
      </w:r>
      <w:bookmarkEnd w:id="1471"/>
      <w:r>
        <w:rPr>
          <w:rFonts w:ascii="Times New Roman" w:eastAsia="宋体" w:hAnsi="Times New Roman" w:cs="Times New Roman" w:hint="eastAsia"/>
          <w:color w:val="000000" w:themeColor="text1"/>
          <w:sz w:val="28"/>
          <w:szCs w:val="28"/>
          <w14:ligatures w14:val="none"/>
        </w:rPr>
        <w:t>。</w:t>
      </w:r>
      <w:bookmarkEnd w:id="1472"/>
    </w:p>
    <w:p w14:paraId="644CC443" w14:textId="3731B9BA" w:rsidR="003E6244" w:rsidRDefault="00000000">
      <w:pPr>
        <w:rPr>
          <w:rFonts w:hint="eastAsia"/>
          <w:color w:val="000000" w:themeColor="text1"/>
        </w:rPr>
      </w:pPr>
      <w:del w:id="1473" w:author="yun qiao" w:date="2026-04-24T20:52:00Z">
        <w:r w:rsidDel="00981BE4">
          <w:rPr>
            <w:noProof/>
            <w:color w:val="000000" w:themeColor="text1"/>
          </w:rPr>
          <w:lastRenderedPageBreak/>
          <w:drawing>
            <wp:inline distT="0" distB="0" distL="0" distR="0" wp14:anchorId="085391A9" wp14:editId="1DCA77FC">
              <wp:extent cx="6070600" cy="463550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075061" cy="4638579"/>
                      </a:xfrm>
                      <a:prstGeom prst="rect">
                        <a:avLst/>
                      </a:prstGeom>
                      <a:noFill/>
                      <a:ln>
                        <a:noFill/>
                      </a:ln>
                    </pic:spPr>
                  </pic:pic>
                </a:graphicData>
              </a:graphic>
            </wp:inline>
          </w:drawing>
        </w:r>
      </w:del>
      <w:ins w:id="1474" w:author="yun qiao" w:date="2026-04-24T20:53:00Z">
        <w:r w:rsidR="00981BE4">
          <w:rPr>
            <w:rFonts w:hint="eastAsia"/>
          </w:rPr>
          <w:object w:dxaOrig="25656" w:dyaOrig="17125" w14:anchorId="605AA719">
            <v:shape id="_x0000_i1026" type="#_x0000_t75" style="width:470.75pt;height:315.25pt" o:ole="">
              <v:imagedata r:id="rId24" o:title=""/>
            </v:shape>
            <o:OLEObject Type="Embed" ProgID="Visio.Drawing.15" ShapeID="_x0000_i1026" DrawAspect="Content" ObjectID="_1838643909" r:id="rId25"/>
          </w:object>
        </w:r>
      </w:ins>
    </w:p>
    <w:p w14:paraId="70123B3E" w14:textId="77777777" w:rsidR="003E6244"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图</w:t>
      </w:r>
      <w:r>
        <w:rPr>
          <w:rFonts w:ascii="Times New Roman" w:eastAsia="宋体" w:hAnsi="Times New Roman"/>
          <w:color w:val="000000" w:themeColor="text1"/>
          <w:sz w:val="28"/>
          <w:szCs w:val="28"/>
        </w:rPr>
        <w:t xml:space="preserve"> </w:t>
      </w:r>
      <w:r>
        <w:rPr>
          <w:rFonts w:ascii="Times New Roman" w:eastAsia="宋体" w:hAnsi="Times New Roman" w:hint="eastAsia"/>
          <w:color w:val="000000" w:themeColor="text1"/>
          <w:sz w:val="28"/>
          <w:szCs w:val="28"/>
        </w:rPr>
        <w:t>1</w:t>
      </w:r>
    </w:p>
    <w:p w14:paraId="0677B1DD" w14:textId="77777777" w:rsidR="003E6244" w:rsidRDefault="00000000">
      <w:pPr>
        <w:rPr>
          <w:rFonts w:hint="eastAsia"/>
          <w:color w:val="000000" w:themeColor="text1"/>
        </w:rPr>
      </w:pPr>
      <w:r>
        <w:rPr>
          <w:noProof/>
          <w:color w:val="000000" w:themeColor="text1"/>
        </w:rPr>
        <w:lastRenderedPageBreak/>
        <w:drawing>
          <wp:inline distT="0" distB="0" distL="0" distR="0" wp14:anchorId="08A03746" wp14:editId="05751F79">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3E6244"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79450A6B" wp14:editId="68ADA42E">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3E6244"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3E6244" w:rsidRDefault="003E6244">
      <w:pPr>
        <w:jc w:val="center"/>
        <w:rPr>
          <w:rFonts w:hint="eastAsia"/>
          <w:color w:val="000000" w:themeColor="text1"/>
          <w:sz w:val="28"/>
          <w:szCs w:val="28"/>
        </w:rPr>
      </w:pPr>
    </w:p>
    <w:p w14:paraId="66AD1035" w14:textId="77777777" w:rsidR="003E6244" w:rsidRDefault="00000000">
      <w:pPr>
        <w:jc w:val="center"/>
        <w:rPr>
          <w:rFonts w:hint="eastAsia"/>
          <w:color w:val="000000" w:themeColor="text1"/>
        </w:rPr>
      </w:pPr>
      <w:r>
        <w:rPr>
          <w:noProof/>
          <w:color w:val="000000" w:themeColor="text1"/>
        </w:rPr>
        <w:lastRenderedPageBreak/>
        <w:drawing>
          <wp:inline distT="0" distB="0" distL="0" distR="0" wp14:anchorId="6880558C" wp14:editId="1E5EB7B9">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3E6244" w:rsidRDefault="003E6244">
      <w:pPr>
        <w:widowControl/>
        <w:spacing w:before="100" w:after="0" w:line="480" w:lineRule="exact"/>
        <w:jc w:val="both"/>
        <w:rPr>
          <w:rFonts w:hint="eastAsia"/>
          <w:color w:val="000000" w:themeColor="text1"/>
        </w:rPr>
      </w:pPr>
    </w:p>
    <w:sectPr w:rsidR="003E6244">
      <w:headerReference w:type="default" r:id="rId2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AA" w:date="2026-04-23T11:34:00Z" w:initials="A">
    <w:p w14:paraId="5BC1B753" w14:textId="77777777" w:rsidR="003E6244" w:rsidRDefault="00000000">
      <w:pPr>
        <w:pStyle w:val="a4"/>
      </w:pPr>
      <w:r>
        <w:rPr>
          <w:rFonts w:hint="eastAsia"/>
        </w:rPr>
        <w:t>这个图要么只展示大的模块，表示数据流向，子模块图拿出来单独展示，要么需要把所有字体调大，这个图转档后会看不清，建议给</w:t>
      </w:r>
      <w:r>
        <w:rPr>
          <w:rFonts w:hint="eastAsia"/>
        </w:rPr>
        <w:t>visio</w:t>
      </w:r>
      <w:r>
        <w:rPr>
          <w:rFonts w:hint="eastAsia"/>
        </w:rPr>
        <w:t>版本可编辑的原图</w:t>
      </w:r>
    </w:p>
  </w:comment>
  <w:comment w:id="3" w:author="mdzhang" w:date="2026-04-22T09:13:00Z" w:initials="da">
    <w:p w14:paraId="01C6B40D" w14:textId="77777777" w:rsidR="003E6244" w:rsidRDefault="00000000">
      <w:pPr>
        <w:pStyle w:val="a4"/>
      </w:pPr>
      <w:r>
        <w:rPr>
          <w:rFonts w:hint="eastAsia"/>
        </w:rPr>
        <w:t>更新</w:t>
      </w:r>
    </w:p>
  </w:comment>
  <w:comment w:id="4" w:author="mdzhang" w:date="2026-04-22T09:01:00Z" w:initials="da">
    <w:p w14:paraId="506EE35D" w14:textId="77777777" w:rsidR="003E6244" w:rsidRDefault="00000000">
      <w:pPr>
        <w:pStyle w:val="a4"/>
      </w:pPr>
      <w:r>
        <w:rPr>
          <w:rFonts w:hint="eastAsia"/>
        </w:rPr>
        <w:t>两方面成果？</w:t>
      </w:r>
    </w:p>
  </w:comment>
  <w:comment w:id="130" w:author="AAA" w:date="2026-04-23T11:21:00Z" w:initials="A">
    <w:p w14:paraId="2DFC8143" w14:textId="77777777" w:rsidR="003E6244" w:rsidRDefault="00000000">
      <w:pPr>
        <w:pStyle w:val="a4"/>
      </w:pPr>
      <w:r>
        <w:rPr>
          <w:rFonts w:hint="eastAsia"/>
        </w:rPr>
        <w:t>这部分对于获取平台算子的展开内容对应的就是之前版本的内容吗，那部分内容是不要了吗</w:t>
      </w:r>
    </w:p>
  </w:comment>
  <w:comment w:id="132" w:author="AAA" w:date="2026-04-23T11:19:00Z" w:initials="A">
    <w:p w14:paraId="2874BD50" w14:textId="77777777" w:rsidR="003E6244" w:rsidRDefault="00000000">
      <w:pPr>
        <w:pStyle w:val="a4"/>
      </w:pPr>
      <w:r>
        <w:rPr>
          <w:rFonts w:hint="eastAsia"/>
        </w:rPr>
        <w:t>这里的统一整理是构建</w:t>
      </w:r>
      <w:r>
        <w:rPr>
          <w:rFonts w:hint="eastAsia"/>
          <w:color w:val="000000" w:themeColor="text1"/>
          <w:sz w:val="28"/>
        </w:rPr>
        <w:t>抽象操作空间进行统一整理，还是还有一个前序的预处理步骤</w:t>
      </w:r>
    </w:p>
  </w:comment>
  <w:comment w:id="175" w:author="AAA" w:date="2026-04-23T11:26:00Z" w:initials="A">
    <w:p w14:paraId="0E717EC1" w14:textId="77777777" w:rsidR="003E6244" w:rsidRDefault="00000000">
      <w:pPr>
        <w:pStyle w:val="a4"/>
      </w:pPr>
      <w:r>
        <w:rPr>
          <w:rFonts w:hint="eastAsia"/>
        </w:rPr>
        <w:t>公式中出现的每个字符均需给出对应的解释，大小写对应的含义应该不一样</w:t>
      </w:r>
    </w:p>
  </w:comment>
  <w:comment w:id="219" w:author="AAA" w:date="2026-04-23T11:28:00Z" w:initials="A">
    <w:p w14:paraId="741074C4" w14:textId="77777777" w:rsidR="003E6244" w:rsidRDefault="00000000">
      <w:pPr>
        <w:pStyle w:val="a4"/>
      </w:pPr>
      <w:r>
        <w:rPr>
          <w:rFonts w:hint="eastAsia"/>
        </w:rPr>
        <w:t>语义相似度的计算方式参照以下公式对吗</w:t>
      </w:r>
      <w:r>
        <w:rPr>
          <w:noProof/>
        </w:rPr>
        <w:drawing>
          <wp:inline distT="0" distB="0" distL="114300" distR="114300" wp14:anchorId="32BB0235" wp14:editId="4B508877">
            <wp:extent cx="2352675" cy="561975"/>
            <wp:effectExtent l="0" t="0" r="952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2352675" cy="561975"/>
                    </a:xfrm>
                    <a:prstGeom prst="rect">
                      <a:avLst/>
                    </a:prstGeom>
                    <a:noFill/>
                    <a:ln>
                      <a:noFill/>
                    </a:ln>
                  </pic:spPr>
                </pic:pic>
              </a:graphicData>
            </a:graphic>
          </wp:inline>
        </w:drawing>
      </w:r>
    </w:p>
  </w:comment>
  <w:comment w:id="314" w:author="AAA" w:date="2026-04-23T11:30:00Z" w:initials="A">
    <w:p w14:paraId="1D7B3E26" w14:textId="77777777" w:rsidR="003E6244" w:rsidRDefault="00000000">
      <w:pPr>
        <w:pStyle w:val="a4"/>
      </w:pPr>
      <w:r>
        <w:rPr>
          <w:rFonts w:hint="eastAsia"/>
        </w:rPr>
        <w:t>字符含义需解释全面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1B753" w15:done="0"/>
  <w15:commentEx w15:paraId="01C6B40D" w15:done="0"/>
  <w15:commentEx w15:paraId="506EE35D" w15:done="0"/>
  <w15:commentEx w15:paraId="2DFC8143" w15:done="0"/>
  <w15:commentEx w15:paraId="2874BD50" w15:done="0"/>
  <w15:commentEx w15:paraId="0E717EC1" w15:done="0"/>
  <w15:commentEx w15:paraId="741074C4" w15:done="0"/>
  <w15:commentEx w15:paraId="1D7B3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1B753" w16cid:durableId="070E11CE"/>
  <w16cid:commentId w16cid:paraId="01C6B40D" w16cid:durableId="634C23AB"/>
  <w16cid:commentId w16cid:paraId="506EE35D" w16cid:durableId="3C6E15AF"/>
  <w16cid:commentId w16cid:paraId="2DFC8143" w16cid:durableId="4638C7FB"/>
  <w16cid:commentId w16cid:paraId="2874BD50" w16cid:durableId="24654739"/>
  <w16cid:commentId w16cid:paraId="0E717EC1" w16cid:durableId="3859F861"/>
  <w16cid:commentId w16cid:paraId="741074C4" w16cid:durableId="2B7B5960"/>
  <w16cid:commentId w16cid:paraId="1D7B3E26" w16cid:durableId="6D969D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7AFC2" w14:textId="77777777" w:rsidR="00387930" w:rsidRDefault="00387930">
      <w:pPr>
        <w:spacing w:line="240" w:lineRule="auto"/>
        <w:rPr>
          <w:rFonts w:hint="eastAsia"/>
        </w:rPr>
      </w:pPr>
      <w:r>
        <w:separator/>
      </w:r>
    </w:p>
  </w:endnote>
  <w:endnote w:type="continuationSeparator" w:id="0">
    <w:p w14:paraId="2C513300" w14:textId="77777777" w:rsidR="00387930" w:rsidRDefault="0038793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1DECAE58" wp14:editId="1BE93AA4">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ECAE58"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5D7B62CB" wp14:editId="6189EEF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ok9DI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3E6244" w:rsidRDefault="003E624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694A0318" wp14:editId="5765A8CD">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4A031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7209AEB0" wp14:editId="787F9D8E">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KXYce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3E6244" w:rsidRDefault="003E624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70B60207" wp14:editId="1178B1EC">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6020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E4E5A03" wp14:editId="7EE01687">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LQ8/ZHk&#10;AQAAqw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3E6244" w:rsidRDefault="003E6244">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24CAB611" wp14:editId="0FB77C00">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CAB611"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0D1CCCF7" wp14:editId="24EFE5B7">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HYQefjk&#10;AQAArQ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3E6244" w:rsidRDefault="003E624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CACB9" w14:textId="77777777" w:rsidR="00387930" w:rsidRDefault="00387930">
      <w:pPr>
        <w:spacing w:after="0"/>
        <w:rPr>
          <w:rFonts w:hint="eastAsia"/>
        </w:rPr>
      </w:pPr>
      <w:r>
        <w:separator/>
      </w:r>
    </w:p>
  </w:footnote>
  <w:footnote w:type="continuationSeparator" w:id="0">
    <w:p w14:paraId="3EBB8B57" w14:textId="77777777" w:rsidR="00387930" w:rsidRDefault="00387930">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6B901592" wp14:editId="119861CD">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F9Bmu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3A094A8" wp14:editId="4273A33C">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G9jBv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52CC4819" wp14:editId="01F6B623">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STIkWOIBAACr&#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75CD3964" wp14:editId="5D1FB76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ddQgpOIBAACt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6acOWFp4nef&#10;f/z69PX+5xc6775/YxQhmXqPFWUv3TokonJwN/4a5EdkDpadcFuV2709eILIFcWDkmSgp8c2/Vto&#10;KEfsImTNhjbYBElqsCGP5nAejRoik+S8mJI+L2lq8hQrRHUq9AHjGwWWpUvNjXZJNVGJ/TVGap1S&#10;TynJ7eBKG5MnbxzrqdvZq7LMFQhGNyma8jBsN0sT2F6k5clfEoLQHqQF2Llm9BtH4RPRUbINNId1&#10;SOHkpylmgOPGpTX5285Zf/6y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ddQgpOIBAACt&#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24C69FC" wp14:editId="688AAD7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GVSAaeEBAACr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zhzwtLA7z7/&#10;+PXp6/3PL3Teff/Gpkmk3mNFuUu3DommHNyNvwb5EZmDZSfcVuVmbw+eEHJF8aAkGejpqU3/FhrK&#10;EbsIWbGhDTZBkhZsyIM5nAejhsgkOS+mpM5Lmpk8xQpRnQp9wPhGgWXpUnOjXdJMVGJ/jZFap9RT&#10;SnI7uNLG5Lkbx3rqdvaqLHMFgtFNiqY8DNvN0gS2F2l18peEILQHaQF2rhn9xlH4RHSUbAPNYR1S&#10;OPlphhnguG9pSf62c9aff2z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IAD9fVAAAABgEAAA8A&#10;AAAAAAAAAQAgAAAAIgAAAGRycy9kb3ducmV2LnhtbFBLAQIUABQAAAAIAIdO4kAZVIBp4QEAAKsD&#10;AAAOAAAAAAAAAAEAIAAAACQBAABkcnMvZTJvRG9jLnhtbFBLBQYAAAAABgAGAFkBAAB3BQAAAAA=&#10;">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D0EF4"/>
    <w:multiLevelType w:val="multilevel"/>
    <w:tmpl w:val="93A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63798641">
    <w:abstractNumId w:val="1"/>
  </w:num>
  <w:num w:numId="2" w16cid:durableId="893850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625F"/>
    <w:rsid w:val="00087346"/>
    <w:rsid w:val="0009034E"/>
    <w:rsid w:val="000961F7"/>
    <w:rsid w:val="000A27F0"/>
    <w:rsid w:val="000A75A8"/>
    <w:rsid w:val="000B535D"/>
    <w:rsid w:val="000B64FA"/>
    <w:rsid w:val="000D1724"/>
    <w:rsid w:val="000D2A25"/>
    <w:rsid w:val="000D46D0"/>
    <w:rsid w:val="000E5944"/>
    <w:rsid w:val="000F1285"/>
    <w:rsid w:val="000F5DBE"/>
    <w:rsid w:val="000F6B50"/>
    <w:rsid w:val="000F6B80"/>
    <w:rsid w:val="001004D6"/>
    <w:rsid w:val="001032BC"/>
    <w:rsid w:val="0010422B"/>
    <w:rsid w:val="00120541"/>
    <w:rsid w:val="00124DA7"/>
    <w:rsid w:val="0012512E"/>
    <w:rsid w:val="00125F7A"/>
    <w:rsid w:val="001317F4"/>
    <w:rsid w:val="0013458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B460A"/>
    <w:rsid w:val="001B572B"/>
    <w:rsid w:val="001C54D7"/>
    <w:rsid w:val="001D304A"/>
    <w:rsid w:val="001D4D69"/>
    <w:rsid w:val="001D656E"/>
    <w:rsid w:val="001E004F"/>
    <w:rsid w:val="001E34E1"/>
    <w:rsid w:val="001E60D6"/>
    <w:rsid w:val="001F338E"/>
    <w:rsid w:val="001F3A1F"/>
    <w:rsid w:val="00202938"/>
    <w:rsid w:val="00210C65"/>
    <w:rsid w:val="00217198"/>
    <w:rsid w:val="00223464"/>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90A3A"/>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141E1"/>
    <w:rsid w:val="00321B95"/>
    <w:rsid w:val="00323A01"/>
    <w:rsid w:val="00332C64"/>
    <w:rsid w:val="00337414"/>
    <w:rsid w:val="003402CC"/>
    <w:rsid w:val="00341A84"/>
    <w:rsid w:val="0034379B"/>
    <w:rsid w:val="003473A0"/>
    <w:rsid w:val="00350A5D"/>
    <w:rsid w:val="003540CE"/>
    <w:rsid w:val="00355B7C"/>
    <w:rsid w:val="00355D8F"/>
    <w:rsid w:val="0037073A"/>
    <w:rsid w:val="00380A83"/>
    <w:rsid w:val="0038396E"/>
    <w:rsid w:val="003866D7"/>
    <w:rsid w:val="00387930"/>
    <w:rsid w:val="00392E6F"/>
    <w:rsid w:val="003979F5"/>
    <w:rsid w:val="00397F05"/>
    <w:rsid w:val="003A05C0"/>
    <w:rsid w:val="003C2EF6"/>
    <w:rsid w:val="003D0AB1"/>
    <w:rsid w:val="003D5080"/>
    <w:rsid w:val="003D798C"/>
    <w:rsid w:val="003E3148"/>
    <w:rsid w:val="003E50E7"/>
    <w:rsid w:val="003E6244"/>
    <w:rsid w:val="003E6C37"/>
    <w:rsid w:val="003E777D"/>
    <w:rsid w:val="003F5B91"/>
    <w:rsid w:val="00401855"/>
    <w:rsid w:val="00402990"/>
    <w:rsid w:val="0040320D"/>
    <w:rsid w:val="0040455B"/>
    <w:rsid w:val="004204FF"/>
    <w:rsid w:val="004216E3"/>
    <w:rsid w:val="004235F8"/>
    <w:rsid w:val="004275BB"/>
    <w:rsid w:val="0043022A"/>
    <w:rsid w:val="00432D62"/>
    <w:rsid w:val="004349CE"/>
    <w:rsid w:val="00444E3E"/>
    <w:rsid w:val="00445E1A"/>
    <w:rsid w:val="0046187D"/>
    <w:rsid w:val="0046229E"/>
    <w:rsid w:val="00463F29"/>
    <w:rsid w:val="004646CE"/>
    <w:rsid w:val="00467AF1"/>
    <w:rsid w:val="00493EC5"/>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1AE1"/>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088"/>
    <w:rsid w:val="00646EB0"/>
    <w:rsid w:val="006501D6"/>
    <w:rsid w:val="006553FD"/>
    <w:rsid w:val="00664D58"/>
    <w:rsid w:val="00670C73"/>
    <w:rsid w:val="00671185"/>
    <w:rsid w:val="00676827"/>
    <w:rsid w:val="00677735"/>
    <w:rsid w:val="00677D41"/>
    <w:rsid w:val="00682212"/>
    <w:rsid w:val="006845D0"/>
    <w:rsid w:val="00685A45"/>
    <w:rsid w:val="0069252C"/>
    <w:rsid w:val="006970CE"/>
    <w:rsid w:val="006A1B49"/>
    <w:rsid w:val="006A22FA"/>
    <w:rsid w:val="006A2824"/>
    <w:rsid w:val="006A3D2D"/>
    <w:rsid w:val="006A7258"/>
    <w:rsid w:val="006B2980"/>
    <w:rsid w:val="006B49C8"/>
    <w:rsid w:val="006C3B03"/>
    <w:rsid w:val="006C5A30"/>
    <w:rsid w:val="006D0835"/>
    <w:rsid w:val="006D313A"/>
    <w:rsid w:val="006D4AE6"/>
    <w:rsid w:val="006E24EB"/>
    <w:rsid w:val="006F1C6D"/>
    <w:rsid w:val="007016E0"/>
    <w:rsid w:val="007020CC"/>
    <w:rsid w:val="007045CD"/>
    <w:rsid w:val="007074F6"/>
    <w:rsid w:val="00714CCA"/>
    <w:rsid w:val="00722CBB"/>
    <w:rsid w:val="00723D01"/>
    <w:rsid w:val="00732FD1"/>
    <w:rsid w:val="00735F97"/>
    <w:rsid w:val="00740D53"/>
    <w:rsid w:val="00751BDA"/>
    <w:rsid w:val="00752138"/>
    <w:rsid w:val="00752CD3"/>
    <w:rsid w:val="00757516"/>
    <w:rsid w:val="007669FB"/>
    <w:rsid w:val="00766F87"/>
    <w:rsid w:val="00774375"/>
    <w:rsid w:val="00797B82"/>
    <w:rsid w:val="00797C73"/>
    <w:rsid w:val="007B3E53"/>
    <w:rsid w:val="007B7390"/>
    <w:rsid w:val="007E3000"/>
    <w:rsid w:val="007E383E"/>
    <w:rsid w:val="007E73C9"/>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3228"/>
    <w:rsid w:val="00875615"/>
    <w:rsid w:val="00877472"/>
    <w:rsid w:val="00881816"/>
    <w:rsid w:val="00882CBD"/>
    <w:rsid w:val="00886798"/>
    <w:rsid w:val="00886BB8"/>
    <w:rsid w:val="00886D12"/>
    <w:rsid w:val="00886ED6"/>
    <w:rsid w:val="00891096"/>
    <w:rsid w:val="008916A8"/>
    <w:rsid w:val="008A046B"/>
    <w:rsid w:val="008A35BE"/>
    <w:rsid w:val="008A687B"/>
    <w:rsid w:val="008A7C81"/>
    <w:rsid w:val="008B2C91"/>
    <w:rsid w:val="008B3DBA"/>
    <w:rsid w:val="008C317A"/>
    <w:rsid w:val="008C4977"/>
    <w:rsid w:val="008D547E"/>
    <w:rsid w:val="008D608E"/>
    <w:rsid w:val="008E2049"/>
    <w:rsid w:val="008E2AA3"/>
    <w:rsid w:val="008E33F9"/>
    <w:rsid w:val="008E3867"/>
    <w:rsid w:val="008E7B64"/>
    <w:rsid w:val="008F4226"/>
    <w:rsid w:val="0090038E"/>
    <w:rsid w:val="00902B9B"/>
    <w:rsid w:val="00913E34"/>
    <w:rsid w:val="00917533"/>
    <w:rsid w:val="0092054F"/>
    <w:rsid w:val="009211DC"/>
    <w:rsid w:val="00932EE0"/>
    <w:rsid w:val="00933318"/>
    <w:rsid w:val="00955719"/>
    <w:rsid w:val="00972272"/>
    <w:rsid w:val="009734CE"/>
    <w:rsid w:val="00981BE4"/>
    <w:rsid w:val="00992205"/>
    <w:rsid w:val="00992279"/>
    <w:rsid w:val="009978DB"/>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5ED"/>
    <w:rsid w:val="009F3BCB"/>
    <w:rsid w:val="009F561B"/>
    <w:rsid w:val="009F7A1F"/>
    <w:rsid w:val="00A00392"/>
    <w:rsid w:val="00A0686A"/>
    <w:rsid w:val="00A106CE"/>
    <w:rsid w:val="00A15A98"/>
    <w:rsid w:val="00A20AA6"/>
    <w:rsid w:val="00A21968"/>
    <w:rsid w:val="00A36025"/>
    <w:rsid w:val="00A360C9"/>
    <w:rsid w:val="00A3700E"/>
    <w:rsid w:val="00A432D6"/>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C0F8D"/>
    <w:rsid w:val="00AD09B7"/>
    <w:rsid w:val="00AD5C0A"/>
    <w:rsid w:val="00AE0FBE"/>
    <w:rsid w:val="00AE4516"/>
    <w:rsid w:val="00AF0600"/>
    <w:rsid w:val="00AF1464"/>
    <w:rsid w:val="00AF61FE"/>
    <w:rsid w:val="00AF62EB"/>
    <w:rsid w:val="00B039A8"/>
    <w:rsid w:val="00B15AE1"/>
    <w:rsid w:val="00B16648"/>
    <w:rsid w:val="00B22C52"/>
    <w:rsid w:val="00B2305E"/>
    <w:rsid w:val="00B23135"/>
    <w:rsid w:val="00B2369B"/>
    <w:rsid w:val="00B30BAB"/>
    <w:rsid w:val="00B31F60"/>
    <w:rsid w:val="00B35163"/>
    <w:rsid w:val="00B41FCD"/>
    <w:rsid w:val="00B43AEC"/>
    <w:rsid w:val="00B464A8"/>
    <w:rsid w:val="00B540BF"/>
    <w:rsid w:val="00B546B1"/>
    <w:rsid w:val="00B565C5"/>
    <w:rsid w:val="00B57B0B"/>
    <w:rsid w:val="00B57BD2"/>
    <w:rsid w:val="00B61AB3"/>
    <w:rsid w:val="00B63931"/>
    <w:rsid w:val="00B65593"/>
    <w:rsid w:val="00B65DF1"/>
    <w:rsid w:val="00B70DEF"/>
    <w:rsid w:val="00B7264B"/>
    <w:rsid w:val="00B73AA5"/>
    <w:rsid w:val="00B74BCB"/>
    <w:rsid w:val="00B816BF"/>
    <w:rsid w:val="00B902A2"/>
    <w:rsid w:val="00B922DC"/>
    <w:rsid w:val="00B93A02"/>
    <w:rsid w:val="00B95363"/>
    <w:rsid w:val="00B954E3"/>
    <w:rsid w:val="00B97F6D"/>
    <w:rsid w:val="00BA062A"/>
    <w:rsid w:val="00BA440B"/>
    <w:rsid w:val="00BB24F9"/>
    <w:rsid w:val="00BB3D85"/>
    <w:rsid w:val="00BC02D2"/>
    <w:rsid w:val="00BC5631"/>
    <w:rsid w:val="00BD3E01"/>
    <w:rsid w:val="00BD3E50"/>
    <w:rsid w:val="00BD561B"/>
    <w:rsid w:val="00BD7462"/>
    <w:rsid w:val="00BE03C7"/>
    <w:rsid w:val="00BE2144"/>
    <w:rsid w:val="00BE255F"/>
    <w:rsid w:val="00BE48A0"/>
    <w:rsid w:val="00BE713A"/>
    <w:rsid w:val="00BE7246"/>
    <w:rsid w:val="00BF56AB"/>
    <w:rsid w:val="00C02017"/>
    <w:rsid w:val="00C07344"/>
    <w:rsid w:val="00C1798D"/>
    <w:rsid w:val="00C23B22"/>
    <w:rsid w:val="00C30616"/>
    <w:rsid w:val="00C40E8F"/>
    <w:rsid w:val="00C5302D"/>
    <w:rsid w:val="00C60F9F"/>
    <w:rsid w:val="00C62149"/>
    <w:rsid w:val="00C63E44"/>
    <w:rsid w:val="00C6506A"/>
    <w:rsid w:val="00C76E8C"/>
    <w:rsid w:val="00C8273F"/>
    <w:rsid w:val="00C84298"/>
    <w:rsid w:val="00CA6826"/>
    <w:rsid w:val="00CB1F47"/>
    <w:rsid w:val="00CB2389"/>
    <w:rsid w:val="00CB700D"/>
    <w:rsid w:val="00CC14D6"/>
    <w:rsid w:val="00CC5ED2"/>
    <w:rsid w:val="00CD2BDA"/>
    <w:rsid w:val="00CD50C0"/>
    <w:rsid w:val="00CD55EC"/>
    <w:rsid w:val="00CE1052"/>
    <w:rsid w:val="00CE12BF"/>
    <w:rsid w:val="00CE2D40"/>
    <w:rsid w:val="00CE4B62"/>
    <w:rsid w:val="00CF68B4"/>
    <w:rsid w:val="00CF78B9"/>
    <w:rsid w:val="00D006D6"/>
    <w:rsid w:val="00D06B05"/>
    <w:rsid w:val="00D11F21"/>
    <w:rsid w:val="00D141A8"/>
    <w:rsid w:val="00D15179"/>
    <w:rsid w:val="00D2202F"/>
    <w:rsid w:val="00D232BC"/>
    <w:rsid w:val="00D235AC"/>
    <w:rsid w:val="00D25C82"/>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92F8E"/>
    <w:rsid w:val="00DA4472"/>
    <w:rsid w:val="00DA4891"/>
    <w:rsid w:val="00DA66CF"/>
    <w:rsid w:val="00DB1901"/>
    <w:rsid w:val="00DB1C06"/>
    <w:rsid w:val="00DB5374"/>
    <w:rsid w:val="00DC333A"/>
    <w:rsid w:val="00DC62AF"/>
    <w:rsid w:val="00DE025A"/>
    <w:rsid w:val="00DE45EF"/>
    <w:rsid w:val="00DF4C84"/>
    <w:rsid w:val="00DF5F01"/>
    <w:rsid w:val="00E019D3"/>
    <w:rsid w:val="00E05196"/>
    <w:rsid w:val="00E177F4"/>
    <w:rsid w:val="00E17CE3"/>
    <w:rsid w:val="00E247A4"/>
    <w:rsid w:val="00E25C90"/>
    <w:rsid w:val="00E3037E"/>
    <w:rsid w:val="00E30C58"/>
    <w:rsid w:val="00E32998"/>
    <w:rsid w:val="00E42C06"/>
    <w:rsid w:val="00E4547F"/>
    <w:rsid w:val="00E45956"/>
    <w:rsid w:val="00E53822"/>
    <w:rsid w:val="00E6299B"/>
    <w:rsid w:val="00E64712"/>
    <w:rsid w:val="00E656A4"/>
    <w:rsid w:val="00E67E65"/>
    <w:rsid w:val="00E712D5"/>
    <w:rsid w:val="00E725D0"/>
    <w:rsid w:val="00E82C91"/>
    <w:rsid w:val="00E874C3"/>
    <w:rsid w:val="00E957F5"/>
    <w:rsid w:val="00E97930"/>
    <w:rsid w:val="00EA2881"/>
    <w:rsid w:val="00EA7327"/>
    <w:rsid w:val="00EB19AE"/>
    <w:rsid w:val="00EB321F"/>
    <w:rsid w:val="00EB3370"/>
    <w:rsid w:val="00EB36C1"/>
    <w:rsid w:val="00EB4DED"/>
    <w:rsid w:val="00EB6B03"/>
    <w:rsid w:val="00EC1193"/>
    <w:rsid w:val="00EC2356"/>
    <w:rsid w:val="00EC4808"/>
    <w:rsid w:val="00ED4940"/>
    <w:rsid w:val="00ED58E5"/>
    <w:rsid w:val="00EE4FB1"/>
    <w:rsid w:val="00EE604E"/>
    <w:rsid w:val="00EE70FB"/>
    <w:rsid w:val="00EF61E5"/>
    <w:rsid w:val="00F01133"/>
    <w:rsid w:val="00F04084"/>
    <w:rsid w:val="00F050B8"/>
    <w:rsid w:val="00F054C8"/>
    <w:rsid w:val="00F16655"/>
    <w:rsid w:val="00F24BF4"/>
    <w:rsid w:val="00F26D86"/>
    <w:rsid w:val="00F32743"/>
    <w:rsid w:val="00F352FB"/>
    <w:rsid w:val="00F42F50"/>
    <w:rsid w:val="00F503AD"/>
    <w:rsid w:val="00F54601"/>
    <w:rsid w:val="00F549A1"/>
    <w:rsid w:val="00F55379"/>
    <w:rsid w:val="00F60608"/>
    <w:rsid w:val="00F80B21"/>
    <w:rsid w:val="00F87BEA"/>
    <w:rsid w:val="00F87CCB"/>
    <w:rsid w:val="00F956EF"/>
    <w:rsid w:val="00F96CA8"/>
    <w:rsid w:val="00FA3938"/>
    <w:rsid w:val="00FA7499"/>
    <w:rsid w:val="00FB122F"/>
    <w:rsid w:val="00FC7080"/>
    <w:rsid w:val="00FD028D"/>
    <w:rsid w:val="00FE2997"/>
    <w:rsid w:val="00FE31C1"/>
    <w:rsid w:val="00FE4033"/>
    <w:rsid w:val="00FE4CD4"/>
    <w:rsid w:val="00FE4E06"/>
    <w:rsid w:val="00FE7EFE"/>
    <w:rsid w:val="00FF31B4"/>
    <w:rsid w:val="00FF3BAB"/>
    <w:rsid w:val="00FF710F"/>
    <w:rsid w:val="14480C42"/>
    <w:rsid w:val="28D85A51"/>
    <w:rsid w:val="2BE26C3B"/>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09F6"/>
  <w15:docId w15:val="{2F0F18F3-7959-493C-8148-2A147B93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customStyle="1" w:styleId="31">
    <w:name w:val="修订3"/>
    <w:hidden/>
    <w:uiPriority w:val="99"/>
    <w:unhideWhenUsed/>
    <w:rPr>
      <w:kern w:val="2"/>
      <w:sz w:val="22"/>
      <w:szCs w:val="24"/>
      <w14:ligatures w14:val="standardContextual"/>
    </w:rPr>
  </w:style>
  <w:style w:type="paragraph" w:styleId="aff1">
    <w:name w:val="Revision"/>
    <w:hidden/>
    <w:uiPriority w:val="99"/>
    <w:unhideWhenUsed/>
    <w:rsid w:val="00FE2997"/>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176">
      <w:bodyDiv w:val="1"/>
      <w:marLeft w:val="0"/>
      <w:marRight w:val="0"/>
      <w:marTop w:val="0"/>
      <w:marBottom w:val="0"/>
      <w:divBdr>
        <w:top w:val="none" w:sz="0" w:space="0" w:color="auto"/>
        <w:left w:val="none" w:sz="0" w:space="0" w:color="auto"/>
        <w:bottom w:val="none" w:sz="0" w:space="0" w:color="auto"/>
        <w:right w:val="none" w:sz="0" w:space="0" w:color="auto"/>
      </w:divBdr>
    </w:div>
    <w:div w:id="69157806">
      <w:bodyDiv w:val="1"/>
      <w:marLeft w:val="0"/>
      <w:marRight w:val="0"/>
      <w:marTop w:val="0"/>
      <w:marBottom w:val="0"/>
      <w:divBdr>
        <w:top w:val="none" w:sz="0" w:space="0" w:color="auto"/>
        <w:left w:val="none" w:sz="0" w:space="0" w:color="auto"/>
        <w:bottom w:val="none" w:sz="0" w:space="0" w:color="auto"/>
        <w:right w:val="none" w:sz="0" w:space="0" w:color="auto"/>
      </w:divBdr>
    </w:div>
    <w:div w:id="85732534">
      <w:bodyDiv w:val="1"/>
      <w:marLeft w:val="0"/>
      <w:marRight w:val="0"/>
      <w:marTop w:val="0"/>
      <w:marBottom w:val="0"/>
      <w:divBdr>
        <w:top w:val="none" w:sz="0" w:space="0" w:color="auto"/>
        <w:left w:val="none" w:sz="0" w:space="0" w:color="auto"/>
        <w:bottom w:val="none" w:sz="0" w:space="0" w:color="auto"/>
        <w:right w:val="none" w:sz="0" w:space="0" w:color="auto"/>
      </w:divBdr>
    </w:div>
    <w:div w:id="88082365">
      <w:bodyDiv w:val="1"/>
      <w:marLeft w:val="0"/>
      <w:marRight w:val="0"/>
      <w:marTop w:val="0"/>
      <w:marBottom w:val="0"/>
      <w:divBdr>
        <w:top w:val="none" w:sz="0" w:space="0" w:color="auto"/>
        <w:left w:val="none" w:sz="0" w:space="0" w:color="auto"/>
        <w:bottom w:val="none" w:sz="0" w:space="0" w:color="auto"/>
        <w:right w:val="none" w:sz="0" w:space="0" w:color="auto"/>
      </w:divBdr>
    </w:div>
    <w:div w:id="117603859">
      <w:bodyDiv w:val="1"/>
      <w:marLeft w:val="0"/>
      <w:marRight w:val="0"/>
      <w:marTop w:val="0"/>
      <w:marBottom w:val="0"/>
      <w:divBdr>
        <w:top w:val="none" w:sz="0" w:space="0" w:color="auto"/>
        <w:left w:val="none" w:sz="0" w:space="0" w:color="auto"/>
        <w:bottom w:val="none" w:sz="0" w:space="0" w:color="auto"/>
        <w:right w:val="none" w:sz="0" w:space="0" w:color="auto"/>
      </w:divBdr>
    </w:div>
    <w:div w:id="301008567">
      <w:bodyDiv w:val="1"/>
      <w:marLeft w:val="0"/>
      <w:marRight w:val="0"/>
      <w:marTop w:val="0"/>
      <w:marBottom w:val="0"/>
      <w:divBdr>
        <w:top w:val="none" w:sz="0" w:space="0" w:color="auto"/>
        <w:left w:val="none" w:sz="0" w:space="0" w:color="auto"/>
        <w:bottom w:val="none" w:sz="0" w:space="0" w:color="auto"/>
        <w:right w:val="none" w:sz="0" w:space="0" w:color="auto"/>
      </w:divBdr>
    </w:div>
    <w:div w:id="436799753">
      <w:bodyDiv w:val="1"/>
      <w:marLeft w:val="0"/>
      <w:marRight w:val="0"/>
      <w:marTop w:val="0"/>
      <w:marBottom w:val="0"/>
      <w:divBdr>
        <w:top w:val="none" w:sz="0" w:space="0" w:color="auto"/>
        <w:left w:val="none" w:sz="0" w:space="0" w:color="auto"/>
        <w:bottom w:val="none" w:sz="0" w:space="0" w:color="auto"/>
        <w:right w:val="none" w:sz="0" w:space="0" w:color="auto"/>
      </w:divBdr>
    </w:div>
    <w:div w:id="441925453">
      <w:bodyDiv w:val="1"/>
      <w:marLeft w:val="0"/>
      <w:marRight w:val="0"/>
      <w:marTop w:val="0"/>
      <w:marBottom w:val="0"/>
      <w:divBdr>
        <w:top w:val="none" w:sz="0" w:space="0" w:color="auto"/>
        <w:left w:val="none" w:sz="0" w:space="0" w:color="auto"/>
        <w:bottom w:val="none" w:sz="0" w:space="0" w:color="auto"/>
        <w:right w:val="none" w:sz="0" w:space="0" w:color="auto"/>
      </w:divBdr>
    </w:div>
    <w:div w:id="547912207">
      <w:bodyDiv w:val="1"/>
      <w:marLeft w:val="0"/>
      <w:marRight w:val="0"/>
      <w:marTop w:val="0"/>
      <w:marBottom w:val="0"/>
      <w:divBdr>
        <w:top w:val="none" w:sz="0" w:space="0" w:color="auto"/>
        <w:left w:val="none" w:sz="0" w:space="0" w:color="auto"/>
        <w:bottom w:val="none" w:sz="0" w:space="0" w:color="auto"/>
        <w:right w:val="none" w:sz="0" w:space="0" w:color="auto"/>
      </w:divBdr>
    </w:div>
    <w:div w:id="595405554">
      <w:bodyDiv w:val="1"/>
      <w:marLeft w:val="0"/>
      <w:marRight w:val="0"/>
      <w:marTop w:val="0"/>
      <w:marBottom w:val="0"/>
      <w:divBdr>
        <w:top w:val="none" w:sz="0" w:space="0" w:color="auto"/>
        <w:left w:val="none" w:sz="0" w:space="0" w:color="auto"/>
        <w:bottom w:val="none" w:sz="0" w:space="0" w:color="auto"/>
        <w:right w:val="none" w:sz="0" w:space="0" w:color="auto"/>
      </w:divBdr>
    </w:div>
    <w:div w:id="602421546">
      <w:bodyDiv w:val="1"/>
      <w:marLeft w:val="0"/>
      <w:marRight w:val="0"/>
      <w:marTop w:val="0"/>
      <w:marBottom w:val="0"/>
      <w:divBdr>
        <w:top w:val="none" w:sz="0" w:space="0" w:color="auto"/>
        <w:left w:val="none" w:sz="0" w:space="0" w:color="auto"/>
        <w:bottom w:val="none" w:sz="0" w:space="0" w:color="auto"/>
        <w:right w:val="none" w:sz="0" w:space="0" w:color="auto"/>
      </w:divBdr>
    </w:div>
    <w:div w:id="677345334">
      <w:bodyDiv w:val="1"/>
      <w:marLeft w:val="0"/>
      <w:marRight w:val="0"/>
      <w:marTop w:val="0"/>
      <w:marBottom w:val="0"/>
      <w:divBdr>
        <w:top w:val="none" w:sz="0" w:space="0" w:color="auto"/>
        <w:left w:val="none" w:sz="0" w:space="0" w:color="auto"/>
        <w:bottom w:val="none" w:sz="0" w:space="0" w:color="auto"/>
        <w:right w:val="none" w:sz="0" w:space="0" w:color="auto"/>
      </w:divBdr>
    </w:div>
    <w:div w:id="678656651">
      <w:bodyDiv w:val="1"/>
      <w:marLeft w:val="0"/>
      <w:marRight w:val="0"/>
      <w:marTop w:val="0"/>
      <w:marBottom w:val="0"/>
      <w:divBdr>
        <w:top w:val="none" w:sz="0" w:space="0" w:color="auto"/>
        <w:left w:val="none" w:sz="0" w:space="0" w:color="auto"/>
        <w:bottom w:val="none" w:sz="0" w:space="0" w:color="auto"/>
        <w:right w:val="none" w:sz="0" w:space="0" w:color="auto"/>
      </w:divBdr>
    </w:div>
    <w:div w:id="720132218">
      <w:bodyDiv w:val="1"/>
      <w:marLeft w:val="0"/>
      <w:marRight w:val="0"/>
      <w:marTop w:val="0"/>
      <w:marBottom w:val="0"/>
      <w:divBdr>
        <w:top w:val="none" w:sz="0" w:space="0" w:color="auto"/>
        <w:left w:val="none" w:sz="0" w:space="0" w:color="auto"/>
        <w:bottom w:val="none" w:sz="0" w:space="0" w:color="auto"/>
        <w:right w:val="none" w:sz="0" w:space="0" w:color="auto"/>
      </w:divBdr>
    </w:div>
    <w:div w:id="724720377">
      <w:bodyDiv w:val="1"/>
      <w:marLeft w:val="0"/>
      <w:marRight w:val="0"/>
      <w:marTop w:val="0"/>
      <w:marBottom w:val="0"/>
      <w:divBdr>
        <w:top w:val="none" w:sz="0" w:space="0" w:color="auto"/>
        <w:left w:val="none" w:sz="0" w:space="0" w:color="auto"/>
        <w:bottom w:val="none" w:sz="0" w:space="0" w:color="auto"/>
        <w:right w:val="none" w:sz="0" w:space="0" w:color="auto"/>
      </w:divBdr>
    </w:div>
    <w:div w:id="757214504">
      <w:bodyDiv w:val="1"/>
      <w:marLeft w:val="0"/>
      <w:marRight w:val="0"/>
      <w:marTop w:val="0"/>
      <w:marBottom w:val="0"/>
      <w:divBdr>
        <w:top w:val="none" w:sz="0" w:space="0" w:color="auto"/>
        <w:left w:val="none" w:sz="0" w:space="0" w:color="auto"/>
        <w:bottom w:val="none" w:sz="0" w:space="0" w:color="auto"/>
        <w:right w:val="none" w:sz="0" w:space="0" w:color="auto"/>
      </w:divBdr>
    </w:div>
    <w:div w:id="833181814">
      <w:bodyDiv w:val="1"/>
      <w:marLeft w:val="0"/>
      <w:marRight w:val="0"/>
      <w:marTop w:val="0"/>
      <w:marBottom w:val="0"/>
      <w:divBdr>
        <w:top w:val="none" w:sz="0" w:space="0" w:color="auto"/>
        <w:left w:val="none" w:sz="0" w:space="0" w:color="auto"/>
        <w:bottom w:val="none" w:sz="0" w:space="0" w:color="auto"/>
        <w:right w:val="none" w:sz="0" w:space="0" w:color="auto"/>
      </w:divBdr>
    </w:div>
    <w:div w:id="905796250">
      <w:bodyDiv w:val="1"/>
      <w:marLeft w:val="0"/>
      <w:marRight w:val="0"/>
      <w:marTop w:val="0"/>
      <w:marBottom w:val="0"/>
      <w:divBdr>
        <w:top w:val="none" w:sz="0" w:space="0" w:color="auto"/>
        <w:left w:val="none" w:sz="0" w:space="0" w:color="auto"/>
        <w:bottom w:val="none" w:sz="0" w:space="0" w:color="auto"/>
        <w:right w:val="none" w:sz="0" w:space="0" w:color="auto"/>
      </w:divBdr>
    </w:div>
    <w:div w:id="962417108">
      <w:bodyDiv w:val="1"/>
      <w:marLeft w:val="0"/>
      <w:marRight w:val="0"/>
      <w:marTop w:val="0"/>
      <w:marBottom w:val="0"/>
      <w:divBdr>
        <w:top w:val="none" w:sz="0" w:space="0" w:color="auto"/>
        <w:left w:val="none" w:sz="0" w:space="0" w:color="auto"/>
        <w:bottom w:val="none" w:sz="0" w:space="0" w:color="auto"/>
        <w:right w:val="none" w:sz="0" w:space="0" w:color="auto"/>
      </w:divBdr>
    </w:div>
    <w:div w:id="994266048">
      <w:bodyDiv w:val="1"/>
      <w:marLeft w:val="0"/>
      <w:marRight w:val="0"/>
      <w:marTop w:val="0"/>
      <w:marBottom w:val="0"/>
      <w:divBdr>
        <w:top w:val="none" w:sz="0" w:space="0" w:color="auto"/>
        <w:left w:val="none" w:sz="0" w:space="0" w:color="auto"/>
        <w:bottom w:val="none" w:sz="0" w:space="0" w:color="auto"/>
        <w:right w:val="none" w:sz="0" w:space="0" w:color="auto"/>
      </w:divBdr>
    </w:div>
    <w:div w:id="1161891436">
      <w:bodyDiv w:val="1"/>
      <w:marLeft w:val="0"/>
      <w:marRight w:val="0"/>
      <w:marTop w:val="0"/>
      <w:marBottom w:val="0"/>
      <w:divBdr>
        <w:top w:val="none" w:sz="0" w:space="0" w:color="auto"/>
        <w:left w:val="none" w:sz="0" w:space="0" w:color="auto"/>
        <w:bottom w:val="none" w:sz="0" w:space="0" w:color="auto"/>
        <w:right w:val="none" w:sz="0" w:space="0" w:color="auto"/>
      </w:divBdr>
    </w:div>
    <w:div w:id="1196238929">
      <w:bodyDiv w:val="1"/>
      <w:marLeft w:val="0"/>
      <w:marRight w:val="0"/>
      <w:marTop w:val="0"/>
      <w:marBottom w:val="0"/>
      <w:divBdr>
        <w:top w:val="none" w:sz="0" w:space="0" w:color="auto"/>
        <w:left w:val="none" w:sz="0" w:space="0" w:color="auto"/>
        <w:bottom w:val="none" w:sz="0" w:space="0" w:color="auto"/>
        <w:right w:val="none" w:sz="0" w:space="0" w:color="auto"/>
      </w:divBdr>
    </w:div>
    <w:div w:id="1301424873">
      <w:bodyDiv w:val="1"/>
      <w:marLeft w:val="0"/>
      <w:marRight w:val="0"/>
      <w:marTop w:val="0"/>
      <w:marBottom w:val="0"/>
      <w:divBdr>
        <w:top w:val="none" w:sz="0" w:space="0" w:color="auto"/>
        <w:left w:val="none" w:sz="0" w:space="0" w:color="auto"/>
        <w:bottom w:val="none" w:sz="0" w:space="0" w:color="auto"/>
        <w:right w:val="none" w:sz="0" w:space="0" w:color="auto"/>
      </w:divBdr>
    </w:div>
    <w:div w:id="1534925901">
      <w:bodyDiv w:val="1"/>
      <w:marLeft w:val="0"/>
      <w:marRight w:val="0"/>
      <w:marTop w:val="0"/>
      <w:marBottom w:val="0"/>
      <w:divBdr>
        <w:top w:val="none" w:sz="0" w:space="0" w:color="auto"/>
        <w:left w:val="none" w:sz="0" w:space="0" w:color="auto"/>
        <w:bottom w:val="none" w:sz="0" w:space="0" w:color="auto"/>
        <w:right w:val="none" w:sz="0" w:space="0" w:color="auto"/>
      </w:divBdr>
    </w:div>
    <w:div w:id="1673989367">
      <w:bodyDiv w:val="1"/>
      <w:marLeft w:val="0"/>
      <w:marRight w:val="0"/>
      <w:marTop w:val="0"/>
      <w:marBottom w:val="0"/>
      <w:divBdr>
        <w:top w:val="none" w:sz="0" w:space="0" w:color="auto"/>
        <w:left w:val="none" w:sz="0" w:space="0" w:color="auto"/>
        <w:bottom w:val="none" w:sz="0" w:space="0" w:color="auto"/>
        <w:right w:val="none" w:sz="0" w:space="0" w:color="auto"/>
      </w:divBdr>
    </w:div>
    <w:div w:id="1711295914">
      <w:bodyDiv w:val="1"/>
      <w:marLeft w:val="0"/>
      <w:marRight w:val="0"/>
      <w:marTop w:val="0"/>
      <w:marBottom w:val="0"/>
      <w:divBdr>
        <w:top w:val="none" w:sz="0" w:space="0" w:color="auto"/>
        <w:left w:val="none" w:sz="0" w:space="0" w:color="auto"/>
        <w:bottom w:val="none" w:sz="0" w:space="0" w:color="auto"/>
        <w:right w:val="none" w:sz="0" w:space="0" w:color="auto"/>
      </w:divBdr>
    </w:div>
    <w:div w:id="1778939595">
      <w:bodyDiv w:val="1"/>
      <w:marLeft w:val="0"/>
      <w:marRight w:val="0"/>
      <w:marTop w:val="0"/>
      <w:marBottom w:val="0"/>
      <w:divBdr>
        <w:top w:val="none" w:sz="0" w:space="0" w:color="auto"/>
        <w:left w:val="none" w:sz="0" w:space="0" w:color="auto"/>
        <w:bottom w:val="none" w:sz="0" w:space="0" w:color="auto"/>
        <w:right w:val="none" w:sz="0" w:space="0" w:color="auto"/>
      </w:divBdr>
    </w:div>
    <w:div w:id="1791245166">
      <w:bodyDiv w:val="1"/>
      <w:marLeft w:val="0"/>
      <w:marRight w:val="0"/>
      <w:marTop w:val="0"/>
      <w:marBottom w:val="0"/>
      <w:divBdr>
        <w:top w:val="none" w:sz="0" w:space="0" w:color="auto"/>
        <w:left w:val="none" w:sz="0" w:space="0" w:color="auto"/>
        <w:bottom w:val="none" w:sz="0" w:space="0" w:color="auto"/>
        <w:right w:val="none" w:sz="0" w:space="0" w:color="auto"/>
      </w:divBdr>
    </w:div>
    <w:div w:id="1808160253">
      <w:bodyDiv w:val="1"/>
      <w:marLeft w:val="0"/>
      <w:marRight w:val="0"/>
      <w:marTop w:val="0"/>
      <w:marBottom w:val="0"/>
      <w:divBdr>
        <w:top w:val="none" w:sz="0" w:space="0" w:color="auto"/>
        <w:left w:val="none" w:sz="0" w:space="0" w:color="auto"/>
        <w:bottom w:val="none" w:sz="0" w:space="0" w:color="auto"/>
        <w:right w:val="none" w:sz="0" w:space="0" w:color="auto"/>
      </w:divBdr>
    </w:div>
    <w:div w:id="1837451402">
      <w:bodyDiv w:val="1"/>
      <w:marLeft w:val="0"/>
      <w:marRight w:val="0"/>
      <w:marTop w:val="0"/>
      <w:marBottom w:val="0"/>
      <w:divBdr>
        <w:top w:val="none" w:sz="0" w:space="0" w:color="auto"/>
        <w:left w:val="none" w:sz="0" w:space="0" w:color="auto"/>
        <w:bottom w:val="none" w:sz="0" w:space="0" w:color="auto"/>
        <w:right w:val="none" w:sz="0" w:space="0" w:color="auto"/>
      </w:divBdr>
    </w:div>
    <w:div w:id="1849711672">
      <w:bodyDiv w:val="1"/>
      <w:marLeft w:val="0"/>
      <w:marRight w:val="0"/>
      <w:marTop w:val="0"/>
      <w:marBottom w:val="0"/>
      <w:divBdr>
        <w:top w:val="none" w:sz="0" w:space="0" w:color="auto"/>
        <w:left w:val="none" w:sz="0" w:space="0" w:color="auto"/>
        <w:bottom w:val="none" w:sz="0" w:space="0" w:color="auto"/>
        <w:right w:val="none" w:sz="0" w:space="0" w:color="auto"/>
      </w:divBdr>
    </w:div>
    <w:div w:id="1891382120">
      <w:bodyDiv w:val="1"/>
      <w:marLeft w:val="0"/>
      <w:marRight w:val="0"/>
      <w:marTop w:val="0"/>
      <w:marBottom w:val="0"/>
      <w:divBdr>
        <w:top w:val="none" w:sz="0" w:space="0" w:color="auto"/>
        <w:left w:val="none" w:sz="0" w:space="0" w:color="auto"/>
        <w:bottom w:val="none" w:sz="0" w:space="0" w:color="auto"/>
        <w:right w:val="none" w:sz="0" w:space="0" w:color="auto"/>
      </w:divBdr>
    </w:div>
    <w:div w:id="1967541837">
      <w:bodyDiv w:val="1"/>
      <w:marLeft w:val="0"/>
      <w:marRight w:val="0"/>
      <w:marTop w:val="0"/>
      <w:marBottom w:val="0"/>
      <w:divBdr>
        <w:top w:val="none" w:sz="0" w:space="0" w:color="auto"/>
        <w:left w:val="none" w:sz="0" w:space="0" w:color="auto"/>
        <w:bottom w:val="none" w:sz="0" w:space="0" w:color="auto"/>
        <w:right w:val="none" w:sz="0" w:space="0" w:color="auto"/>
      </w:divBdr>
    </w:div>
    <w:div w:id="2027318596">
      <w:bodyDiv w:val="1"/>
      <w:marLeft w:val="0"/>
      <w:marRight w:val="0"/>
      <w:marTop w:val="0"/>
      <w:marBottom w:val="0"/>
      <w:divBdr>
        <w:top w:val="none" w:sz="0" w:space="0" w:color="auto"/>
        <w:left w:val="none" w:sz="0" w:space="0" w:color="auto"/>
        <w:bottom w:val="none" w:sz="0" w:space="0" w:color="auto"/>
        <w:right w:val="none" w:sz="0" w:space="0" w:color="auto"/>
      </w:divBdr>
    </w:div>
    <w:div w:id="2079206044">
      <w:bodyDiv w:val="1"/>
      <w:marLeft w:val="0"/>
      <w:marRight w:val="0"/>
      <w:marTop w:val="0"/>
      <w:marBottom w:val="0"/>
      <w:divBdr>
        <w:top w:val="none" w:sz="0" w:space="0" w:color="auto"/>
        <w:left w:val="none" w:sz="0" w:space="0" w:color="auto"/>
        <w:bottom w:val="none" w:sz="0" w:space="0" w:color="auto"/>
        <w:right w:val="none" w:sz="0" w:space="0" w:color="auto"/>
      </w:divBdr>
    </w:div>
    <w:div w:id="211905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header" Target="header2.xml"/><Relationship Id="rId25" Type="http://schemas.openxmlformats.org/officeDocument/2006/relationships/package" Target="embeddings/Microsoft_Visio_Drawing1.vsdx"/><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5.emf"/><Relationship Id="rId32" Type="http://schemas.openxmlformats.org/officeDocument/2006/relationships/theme" Target="theme/theme1.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4.png"/><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header" Target="header3.xml"/><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footer" Target="footer4.xml"/><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1566</TotalTime>
  <Pages>35</Pages>
  <Words>4159</Words>
  <Characters>23711</Characters>
  <Application>Microsoft Office Word</Application>
  <DocSecurity>0</DocSecurity>
  <Lines>197</Lines>
  <Paragraphs>55</Paragraphs>
  <ScaleCrop>false</ScaleCrop>
  <Company/>
  <LinksUpToDate>false</LinksUpToDate>
  <CharactersWithSpaces>27815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62</cp:revision>
  <cp:lastPrinted>2026-04-21T11:12:00Z</cp:lastPrinted>
  <dcterms:created xsi:type="dcterms:W3CDTF">2026-04-23T08:54:00Z</dcterms:created>
  <dcterms:modified xsi:type="dcterms:W3CDTF">2026-04-25T09:39:00Z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B51DC02AD71749ABA174D15CC4D397FD_13</vt:lpwstr>
  </property>
</Properties>
</file>