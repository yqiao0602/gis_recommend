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9"/>
          <w:footerReference w:type="default" r: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本发明公开了一种基于跨平台语义解耦与图谱大模型协同的地理处理模型自动构建方法，属于计算机与地理信息系统技术领域。所述方法包括：构建面向地理处理任务的条件化序列生成模型</w:t>
      </w:r>
      <w:r>
        <w:rPr>
          <w:rFonts w:ascii="Times New Roman" w:eastAsia="宋体" w:hAnsi="Times New Roman" w:cs="等线" w:hint="eastAsia"/>
          <w:color w:val="000000" w:themeColor="text1"/>
          <w:sz w:val="28"/>
          <w14:ligatures w14:val="none"/>
        </w:rPr>
        <w:t>CSG-Geo</w:t>
      </w:r>
      <w:r>
        <w:rPr>
          <w:rFonts w:ascii="Times New Roman" w:eastAsia="宋体" w:hAnsi="Times New Roman" w:cs="等线" w:hint="eastAsia"/>
          <w:color w:val="000000" w:themeColor="text1"/>
          <w:sz w:val="28"/>
          <w14:ligatures w14:val="none"/>
        </w:rPr>
        <w:t>及其约束推理机制；所述模型基于</w:t>
      </w:r>
      <w:r>
        <w:rPr>
          <w:rFonts w:ascii="Times New Roman" w:eastAsia="宋体" w:hAnsi="Times New Roman" w:cs="等线" w:hint="eastAsia"/>
          <w:color w:val="000000" w:themeColor="text1"/>
          <w:sz w:val="28"/>
          <w14:ligatures w14:val="none"/>
        </w:rPr>
        <w:t>Transformer</w:t>
      </w:r>
      <w:r>
        <w:rPr>
          <w:rFonts w:ascii="Times New Roman" w:eastAsia="宋体" w:hAnsi="Times New Roman" w:cs="等线" w:hint="eastAsia"/>
          <w:color w:val="000000" w:themeColor="text1"/>
          <w:sz w:val="28"/>
          <w14:ligatures w14:val="none"/>
        </w:rPr>
        <w:t>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跨平台语义解耦降低了对特定平台的依赖，并通过图谱与大模型协同推理提升了生成结果的结构合理性与可执行性，实现了从自然语言任务描述到地理处理模型的自动构建。</w:t>
      </w:r>
    </w:p>
    <w:p w14:paraId="5267B080" w14:textId="4CF4EC16" w:rsidR="003E6244" w:rsidRDefault="00DF5F01">
      <w:pPr>
        <w:spacing w:after="0" w:line="240" w:lineRule="auto"/>
        <w:jc w:val="center"/>
        <w:rPr>
          <w:rFonts w:ascii="Times New Roman" w:eastAsia="宋体" w:hAnsi="Times New Roman" w:cs="Times New Roman"/>
          <w:color w:val="000000" w:themeColor="text1"/>
          <w:sz w:val="24"/>
          <w:szCs w:val="28"/>
          <w14:ligatures w14:val="none"/>
        </w:rPr>
      </w:pPr>
      <w:ins w:id="0" w:author="yun qiao" w:date="2026-04-24T21:00:00Z">
        <w:r>
          <w:rPr>
            <w:rFonts w:hint="eastAsia"/>
          </w:rPr>
          <w:object w:dxaOrig="25656" w:dyaOrig="17125" w14:anchorId="33484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05pt;height:321.1pt" o:ole="">
              <v:imagedata r:id="rId11" o:title=""/>
            </v:shape>
            <o:OLEObject Type="Embed" ProgID="Visio.Drawing.15" ShapeID="_x0000_i1025" DrawAspect="Content" ObjectID="_1840719627" r:id="rId12"/>
          </w:object>
        </w:r>
      </w:ins>
      <w:commentRangeStart w:id="1"/>
      <w:del w:id="2" w:author="yun qiao" w:date="2026-04-24T15:36:00Z">
        <w:r>
          <w:rPr>
            <w:rFonts w:ascii="Times New Roman" w:eastAsia="宋体" w:hAnsi="Times New Roman" w:cs="Times New Roman"/>
            <w:noProof/>
            <w:color w:val="000000" w:themeColor="text1"/>
            <w:sz w:val="24"/>
            <w:szCs w:val="28"/>
            <w14:ligatures w14:val="none"/>
          </w:rPr>
          <w:drawing>
            <wp:inline distT="0" distB="0" distL="0" distR="0" wp14:anchorId="3BF9C7FF" wp14:editId="10CC97EE">
              <wp:extent cx="6120765" cy="467296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20765" cy="4672965"/>
                      </a:xfrm>
                      <a:prstGeom prst="rect">
                        <a:avLst/>
                      </a:prstGeom>
                      <a:noFill/>
                      <a:ln>
                        <a:noFill/>
                      </a:ln>
                    </pic:spPr>
                  </pic:pic>
                </a:graphicData>
              </a:graphic>
            </wp:inline>
          </w:drawing>
        </w:r>
      </w:del>
      <w:commentRangeEnd w:id="1"/>
      <w:r>
        <w:commentReference w:id="1"/>
      </w:r>
      <w:commentRangeStart w:id="3"/>
      <w:commentRangeEnd w:id="3"/>
      <w:r>
        <w:commentReference w:id="3"/>
      </w:r>
    </w:p>
    <w:p w14:paraId="6EEAF9D6" w14:textId="3B12DE9C" w:rsidR="003E6244" w:rsidRDefault="00000000">
      <w:pPr>
        <w:spacing w:after="0" w:line="240" w:lineRule="auto"/>
        <w:jc w:val="center"/>
        <w:rPr>
          <w:rFonts w:ascii="Times New Roman" w:eastAsia="宋体" w:hAnsi="Times New Roman" w:cs="Times New Roman"/>
          <w:color w:val="000000" w:themeColor="text1"/>
          <w:sz w:val="21"/>
          <w:szCs w:val="21"/>
          <w14:ligatures w14:val="none"/>
        </w:rPr>
        <w:sectPr w:rsidR="003E6244">
          <w:headerReference w:type="default" r:id="rId17"/>
          <w:footerReference w:type="default" r:id="rId18"/>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r>
      <w:r>
        <w:rPr>
          <w:rFonts w:ascii="Arial" w:eastAsia="黑体" w:hAnsi="Arial" w:cs="Times New Roman"/>
          <w:color w:val="000000" w:themeColor="text1"/>
          <w:sz w:val="21"/>
          <w:szCs w:val="21"/>
          <w14:ligatures w14:val="none"/>
        </w:rPr>
        <w:fldChar w:fldCharType="begin"/>
      </w:r>
      <w:r>
        <w:rPr>
          <w:rFonts w:ascii="Arial" w:eastAsia="黑体" w:hAnsi="Arial" w:cs="Times New Roman"/>
          <w:color w:val="000000" w:themeColor="text1"/>
          <w:sz w:val="21"/>
          <w:szCs w:val="21"/>
          <w14:ligatures w14:val="none"/>
        </w:rPr>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r>
      <w:r>
        <w:rPr>
          <w:rFonts w:ascii="Arial" w:eastAsia="黑体" w:hAnsi="Arial" w:cs="Times New Roman"/>
          <w:color w:val="000000" w:themeColor="text1"/>
          <w:sz w:val="21"/>
          <w:szCs w:val="21"/>
          <w14:ligatures w14:val="none"/>
        </w:rPr>
        <w:fldChar w:fldCharType="separate"/>
      </w:r>
      <w:r>
        <w:rPr>
          <w:rFonts w:ascii="Arial" w:eastAsia="黑体" w:hAnsi="Arial" w:cs="Times New Roman"/>
          <w:color w:val="000000" w:themeColor="text1"/>
          <w:sz w:val="21"/>
          <w:szCs w:val="21"/>
          <w14:ligatures w14:val="none"/>
        </w:rPr>
        <w:t>1</w:t>
      </w:r>
      <w:r>
        <w:rPr>
          <w:rFonts w:ascii="Arial" w:eastAsia="黑体" w:hAnsi="Arial" w:cs="Times New Roman"/>
          <w:color w:val="000000" w:themeColor="text1"/>
          <w:sz w:val="21"/>
          <w:szCs w:val="21"/>
          <w14:ligatures w14:val="none"/>
        </w:rPr>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3E6244"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commentRangeStart w:id="4"/>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commentRangeEnd w:id="4"/>
      <w:r>
        <w:commentReference w:id="4"/>
      </w:r>
    </w:p>
    <w:p w14:paraId="162E81D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w:t>
      </w:r>
      <w:r>
        <w:rPr>
          <w:rFonts w:ascii="Times New Roman" w:eastAsia="宋体" w:hAnsi="Times New Roman" w:cs="等线"/>
          <w:color w:val="000000" w:themeColor="text1"/>
          <w:sz w:val="28"/>
          <w14:ligatures w14:val="none"/>
        </w:rPr>
        <w:t>CSG-Geo</w:t>
      </w:r>
      <w:r>
        <w:rPr>
          <w:rFonts w:ascii="Times New Roman" w:eastAsia="宋体" w:hAnsi="Times New Roman" w:cs="等线"/>
          <w:color w:val="000000" w:themeColor="text1"/>
          <w:sz w:val="28"/>
          <w14:ligatures w14:val="none"/>
        </w:rPr>
        <w:t>（</w:t>
      </w:r>
      <w:r>
        <w:rPr>
          <w:rFonts w:ascii="Times New Roman" w:eastAsia="宋体" w:hAnsi="Times New Roman" w:cs="等线"/>
          <w:color w:val="000000" w:themeColor="text1"/>
          <w:sz w:val="28"/>
          <w14:ligatures w14:val="none"/>
        </w:rPr>
        <w:t>Conditional Semantic Generation for Geo-processing</w:t>
      </w:r>
      <w:r>
        <w:rPr>
          <w:rFonts w:ascii="Times New Roman" w:eastAsia="宋体" w:hAnsi="Times New Roman" w:cs="等线"/>
          <w:color w:val="000000" w:themeColor="text1"/>
          <w:sz w:val="28"/>
          <w14:ligatures w14:val="none"/>
        </w:rPr>
        <w:t>）；</w:t>
      </w:r>
    </w:p>
    <w:p w14:paraId="45B4B44B"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解码架构，通过融合任务文本语义、任务类型信息及知识图谱中的结构化语义约束构建统一条件表示，并在生成过程中引入约束感知调制机制，使生成过程受到数据依赖关系及数据类型约束的协同调控；</w:t>
      </w:r>
    </w:p>
    <w:p w14:paraId="0EDAA2F9"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34DF84B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4B5D18AE"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通过语义与结构约束对候选算子链进行筛选，并基于多源约束执行优化与迭代修复，获得满足语义一致性与结构可执行性的最优算子链及对应的自动化模型结构</w:t>
      </w:r>
      <w:r>
        <w:rPr>
          <w:rFonts w:ascii="Times New Roman" w:eastAsia="宋体" w:hAnsi="Times New Roman" w:cs="Times New Roman"/>
          <w:color w:val="000000" w:themeColor="text1"/>
          <w:sz w:val="28"/>
          <w:szCs w:val="28"/>
          <w14:ligatures w14:val="none"/>
        </w:rPr>
        <w:t>。</w:t>
      </w:r>
    </w:p>
    <w:p w14:paraId="1DBFA4F3"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 xml:space="preserve">2. </w:t>
      </w:r>
      <w:r>
        <w:rPr>
          <w:rFonts w:ascii="Times New Roman" w:eastAsia="宋体" w:hAnsi="Times New Roman" w:cs="Times New Roman"/>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Times New Roman" w:hint="eastAsia"/>
          <w:color w:val="000000" w:themeColor="text1"/>
          <w:sz w:val="28"/>
          <w:szCs w:val="28"/>
          <w14:ligatures w14:val="none"/>
        </w:rPr>
        <w:t>所述模型</w:t>
      </w:r>
      <w:bookmarkStart w:id="5" w:name="_Hlk225008954"/>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2936ECE"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09F252D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解码层，在解码过程中通过</w:t>
      </w:r>
      <w:proofErr w:type="gramStart"/>
      <w:r>
        <w:rPr>
          <w:rFonts w:ascii="Times New Roman" w:eastAsia="宋体" w:hAnsi="Times New Roman" w:cs="等线"/>
          <w:color w:val="000000" w:themeColor="text1"/>
          <w:sz w:val="28"/>
          <w14:ligatures w14:val="none"/>
        </w:rPr>
        <w:t>特征级</w:t>
      </w:r>
      <w:proofErr w:type="gramEnd"/>
      <w:r>
        <w:rPr>
          <w:rFonts w:ascii="Times New Roman" w:eastAsia="宋体" w:hAnsi="Times New Roman" w:cs="等线"/>
          <w:color w:val="000000" w:themeColor="text1"/>
          <w:sz w:val="28"/>
          <w14:ligatures w14:val="none"/>
        </w:rPr>
        <w:t>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717A15F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w:t>
      </w:r>
      <w:proofErr w:type="gramStart"/>
      <w:r>
        <w:rPr>
          <w:rFonts w:ascii="Times New Roman" w:eastAsia="宋体" w:hAnsi="Times New Roman" w:cs="等线"/>
          <w:color w:val="000000" w:themeColor="text1"/>
          <w:sz w:val="28"/>
          <w14:ligatures w14:val="none"/>
        </w:rPr>
        <w:t>至操作</w:t>
      </w:r>
      <w:proofErr w:type="gramEnd"/>
      <w:r>
        <w:rPr>
          <w:rFonts w:ascii="Times New Roman" w:eastAsia="宋体" w:hAnsi="Times New Roman" w:cs="等线"/>
          <w:color w:val="000000" w:themeColor="text1"/>
          <w:sz w:val="28"/>
          <w14:ligatures w14:val="none"/>
        </w:rPr>
        <w:t>原语输出空间，并计算操作原语的条件生成概率。</w:t>
      </w:r>
    </w:p>
    <w:bookmarkEnd w:id="5"/>
    <w:p w14:paraId="3E6D24FC" w14:textId="77777777" w:rsidR="003E6244"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 xml:space="preserve">3. </w:t>
      </w:r>
      <w:r>
        <w:rPr>
          <w:rFonts w:ascii="Times New Roman" w:eastAsia="宋体" w:hAnsi="Times New Roman" w:cs="等线" w:hint="eastAsia"/>
          <w:sz w:val="28"/>
          <w14:ligatures w14:val="none"/>
        </w:rPr>
        <w:t>根据权利要求</w:t>
      </w:r>
      <w:r>
        <w:rPr>
          <w:rFonts w:ascii="Times New Roman" w:eastAsia="宋体" w:hAnsi="Times New Roman" w:cs="等线" w:hint="eastAsia"/>
          <w:sz w:val="28"/>
          <w14:ligatures w14:val="none"/>
        </w:rPr>
        <w:t>2</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w:t>
      </w:r>
      <w:r>
        <w:rPr>
          <w:rFonts w:ascii="Times New Roman" w:eastAsia="宋体" w:hAnsi="Times New Roman" w:cs="等线" w:hint="eastAsia"/>
          <w:sz w:val="28"/>
          <w14:ligatures w14:val="none"/>
        </w:rPr>
        <w:lastRenderedPageBreak/>
        <w:t>所述操作原语层次化体系按照功能语义将地理处理操作划分为操作大类、操作子类及操作原语三级结构，其中操作大类表示地理处理的功能领域，操作子</w:t>
      </w:r>
      <w:proofErr w:type="gramStart"/>
      <w:r>
        <w:rPr>
          <w:rFonts w:ascii="Times New Roman" w:eastAsia="宋体" w:hAnsi="Times New Roman" w:cs="等线" w:hint="eastAsia"/>
          <w:sz w:val="28"/>
          <w14:ligatures w14:val="none"/>
        </w:rPr>
        <w:t>类表示</w:t>
      </w:r>
      <w:proofErr w:type="gramEnd"/>
      <w:r>
        <w:rPr>
          <w:rFonts w:ascii="Times New Roman" w:eastAsia="宋体" w:hAnsi="Times New Roman" w:cs="等线" w:hint="eastAsia"/>
          <w:sz w:val="28"/>
          <w14:ligatures w14:val="none"/>
        </w:rPr>
        <w:t>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1F7E7D83"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bookmarkStart w:id="6" w:name="_Hlk211500599"/>
    </w:p>
    <w:p w14:paraId="1DBD898D"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 xml:space="preserve">5.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6"/>
    <w:p w14:paraId="7D4DAB3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 xml:space="preserve">6.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，其特征在于，所述将所述候选操作原语序列映射为目标平台中的候选算子</w:t>
      </w:r>
      <w:proofErr w:type="gramStart"/>
      <w:r>
        <w:rPr>
          <w:rFonts w:ascii="Times New Roman" w:eastAsia="宋体" w:hAnsi="Times New Roman" w:cs="Times New Roman" w:hint="eastAsia"/>
          <w:color w:val="000000" w:themeColor="text1"/>
          <w:sz w:val="28"/>
          <w:szCs w:val="28"/>
          <w14:ligatures w14:val="none"/>
        </w:rPr>
        <w:t>链具体</w:t>
      </w:r>
      <w:proofErr w:type="gramEnd"/>
      <w:r>
        <w:rPr>
          <w:rFonts w:ascii="Times New Roman" w:eastAsia="宋体" w:hAnsi="Times New Roman" w:cs="Times New Roman" w:hint="eastAsia"/>
          <w:color w:val="000000" w:themeColor="text1"/>
          <w:sz w:val="28"/>
          <w:szCs w:val="28"/>
          <w14:ligatures w14:val="none"/>
        </w:rPr>
        <w:t>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259206A8" w14:textId="30B1736B" w:rsidR="003E6244" w:rsidRDefault="00000000" w:rsidP="00E67E65">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w:t>
      </w:r>
      <w:ins w:id="7" w:author="yun qiao" w:date="2026-04-25T17:35:00Z">
        <w:r>
          <w:rPr>
            <w:rFonts w:ascii="Times New Roman" w:eastAsia="宋体" w:hAnsi="Times New Roman" w:cs="Times New Roman" w:hint="eastAsia"/>
            <w:color w:val="000000" w:themeColor="text1"/>
            <w:sz w:val="28"/>
            <w:szCs w:val="28"/>
            <w14:ligatures w14:val="none"/>
          </w:rPr>
          <w:t>,</w:t>
        </w:r>
      </w:ins>
      <w:r>
        <w:rPr>
          <w:rFonts w:ascii="Times New Roman" w:eastAsia="宋体" w:hAnsi="Times New Roman" w:cs="Times New Roman" w:hint="eastAsia"/>
          <w:color w:val="000000" w:themeColor="text1"/>
          <w:sz w:val="28"/>
          <w:szCs w:val="28"/>
          <w14:ligatures w14:val="none"/>
        </w:rPr>
        <w:t>基于所</w:t>
      </w:r>
      <w:proofErr w:type="gramStart"/>
      <w:r>
        <w:rPr>
          <w:rFonts w:ascii="Times New Roman" w:eastAsia="宋体" w:hAnsi="Times New Roman" w:cs="Times New Roman" w:hint="eastAsia"/>
          <w:color w:val="000000" w:themeColor="text1"/>
          <w:sz w:val="28"/>
          <w:szCs w:val="28"/>
          <w14:ligatures w14:val="none"/>
        </w:rPr>
        <w:t>述评分对候选</w:t>
      </w:r>
      <w:proofErr w:type="gramEnd"/>
      <w:r>
        <w:rPr>
          <w:rFonts w:ascii="Times New Roman" w:eastAsia="宋体" w:hAnsi="Times New Roman" w:cs="Times New Roman" w:hint="eastAsia"/>
          <w:color w:val="000000" w:themeColor="text1"/>
          <w:sz w:val="28"/>
          <w:szCs w:val="28"/>
          <w14:ligatures w14:val="none"/>
        </w:rPr>
        <w:t>路径进行排序并筛选高评分结果；</w:t>
      </w:r>
    </w:p>
    <w:p w14:paraId="68A60B8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进一步地，在映射过程中统</w:t>
      </w:r>
      <w:proofErr w:type="gramStart"/>
      <w:r>
        <w:rPr>
          <w:rFonts w:ascii="Times New Roman" w:eastAsia="宋体" w:hAnsi="Times New Roman" w:cs="Times New Roman"/>
          <w:color w:val="000000" w:themeColor="text1"/>
          <w:sz w:val="28"/>
          <w:szCs w:val="28"/>
          <w14:ligatures w14:val="none"/>
        </w:rPr>
        <w:t>计操作</w:t>
      </w:r>
      <w:proofErr w:type="gramEnd"/>
      <w:r>
        <w:rPr>
          <w:rFonts w:ascii="Times New Roman" w:eastAsia="宋体" w:hAnsi="Times New Roman" w:cs="Times New Roman"/>
          <w:color w:val="000000" w:themeColor="text1"/>
          <w:sz w:val="28"/>
          <w:szCs w:val="28"/>
          <w14:ligatures w14:val="none"/>
        </w:rPr>
        <w:t>原语映射覆盖度，并结合预设关键位置约束对候选路径进行筛选；当某一操作原语不存在可映射算子时，引入带有功能类别标签的占位符节点以维持算子链结构完整性。</w:t>
      </w:r>
    </w:p>
    <w:p w14:paraId="09BD05B8"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 xml:space="preserve">7.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6</w:t>
      </w:r>
      <w:r>
        <w:rPr>
          <w:rFonts w:ascii="Times New Roman" w:eastAsia="宋体" w:hAnsi="Times New Roman" w:cs="Times New Roman" w:hint="eastAsia"/>
          <w:color w:val="000000" w:themeColor="text1"/>
          <w:sz w:val="28"/>
          <w:szCs w:val="28"/>
          <w14:ligatures w14:val="none"/>
        </w:rPr>
        <w:t>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r>
        <w:rPr>
          <w:rFonts w:ascii="Times New Roman" w:eastAsia="宋体" w:hAnsi="Times New Roman" w:cs="Times New Roman"/>
          <w:color w:val="000000" w:themeColor="text1"/>
          <w:sz w:val="28"/>
          <w:szCs w:val="28"/>
          <w14:ligatures w14:val="none"/>
        </w:rPr>
        <w:t>所述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w:t>
      </w:r>
      <w:proofErr w:type="gramStart"/>
      <w:r>
        <w:rPr>
          <w:rFonts w:ascii="Times New Roman" w:eastAsia="宋体" w:hAnsi="Times New Roman" w:cs="Times New Roman"/>
          <w:color w:val="000000" w:themeColor="text1"/>
          <w:sz w:val="28"/>
          <w:szCs w:val="28"/>
          <w14:ligatures w14:val="none"/>
        </w:rPr>
        <w:t>类范围</w:t>
      </w:r>
      <w:proofErr w:type="gramEnd"/>
      <w:r>
        <w:rPr>
          <w:rFonts w:ascii="Times New Roman" w:eastAsia="宋体" w:hAnsi="Times New Roman" w:cs="Times New Roman"/>
          <w:color w:val="000000" w:themeColor="text1"/>
          <w:sz w:val="28"/>
          <w:szCs w:val="28"/>
          <w14:ligatures w14:val="none"/>
        </w:rPr>
        <w:t>内检索替代操作原语并重新执行算子映射；在替换后对算子链进行一致性评估，并根据不兼容问题及映射覆盖度变化</w:t>
      </w:r>
      <w:proofErr w:type="gramStart"/>
      <w:r>
        <w:rPr>
          <w:rFonts w:ascii="Times New Roman" w:eastAsia="宋体" w:hAnsi="Times New Roman" w:cs="Times New Roman"/>
          <w:color w:val="000000" w:themeColor="text1"/>
          <w:sz w:val="28"/>
          <w:szCs w:val="28"/>
          <w14:ligatures w14:val="none"/>
        </w:rPr>
        <w:t>执行回滚控制</w:t>
      </w:r>
      <w:proofErr w:type="gramEnd"/>
      <w:r>
        <w:rPr>
          <w:rFonts w:ascii="Times New Roman" w:eastAsia="宋体" w:hAnsi="Times New Roman" w:cs="Times New Roman"/>
          <w:color w:val="000000" w:themeColor="text1"/>
          <w:sz w:val="28"/>
          <w:szCs w:val="28"/>
          <w14:ligatures w14:val="none"/>
        </w:rPr>
        <w:t>；其中，所述分级回退修复策略依托于操作原语的三级层次结构，使修复过程在语义相关性逐级扩展的同时保持结构约束一致性，从而形成区别于通用局部搜索</w:t>
      </w:r>
      <w:proofErr w:type="gramStart"/>
      <w:r>
        <w:rPr>
          <w:rFonts w:ascii="Times New Roman" w:eastAsia="宋体" w:hAnsi="Times New Roman" w:cs="Times New Roman"/>
          <w:color w:val="000000" w:themeColor="text1"/>
          <w:sz w:val="28"/>
          <w:szCs w:val="28"/>
          <w14:ligatures w14:val="none"/>
        </w:rPr>
        <w:t>回滚方法</w:t>
      </w:r>
      <w:proofErr w:type="gramEnd"/>
      <w:r>
        <w:rPr>
          <w:rFonts w:ascii="Times New Roman" w:eastAsia="宋体" w:hAnsi="Times New Roman" w:cs="Times New Roman"/>
          <w:color w:val="000000" w:themeColor="text1"/>
          <w:sz w:val="28"/>
          <w:szCs w:val="28"/>
          <w14:ligatures w14:val="none"/>
        </w:rPr>
        <w:t>的约束驱动优化机制</w:t>
      </w:r>
      <w:r>
        <w:rPr>
          <w:rFonts w:ascii="Times New Roman" w:eastAsia="宋体" w:hAnsi="Times New Roman" w:cs="等线"/>
          <w:color w:val="000000" w:themeColor="text1"/>
          <w:sz w:val="28"/>
          <w14:ligatures w14:val="none"/>
        </w:rPr>
        <w:t>。</w:t>
      </w:r>
    </w:p>
    <w:p w14:paraId="3E42E303" w14:textId="77777777" w:rsidR="003E6244" w:rsidRDefault="003E6244">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3E6244">
          <w:headerReference w:type="default" r:id="rId19"/>
          <w:footerReference w:type="default" r:id="rId20"/>
          <w:pgSz w:w="11906" w:h="16838"/>
          <w:pgMar w:top="1361" w:right="1133" w:bottom="851" w:left="1134" w:header="794" w:footer="113" w:gutter="0"/>
          <w:cols w:space="720"/>
          <w:docGrid w:type="lines" w:linePitch="312"/>
        </w:sectPr>
      </w:pPr>
    </w:p>
    <w:p w14:paraId="270BB625" w14:textId="77777777" w:rsidR="003E6244"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w:t>
      </w:r>
      <w:r>
        <w:rPr>
          <w:rFonts w:ascii="Times New Roman" w:eastAsia="宋体" w:hAnsi="Times New Roman" w:cs="Times New Roman" w:hint="eastAsia"/>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软件的建模工具，如</w:t>
      </w:r>
      <w:r>
        <w:rPr>
          <w:rFonts w:ascii="Times New Roman" w:eastAsia="宋体" w:hAnsi="Times New Roman" w:cs="Times New Roman" w:hint="eastAsia"/>
          <w:color w:val="000000" w:themeColor="text1"/>
          <w:sz w:val="28"/>
          <w:szCs w:val="28"/>
          <w14:ligatures w14:val="none"/>
        </w:rPr>
        <w:t xml:space="preserve">ArcGIS </w:t>
      </w:r>
      <w:proofErr w:type="spellStart"/>
      <w:r>
        <w:rPr>
          <w:rFonts w:ascii="Times New Roman" w:eastAsia="宋体" w:hAnsi="Times New Roman" w:cs="Times New Roman" w:hint="eastAsia"/>
          <w:color w:val="000000" w:themeColor="text1"/>
          <w:sz w:val="28"/>
          <w:szCs w:val="28"/>
          <w14:ligatures w14:val="none"/>
        </w:rPr>
        <w:t>ModelBuilder</w:t>
      </w:r>
      <w:proofErr w:type="spellEnd"/>
      <w:r>
        <w:rPr>
          <w:rFonts w:ascii="Times New Roman" w:eastAsia="宋体" w:hAnsi="Times New Roman" w:cs="Times New Roman" w:hint="eastAsia"/>
          <w:color w:val="000000" w:themeColor="text1"/>
          <w:sz w:val="28"/>
          <w:szCs w:val="28"/>
          <w14:ligatures w14:val="none"/>
        </w:rPr>
        <w:t>与</w:t>
      </w:r>
      <w:r>
        <w:rPr>
          <w:rFonts w:ascii="Times New Roman" w:eastAsia="宋体" w:hAnsi="Times New Roman" w:cs="Times New Roman" w:hint="eastAsia"/>
          <w:color w:val="000000" w:themeColor="text1"/>
          <w:sz w:val="28"/>
          <w:szCs w:val="28"/>
          <w14:ligatures w14:val="none"/>
        </w:rPr>
        <w:t>QGIS Graphical Modeler</w:t>
      </w:r>
      <w:r>
        <w:rPr>
          <w:rFonts w:ascii="Times New Roman" w:eastAsia="宋体" w:hAnsi="Times New Roman" w:cs="Times New Roman" w:hint="eastAsia"/>
          <w:color w:val="000000" w:themeColor="text1"/>
          <w:sz w:val="28"/>
          <w:szCs w:val="28"/>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3A5AD6B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但由</w:t>
      </w:r>
      <w:r>
        <w:rPr>
          <w:rFonts w:ascii="Times New Roman" w:eastAsia="宋体" w:hAnsi="Times New Roman" w:cs="Times New Roman" w:hint="eastAsia"/>
          <w:color w:val="000000" w:themeColor="text1"/>
          <w:sz w:val="28"/>
          <w:szCs w:val="28"/>
          <w:highlight w:val="yellow"/>
          <w14:ligatures w14:val="none"/>
          <w:rPrChange w:id="8" w:author="AAA" w:date="2026-04-23T11:11:00Z">
            <w:rPr>
              <w:rFonts w:ascii="Times New Roman" w:eastAsia="宋体" w:hAnsi="Times New Roman" w:cs="Times New Roman" w:hint="eastAsia"/>
              <w:color w:val="000000" w:themeColor="text1"/>
              <w:sz w:val="28"/>
              <w:szCs w:val="28"/>
              <w14:ligatures w14:val="none"/>
            </w:rPr>
          </w:rPrChange>
        </w:rPr>
        <w:t>于缺乏面向地理处理链构建的专用生成机制及结构约束，生成结果的可执行性与算子间兼容性难以得到保证</w:t>
      </w:r>
      <w:r>
        <w:rPr>
          <w:rFonts w:ascii="Times New Roman" w:eastAsia="宋体" w:hAnsi="Times New Roman" w:cs="Times New Roman" w:hint="eastAsia"/>
          <w:color w:val="000000" w:themeColor="text1"/>
          <w:sz w:val="28"/>
          <w:szCs w:val="28"/>
          <w14:ligatures w14:val="none"/>
        </w:rPr>
        <w:t>。</w:t>
      </w:r>
    </w:p>
    <w:p w14:paraId="6CEE3A4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平台的具体算子进行推荐或生成，不同平台的算子在命名方式、功能粒度和参数定义上存在显著差异，导致模型难</w:t>
      </w:r>
      <w:r>
        <w:rPr>
          <w:rFonts w:ascii="Times New Roman" w:eastAsia="宋体" w:hAnsi="Times New Roman" w:cs="Times New Roman" w:hint="eastAsia"/>
          <w:color w:val="000000" w:themeColor="text1"/>
          <w:sz w:val="28"/>
          <w:szCs w:val="28"/>
          <w14:ligatures w14:val="none"/>
        </w:rPr>
        <w:lastRenderedPageBreak/>
        <w:t>以在不同平台之间迁移复用。与此同时，地理处理任务涉及矢量、栅格、表格、影像等多种空间数据类型，不同处理步骤之间通常具有严格的输入输出依赖关系和数据流衔接要求。</w:t>
      </w:r>
      <w:r>
        <w:rPr>
          <w:rFonts w:ascii="Times New Roman" w:eastAsia="宋体" w:hAnsi="Times New Roman" w:cs="Times New Roman" w:hint="eastAsia"/>
          <w:color w:val="000000" w:themeColor="text1"/>
          <w:sz w:val="28"/>
          <w:szCs w:val="28"/>
          <w:highlight w:val="yellow"/>
          <w14:ligatures w14:val="none"/>
          <w:rPrChange w:id="9" w:author="AAA" w:date="2026-04-23T11:12:00Z">
            <w:rPr>
              <w:rFonts w:ascii="Times New Roman" w:eastAsia="宋体" w:hAnsi="Times New Roman" w:cs="Times New Roman" w:hint="eastAsia"/>
              <w:color w:val="000000" w:themeColor="text1"/>
              <w:sz w:val="28"/>
              <w:szCs w:val="28"/>
              <w14:ligatures w14:val="none"/>
            </w:rPr>
          </w:rPrChange>
        </w:rPr>
        <w:t>若缺乏统一的操作抽象层和结构化约束机制，生成结果即使在语义上相关，也可能因前后步骤不兼容而无法执行</w:t>
      </w:r>
      <w:r>
        <w:rPr>
          <w:rFonts w:ascii="Times New Roman" w:eastAsia="宋体" w:hAnsi="Times New Roman" w:cs="Times New Roman" w:hint="eastAsia"/>
          <w:color w:val="000000" w:themeColor="text1"/>
          <w:sz w:val="28"/>
          <w:szCs w:val="28"/>
          <w14:ligatures w14:val="none"/>
        </w:rPr>
        <w:t>。因此，如何建立跨平台统一的操作表示，并在生成过程中同时兼顾任务语义一致性、空间处理</w:t>
      </w:r>
      <w:proofErr w:type="gramStart"/>
      <w:r>
        <w:rPr>
          <w:rFonts w:ascii="Times New Roman" w:eastAsia="宋体" w:hAnsi="Times New Roman" w:cs="Times New Roman" w:hint="eastAsia"/>
          <w:color w:val="000000" w:themeColor="text1"/>
          <w:sz w:val="28"/>
          <w:szCs w:val="28"/>
          <w14:ligatures w14:val="none"/>
        </w:rPr>
        <w:t>链结构</w:t>
      </w:r>
      <w:proofErr w:type="gramEnd"/>
      <w:r>
        <w:rPr>
          <w:rFonts w:ascii="Times New Roman" w:eastAsia="宋体" w:hAnsi="Times New Roman" w:cs="Times New Roman" w:hint="eastAsia"/>
          <w:color w:val="000000" w:themeColor="text1"/>
          <w:sz w:val="28"/>
          <w:szCs w:val="28"/>
          <w14:ligatures w14:val="none"/>
        </w:rPr>
        <w:t>约束及目标平台可执行性，是地理处理模型自动构建中亟待解决的关键问题。</w:t>
      </w:r>
    </w:p>
    <w:p w14:paraId="4C2647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在序列生成领域，基于</w:t>
      </w:r>
      <w:r>
        <w:rPr>
          <w:rFonts w:ascii="Times New Roman" w:eastAsia="宋体" w:hAnsi="Times New Roman" w:cs="Times New Roman" w:hint="eastAsia"/>
          <w:color w:val="000000" w:themeColor="text1"/>
          <w:sz w:val="28"/>
          <w:szCs w:val="28"/>
          <w14:ligatures w14:val="none"/>
        </w:rPr>
        <w:t>Transformer</w:t>
      </w:r>
      <w:r>
        <w:rPr>
          <w:rFonts w:ascii="Times New Roman" w:eastAsia="宋体" w:hAnsi="Times New Roman" w:cs="Times New Roman" w:hint="eastAsia"/>
          <w:color w:val="000000" w:themeColor="text1"/>
          <w:sz w:val="28"/>
          <w:szCs w:val="28"/>
          <w14:ligatures w14:val="none"/>
        </w:rPr>
        <w: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t>
      </w:r>
    </w:p>
    <w:p w14:paraId="0A1B2C3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0" w:author="yun qiao" w:date="2026-05-19T00:00:00Z">
        <w:r>
          <w:rPr>
            <w:rFonts w:ascii="Times New Roman" w:eastAsia="宋体" w:hAnsi="Times New Roman" w:cs="Times New Roman" w:hint="eastAsia"/>
            <w:color w:val="000000" w:themeColor="text1"/>
            <w:sz w:val="28"/>
            <w:szCs w:val="28"/>
            <w14:ligatures w14:val="none"/>
          </w:rPr>
          <w:t>此外，上述问题在能源时空信息平台等实际大规模应用中尤为突出。以能源行业典型的“矿区生态变化分析”任务为例，该任务需要先在云端遥感处理平台完成遥感影像筛选、云掩膜、植被指数计算和变化检测，再在本地</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分析平台或集团时空计算基础设施中结合矿区边界、生态红线、生产设施矢量数据进行空间叠加、分区统计和成果发布。在这一过程中，同一业务任务的处理流程横跨云端遥感处理平台、本地</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分析平台、集团时空计算基础设施及第三方容器化算子服务等多种异构平台，涉及影像、栅格、矢量、表格等多种空间数据类型的跨平台衔接，而不同平台的算子在命名方式、功能粒度和参数定义上存在显著差异，导致用户需要在不同平台之间手动重建处理模型，构建效率低下，</w:t>
        </w:r>
        <w:proofErr w:type="gramStart"/>
        <w:r>
          <w:rPr>
            <w:rFonts w:ascii="Times New Roman" w:eastAsia="宋体" w:hAnsi="Times New Roman" w:cs="Times New Roman" w:hint="eastAsia"/>
            <w:color w:val="000000" w:themeColor="text1"/>
            <w:sz w:val="28"/>
            <w:szCs w:val="28"/>
            <w14:ligatures w14:val="none"/>
          </w:rPr>
          <w:t>且跨平台</w:t>
        </w:r>
        <w:proofErr w:type="gramEnd"/>
        <w:r>
          <w:rPr>
            <w:rFonts w:ascii="Times New Roman" w:eastAsia="宋体" w:hAnsi="Times New Roman" w:cs="Times New Roman" w:hint="eastAsia"/>
            <w:color w:val="000000" w:themeColor="text1"/>
            <w:sz w:val="28"/>
            <w:szCs w:val="28"/>
            <w14:ligatures w14:val="none"/>
          </w:rPr>
          <w:t>算子</w:t>
        </w:r>
        <w:proofErr w:type="gramStart"/>
        <w:r>
          <w:rPr>
            <w:rFonts w:ascii="Times New Roman" w:eastAsia="宋体" w:hAnsi="Times New Roman" w:cs="Times New Roman" w:hint="eastAsia"/>
            <w:color w:val="000000" w:themeColor="text1"/>
            <w:sz w:val="28"/>
            <w:szCs w:val="28"/>
            <w14:ligatures w14:val="none"/>
          </w:rPr>
          <w:t>链容易</w:t>
        </w:r>
        <w:proofErr w:type="gramEnd"/>
        <w:r>
          <w:rPr>
            <w:rFonts w:ascii="Times New Roman" w:eastAsia="宋体" w:hAnsi="Times New Roman" w:cs="Times New Roman" w:hint="eastAsia"/>
            <w:color w:val="000000" w:themeColor="text1"/>
            <w:sz w:val="28"/>
            <w:szCs w:val="28"/>
            <w14:ligatures w14:val="none"/>
          </w:rPr>
          <w:t>出现输入输出类型不兼容的问题，严重影响复杂地理处理任务的可执行性与复用能力。</w:t>
        </w:r>
      </w:ins>
    </w:p>
    <w:p w14:paraId="55D998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p>
    <w:p w14:paraId="17B57C60"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有鉴于此，本发明提出了一种基于跨平台语义解耦与图谱大模型协同的地理处理模型自动构建方法，通过构建跨平台统一的操作语义空间，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w:t>
      </w:r>
      <w:proofErr w:type="gramStart"/>
      <w:r>
        <w:rPr>
          <w:rFonts w:ascii="Times New Roman" w:eastAsia="宋体" w:hAnsi="Times New Roman" w:cs="Times New Roman" w:hint="eastAsia"/>
          <w:color w:val="000000" w:themeColor="text1"/>
          <w:sz w:val="28"/>
          <w:szCs w:val="28"/>
          <w14:ligatures w14:val="none"/>
        </w:rPr>
        <w:t>发明第</w:t>
      </w:r>
      <w:proofErr w:type="gramEnd"/>
      <w:r>
        <w:rPr>
          <w:rFonts w:ascii="Times New Roman" w:eastAsia="宋体" w:hAnsi="Times New Roman" w:cs="Times New Roman" w:hint="eastAsia"/>
          <w:color w:val="000000" w:themeColor="text1"/>
          <w:sz w:val="28"/>
          <w:szCs w:val="28"/>
          <w14:ligatures w14:val="none"/>
        </w:rPr>
        <w:t>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00F94DDC"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w:t>
      </w:r>
      <w:r>
        <w:rPr>
          <w:rFonts w:ascii="Times New Roman" w:eastAsia="宋体" w:hAnsi="Times New Roman" w:cs="等线"/>
          <w:color w:val="000000" w:themeColor="text1"/>
          <w:sz w:val="28"/>
          <w14:ligatures w14:val="none"/>
        </w:rPr>
        <w:t>CSG-Geo</w:t>
      </w:r>
      <w:r>
        <w:rPr>
          <w:rFonts w:ascii="Times New Roman" w:eastAsia="宋体" w:hAnsi="Times New Roman" w:cs="等线"/>
          <w:color w:val="000000" w:themeColor="text1"/>
          <w:sz w:val="28"/>
          <w14:ligatures w14:val="none"/>
        </w:rPr>
        <w:t>；</w:t>
      </w:r>
    </w:p>
    <w:p w14:paraId="772CA13F"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解码架构，通过融合任务文本语义、任务类型信息及知识图谱中的结构化语义约束构建统一条件表示，并在生成过程中引入约束感知调制机制，使生成过程受到数据依赖关系及数据类型约束的协同调控；</w:t>
      </w:r>
    </w:p>
    <w:p w14:paraId="0632F42A"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54C059ED"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26DB0C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通过语义与结构约束对候选算子链进行筛选，并基于多源约束执行优化与迭代修复，获得满足语义一致性与结构可执行性的最优算子链及对应的自动化模型结构。</w:t>
      </w:r>
    </w:p>
    <w:p w14:paraId="709679DA"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在以上技术方案的基础上，优选的，所述模型</w:t>
      </w:r>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57CD8CC4"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39E1CB0"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63BF4B7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解码层，在解码过程中通过</w:t>
      </w:r>
      <w:proofErr w:type="gramStart"/>
      <w:r>
        <w:rPr>
          <w:rFonts w:ascii="Times New Roman" w:eastAsia="宋体" w:hAnsi="Times New Roman" w:cs="等线"/>
          <w:color w:val="000000" w:themeColor="text1"/>
          <w:sz w:val="28"/>
          <w14:ligatures w14:val="none"/>
        </w:rPr>
        <w:t>特征级</w:t>
      </w:r>
      <w:proofErr w:type="gramEnd"/>
      <w:r>
        <w:rPr>
          <w:rFonts w:ascii="Times New Roman" w:eastAsia="宋体" w:hAnsi="Times New Roman" w:cs="等线"/>
          <w:color w:val="000000" w:themeColor="text1"/>
          <w:sz w:val="28"/>
          <w14:ligatures w14:val="none"/>
        </w:rPr>
        <w:t>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558DC7E9"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w:t>
      </w:r>
      <w:proofErr w:type="gramStart"/>
      <w:r>
        <w:rPr>
          <w:rFonts w:ascii="Times New Roman" w:eastAsia="宋体" w:hAnsi="Times New Roman" w:cs="等线"/>
          <w:color w:val="000000" w:themeColor="text1"/>
          <w:sz w:val="28"/>
          <w14:ligatures w14:val="none"/>
        </w:rPr>
        <w:t>至操作</w:t>
      </w:r>
      <w:proofErr w:type="gramEnd"/>
      <w:r>
        <w:rPr>
          <w:rFonts w:ascii="Times New Roman" w:eastAsia="宋体" w:hAnsi="Times New Roman" w:cs="等线"/>
          <w:color w:val="000000" w:themeColor="text1"/>
          <w:sz w:val="28"/>
          <w14:ligatures w14:val="none"/>
        </w:rPr>
        <w:t>原语输出空间，并计</w:t>
      </w:r>
      <w:r>
        <w:rPr>
          <w:rFonts w:ascii="Times New Roman" w:eastAsia="宋体" w:hAnsi="Times New Roman" w:cs="等线"/>
          <w:color w:val="000000" w:themeColor="text1"/>
          <w:sz w:val="28"/>
          <w14:ligatures w14:val="none"/>
        </w:rPr>
        <w:lastRenderedPageBreak/>
        <w:t>算操作原语的条件生成概率</w:t>
      </w:r>
      <w:r>
        <w:rPr>
          <w:rFonts w:ascii="Times New Roman" w:eastAsia="宋体" w:hAnsi="Times New Roman" w:cs="等线" w:hint="eastAsia"/>
          <w:color w:val="000000" w:themeColor="text1"/>
          <w:sz w:val="28"/>
          <w14:ligatures w14:val="none"/>
        </w:rPr>
        <w:t>。</w:t>
      </w:r>
    </w:p>
    <w:p w14:paraId="73C8D85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1"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w:t>
      </w:r>
      <w:proofErr w:type="gramStart"/>
      <w:r>
        <w:rPr>
          <w:rFonts w:ascii="Times New Roman" w:eastAsia="宋体" w:hAnsi="Times New Roman" w:cs="等线" w:hint="eastAsia"/>
          <w:sz w:val="28"/>
          <w14:ligatures w14:val="none"/>
        </w:rPr>
        <w:t>类表示</w:t>
      </w:r>
      <w:proofErr w:type="gramEnd"/>
      <w:r>
        <w:rPr>
          <w:rFonts w:ascii="Times New Roman" w:eastAsia="宋体" w:hAnsi="Times New Roman" w:cs="等线" w:hint="eastAsia"/>
          <w:sz w:val="28"/>
          <w14:ligatures w14:val="none"/>
        </w:rPr>
        <w:t>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11"/>
    <w:p w14:paraId="743BC0C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p>
    <w:p w14:paraId="70473394" w14:textId="77777777" w:rsidR="003E6244" w:rsidRDefault="00000000">
      <w:pPr>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12" w:name="_Hlk227243904"/>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DE6A476"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3" w:name="_Hlk227690530"/>
      <w:bookmarkEnd w:id="12"/>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所述将所述候选操作原语序列映射为目标平台中的候选算子</w:t>
      </w:r>
      <w:proofErr w:type="gramStart"/>
      <w:r>
        <w:rPr>
          <w:rFonts w:ascii="Times New Roman" w:eastAsia="宋体" w:hAnsi="Times New Roman" w:cs="Times New Roman" w:hint="eastAsia"/>
          <w:color w:val="000000" w:themeColor="text1"/>
          <w:sz w:val="28"/>
          <w:szCs w:val="28"/>
          <w14:ligatures w14:val="none"/>
        </w:rPr>
        <w:t>链具体</w:t>
      </w:r>
      <w:proofErr w:type="gramEnd"/>
      <w:r>
        <w:rPr>
          <w:rFonts w:ascii="Times New Roman" w:eastAsia="宋体" w:hAnsi="Times New Roman" w:cs="Times New Roman" w:hint="eastAsia"/>
          <w:color w:val="000000" w:themeColor="text1"/>
          <w:sz w:val="28"/>
          <w:szCs w:val="28"/>
          <w14:ligatures w14:val="none"/>
        </w:rPr>
        <w:t>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4D7D0155" w14:textId="629EF459" w:rsidR="003E6244" w:rsidRDefault="00000000" w:rsidP="00A432D6">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lastRenderedPageBreak/>
        <w:t>在候选算子链生成过程中，采用基于搜索的路径扩展策略，将所述语义匹配评分与所述统一约束函数联合引入路径评分函数，对候选算子链进行累积评</w:t>
      </w:r>
      <w:ins w:id="14" w:author="yun qiao" w:date="2026-04-25T17:36:00Z">
        <w:r>
          <w:rPr>
            <w:rFonts w:ascii="Times New Roman" w:eastAsia="宋体" w:hAnsi="Times New Roman" w:cs="Times New Roman" w:hint="eastAsia"/>
            <w:color w:val="000000" w:themeColor="text1"/>
            <w:sz w:val="28"/>
            <w:szCs w:val="28"/>
            <w14:ligatures w14:val="none"/>
          </w:rPr>
          <w:t>分，</w:t>
        </w:r>
      </w:ins>
      <w:r>
        <w:rPr>
          <w:rFonts w:ascii="Times New Roman" w:eastAsia="宋体" w:hAnsi="Times New Roman" w:cs="Times New Roman"/>
          <w:color w:val="000000" w:themeColor="text1"/>
          <w:sz w:val="28"/>
          <w:szCs w:val="28"/>
          <w14:ligatures w14:val="none"/>
        </w:rPr>
        <w:t>基于所</w:t>
      </w:r>
      <w:proofErr w:type="gramStart"/>
      <w:r>
        <w:rPr>
          <w:rFonts w:ascii="Times New Roman" w:eastAsia="宋体" w:hAnsi="Times New Roman" w:cs="Times New Roman"/>
          <w:color w:val="000000" w:themeColor="text1"/>
          <w:sz w:val="28"/>
          <w:szCs w:val="28"/>
          <w14:ligatures w14:val="none"/>
        </w:rPr>
        <w:t>述评分对候选</w:t>
      </w:r>
      <w:proofErr w:type="gramEnd"/>
      <w:r>
        <w:rPr>
          <w:rFonts w:ascii="Times New Roman" w:eastAsia="宋体" w:hAnsi="Times New Roman" w:cs="Times New Roman"/>
          <w:color w:val="000000" w:themeColor="text1"/>
          <w:sz w:val="28"/>
          <w:szCs w:val="28"/>
          <w14:ligatures w14:val="none"/>
        </w:rPr>
        <w:t>路径进行排序并筛选高评分结果</w:t>
      </w:r>
      <w:r>
        <w:rPr>
          <w:rFonts w:ascii="Times New Roman" w:eastAsia="宋体" w:hAnsi="Times New Roman" w:cs="Times New Roman" w:hint="eastAsia"/>
          <w:color w:val="000000" w:themeColor="text1"/>
          <w:sz w:val="28"/>
          <w:szCs w:val="28"/>
          <w14:ligatures w14:val="none"/>
        </w:rPr>
        <w:t>；</w:t>
      </w:r>
    </w:p>
    <w:p w14:paraId="665C052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w:t>
      </w:r>
      <w:proofErr w:type="gramStart"/>
      <w:r>
        <w:rPr>
          <w:rFonts w:ascii="Times New Roman" w:eastAsia="宋体" w:hAnsi="Times New Roman" w:cs="Times New Roman"/>
          <w:color w:val="000000" w:themeColor="text1"/>
          <w:sz w:val="28"/>
          <w:szCs w:val="28"/>
          <w14:ligatures w14:val="none"/>
        </w:rPr>
        <w:t>计操作</w:t>
      </w:r>
      <w:proofErr w:type="gramEnd"/>
      <w:r>
        <w:rPr>
          <w:rFonts w:ascii="Times New Roman" w:eastAsia="宋体" w:hAnsi="Times New Roman" w:cs="Times New Roman"/>
          <w:color w:val="000000" w:themeColor="text1"/>
          <w:sz w:val="28"/>
          <w:szCs w:val="28"/>
          <w14:ligatures w14:val="none"/>
        </w:rPr>
        <w:t>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w14:ligatures w14:val="none"/>
        </w:rPr>
        <w:t>。</w:t>
      </w:r>
    </w:p>
    <w:bookmarkEnd w:id="13"/>
    <w:p w14:paraId="1B792F5E" w14:textId="77777777" w:rsidR="003E6244" w:rsidRDefault="00000000">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w:t>
      </w:r>
      <w:proofErr w:type="gramStart"/>
      <w:r>
        <w:rPr>
          <w:rFonts w:ascii="Times New Roman" w:eastAsia="宋体" w:hAnsi="Times New Roman" w:cs="Times New Roman"/>
          <w:color w:val="000000" w:themeColor="text1"/>
          <w:sz w:val="28"/>
          <w:szCs w:val="28"/>
          <w14:ligatures w14:val="none"/>
        </w:rPr>
        <w:t>类范围</w:t>
      </w:r>
      <w:proofErr w:type="gramEnd"/>
      <w:r>
        <w:rPr>
          <w:rFonts w:ascii="Times New Roman" w:eastAsia="宋体" w:hAnsi="Times New Roman" w:cs="Times New Roman"/>
          <w:color w:val="000000" w:themeColor="text1"/>
          <w:sz w:val="28"/>
          <w:szCs w:val="28"/>
          <w14:ligatures w14:val="none"/>
        </w:rPr>
        <w:t>内检索替代操作原语并重新执行算子映射；在替换后对算子链进行一致性评估，并根据不兼容问题及映射覆盖度变化</w:t>
      </w:r>
      <w:proofErr w:type="gramStart"/>
      <w:r>
        <w:rPr>
          <w:rFonts w:ascii="Times New Roman" w:eastAsia="宋体" w:hAnsi="Times New Roman" w:cs="Times New Roman"/>
          <w:color w:val="000000" w:themeColor="text1"/>
          <w:sz w:val="28"/>
          <w:szCs w:val="28"/>
          <w14:ligatures w14:val="none"/>
        </w:rPr>
        <w:t>执行回滚控制</w:t>
      </w:r>
      <w:proofErr w:type="gramEnd"/>
      <w:r>
        <w:rPr>
          <w:rFonts w:ascii="Times New Roman" w:eastAsia="宋体" w:hAnsi="Times New Roman" w:cs="Times New Roman"/>
          <w:color w:val="000000" w:themeColor="text1"/>
          <w:sz w:val="28"/>
          <w:szCs w:val="28"/>
          <w14:ligatures w14:val="none"/>
        </w:rPr>
        <w:t>；其中，所述分级回退修复策略依托于操作原语的三级层次结构，使修复过程在语义相关性逐级扩展的同时保持结构约束一致性，从而形成区别于通用局部搜索</w:t>
      </w:r>
      <w:proofErr w:type="gramStart"/>
      <w:r>
        <w:rPr>
          <w:rFonts w:ascii="Times New Roman" w:eastAsia="宋体" w:hAnsi="Times New Roman" w:cs="Times New Roman"/>
          <w:color w:val="000000" w:themeColor="text1"/>
          <w:sz w:val="28"/>
          <w:szCs w:val="28"/>
          <w14:ligatures w14:val="none"/>
        </w:rPr>
        <w:t>回滚方法</w:t>
      </w:r>
      <w:proofErr w:type="gramEnd"/>
      <w:r>
        <w:rPr>
          <w:rFonts w:ascii="Times New Roman" w:eastAsia="宋体" w:hAnsi="Times New Roman" w:cs="Times New Roman"/>
          <w:color w:val="000000" w:themeColor="text1"/>
          <w:sz w:val="28"/>
          <w:szCs w:val="28"/>
          <w14:ligatures w14:val="none"/>
        </w:rPr>
        <w:t>的约束驱动优化机制</w:t>
      </w:r>
      <w:bookmarkStart w:id="15" w:name="_Hlk227690555"/>
      <w:r>
        <w:rPr>
          <w:rFonts w:ascii="Cambria Math" w:eastAsia="宋体" w:hAnsi="Cambria Math" w:cs="Times New Roman" w:hint="eastAsia"/>
          <w:color w:val="000000" w:themeColor="text1"/>
          <w:sz w:val="28"/>
          <w:szCs w:val="28"/>
          <w14:ligatures w14:val="none"/>
        </w:rPr>
        <w:t>。</w:t>
      </w:r>
      <w:bookmarkEnd w:id="15"/>
    </w:p>
    <w:p w14:paraId="62586DCC"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p>
    <w:p w14:paraId="3D3FFAD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w:t>
      </w:r>
      <w:r>
        <w:rPr>
          <w:rFonts w:ascii="Times New Roman" w:eastAsia="宋体" w:hAnsi="Times New Roman" w:cs="Times New Roman" w:hint="eastAsia"/>
          <w:color w:val="000000" w:themeColor="text1"/>
          <w:sz w:val="28"/>
          <w14:ligatures w14:val="none"/>
        </w:rPr>
        <w:t>）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w:t>
      </w:r>
      <w:r>
        <w:rPr>
          <w:rFonts w:ascii="Times New Roman" w:eastAsia="宋体" w:hAnsi="Times New Roman" w:cs="Times New Roman" w:hint="eastAsia"/>
          <w:color w:val="000000" w:themeColor="text1"/>
          <w:sz w:val="28"/>
          <w14:ligatures w14:val="none"/>
        </w:rPr>
        <w:t>）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4</w:t>
      </w:r>
      <w:r>
        <w:rPr>
          <w:rFonts w:ascii="Times New Roman" w:eastAsia="宋体" w:hAnsi="Times New Roman" w:cs="Times New Roman" w:hint="eastAsia"/>
          <w:color w:val="000000" w:themeColor="text1"/>
          <w:sz w:val="28"/>
          <w14:ligatures w14:val="none"/>
        </w:rPr>
        <w:t>）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2B3C4D5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6" w:author="yun qiao" w:date="2026-05-19T00:00:00Z">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本发明通过构建跨平台统一的操作语义空间和场景相关的知识图谱约束体系，能够在能源时空业务场景下，将用户输入的自然语言任务描述自动转换为跨平台可执行算子链，减少了人工在不同异构平台之间重复构建地理处理模型的步骤，降低了因跨平台算子输入输出类型不兼容导致的执行失败风险，提升了遥感监测、生态评估、灾害预警等复杂地理处理任务的建模效率和跨平台复用能力。</w:t>
        </w:r>
      </w:ins>
    </w:p>
    <w:p w14:paraId="02D8A99E"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附图说明</w:t>
      </w:r>
    </w:p>
    <w:p w14:paraId="4CEFD62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w:t>
      </w:r>
      <w:proofErr w:type="gramStart"/>
      <w:r>
        <w:rPr>
          <w:rFonts w:ascii="Times New Roman" w:eastAsia="宋体" w:hAnsi="Times New Roman" w:cs="Times New Roman" w:hint="eastAsia"/>
          <w:color w:val="000000" w:themeColor="text1"/>
          <w:sz w:val="28"/>
          <w14:ligatures w14:val="none"/>
        </w:rPr>
        <w:t>推理与链修复</w:t>
      </w:r>
      <w:proofErr w:type="gramEnd"/>
      <w:r>
        <w:rPr>
          <w:rFonts w:ascii="Times New Roman" w:eastAsia="宋体" w:hAnsi="Times New Roman" w:cs="Times New Roman" w:hint="eastAsia"/>
          <w:color w:val="000000" w:themeColor="text1"/>
          <w:sz w:val="28"/>
          <w14:ligatures w14:val="none"/>
        </w:rPr>
        <w:t>流程图</w:t>
      </w:r>
    </w:p>
    <w:p w14:paraId="5E198A53"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7" w:name="_Hlk227243976"/>
      <w:r>
        <w:rPr>
          <w:rFonts w:ascii="Times New Roman" w:eastAsia="宋体" w:hAnsi="Times New Roman" w:cs="Times New Roman"/>
          <w:color w:val="000000" w:themeColor="text1"/>
          <w:sz w:val="28"/>
          <w14:ligatures w14:val="none"/>
        </w:rPr>
        <w:lastRenderedPageBreak/>
        <w:t>S1</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构建面向地理处理任务的条件化序列生成</w:t>
      </w:r>
      <w:r>
        <w:rPr>
          <w:rFonts w:ascii="Times New Roman" w:eastAsia="宋体" w:hAnsi="Times New Roman" w:cs="Times New Roman" w:hint="eastAsia"/>
          <w:color w:val="000000" w:themeColor="text1"/>
          <w:sz w:val="28"/>
          <w:szCs w:val="28"/>
          <w14:ligatures w14:val="none"/>
        </w:rPr>
        <w:t>模型</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CSG-Geo</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及其约束推理机制；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w14:ligatures w14:val="none"/>
        </w:rPr>
        <w:t>。</w:t>
      </w:r>
    </w:p>
    <w:p w14:paraId="550446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8" w:name="_Hlk227244007"/>
      <w:bookmarkEnd w:id="17"/>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05C0D964" w14:textId="77777777" w:rsidR="00646088" w:rsidRDefault="00000000" w:rsidP="00FE2997">
      <w:pPr>
        <w:widowControl/>
        <w:spacing w:before="100" w:after="0" w:line="480" w:lineRule="exact"/>
        <w:ind w:firstLineChars="202" w:firstLine="566"/>
        <w:jc w:val="both"/>
        <w:rPr>
          <w:ins w:id="19" w:author="yun qiao" w:date="2026-04-24T21:05: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w:t>
      </w:r>
      <w:commentRangeStart w:id="20"/>
      <w:r>
        <w:rPr>
          <w:rFonts w:ascii="Times New Roman" w:eastAsia="宋体" w:hAnsi="Times New Roman" w:cs="Times New Roman" w:hint="eastAsia"/>
          <w:color w:val="000000" w:themeColor="text1"/>
          <w:sz w:val="28"/>
          <w14:ligatures w14:val="none"/>
        </w:rPr>
        <w:t>所述平台包括</w:t>
      </w:r>
      <w:r>
        <w:rPr>
          <w:rFonts w:ascii="Times New Roman" w:eastAsia="宋体" w:hAnsi="Times New Roman" w:cs="Times New Roman" w:hint="eastAsia"/>
          <w:color w:val="000000" w:themeColor="text1"/>
          <w:sz w:val="28"/>
          <w14:ligatures w14:val="none"/>
        </w:rPr>
        <w:t>QGIS</w:t>
      </w:r>
      <w:r>
        <w:rPr>
          <w:rFonts w:ascii="Times New Roman" w:eastAsia="宋体" w:hAnsi="Times New Roman" w:cs="Times New Roman" w:hint="eastAsia"/>
          <w:color w:val="000000" w:themeColor="text1"/>
          <w:sz w:val="28"/>
          <w14:ligatures w14:val="none"/>
        </w:rPr>
        <w:t>平台和</w:t>
      </w:r>
      <w:r>
        <w:rPr>
          <w:rFonts w:ascii="Times New Roman" w:eastAsia="宋体" w:hAnsi="Times New Roman" w:cs="Times New Roman" w:hint="eastAsia"/>
          <w:color w:val="000000" w:themeColor="text1"/>
          <w:sz w:val="28"/>
          <w14:ligatures w14:val="none"/>
        </w:rPr>
        <w:t>Google Earth Engine</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hint="eastAsia"/>
          <w:color w:val="000000" w:themeColor="text1"/>
          <w:sz w:val="28"/>
          <w14:ligatures w14:val="none"/>
        </w:rPr>
        <w:t>GEE</w:t>
      </w:r>
      <w:r>
        <w:rPr>
          <w:rFonts w:ascii="Times New Roman" w:eastAsia="宋体" w:hAnsi="Times New Roman" w:cs="Times New Roman" w:hint="eastAsia"/>
          <w:color w:val="000000" w:themeColor="text1"/>
          <w:sz w:val="28"/>
          <w14:ligatures w14:val="none"/>
        </w:rPr>
        <w:t>）平台</w:t>
      </w:r>
      <w:commentRangeEnd w:id="20"/>
      <w:r>
        <w:commentReference w:id="20"/>
      </w:r>
      <w:r>
        <w:rPr>
          <w:rFonts w:ascii="Times New Roman" w:eastAsia="宋体" w:hAnsi="Times New Roman" w:cs="Times New Roman" w:hint="eastAsia"/>
          <w:color w:val="000000" w:themeColor="text1"/>
          <w:sz w:val="28"/>
          <w14:ligatures w14:val="none"/>
        </w:rPr>
        <w:t>。由于不同平台在算子组织形式、功能粒度及参数表达方式上存在差异，需对相关算子信息进行</w:t>
      </w:r>
      <w:r>
        <w:rPr>
          <w:rFonts w:ascii="Times New Roman" w:eastAsia="宋体" w:hAnsi="Times New Roman" w:cs="Times New Roman" w:hint="eastAsia"/>
          <w:color w:val="000000" w:themeColor="text1"/>
          <w:sz w:val="28"/>
          <w:highlight w:val="yellow"/>
          <w14:ligatures w14:val="none"/>
          <w:rPrChange w:id="21" w:author="AAA" w:date="2026-04-23T11:19:00Z">
            <w:rPr>
              <w:rFonts w:ascii="Times New Roman" w:eastAsia="宋体" w:hAnsi="Times New Roman" w:cs="Times New Roman" w:hint="eastAsia"/>
              <w:color w:val="000000" w:themeColor="text1"/>
              <w:sz w:val="28"/>
              <w14:ligatures w14:val="none"/>
            </w:rPr>
          </w:rPrChange>
        </w:rPr>
        <w:t>统一整理</w:t>
      </w:r>
      <w:commentRangeStart w:id="22"/>
      <w:commentRangeEnd w:id="22"/>
      <w:r>
        <w:commentReference w:id="22"/>
      </w:r>
      <w:ins w:id="23" w:author="yun qiao" w:date="2026-04-24T21:05:00Z">
        <w:r>
          <w:rPr>
            <w:rFonts w:ascii="Times New Roman" w:eastAsia="宋体" w:hAnsi="Times New Roman" w:cs="Times New Roman" w:hint="eastAsia"/>
            <w:color w:val="000000" w:themeColor="text1"/>
            <w:sz w:val="28"/>
            <w:highlight w:val="yellow"/>
            <w14:ligatures w14:val="none"/>
          </w:rPr>
          <w:t>与规范化处理</w:t>
        </w:r>
        <w:r>
          <w:rPr>
            <w:rFonts w:ascii="Times New Roman" w:eastAsia="宋体" w:hAnsi="Times New Roman" w:cs="Times New Roman" w:hint="eastAsia"/>
            <w:color w:val="000000" w:themeColor="text1"/>
            <w:sz w:val="28"/>
            <w14:ligatures w14:val="none"/>
          </w:rPr>
          <w:t>。</w:t>
        </w:r>
      </w:ins>
    </w:p>
    <w:p w14:paraId="1983D520" w14:textId="68DCC023" w:rsidR="003E6244" w:rsidRDefault="00646088" w:rsidP="00FE2997">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24" w:author="yun qiao" w:date="2026-04-24T21:06:00Z">
        <w:r>
          <w:rPr>
            <w:rFonts w:ascii="Times New Roman" w:eastAsia="宋体" w:hAnsi="Times New Roman" w:cs="Times New Roman"/>
            <w:color w:val="000000" w:themeColor="text1"/>
            <w:sz w:val="28"/>
            <w14:ligatures w14:val="none"/>
          </w:rPr>
          <w:t>具体地，首先对算子元数据进行字段层面的统一映射，将不同平台中的算子名称、功能描述及参数列表等信息转换</w:t>
        </w:r>
        <w:proofErr w:type="gramStart"/>
        <w:r>
          <w:rPr>
            <w:rFonts w:ascii="Times New Roman" w:eastAsia="宋体" w:hAnsi="Times New Roman" w:cs="Times New Roman"/>
            <w:color w:val="000000" w:themeColor="text1"/>
            <w:sz w:val="28"/>
            <w14:ligatures w14:val="none"/>
          </w:rPr>
          <w:t>至统一</w:t>
        </w:r>
        <w:proofErr w:type="gramEnd"/>
        <w:r>
          <w:rPr>
            <w:rFonts w:ascii="Times New Roman" w:eastAsia="宋体" w:hAnsi="Times New Roman" w:cs="Times New Roman"/>
            <w:color w:val="000000" w:themeColor="text1"/>
            <w:sz w:val="28"/>
            <w14:ligatures w14:val="none"/>
          </w:rPr>
          <w:t>的元数据表示模式；在此基础上，进一步对数据类型进行跨平台对齐，构建统一的数据类型映射关系，将各平台的类型系统映射至平台无关的抽象数据类型集合；同时，对算子参数结构进行规范化处理，包括可选参数标记、默认值定义及参数依赖关系的统一表示</w:t>
        </w:r>
      </w:ins>
      <w:del w:id="25" w:author="yun qiao" w:date="2026-04-24T21:05:00Z">
        <w:r>
          <w:rPr>
            <w:rFonts w:ascii="Times New Roman" w:eastAsia="宋体" w:hAnsi="Times New Roman" w:cs="Times New Roman" w:hint="eastAsia"/>
            <w:color w:val="000000" w:themeColor="text1"/>
            <w:sz w:val="28"/>
            <w14:ligatures w14:val="none"/>
          </w:rPr>
          <w:delText>，以支撑后续统一建模</w:delText>
        </w:r>
      </w:del>
      <w:r>
        <w:rPr>
          <w:rFonts w:ascii="Times New Roman" w:eastAsia="宋体" w:hAnsi="Times New Roman" w:cs="Times New Roman" w:hint="eastAsia"/>
          <w:color w:val="000000" w:themeColor="text1"/>
          <w:sz w:val="28"/>
          <w14:ligatures w14:val="none"/>
        </w:rPr>
        <w:t>。</w:t>
      </w:r>
    </w:p>
    <w:p w14:paraId="50BB7A9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p>
    <w:p w14:paraId="100366E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w:t>
      </w:r>
      <w:proofErr w:type="gramStart"/>
      <w:r>
        <w:rPr>
          <w:rFonts w:ascii="Times New Roman" w:eastAsia="宋体" w:hAnsi="Times New Roman" w:cs="Times New Roman" w:hint="eastAsia"/>
          <w:color w:val="000000" w:themeColor="text1"/>
          <w:sz w:val="28"/>
          <w14:ligatures w14:val="none"/>
        </w:rPr>
        <w:t>类用于</w:t>
      </w:r>
      <w:proofErr w:type="gramEnd"/>
      <w:r>
        <w:rPr>
          <w:rFonts w:ascii="Times New Roman" w:eastAsia="宋体" w:hAnsi="Times New Roman" w:cs="Times New Roman" w:hint="eastAsia"/>
          <w:color w:val="000000" w:themeColor="text1"/>
          <w:sz w:val="28"/>
          <w14:ligatures w14:val="none"/>
        </w:rPr>
        <w:t>表示同一领域下的操作类别，操作原语用于表示语义明确的原子操作。各层级均为平台无关的抽象语义单元，具体平台算子通过映射关系与操作原语建立关联，实现跨平台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w:t>
      </w:r>
      <w:r>
        <w:rPr>
          <w:rFonts w:ascii="Times New Roman" w:eastAsia="宋体" w:hAnsi="Times New Roman" w:cs="Times New Roman" w:hint="eastAsia"/>
          <w:color w:val="000000" w:themeColor="text1"/>
          <w:sz w:val="28"/>
          <w14:ligatures w14:val="none"/>
        </w:rPr>
        <w:lastRenderedPageBreak/>
        <w:t>实现方式或适用数据类型上存在差异时，归属于同一操作子类；当多个操作子</w:t>
      </w:r>
      <w:proofErr w:type="gramStart"/>
      <w:r>
        <w:rPr>
          <w:rFonts w:ascii="Times New Roman" w:eastAsia="宋体" w:hAnsi="Times New Roman" w:cs="Times New Roman" w:hint="eastAsia"/>
          <w:color w:val="000000" w:themeColor="text1"/>
          <w:sz w:val="28"/>
          <w14:ligatures w14:val="none"/>
        </w:rPr>
        <w:t>类属于</w:t>
      </w:r>
      <w:proofErr w:type="gramEnd"/>
      <w:r>
        <w:rPr>
          <w:rFonts w:ascii="Times New Roman" w:eastAsia="宋体" w:hAnsi="Times New Roman" w:cs="Times New Roman" w:hint="eastAsia"/>
          <w:color w:val="000000" w:themeColor="text1"/>
          <w:sz w:val="28"/>
          <w14:ligatures w14:val="none"/>
        </w:rPr>
        <w:t>同一功能领域时，归属于同一操作大类。</w:t>
      </w:r>
    </w:p>
    <w:p w14:paraId="6D8F6815" w14:textId="5A647A58"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w:t>
      </w:r>
      <w:proofErr w:type="gramStart"/>
      <w:r>
        <w:rPr>
          <w:rFonts w:ascii="Times New Roman" w:eastAsia="宋体" w:hAnsi="Times New Roman" w:cs="Times New Roman" w:hint="eastAsia"/>
          <w:color w:val="000000" w:themeColor="text1"/>
          <w:sz w:val="28"/>
          <w14:ligatures w14:val="none"/>
        </w:rPr>
        <w:t>环层次图</w:t>
      </w:r>
      <w:proofErr w:type="gramEnd"/>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w:t>
      </w:r>
      <w:ins w:id="26" w:author="yun qiao" w:date="2026-04-25T09:48:00Z">
        <w:r>
          <w:rPr>
            <w:rFonts w:ascii="Times New Roman" w:eastAsia="宋体" w:hAnsi="Times New Roman" w:cs="Times New Roman" w:hint="eastAsia"/>
            <w:color w:val="000000" w:themeColor="text1"/>
            <w:sz w:val="28"/>
            <w14:ligatures w14:val="none"/>
          </w:rPr>
          <w:t>，相应的，</w:t>
        </w:r>
      </w:ins>
      <m:oMath>
        <m:sSub>
          <m:sSubPr>
            <m:ctrlPr>
              <w:ins w:id="27" w:author="yun qiao" w:date="2026-04-25T09:49:00Z">
                <w:rPr>
                  <w:rFonts w:ascii="Cambria Math" w:eastAsia="宋体" w:hAnsi="Cambria Math" w:cs="Times New Roman"/>
                  <w:i/>
                  <w:iCs/>
                  <w:color w:val="000000" w:themeColor="text1"/>
                  <w:sz w:val="28"/>
                  <w14:ligatures w14:val="none"/>
                </w:rPr>
              </w:ins>
            </m:ctrlPr>
          </m:sSubPr>
          <m:e>
            <m:r>
              <w:ins w:id="28" w:author="yun qiao" w:date="2026-04-25T09:49:00Z">
                <w:rPr>
                  <w:rFonts w:ascii="Cambria Math" w:eastAsia="宋体" w:hAnsi="Cambria Math" w:cs="Times New Roman"/>
                  <w:color w:val="000000" w:themeColor="text1"/>
                  <w:sz w:val="28"/>
                  <w14:ligatures w14:val="none"/>
                </w:rPr>
                <m:t>l</m:t>
              </w:ins>
            </m:r>
          </m:e>
          <m:sub>
            <m:r>
              <w:ins w:id="29" w:author="yun qiao" w:date="2026-04-25T09:49:00Z">
                <w:rPr>
                  <w:rFonts w:ascii="Cambria Math" w:eastAsia="宋体" w:hAnsi="Cambria Math" w:cs="Times New Roman"/>
                  <w:color w:val="000000" w:themeColor="text1"/>
                  <w:sz w:val="28"/>
                  <w14:ligatures w14:val="none"/>
                </w:rPr>
                <m:t>1</m:t>
              </w:ins>
            </m:r>
          </m:sub>
        </m:sSub>
        <m:r>
          <w:ins w:id="30" w:author="yun qiao" w:date="2026-04-25T09:49:00Z">
            <w:rPr>
              <w:rFonts w:ascii="Cambria Math" w:eastAsia="宋体" w:hAnsi="Cambria Math" w:cs="Times New Roman"/>
              <w:color w:val="000000" w:themeColor="text1"/>
              <w:sz w:val="28"/>
              <w14:ligatures w14:val="none"/>
            </w:rPr>
            <m:t>∈</m:t>
          </w:ins>
        </m:r>
        <m:sSub>
          <m:sSubPr>
            <m:ctrlPr>
              <w:ins w:id="31" w:author="yun qiao" w:date="2026-04-25T09:49:00Z">
                <w:rPr>
                  <w:rFonts w:ascii="Cambria Math" w:eastAsia="宋体" w:hAnsi="Cambria Math" w:cs="Times New Roman"/>
                  <w:i/>
                  <w:iCs/>
                  <w:color w:val="000000" w:themeColor="text1"/>
                  <w:sz w:val="28"/>
                  <w14:ligatures w14:val="none"/>
                </w:rPr>
              </w:ins>
            </m:ctrlPr>
          </m:sSubPr>
          <m:e>
            <m:r>
              <w:ins w:id="32" w:author="yun qiao" w:date="2026-04-25T09:49:00Z">
                <m:rPr>
                  <m:scr m:val="script"/>
                </m:rPr>
                <w:rPr>
                  <w:rFonts w:ascii="Cambria Math" w:eastAsia="宋体" w:hAnsi="Cambria Math" w:cs="Times New Roman"/>
                  <w:color w:val="000000" w:themeColor="text1"/>
                  <w:sz w:val="28"/>
                  <w14:ligatures w14:val="none"/>
                </w:rPr>
                <m:t>L</m:t>
              </w:ins>
            </m:r>
          </m:e>
          <m:sub>
            <m:r>
              <w:ins w:id="33" w:author="yun qiao" w:date="2026-04-25T09:49:00Z">
                <w:rPr>
                  <w:rFonts w:ascii="Cambria Math" w:eastAsia="宋体" w:hAnsi="Cambria Math" w:cs="Times New Roman"/>
                  <w:color w:val="000000" w:themeColor="text1"/>
                  <w:sz w:val="28"/>
                  <w14:ligatures w14:val="none"/>
                </w:rPr>
                <m:t>1</m:t>
              </w:ins>
            </m:r>
          </m:sub>
        </m:sSub>
        <m:r>
          <w:ins w:id="34" w:author="yun qiao" w:date="2026-04-25T09:49:00Z">
            <w:rPr>
              <w:rFonts w:ascii="Cambria Math" w:eastAsia="宋体" w:hAnsi="Cambria Math" w:cs="Times New Roman" w:hint="eastAsia"/>
              <w:color w:val="000000" w:themeColor="text1"/>
              <w:sz w:val="28"/>
              <w14:ligatures w14:val="none"/>
            </w:rPr>
            <m:t>、</m:t>
          </w:ins>
        </m:r>
        <m:sSub>
          <m:sSubPr>
            <m:ctrlPr>
              <w:ins w:id="35" w:author="yun qiao" w:date="2026-04-25T09:50:00Z">
                <w:rPr>
                  <w:rFonts w:ascii="Cambria Math" w:eastAsia="宋体" w:hAnsi="Cambria Math" w:cs="Times New Roman"/>
                  <w:i/>
                  <w:iCs/>
                  <w:color w:val="000000" w:themeColor="text1"/>
                  <w:sz w:val="28"/>
                  <w14:ligatures w14:val="none"/>
                </w:rPr>
              </w:ins>
            </m:ctrlPr>
          </m:sSubPr>
          <m:e>
            <m:r>
              <w:ins w:id="36" w:author="yun qiao" w:date="2026-04-25T09:50:00Z">
                <w:rPr>
                  <w:rFonts w:ascii="Cambria Math" w:eastAsia="宋体" w:hAnsi="Cambria Math" w:cs="Times New Roman"/>
                  <w:color w:val="000000" w:themeColor="text1"/>
                  <w:sz w:val="28"/>
                  <w14:ligatures w14:val="none"/>
                </w:rPr>
                <m:t>l</m:t>
              </w:ins>
            </m:r>
          </m:e>
          <m:sub>
            <m:r>
              <w:ins w:id="37" w:author="yun qiao" w:date="2026-04-25T09:50:00Z">
                <w:rPr>
                  <w:rFonts w:ascii="Cambria Math" w:eastAsia="宋体" w:hAnsi="Cambria Math" w:cs="Times New Roman"/>
                  <w:color w:val="000000" w:themeColor="text1"/>
                  <w:sz w:val="28"/>
                  <w14:ligatures w14:val="none"/>
                </w:rPr>
                <m:t>2</m:t>
              </w:ins>
            </m:r>
          </m:sub>
        </m:sSub>
        <m:r>
          <w:ins w:id="38" w:author="yun qiao" w:date="2026-04-25T09:50:00Z">
            <w:rPr>
              <w:rFonts w:ascii="Cambria Math" w:eastAsia="宋体" w:hAnsi="Cambria Math" w:cs="Times New Roman"/>
              <w:color w:val="000000" w:themeColor="text1"/>
              <w:sz w:val="28"/>
              <w14:ligatures w14:val="none"/>
            </w:rPr>
            <m:t>∈</m:t>
          </w:ins>
        </m:r>
        <m:sSub>
          <m:sSubPr>
            <m:ctrlPr>
              <w:ins w:id="39" w:author="yun qiao" w:date="2026-04-25T09:50:00Z">
                <w:rPr>
                  <w:rFonts w:ascii="Cambria Math" w:eastAsia="宋体" w:hAnsi="Cambria Math" w:cs="Times New Roman"/>
                  <w:i/>
                  <w:iCs/>
                  <w:color w:val="000000" w:themeColor="text1"/>
                  <w:sz w:val="28"/>
                  <w14:ligatures w14:val="none"/>
                </w:rPr>
              </w:ins>
            </m:ctrlPr>
          </m:sSubPr>
          <m:e>
            <m:r>
              <w:ins w:id="40" w:author="yun qiao" w:date="2026-04-25T09:50:00Z">
                <m:rPr>
                  <m:scr m:val="script"/>
                </m:rPr>
                <w:rPr>
                  <w:rFonts w:ascii="Cambria Math" w:eastAsia="宋体" w:hAnsi="Cambria Math" w:cs="Times New Roman"/>
                  <w:color w:val="000000" w:themeColor="text1"/>
                  <w:sz w:val="28"/>
                  <w14:ligatures w14:val="none"/>
                </w:rPr>
                <m:t>L</m:t>
              </w:ins>
            </m:r>
          </m:e>
          <m:sub>
            <m:r>
              <w:ins w:id="41" w:author="yun qiao" w:date="2026-04-25T09:50:00Z">
                <w:rPr>
                  <w:rFonts w:ascii="Cambria Math" w:eastAsia="宋体" w:hAnsi="Cambria Math" w:cs="Times New Roman"/>
                  <w:color w:val="000000" w:themeColor="text1"/>
                  <w:sz w:val="28"/>
                  <w14:ligatures w14:val="none"/>
                </w:rPr>
                <m:t>2</m:t>
              </w:ins>
            </m:r>
          </m:sub>
        </m:sSub>
        <m:r>
          <w:ins w:id="42" w:author="yun qiao" w:date="2026-04-25T09:50:00Z">
            <w:rPr>
              <w:rFonts w:ascii="Cambria Math" w:eastAsia="宋体" w:hAnsi="Cambria Math" w:cs="Times New Roman" w:hint="eastAsia"/>
              <w:color w:val="000000" w:themeColor="text1"/>
              <w:sz w:val="28"/>
              <w14:ligatures w14:val="none"/>
            </w:rPr>
            <m:t>、</m:t>
          </w:ins>
        </m:r>
        <m:sSub>
          <m:sSubPr>
            <m:ctrlPr>
              <w:ins w:id="43" w:author="yun qiao" w:date="2026-04-25T09:50:00Z">
                <w:rPr>
                  <w:rFonts w:ascii="Cambria Math" w:eastAsia="宋体" w:hAnsi="Cambria Math" w:cs="Times New Roman"/>
                  <w:i/>
                  <w:iCs/>
                  <w:color w:val="000000" w:themeColor="text1"/>
                  <w:sz w:val="28"/>
                  <w14:ligatures w14:val="none"/>
                </w:rPr>
              </w:ins>
            </m:ctrlPr>
          </m:sSubPr>
          <m:e>
            <m:r>
              <w:ins w:id="44" w:author="yun qiao" w:date="2026-04-25T09:50:00Z">
                <w:rPr>
                  <w:rFonts w:ascii="Cambria Math" w:eastAsia="宋体" w:hAnsi="Cambria Math" w:cs="Times New Roman"/>
                  <w:color w:val="000000" w:themeColor="text1"/>
                  <w:sz w:val="28"/>
                  <w14:ligatures w14:val="none"/>
                </w:rPr>
                <m:t>l</m:t>
              </w:ins>
            </m:r>
          </m:e>
          <m:sub>
            <m:r>
              <w:ins w:id="45" w:author="yun qiao" w:date="2026-04-25T09:50:00Z">
                <w:rPr>
                  <w:rFonts w:ascii="Cambria Math" w:eastAsia="宋体" w:hAnsi="Cambria Math" w:cs="Times New Roman"/>
                  <w:color w:val="000000" w:themeColor="text1"/>
                  <w:sz w:val="28"/>
                  <w14:ligatures w14:val="none"/>
                </w:rPr>
                <m:t>3</m:t>
              </w:ins>
            </m:r>
          </m:sub>
        </m:sSub>
        <m:r>
          <w:ins w:id="46" w:author="yun qiao" w:date="2026-04-25T09:50:00Z">
            <w:rPr>
              <w:rFonts w:ascii="Cambria Math" w:eastAsia="宋体" w:hAnsi="Cambria Math" w:cs="Times New Roman"/>
              <w:color w:val="000000" w:themeColor="text1"/>
              <w:sz w:val="28"/>
              <w14:ligatures w14:val="none"/>
            </w:rPr>
            <m:t>∈</m:t>
          </w:ins>
        </m:r>
        <m:sSub>
          <m:sSubPr>
            <m:ctrlPr>
              <w:ins w:id="47" w:author="yun qiao" w:date="2026-04-25T09:50:00Z">
                <w:rPr>
                  <w:rFonts w:ascii="Cambria Math" w:eastAsia="宋体" w:hAnsi="Cambria Math" w:cs="Times New Roman"/>
                  <w:i/>
                  <w:iCs/>
                  <w:color w:val="000000" w:themeColor="text1"/>
                  <w:sz w:val="28"/>
                  <w14:ligatures w14:val="none"/>
                </w:rPr>
              </w:ins>
            </m:ctrlPr>
          </m:sSubPr>
          <m:e>
            <m:r>
              <w:ins w:id="48" w:author="yun qiao" w:date="2026-04-25T09:50:00Z">
                <m:rPr>
                  <m:scr m:val="script"/>
                </m:rPr>
                <w:rPr>
                  <w:rFonts w:ascii="Cambria Math" w:eastAsia="宋体" w:hAnsi="Cambria Math" w:cs="Times New Roman"/>
                  <w:color w:val="000000" w:themeColor="text1"/>
                  <w:sz w:val="28"/>
                  <w14:ligatures w14:val="none"/>
                </w:rPr>
                <m:t>L</m:t>
              </w:ins>
            </m:r>
          </m:e>
          <m:sub>
            <m:r>
              <w:ins w:id="49" w:author="yun qiao" w:date="2026-04-25T09:50:00Z">
                <w:rPr>
                  <w:rFonts w:ascii="Cambria Math" w:eastAsia="宋体" w:hAnsi="Cambria Math" w:cs="Times New Roman"/>
                  <w:color w:val="000000" w:themeColor="text1"/>
                  <w:sz w:val="28"/>
                  <w14:ligatures w14:val="none"/>
                </w:rPr>
                <m:t>3</m:t>
              </w:ins>
            </m:r>
          </m:sub>
        </m:sSub>
      </m:oMath>
      <w:ins w:id="50" w:author="yun qiao" w:date="2026-04-25T09:48:00Z">
        <w:r>
          <w:rPr>
            <w:rFonts w:ascii="Times New Roman" w:eastAsia="宋体" w:hAnsi="Times New Roman" w:cs="Times New Roman"/>
            <w:color w:val="000000" w:themeColor="text1"/>
            <w:sz w:val="28"/>
            <w14:ligatures w14:val="none"/>
          </w:rPr>
          <w:t>分别表示对应集合中的单个节点元素</w:t>
        </w:r>
      </w:ins>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51"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52" w:author="AAA" w:date="2026-04-23T11:26: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53"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54" w:author="AAA" w:date="2026-04-23T11:26:00Z">
                        <w:rPr>
                          <w:rFonts w:ascii="Cambria Math" w:eastAsia="宋体" w:hAnsi="Cambria Math" w:cs="Times New Roman"/>
                          <w:color w:val="000000" w:themeColor="text1"/>
                          <w:sz w:val="28"/>
                          <w14:ligatures w14:val="none"/>
                        </w:rPr>
                      </w:rPrChange>
                    </w:rPr>
                    <m:t>3</m:t>
                  </m:r>
                </m:sub>
              </m:sSub>
              <m:r>
                <w:rPr>
                  <w:rFonts w:ascii="Cambria Math" w:eastAsia="宋体" w:hAnsi="Cambria Math" w:cs="Times New Roman"/>
                  <w:color w:val="000000" w:themeColor="text1"/>
                  <w:sz w:val="28"/>
                  <w:highlight w:val="yellow"/>
                  <w14:ligatures w14:val="none"/>
                  <w:rPrChange w:id="55" w:author="AAA" w:date="2026-04-23T11:26: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56"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57" w:author="AAA" w:date="2026-04-23T11:26:00Z">
                        <w:rPr>
                          <w:rFonts w:ascii="Cambria Math" w:eastAsia="宋体" w:hAnsi="Cambria Math" w:cs="Times New Roman"/>
                          <w:color w:val="000000" w:themeColor="text1"/>
                          <w:sz w:val="28"/>
                          <w14:ligatures w14:val="none"/>
                        </w:rPr>
                      </w:rPrChang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58"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59" w:author="AAA" w:date="2026-04-23T11:26: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60" w:author="AAA" w:date="2026-04-23T11:26: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Change w:id="61" w:author="AAA" w:date="2026-04-23T11:26:00Z">
                        <w:rPr>
                          <w:rFonts w:ascii="Cambria Math" w:eastAsia="宋体" w:hAnsi="Cambria Math" w:cs="Times New Roman"/>
                          <w:color w:val="000000" w:themeColor="text1"/>
                          <w:sz w:val="28"/>
                          <w14:ligatures w14:val="none"/>
                        </w:rPr>
                      </w:rPrChange>
                    </w:rPr>
                    <m:t>l</m:t>
                  </m:r>
                </m:e>
                <m:sub>
                  <m:r>
                    <w:rPr>
                      <w:rFonts w:ascii="Cambria Math" w:eastAsia="宋体" w:hAnsi="Cambria Math" w:cs="Times New Roman"/>
                      <w:color w:val="000000" w:themeColor="text1"/>
                      <w:sz w:val="28"/>
                      <w:highlight w:val="yellow"/>
                      <w14:ligatures w14:val="none"/>
                      <w:rPrChange w:id="62" w:author="AAA" w:date="2026-04-23T11:26:00Z">
                        <w:rPr>
                          <w:rFonts w:ascii="Cambria Math" w:eastAsia="宋体" w:hAnsi="Cambria Math" w:cs="Times New Roman"/>
                          <w:color w:val="000000" w:themeColor="text1"/>
                          <w:sz w:val="28"/>
                          <w14:ligatures w14:val="none"/>
                        </w:rPr>
                      </w:rPrChang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w:commentRangeStart w:id="63"/>
          <w:commentRangeEnd w:id="63"/>
          <m:r>
            <m:rPr>
              <m:sty m:val="p"/>
            </m:rPr>
            <w:commentReference w:id="63"/>
          </m:r>
        </m:oMath>
      </m:oMathPara>
    </w:p>
    <w:p w14:paraId="575A17D5" w14:textId="1B856628" w:rsidR="003E6244"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ins w:id="64" w:author="yun qiao" w:date="2026-04-25T09:51:00Z">
        <w:r>
          <w:rPr>
            <w:rFonts w:ascii="Times New Roman" w:eastAsia="宋体" w:hAnsi="Times New Roman" w:cs="Times New Roman" w:hint="eastAsia"/>
            <w:color w:val="000000" w:themeColor="text1"/>
            <w:sz w:val="28"/>
            <w14:ligatures w14:val="none"/>
          </w:rPr>
          <w:t>其中，</w:t>
        </w:r>
      </w:ins>
      <m:oMath>
        <m:r>
          <w:ins w:id="65" w:author="yun qiao" w:date="2026-04-25T09:52:00Z">
            <w:rPr>
              <w:rFonts w:ascii="Cambria Math" w:eastAsia="宋体" w:hAnsi="Cambria Math" w:cs="Times New Roman"/>
              <w:color w:val="000000" w:themeColor="text1"/>
              <w:sz w:val="28"/>
              <w14:ligatures w14:val="none"/>
            </w:rPr>
            <m:t>∀</m:t>
          </w:ins>
        </m:r>
      </m:oMath>
      <w:ins w:id="66" w:author="yun qiao" w:date="2026-04-25T09:52:00Z">
        <w:r>
          <w:rPr>
            <w:rFonts w:ascii="Times New Roman" w:eastAsia="宋体" w:hAnsi="Times New Roman" w:cs="Times New Roman"/>
            <w:color w:val="000000" w:themeColor="text1"/>
            <w:sz w:val="28"/>
            <w14:ligatures w14:val="none"/>
          </w:rPr>
          <w:t>表示</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对于任意</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w:t>
        </w:r>
      </w:ins>
      <m:oMath>
        <m:r>
          <w:ins w:id="67" w:author="yun qiao" w:date="2026-04-25T09:52:00Z">
            <w:rPr>
              <w:rFonts w:ascii="Cambria Math" w:eastAsia="宋体" w:hAnsi="Cambria Math" w:cs="Times New Roman"/>
              <w:color w:val="000000" w:themeColor="text1"/>
              <w:sz w:val="28"/>
              <w14:ligatures w14:val="none"/>
            </w:rPr>
            <m:t>∃!</m:t>
          </w:ins>
        </m:r>
      </m:oMath>
      <w:ins w:id="68" w:author="yun qiao" w:date="2026-04-25T09:52:00Z">
        <w:r>
          <w:rPr>
            <w:rFonts w:ascii="Times New Roman" w:eastAsia="宋体" w:hAnsi="Times New Roman" w:cs="Times New Roman"/>
            <w:color w:val="000000" w:themeColor="text1"/>
            <w:sz w:val="28"/>
            <w14:ligatures w14:val="none"/>
          </w:rPr>
          <w:t>表示</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存在唯一</w:t>
        </w:r>
        <w:proofErr w:type="gramStart"/>
        <w:r>
          <w:rPr>
            <w:rFonts w:ascii="Times New Roman" w:eastAsia="宋体" w:hAnsi="Times New Roman" w:cs="Times New Roman"/>
            <w:color w:val="000000" w:themeColor="text1"/>
            <w:sz w:val="28"/>
            <w14:ligatures w14:val="none"/>
          </w:rPr>
          <w:t>一个</w:t>
        </w:r>
        <w:proofErr w:type="gramEnd"/>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w:t>
        </w:r>
      </w:ins>
      <w:proofErr w:type="spellStart"/>
      <m:oMath>
        <m:r>
          <w:ins w:id="69" w:author="yun qiao" w:date="2026-04-25T09:53:00Z">
            <m:rPr>
              <m:nor/>
            </m:rPr>
            <w:rPr>
              <w:rFonts w:ascii="Cambria Math" w:eastAsia="宋体" w:hAnsi="Cambria Math" w:cs="Times New Roman"/>
              <w:i/>
              <w:iCs/>
              <w:color w:val="000000" w:themeColor="text1"/>
              <w:sz w:val="28"/>
              <w14:ligatures w14:val="none"/>
            </w:rPr>
            <m:t>s.t.</m:t>
          </w:ins>
        </m:r>
      </m:oMath>
      <w:proofErr w:type="spellEnd"/>
      <w:ins w:id="70" w:author="yun qiao" w:date="2026-04-25T09:52:00Z">
        <w:r>
          <w:rPr>
            <w:rFonts w:ascii="Times New Roman" w:eastAsia="宋体" w:hAnsi="Times New Roman" w:cs="Times New Roman"/>
            <w:color w:val="000000" w:themeColor="text1"/>
            <w:sz w:val="28"/>
            <w14:ligatures w14:val="none"/>
          </w:rPr>
          <w:t>表示</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满足条件（</w:t>
        </w:r>
        <w:r>
          <w:rPr>
            <w:rFonts w:ascii="Times New Roman" w:eastAsia="宋体" w:hAnsi="Times New Roman" w:cs="Times New Roman"/>
            <w:color w:val="000000" w:themeColor="text1"/>
            <w:sz w:val="28"/>
            <w14:ligatures w14:val="none"/>
          </w:rPr>
          <w:t>such that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w:t>
        </w:r>
      </w:ins>
      <m:oMath>
        <m:d>
          <m:dPr>
            <m:ctrlPr>
              <w:ins w:id="71" w:author="yun qiao" w:date="2026-04-25T09:54:00Z">
                <w:rPr>
                  <w:rFonts w:ascii="Cambria Math" w:eastAsia="宋体" w:hAnsi="Cambria Math" w:cs="Times New Roman"/>
                  <w:i/>
                  <w:iCs/>
                  <w:color w:val="000000" w:themeColor="text1"/>
                  <w:sz w:val="28"/>
                  <w14:ligatures w14:val="none"/>
                </w:rPr>
              </w:ins>
            </m:ctrlPr>
          </m:dPr>
          <m:e>
            <m:sSub>
              <m:sSubPr>
                <m:ctrlPr>
                  <w:ins w:id="72" w:author="yun qiao" w:date="2026-04-25T09:54:00Z">
                    <w:rPr>
                      <w:rFonts w:ascii="Cambria Math" w:eastAsia="宋体" w:hAnsi="Cambria Math" w:cs="Times New Roman"/>
                      <w:i/>
                      <w:iCs/>
                      <w:color w:val="000000" w:themeColor="text1"/>
                      <w:sz w:val="28"/>
                      <w14:ligatures w14:val="none"/>
                    </w:rPr>
                  </w:ins>
                </m:ctrlPr>
              </m:sSubPr>
              <m:e>
                <m:r>
                  <w:ins w:id="73" w:author="yun qiao" w:date="2026-04-25T09:54:00Z">
                    <w:rPr>
                      <w:rFonts w:ascii="Cambria Math" w:eastAsia="宋体" w:hAnsi="Cambria Math" w:cs="Times New Roman"/>
                      <w:color w:val="000000" w:themeColor="text1"/>
                      <w:sz w:val="28"/>
                      <w14:ligatures w14:val="none"/>
                      <w:rPrChange w:id="74" w:author="yun qiao" w:date="2026-04-25T09:55:00Z">
                        <w:rPr>
                          <w:rFonts w:ascii="Cambria Math" w:eastAsia="宋体" w:hAnsi="Cambria Math" w:cs="Times New Roman"/>
                          <w:color w:val="000000" w:themeColor="text1"/>
                          <w:sz w:val="28"/>
                          <w:highlight w:val="yellow"/>
                          <w14:ligatures w14:val="none"/>
                        </w:rPr>
                      </w:rPrChange>
                    </w:rPr>
                    <m:t>l</m:t>
                  </w:ins>
                </m:r>
              </m:e>
              <m:sub>
                <m:r>
                  <w:ins w:id="75" w:author="yun qiao" w:date="2026-04-25T09:54:00Z">
                    <w:rPr>
                      <w:rFonts w:ascii="Cambria Math" w:eastAsia="宋体" w:hAnsi="Cambria Math" w:cs="Times New Roman"/>
                      <w:color w:val="000000" w:themeColor="text1"/>
                      <w:sz w:val="28"/>
                      <w14:ligatures w14:val="none"/>
                      <w:rPrChange w:id="76" w:author="yun qiao" w:date="2026-04-25T09:55:00Z">
                        <w:rPr>
                          <w:rFonts w:ascii="Cambria Math" w:eastAsia="宋体" w:hAnsi="Cambria Math" w:cs="Times New Roman"/>
                          <w:color w:val="000000" w:themeColor="text1"/>
                          <w:sz w:val="28"/>
                          <w:highlight w:val="yellow"/>
                          <w14:ligatures w14:val="none"/>
                        </w:rPr>
                      </w:rPrChange>
                    </w:rPr>
                    <m:t>i</m:t>
                  </w:ins>
                </m:r>
              </m:sub>
            </m:sSub>
            <m:r>
              <w:ins w:id="77" w:author="yun qiao" w:date="2026-04-25T09:54:00Z">
                <w:rPr>
                  <w:rFonts w:ascii="Cambria Math" w:eastAsia="宋体" w:hAnsi="Cambria Math" w:cs="Times New Roman"/>
                  <w:color w:val="000000" w:themeColor="text1"/>
                  <w:sz w:val="28"/>
                  <w14:ligatures w14:val="none"/>
                  <w:rPrChange w:id="78" w:author="yun qiao" w:date="2026-04-25T09:55:00Z">
                    <w:rPr>
                      <w:rFonts w:ascii="Cambria Math" w:eastAsia="宋体" w:hAnsi="Cambria Math" w:cs="Times New Roman"/>
                      <w:color w:val="000000" w:themeColor="text1"/>
                      <w:sz w:val="28"/>
                      <w:highlight w:val="yellow"/>
                      <w14:ligatures w14:val="none"/>
                    </w:rPr>
                  </w:rPrChange>
                </w:rPr>
                <m:t>,</m:t>
              </w:ins>
            </m:r>
            <m:sSub>
              <m:sSubPr>
                <m:ctrlPr>
                  <w:ins w:id="79" w:author="yun qiao" w:date="2026-04-25T09:54:00Z">
                    <w:rPr>
                      <w:rFonts w:ascii="Cambria Math" w:eastAsia="宋体" w:hAnsi="Cambria Math" w:cs="Times New Roman"/>
                      <w:i/>
                      <w:iCs/>
                      <w:color w:val="000000" w:themeColor="text1"/>
                      <w:sz w:val="28"/>
                      <w14:ligatures w14:val="none"/>
                    </w:rPr>
                  </w:ins>
                </m:ctrlPr>
              </m:sSubPr>
              <m:e>
                <m:r>
                  <w:ins w:id="80" w:author="yun qiao" w:date="2026-04-25T09:54:00Z">
                    <w:rPr>
                      <w:rFonts w:ascii="Cambria Math" w:eastAsia="宋体" w:hAnsi="Cambria Math" w:cs="Times New Roman"/>
                      <w:color w:val="000000" w:themeColor="text1"/>
                      <w:sz w:val="28"/>
                      <w14:ligatures w14:val="none"/>
                      <w:rPrChange w:id="81" w:author="yun qiao" w:date="2026-04-25T09:55:00Z">
                        <w:rPr>
                          <w:rFonts w:ascii="Cambria Math" w:eastAsia="宋体" w:hAnsi="Cambria Math" w:cs="Times New Roman"/>
                          <w:color w:val="000000" w:themeColor="text1"/>
                          <w:sz w:val="28"/>
                          <w:highlight w:val="yellow"/>
                          <w14:ligatures w14:val="none"/>
                        </w:rPr>
                      </w:rPrChange>
                    </w:rPr>
                    <m:t>l</m:t>
                  </w:ins>
                </m:r>
              </m:e>
              <m:sub>
                <m:r>
                  <w:ins w:id="82" w:author="yun qiao" w:date="2026-04-25T09:54:00Z">
                    <w:rPr>
                      <w:rFonts w:ascii="Cambria Math" w:eastAsia="宋体" w:hAnsi="Cambria Math" w:cs="Times New Roman"/>
                      <w:color w:val="000000" w:themeColor="text1"/>
                      <w:sz w:val="28"/>
                      <w14:ligatures w14:val="none"/>
                      <w:rPrChange w:id="83" w:author="yun qiao" w:date="2026-04-25T09:55:00Z">
                        <w:rPr>
                          <w:rFonts w:ascii="Cambria Math" w:eastAsia="宋体" w:hAnsi="Cambria Math" w:cs="Times New Roman"/>
                          <w:color w:val="000000" w:themeColor="text1"/>
                          <w:sz w:val="28"/>
                          <w:highlight w:val="yellow"/>
                          <w14:ligatures w14:val="none"/>
                        </w:rPr>
                      </w:rPrChange>
                    </w:rPr>
                    <m:t>j</m:t>
                  </w:ins>
                </m:r>
              </m:sub>
            </m:sSub>
          </m:e>
        </m:d>
      </m:oMath>
      <w:ins w:id="84" w:author="yun qiao" w:date="2026-04-25T09:52:00Z">
        <w:r>
          <w:rPr>
            <w:rFonts w:ascii="Times New Roman" w:eastAsia="宋体" w:hAnsi="Times New Roman" w:cs="Times New Roman"/>
            <w:color w:val="000000" w:themeColor="text1"/>
            <w:sz w:val="28"/>
            <w14:ligatures w14:val="none"/>
          </w:rPr>
          <w:t>表示从节点</w:t>
        </w:r>
      </w:ins>
      <m:oMath>
        <m:sSub>
          <m:sSubPr>
            <m:ctrlPr>
              <w:ins w:id="85" w:author="yun qiao" w:date="2026-04-25T09:55:00Z">
                <w:rPr>
                  <w:rFonts w:ascii="Cambria Math" w:eastAsia="宋体" w:hAnsi="Cambria Math" w:cs="Times New Roman"/>
                  <w:i/>
                  <w:iCs/>
                  <w:color w:val="000000" w:themeColor="text1"/>
                  <w:sz w:val="28"/>
                  <w14:ligatures w14:val="none"/>
                </w:rPr>
              </w:ins>
            </m:ctrlPr>
          </m:sSubPr>
          <m:e>
            <m:r>
              <w:ins w:id="86" w:author="yun qiao" w:date="2026-04-25T09:55:00Z">
                <w:rPr>
                  <w:rFonts w:ascii="Cambria Math" w:eastAsia="宋体" w:hAnsi="Cambria Math" w:cs="Times New Roman"/>
                  <w:color w:val="000000" w:themeColor="text1"/>
                  <w:sz w:val="28"/>
                  <w14:ligatures w14:val="none"/>
                  <w:rPrChange w:id="87" w:author="yun qiao" w:date="2026-04-25T09:55:00Z">
                    <w:rPr>
                      <w:rFonts w:ascii="Cambria Math" w:eastAsia="宋体" w:hAnsi="Cambria Math" w:cs="Times New Roman"/>
                      <w:color w:val="000000" w:themeColor="text1"/>
                      <w:sz w:val="28"/>
                      <w:highlight w:val="yellow"/>
                      <w14:ligatures w14:val="none"/>
                    </w:rPr>
                  </w:rPrChange>
                </w:rPr>
                <m:t>l</m:t>
              </w:ins>
            </m:r>
          </m:e>
          <m:sub>
            <m:r>
              <w:ins w:id="88" w:author="yun qiao" w:date="2026-04-25T09:55:00Z">
                <w:rPr>
                  <w:rFonts w:ascii="Cambria Math" w:eastAsia="宋体" w:hAnsi="Cambria Math" w:cs="Times New Roman"/>
                  <w:color w:val="000000" w:themeColor="text1"/>
                  <w:sz w:val="28"/>
                  <w14:ligatures w14:val="none"/>
                  <w:rPrChange w:id="89" w:author="yun qiao" w:date="2026-04-25T09:55:00Z">
                    <w:rPr>
                      <w:rFonts w:ascii="Cambria Math" w:eastAsia="宋体" w:hAnsi="Cambria Math" w:cs="Times New Roman"/>
                      <w:color w:val="000000" w:themeColor="text1"/>
                      <w:sz w:val="28"/>
                      <w:highlight w:val="yellow"/>
                      <w14:ligatures w14:val="none"/>
                    </w:rPr>
                  </w:rPrChange>
                </w:rPr>
                <m:t>i</m:t>
              </w:ins>
            </m:r>
          </m:sub>
        </m:sSub>
      </m:oMath>
      <w:ins w:id="90" w:author="yun qiao" w:date="2026-04-25T09:52:00Z">
        <w:r>
          <w:rPr>
            <w:rFonts w:ascii="Times New Roman" w:eastAsia="宋体" w:hAnsi="Times New Roman" w:cs="Times New Roman"/>
            <w:color w:val="000000" w:themeColor="text1"/>
            <w:sz w:val="28"/>
            <w14:ligatures w14:val="none"/>
          </w:rPr>
          <w:t>指向节点</w:t>
        </w:r>
      </w:ins>
      <m:oMath>
        <m:sSub>
          <m:sSubPr>
            <m:ctrlPr>
              <w:ins w:id="91" w:author="yun qiao" w:date="2026-04-25T09:55:00Z">
                <w:rPr>
                  <w:rFonts w:ascii="Cambria Math" w:eastAsia="宋体" w:hAnsi="Cambria Math" w:cs="Times New Roman"/>
                  <w:i/>
                  <w:iCs/>
                  <w:color w:val="000000" w:themeColor="text1"/>
                  <w:sz w:val="28"/>
                  <w14:ligatures w14:val="none"/>
                </w:rPr>
              </w:ins>
            </m:ctrlPr>
          </m:sSubPr>
          <m:e>
            <m:r>
              <w:ins w:id="92" w:author="yun qiao" w:date="2026-04-25T09:55:00Z">
                <w:rPr>
                  <w:rFonts w:ascii="Cambria Math" w:eastAsia="宋体" w:hAnsi="Cambria Math" w:cs="Times New Roman"/>
                  <w:color w:val="000000" w:themeColor="text1"/>
                  <w:sz w:val="28"/>
                  <w14:ligatures w14:val="none"/>
                  <w:rPrChange w:id="93" w:author="yun qiao" w:date="2026-04-25T09:55:00Z">
                    <w:rPr>
                      <w:rFonts w:ascii="Cambria Math" w:eastAsia="宋体" w:hAnsi="Cambria Math" w:cs="Times New Roman"/>
                      <w:color w:val="000000" w:themeColor="text1"/>
                      <w:sz w:val="28"/>
                      <w:highlight w:val="yellow"/>
                      <w14:ligatures w14:val="none"/>
                    </w:rPr>
                  </w:rPrChange>
                </w:rPr>
                <m:t>l</m:t>
              </w:ins>
            </m:r>
          </m:e>
          <m:sub>
            <m:r>
              <w:ins w:id="94" w:author="yun qiao" w:date="2026-04-25T09:55:00Z">
                <w:rPr>
                  <w:rFonts w:ascii="Cambria Math" w:eastAsia="宋体" w:hAnsi="Cambria Math" w:cs="Times New Roman"/>
                  <w:color w:val="000000" w:themeColor="text1"/>
                  <w:sz w:val="28"/>
                  <w14:ligatures w14:val="none"/>
                  <w:rPrChange w:id="95" w:author="yun qiao" w:date="2026-04-25T09:55:00Z">
                    <w:rPr>
                      <w:rFonts w:ascii="Cambria Math" w:eastAsia="宋体" w:hAnsi="Cambria Math" w:cs="Times New Roman"/>
                      <w:color w:val="000000" w:themeColor="text1"/>
                      <w:sz w:val="28"/>
                      <w:highlight w:val="yellow"/>
                      <w14:ligatures w14:val="none"/>
                    </w:rPr>
                  </w:rPrChange>
                </w:rPr>
                <m:t>j</m:t>
              </w:ins>
            </m:r>
          </m:sub>
        </m:sSub>
      </m:oMath>
      <w:ins w:id="96" w:author="yun qiao" w:date="2026-04-25T09:52:00Z">
        <w:r>
          <w:rPr>
            <w:rFonts w:ascii="Times New Roman" w:eastAsia="宋体" w:hAnsi="Times New Roman" w:cs="Times New Roman"/>
            <w:color w:val="000000" w:themeColor="text1"/>
            <w:sz w:val="28"/>
            <w14:ligatures w14:val="none"/>
          </w:rPr>
          <w:t>的有向边。</w:t>
        </w:r>
      </w:ins>
      <w:r>
        <w:rPr>
          <w:rFonts w:ascii="Times New Roman" w:eastAsia="宋体" w:hAnsi="Times New Roman" w:cs="Times New Roman"/>
          <w:color w:val="000000" w:themeColor="text1"/>
          <w:sz w:val="28"/>
          <w14:ligatures w14:val="none"/>
        </w:rPr>
        <w:t>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73925265" w14:textId="399D75F5" w:rsidR="006C3B03" w:rsidRDefault="00000000"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w:t>
      </w:r>
      <w:proofErr w:type="gramStart"/>
      <w:r>
        <w:rPr>
          <w:rFonts w:ascii="Times New Roman" w:eastAsia="宋体" w:hAnsi="Times New Roman" w:cs="Times New Roman" w:hint="eastAsia"/>
          <w:color w:val="000000" w:themeColor="text1"/>
          <w:sz w:val="28"/>
          <w14:ligatures w14:val="none"/>
        </w:rPr>
        <w:t>设具体</w:t>
      </w:r>
      <w:proofErr w:type="gramEnd"/>
      <w:r>
        <w:rPr>
          <w:rFonts w:ascii="Times New Roman" w:eastAsia="宋体" w:hAnsi="Times New Roman" w:cs="Times New Roman" w:hint="eastAsia"/>
          <w:color w:val="000000" w:themeColor="text1"/>
          <w:sz w:val="28"/>
          <w14:ligatures w14:val="none"/>
        </w:rPr>
        <w:t>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sSub>
          <m:sSubPr>
            <m:ctrlPr>
              <w:ins w:id="97" w:author="yun qiao" w:date="2026-04-25T09:57:00Z">
                <w:rPr>
                  <w:rFonts w:ascii="Cambria Math" w:eastAsia="宋体" w:hAnsi="Cambria Math" w:cs="Times New Roman"/>
                  <w:i/>
                  <w:color w:val="000000" w:themeColor="text1"/>
                  <w:sz w:val="28"/>
                  <w14:ligatures w14:val="none"/>
                </w:rPr>
              </w:ins>
            </m:ctrlPr>
          </m:sSubPr>
          <m:e>
            <m:r>
              <w:ins w:id="98" w:author="yun qiao" w:date="2026-04-25T09:57:00Z">
                <w:rPr>
                  <w:rFonts w:ascii="Cambria Math" w:eastAsia="宋体" w:hAnsi="Cambria Math" w:cs="Times New Roman"/>
                  <w:color w:val="000000" w:themeColor="text1"/>
                  <w:sz w:val="28"/>
                  <w14:ligatures w14:val="none"/>
                </w:rPr>
                <m:t>l</m:t>
              </w:ins>
            </m:r>
          </m:e>
          <m:sub>
            <m:r>
              <w:ins w:id="99" w:author="yun qiao" w:date="2026-04-25T09:57:00Z">
                <w:rPr>
                  <w:rFonts w:ascii="Cambria Math" w:eastAsia="宋体" w:hAnsi="Cambria Math" w:cs="Times New Roman"/>
                  <w:color w:val="000000" w:themeColor="text1"/>
                  <w:sz w:val="28"/>
                  <w14:ligatures w14:val="none"/>
                </w:rPr>
                <m:t>3</m:t>
              </w:ins>
            </m:r>
          </m:sub>
        </m:sSub>
        <m:r>
          <w:del w:id="100" w:author="yun qiao" w:date="2026-04-25T09:57:00Z">
            <w:rPr>
              <w:rFonts w:ascii="Cambria Math" w:eastAsia="宋体" w:hAnsi="Cambria Math" w:cs="Times New Roman" w:hint="eastAsia"/>
              <w:color w:val="000000" w:themeColor="text1"/>
              <w:sz w:val="28"/>
              <w14:ligatures w14:val="none"/>
            </w:rPr>
            <m:t>l3</m:t>
          </w:del>
        </m:r>
      </m:oMath>
      <w:r>
        <w:rPr>
          <w:rFonts w:ascii="Times New Roman" w:eastAsia="宋体" w:hAnsi="Times New Roman" w:cs="Times New Roman" w:hint="eastAsia"/>
          <w:color w:val="000000" w:themeColor="text1"/>
          <w:sz w:val="28"/>
          <w14:ligatures w14:val="none"/>
        </w:rPr>
        <w:t>的综合匹配得分为：</w:t>
      </w:r>
    </w:p>
    <w:p w14:paraId="65BA630F" w14:textId="77777777" w:rsidR="003E6244"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63AEA47A" w:rsidR="003E6244" w:rsidRPr="00ED4940" w:rsidRDefault="00000000" w:rsidP="00ED4940">
      <w:pPr>
        <w:spacing w:after="120" w:line="480" w:lineRule="exact"/>
        <w:ind w:firstLineChars="200" w:firstLine="560"/>
        <w:jc w:val="both"/>
        <w:rPr>
          <w:ins w:id="101" w:author="yun qiao" w:date="2026-04-25T09:57: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w:t>
      </w:r>
      <w:ins w:id="102" w:author="yun qiao" w:date="2026-04-25T10:01:00Z">
        <w:r>
          <w:rPr>
            <w:rFonts w:ascii="Times New Roman" w:eastAsia="宋体" w:hAnsi="Times New Roman" w:cs="Times New Roman" w:hint="eastAsia"/>
            <w:color w:val="000000" w:themeColor="text1"/>
            <w:sz w:val="28"/>
            <w14:ligatures w14:val="none"/>
          </w:rPr>
          <w:t>，满足</w:t>
        </w:r>
      </w:ins>
      <m:oMath>
        <m:r>
          <m:rPr>
            <m:sty m:val="p"/>
          </m:rPr>
          <w:rPr>
            <w:rFonts w:ascii="Cambria Math" w:eastAsia="宋体" w:hAnsi="Cambria Math" w:cs="Times New Roman"/>
            <w:color w:val="000000" w:themeColor="text1"/>
            <w:sz w:val="28"/>
            <w14:ligatures w14:val="none"/>
          </w:rPr>
          <m:t>α</m:t>
        </m:r>
        <m:r>
          <w:ins w:id="103" w:author="yun qiao" w:date="2026-04-25T10:0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color w:val="000000" w:themeColor="text1"/>
            <w:sz w:val="28"/>
            <w14:ligatures w14:val="none"/>
          </w:rPr>
          <m:t>β</m:t>
        </m:r>
        <m:r>
          <w:ins w:id="104" w:author="yun qiao" w:date="2026-04-25T10:0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color w:val="000000" w:themeColor="text1"/>
            <w:sz w:val="28"/>
            <w14:ligatures w14:val="none"/>
          </w:rPr>
          <m:t>γ</m:t>
        </m:r>
        <m:r>
          <w:ins w:id="105" w:author="yun qiao" w:date="2026-04-25T10:02:00Z">
            <w:rPr>
              <w:rFonts w:ascii="Cambria Math" w:eastAsia="宋体" w:hAnsi="Cambria Math" w:cs="Times New Roman"/>
              <w:color w:val="000000" w:themeColor="text1"/>
              <w:sz w:val="28"/>
              <w14:ligatures w14:val="none"/>
            </w:rPr>
            <m:t>=1</m:t>
          </w:ins>
        </m:r>
      </m:oMath>
      <w:r>
        <w:rPr>
          <w:rFonts w:ascii="Times New Roman" w:eastAsia="宋体" w:hAnsi="Times New Roman" w:cs="Times New Roman" w:hint="eastAsia"/>
          <w:color w:val="000000" w:themeColor="text1"/>
          <w:sz w:val="28"/>
          <w14:ligatures w14:val="none"/>
        </w:rPr>
        <w:t>。</w:t>
      </w:r>
      <w:commentRangeStart w:id="106"/>
      <w:commentRangeEnd w:id="106"/>
      <w:r>
        <w:commentReference w:id="106"/>
      </w:r>
    </w:p>
    <w:p w14:paraId="2CDDAE19" w14:textId="582663F4" w:rsidR="006C3B03" w:rsidRPr="006C3B03" w:rsidRDefault="006C3B03" w:rsidP="006C3B03">
      <w:pPr>
        <w:spacing w:after="120" w:line="480" w:lineRule="exact"/>
        <w:ind w:firstLineChars="200" w:firstLine="560"/>
        <w:jc w:val="both"/>
        <w:rPr>
          <w:ins w:id="107" w:author="yun qiao" w:date="2026-04-25T09:57:00Z"/>
          <w:rFonts w:ascii="Times New Roman" w:eastAsia="宋体" w:hAnsi="Times New Roman" w:cs="Times New Roman"/>
          <w:color w:val="000000" w:themeColor="text1"/>
          <w:sz w:val="28"/>
          <w14:ligatures w14:val="none"/>
        </w:rPr>
      </w:pPr>
      <w:ins w:id="108" w:author="yun qiao" w:date="2026-04-25T09:57:00Z">
        <w:r>
          <w:rPr>
            <w:rFonts w:ascii="Times New Roman" w:eastAsia="宋体" w:hAnsi="Times New Roman" w:cs="Times New Roman"/>
            <w:color w:val="000000" w:themeColor="text1"/>
            <w:sz w:val="28"/>
            <w14:ligatures w14:val="none"/>
          </w:rPr>
          <w:t>进一步地，所述语义相似度</w:t>
        </w:r>
      </w:ins>
      <m:oMath>
        <m:r>
          <w:ins w:id="109" w:author="yun qiao" w:date="2026-04-25T09:57:00Z">
            <w:rPr>
              <w:rFonts w:ascii="Cambria Math" w:eastAsia="宋体" w:hAnsi="Cambria Math" w:cs="Times New Roman" w:hint="eastAsia"/>
              <w:color w:val="000000" w:themeColor="text1"/>
              <w:sz w:val="28"/>
              <w14:ligatures w14:val="none"/>
            </w:rPr>
            <m:t>Si</m:t>
          </w:ins>
        </m:r>
        <m:sSub>
          <m:sSubPr>
            <m:ctrlPr>
              <w:ins w:id="110" w:author="yun qiao" w:date="2026-04-25T09:57:00Z">
                <w:rPr>
                  <w:rFonts w:ascii="Cambria Math" w:eastAsia="宋体" w:hAnsi="Cambria Math" w:cs="Times New Roman"/>
                  <w:i/>
                  <w:color w:val="000000" w:themeColor="text1"/>
                  <w:sz w:val="28"/>
                  <w14:ligatures w14:val="none"/>
                </w:rPr>
              </w:ins>
            </m:ctrlPr>
          </m:sSubPr>
          <m:e>
            <m:r>
              <w:ins w:id="111" w:author="yun qiao" w:date="2026-04-25T09:57:00Z">
                <w:rPr>
                  <w:rFonts w:ascii="Cambria Math" w:eastAsia="宋体" w:hAnsi="Cambria Math" w:cs="Times New Roman" w:hint="eastAsia"/>
                  <w:color w:val="000000" w:themeColor="text1"/>
                  <w:sz w:val="28"/>
                  <w14:ligatures w14:val="none"/>
                </w:rPr>
                <m:t>m</m:t>
              </w:ins>
            </m:r>
            <m:ctrlPr>
              <w:ins w:id="112" w:author="yun qiao" w:date="2026-04-25T09:57:00Z">
                <w:rPr>
                  <w:rFonts w:ascii="Cambria Math" w:eastAsia="宋体" w:hAnsi="Cambria Math" w:cs="Times New Roman" w:hint="eastAsia"/>
                  <w:i/>
                  <w:color w:val="000000" w:themeColor="text1"/>
                  <w:sz w:val="28"/>
                  <w14:ligatures w14:val="none"/>
                </w:rPr>
              </w:ins>
            </m:ctrlPr>
          </m:e>
          <m:sub>
            <m:r>
              <w:ins w:id="113" w:author="yun qiao" w:date="2026-04-25T09:57:00Z">
                <w:rPr>
                  <w:rFonts w:ascii="Cambria Math" w:eastAsia="宋体" w:hAnsi="Cambria Math" w:cs="Times New Roman" w:hint="eastAsia"/>
                  <w:color w:val="000000" w:themeColor="text1"/>
                  <w:sz w:val="28"/>
                  <w14:ligatures w14:val="none"/>
                </w:rPr>
                <m:t>sem</m:t>
              </w:ins>
            </m:r>
          </m:sub>
        </m:sSub>
        <m:d>
          <m:dPr>
            <m:ctrlPr>
              <w:ins w:id="114" w:author="yun qiao" w:date="2026-04-25T09:57:00Z">
                <w:rPr>
                  <w:rFonts w:ascii="Cambria Math" w:eastAsia="宋体" w:hAnsi="Cambria Math" w:cs="Times New Roman"/>
                  <w:i/>
                  <w:color w:val="000000" w:themeColor="text1"/>
                  <w:sz w:val="28"/>
                  <w14:ligatures w14:val="none"/>
                </w:rPr>
              </w:ins>
            </m:ctrlPr>
          </m:dPr>
          <m:e>
            <m:r>
              <w:ins w:id="115" w:author="yun qiao" w:date="2026-04-25T09:57:00Z">
                <w:rPr>
                  <w:rFonts w:ascii="Cambria Math" w:eastAsia="宋体" w:hAnsi="Cambria Math" w:cs="Times New Roman" w:hint="eastAsia"/>
                  <w:color w:val="000000" w:themeColor="text1"/>
                  <w:sz w:val="28"/>
                  <w14:ligatures w14:val="none"/>
                </w:rPr>
                <m:t>o,</m:t>
              </w:ins>
            </m:r>
            <m:sSub>
              <m:sSubPr>
                <m:ctrlPr>
                  <w:ins w:id="116" w:author="yun qiao" w:date="2026-04-25T09:57:00Z">
                    <w:rPr>
                      <w:rFonts w:ascii="Cambria Math" w:eastAsia="宋体" w:hAnsi="Cambria Math" w:cs="Times New Roman"/>
                      <w:i/>
                      <w:color w:val="000000" w:themeColor="text1"/>
                      <w:sz w:val="28"/>
                      <w14:ligatures w14:val="none"/>
                    </w:rPr>
                  </w:ins>
                </m:ctrlPr>
              </m:sSubPr>
              <m:e>
                <m:r>
                  <w:ins w:id="117" w:author="yun qiao" w:date="2026-04-25T09:57:00Z">
                    <w:rPr>
                      <w:rFonts w:ascii="Cambria Math" w:eastAsia="宋体" w:hAnsi="Cambria Math" w:cs="Times New Roman"/>
                      <w:color w:val="000000" w:themeColor="text1"/>
                      <w:sz w:val="28"/>
                      <w14:ligatures w14:val="none"/>
                    </w:rPr>
                    <m:t>l</m:t>
                  </w:ins>
                </m:r>
              </m:e>
              <m:sub>
                <m:r>
                  <w:ins w:id="118" w:author="yun qiao" w:date="2026-04-25T09:57:00Z">
                    <w:rPr>
                      <w:rFonts w:ascii="Cambria Math" w:eastAsia="宋体" w:hAnsi="Cambria Math" w:cs="Times New Roman"/>
                      <w:color w:val="000000" w:themeColor="text1"/>
                      <w:sz w:val="28"/>
                      <w14:ligatures w14:val="none"/>
                    </w:rPr>
                    <m:t>3</m:t>
                  </w:ins>
                </m:r>
              </m:sub>
            </m:sSub>
          </m:e>
        </m:d>
      </m:oMath>
      <w:ins w:id="119" w:author="yun qiao" w:date="2026-04-25T09:57:00Z">
        <w:r>
          <w:rPr>
            <w:rFonts w:ascii="Times New Roman" w:eastAsia="宋体" w:hAnsi="Times New Roman" w:cs="Times New Roman"/>
            <w:color w:val="000000" w:themeColor="text1"/>
            <w:sz w:val="28"/>
            <w14:ligatures w14:val="none"/>
          </w:rPr>
          <w:t>可基于文本表示向量之间的相似度进行计算，例如采用如下形式：</w:t>
        </w:r>
      </w:ins>
    </w:p>
    <w:p w14:paraId="537278CD" w14:textId="0CC2492F" w:rsidR="00ED4940" w:rsidRPr="00ED4940" w:rsidRDefault="00ED4940" w:rsidP="00ED4940">
      <w:pPr>
        <w:spacing w:before="100" w:after="0" w:line="240" w:lineRule="atLeast"/>
        <w:jc w:val="both"/>
        <w:rPr>
          <w:ins w:id="120" w:author="yun qiao" w:date="2026-04-25T09:58:00Z"/>
          <w:rFonts w:ascii="Times New Roman" w:eastAsia="宋体" w:hAnsi="Times New Roman" w:cs="等线"/>
          <w:i/>
          <w:color w:val="000000" w:themeColor="text1"/>
          <w:sz w:val="28"/>
          <w14:ligatures w14:val="none"/>
        </w:rPr>
      </w:pPr>
      <m:oMathPara>
        <m:oMath>
          <m:r>
            <w:ins w:id="121" w:author="yun qiao" w:date="2026-04-25T09:59:00Z">
              <w:rPr>
                <w:rFonts w:ascii="Cambria Math" w:eastAsia="宋体" w:hAnsi="Cambria Math" w:cs="Times New Roman" w:hint="eastAsia"/>
                <w:color w:val="000000" w:themeColor="text1"/>
                <w:sz w:val="28"/>
                <w14:ligatures w14:val="none"/>
              </w:rPr>
              <m:t>Si</m:t>
            </w:ins>
          </m:r>
          <m:sSub>
            <m:sSubPr>
              <m:ctrlPr>
                <w:ins w:id="122" w:author="yun qiao" w:date="2026-04-25T09:59:00Z">
                  <w:rPr>
                    <w:rFonts w:ascii="Cambria Math" w:eastAsia="宋体" w:hAnsi="Cambria Math" w:cs="Times New Roman"/>
                    <w:i/>
                    <w:color w:val="000000" w:themeColor="text1"/>
                    <w:sz w:val="28"/>
                    <w14:ligatures w14:val="none"/>
                  </w:rPr>
                </w:ins>
              </m:ctrlPr>
            </m:sSubPr>
            <m:e>
              <m:r>
                <w:ins w:id="123" w:author="yun qiao" w:date="2026-04-25T09:59:00Z">
                  <w:rPr>
                    <w:rFonts w:ascii="Cambria Math" w:eastAsia="宋体" w:hAnsi="Cambria Math" w:cs="Times New Roman" w:hint="eastAsia"/>
                    <w:color w:val="000000" w:themeColor="text1"/>
                    <w:sz w:val="28"/>
                    <w14:ligatures w14:val="none"/>
                  </w:rPr>
                  <m:t>m</m:t>
                </w:ins>
              </m:r>
              <m:ctrlPr>
                <w:ins w:id="124" w:author="yun qiao" w:date="2026-04-25T09:59:00Z">
                  <w:rPr>
                    <w:rFonts w:ascii="Cambria Math" w:eastAsia="宋体" w:hAnsi="Cambria Math" w:cs="Times New Roman" w:hint="eastAsia"/>
                    <w:i/>
                    <w:color w:val="000000" w:themeColor="text1"/>
                    <w:sz w:val="28"/>
                    <w14:ligatures w14:val="none"/>
                  </w:rPr>
                </w:ins>
              </m:ctrlPr>
            </m:e>
            <m:sub>
              <m:r>
                <w:ins w:id="125" w:author="yun qiao" w:date="2026-04-25T09:59:00Z">
                  <w:rPr>
                    <w:rFonts w:ascii="Cambria Math" w:eastAsia="宋体" w:hAnsi="Cambria Math" w:cs="Times New Roman" w:hint="eastAsia"/>
                    <w:color w:val="000000" w:themeColor="text1"/>
                    <w:sz w:val="28"/>
                    <w14:ligatures w14:val="none"/>
                  </w:rPr>
                  <m:t>sem</m:t>
                </w:ins>
              </m:r>
            </m:sub>
          </m:sSub>
          <m:d>
            <m:dPr>
              <m:ctrlPr>
                <w:ins w:id="126" w:author="yun qiao" w:date="2026-04-25T09:59:00Z">
                  <w:rPr>
                    <w:rFonts w:ascii="Cambria Math" w:eastAsia="宋体" w:hAnsi="Cambria Math" w:cs="Times New Roman"/>
                    <w:i/>
                    <w:color w:val="000000" w:themeColor="text1"/>
                    <w:sz w:val="28"/>
                    <w14:ligatures w14:val="none"/>
                  </w:rPr>
                </w:ins>
              </m:ctrlPr>
            </m:dPr>
            <m:e>
              <m:r>
                <w:ins w:id="127" w:author="yun qiao" w:date="2026-04-25T09:59:00Z">
                  <w:rPr>
                    <w:rFonts w:ascii="Cambria Math" w:eastAsia="宋体" w:hAnsi="Cambria Math" w:cs="Times New Roman" w:hint="eastAsia"/>
                    <w:color w:val="000000" w:themeColor="text1"/>
                    <w:sz w:val="28"/>
                    <w14:ligatures w14:val="none"/>
                  </w:rPr>
                  <m:t>o,</m:t>
                </w:ins>
              </m:r>
              <m:sSub>
                <m:sSubPr>
                  <m:ctrlPr>
                    <w:ins w:id="128" w:author="yun qiao" w:date="2026-04-25T09:59:00Z">
                      <w:rPr>
                        <w:rFonts w:ascii="Cambria Math" w:eastAsia="宋体" w:hAnsi="Cambria Math" w:cs="Times New Roman"/>
                        <w:i/>
                        <w:color w:val="000000" w:themeColor="text1"/>
                        <w:sz w:val="28"/>
                        <w14:ligatures w14:val="none"/>
                      </w:rPr>
                    </w:ins>
                  </m:ctrlPr>
                </m:sSubPr>
                <m:e>
                  <m:r>
                    <w:ins w:id="129" w:author="yun qiao" w:date="2026-04-25T09:59:00Z">
                      <w:rPr>
                        <w:rFonts w:ascii="Cambria Math" w:eastAsia="宋体" w:hAnsi="Cambria Math" w:cs="Times New Roman"/>
                        <w:color w:val="000000" w:themeColor="text1"/>
                        <w:sz w:val="28"/>
                        <w14:ligatures w14:val="none"/>
                      </w:rPr>
                      <m:t>l</m:t>
                    </w:ins>
                  </m:r>
                </m:e>
                <m:sub>
                  <m:r>
                    <w:ins w:id="130" w:author="yun qiao" w:date="2026-04-25T09:59:00Z">
                      <w:rPr>
                        <w:rFonts w:ascii="Cambria Math" w:eastAsia="宋体" w:hAnsi="Cambria Math" w:cs="Times New Roman"/>
                        <w:color w:val="000000" w:themeColor="text1"/>
                        <w:sz w:val="28"/>
                        <w14:ligatures w14:val="none"/>
                      </w:rPr>
                      <m:t>3</m:t>
                    </w:ins>
                  </m:r>
                </m:sub>
              </m:sSub>
            </m:e>
          </m:d>
          <m:r>
            <w:ins w:id="131" w:author="yun qiao" w:date="2026-04-25T09:58:00Z">
              <w:rPr>
                <w:rFonts w:ascii="Cambria Math" w:eastAsia="宋体" w:hAnsi="Cambria Math" w:cs="等线"/>
                <w:color w:val="000000" w:themeColor="text1"/>
                <w:sz w:val="28"/>
                <w14:ligatures w14:val="none"/>
              </w:rPr>
              <m:t>=</m:t>
            </w:ins>
          </m:r>
          <m:f>
            <m:fPr>
              <m:ctrlPr>
                <w:ins w:id="132" w:author="yun qiao" w:date="2026-04-25T09:58:00Z">
                  <w:rPr>
                    <w:rFonts w:ascii="Cambria Math" w:eastAsia="宋体" w:hAnsi="Cambria Math" w:cs="Times New Roman"/>
                    <w:i/>
                    <w:color w:val="000000" w:themeColor="text1"/>
                    <w:sz w:val="28"/>
                    <w:szCs w:val="20"/>
                    <w14:ligatures w14:val="none"/>
                  </w:rPr>
                </w:ins>
              </m:ctrlPr>
            </m:fPr>
            <m:num>
              <m:sSub>
                <m:sSubPr>
                  <m:ctrlPr>
                    <w:ins w:id="133" w:author="yun qiao" w:date="2026-04-25T09:58:00Z">
                      <w:rPr>
                        <w:rFonts w:ascii="Cambria Math" w:eastAsia="宋体" w:hAnsi="Cambria Math" w:cs="Times New Roman"/>
                        <w:i/>
                        <w:color w:val="000000" w:themeColor="text1"/>
                        <w:sz w:val="28"/>
                        <w:szCs w:val="20"/>
                        <w14:ligatures w14:val="none"/>
                      </w:rPr>
                    </w:ins>
                  </m:ctrlPr>
                </m:sSubPr>
                <m:e>
                  <m:r>
                    <w:ins w:id="134" w:author="yun qiao" w:date="2026-04-25T10:00:00Z">
                      <w:rPr>
                        <w:rFonts w:ascii="Cambria Math" w:eastAsia="宋体" w:hAnsi="Cambria Math" w:cs="等线"/>
                        <w:color w:val="000000" w:themeColor="text1"/>
                        <w:sz w:val="28"/>
                        <w14:ligatures w14:val="none"/>
                      </w:rPr>
                      <m:t>e</m:t>
                    </w:ins>
                  </m:r>
                </m:e>
                <m:sub>
                  <m:r>
                    <w:ins w:id="135" w:author="yun qiao" w:date="2026-04-25T10:00:00Z">
                      <w:rPr>
                        <w:rFonts w:ascii="Cambria Math" w:eastAsia="宋体" w:hAnsi="Cambria Math" w:cs="等线"/>
                        <w:color w:val="000000" w:themeColor="text1"/>
                        <w:sz w:val="28"/>
                        <w14:ligatures w14:val="none"/>
                      </w:rPr>
                      <m:t>o</m:t>
                    </w:ins>
                  </m:r>
                </m:sub>
              </m:sSub>
              <m:r>
                <w:ins w:id="136" w:author="yun qiao" w:date="2026-04-25T09:58:00Z">
                  <w:rPr>
                    <w:rFonts w:ascii="Cambria Math" w:eastAsia="宋体" w:hAnsi="Cambria Math" w:cs="等线"/>
                    <w:color w:val="000000" w:themeColor="text1"/>
                    <w:sz w:val="28"/>
                    <w14:ligatures w14:val="none"/>
                  </w:rPr>
                  <m:t>⋅</m:t>
                </w:ins>
              </m:r>
              <m:sSub>
                <m:sSubPr>
                  <m:ctrlPr>
                    <w:ins w:id="137" w:author="yun qiao" w:date="2026-04-25T09:58:00Z">
                      <w:rPr>
                        <w:rFonts w:ascii="Cambria Math" w:eastAsia="宋体" w:hAnsi="Cambria Math" w:cs="Times New Roman"/>
                        <w:i/>
                        <w:color w:val="000000" w:themeColor="text1"/>
                        <w:sz w:val="28"/>
                        <w:szCs w:val="20"/>
                        <w14:ligatures w14:val="none"/>
                      </w:rPr>
                    </w:ins>
                  </m:ctrlPr>
                </m:sSubPr>
                <m:e>
                  <m:r>
                    <w:ins w:id="138" w:author="yun qiao" w:date="2026-04-25T10:00:00Z">
                      <w:rPr>
                        <w:rFonts w:ascii="Cambria Math" w:eastAsia="宋体" w:hAnsi="Cambria Math" w:cs="等线"/>
                        <w:color w:val="000000" w:themeColor="text1"/>
                        <w:sz w:val="28"/>
                        <w14:ligatures w14:val="none"/>
                      </w:rPr>
                      <m:t>e</m:t>
                    </w:ins>
                  </m:r>
                </m:e>
                <m:sub>
                  <m:sSub>
                    <m:sSubPr>
                      <m:ctrlPr>
                        <w:ins w:id="139" w:author="yun qiao" w:date="2026-04-25T10:00:00Z">
                          <w:rPr>
                            <w:rFonts w:ascii="Cambria Math" w:eastAsia="宋体" w:hAnsi="Cambria Math" w:cs="Times New Roman"/>
                            <w:i/>
                            <w:color w:val="000000" w:themeColor="text1"/>
                            <w:sz w:val="28"/>
                            <w14:ligatures w14:val="none"/>
                          </w:rPr>
                        </w:ins>
                      </m:ctrlPr>
                    </m:sSubPr>
                    <m:e>
                      <m:r>
                        <w:ins w:id="140" w:author="yun qiao" w:date="2026-04-25T10:00:00Z">
                          <w:rPr>
                            <w:rFonts w:ascii="Cambria Math" w:eastAsia="宋体" w:hAnsi="Cambria Math" w:cs="Times New Roman"/>
                            <w:color w:val="000000" w:themeColor="text1"/>
                            <w:sz w:val="28"/>
                            <w14:ligatures w14:val="none"/>
                          </w:rPr>
                          <m:t>l</m:t>
                        </w:ins>
                      </m:r>
                    </m:e>
                    <m:sub>
                      <m:r>
                        <w:ins w:id="141" w:author="yun qiao" w:date="2026-04-25T10:00:00Z">
                          <w:rPr>
                            <w:rFonts w:ascii="Cambria Math" w:eastAsia="宋体" w:hAnsi="Cambria Math" w:cs="Times New Roman"/>
                            <w:color w:val="000000" w:themeColor="text1"/>
                            <w:sz w:val="28"/>
                            <w14:ligatures w14:val="none"/>
                          </w:rPr>
                          <m:t>3</m:t>
                        </w:ins>
                      </m:r>
                    </m:sub>
                  </m:sSub>
                </m:sub>
              </m:sSub>
            </m:num>
            <m:den>
              <m:r>
                <w:ins w:id="142" w:author="yun qiao" w:date="2026-04-25T09:58:00Z">
                  <m:rPr>
                    <m:lit/>
                  </m:rPr>
                  <w:rPr>
                    <w:rFonts w:ascii="Cambria Math" w:eastAsia="宋体" w:hAnsi="Cambria Math" w:cs="等线"/>
                    <w:color w:val="000000" w:themeColor="text1"/>
                    <w:sz w:val="28"/>
                    <w14:ligatures w14:val="none"/>
                  </w:rPr>
                  <m:t>|</m:t>
                </w:ins>
              </m:r>
              <m:sSub>
                <m:sSubPr>
                  <m:ctrlPr>
                    <w:ins w:id="143" w:author="yun qiao" w:date="2026-04-25T09:58:00Z">
                      <w:rPr>
                        <w:rFonts w:ascii="Cambria Math" w:eastAsia="宋体" w:hAnsi="Cambria Math" w:cs="Times New Roman"/>
                        <w:i/>
                        <w:color w:val="000000" w:themeColor="text1"/>
                        <w:sz w:val="28"/>
                        <w:szCs w:val="20"/>
                        <w14:ligatures w14:val="none"/>
                      </w:rPr>
                    </w:ins>
                  </m:ctrlPr>
                </m:sSubPr>
                <m:e>
                  <m:r>
                    <w:ins w:id="144" w:author="yun qiao" w:date="2026-04-25T09:58:00Z">
                      <w:rPr>
                        <w:rFonts w:ascii="Cambria Math" w:eastAsia="宋体" w:hAnsi="Cambria Math" w:cs="等线"/>
                        <w:color w:val="000000" w:themeColor="text1"/>
                        <w:sz w:val="28"/>
                        <w14:ligatures w14:val="none"/>
                      </w:rPr>
                      <m:t>|</m:t>
                    </w:ins>
                  </m:r>
                  <m:r>
                    <w:ins w:id="145" w:author="yun qiao" w:date="2026-04-25T10:00:00Z">
                      <w:rPr>
                        <w:rFonts w:ascii="Cambria Math" w:eastAsia="宋体" w:hAnsi="Cambria Math" w:cs="等线"/>
                        <w:color w:val="000000" w:themeColor="text1"/>
                        <w:sz w:val="28"/>
                        <w14:ligatures w14:val="none"/>
                      </w:rPr>
                      <m:t>e</m:t>
                    </w:ins>
                  </m:r>
                </m:e>
                <m:sub>
                  <m:r>
                    <w:ins w:id="146" w:author="yun qiao" w:date="2026-04-25T10:00:00Z">
                      <w:rPr>
                        <w:rFonts w:ascii="Cambria Math" w:eastAsia="宋体" w:hAnsi="Cambria Math" w:cs="Times New Roman"/>
                        <w:color w:val="000000" w:themeColor="text1"/>
                        <w:sz w:val="28"/>
                        <w:szCs w:val="20"/>
                        <w14:ligatures w14:val="none"/>
                      </w:rPr>
                      <m:t>o</m:t>
                    </w:ins>
                  </m:r>
                </m:sub>
              </m:sSub>
              <m:r>
                <w:ins w:id="147" w:author="yun qiao" w:date="2026-04-25T09:58:00Z">
                  <w:rPr>
                    <w:rFonts w:ascii="Cambria Math" w:eastAsia="宋体" w:hAnsi="Cambria Math" w:cs="等线"/>
                    <w:color w:val="000000" w:themeColor="text1"/>
                    <w:sz w:val="28"/>
                    <w14:ligatures w14:val="none"/>
                  </w:rPr>
                  <m:t>|</m:t>
                </w:ins>
              </m:r>
              <m:r>
                <w:ins w:id="148" w:author="yun qiao" w:date="2026-04-25T09:58:00Z">
                  <m:rPr>
                    <m:lit/>
                  </m:rPr>
                  <w:rPr>
                    <w:rFonts w:ascii="Cambria Math" w:eastAsia="宋体" w:hAnsi="Cambria Math" w:cs="等线"/>
                    <w:color w:val="000000" w:themeColor="text1"/>
                    <w:sz w:val="28"/>
                    <w14:ligatures w14:val="none"/>
                  </w:rPr>
                  <m:t>| ||</m:t>
                </w:ins>
              </m:r>
              <m:sSub>
                <m:sSubPr>
                  <m:ctrlPr>
                    <w:ins w:id="149" w:author="yun qiao" w:date="2026-04-25T09:58:00Z">
                      <w:rPr>
                        <w:rFonts w:ascii="Cambria Math" w:eastAsia="宋体" w:hAnsi="Cambria Math" w:cs="Times New Roman"/>
                        <w:i/>
                        <w:color w:val="000000" w:themeColor="text1"/>
                        <w:sz w:val="28"/>
                        <w:szCs w:val="20"/>
                        <w14:ligatures w14:val="none"/>
                      </w:rPr>
                    </w:ins>
                  </m:ctrlPr>
                </m:sSubPr>
                <m:e>
                  <m:r>
                    <w:ins w:id="150" w:author="yun qiao" w:date="2026-04-25T10:01:00Z">
                      <w:rPr>
                        <w:rFonts w:ascii="Cambria Math" w:eastAsia="宋体" w:hAnsi="Cambria Math" w:cs="等线"/>
                        <w:color w:val="000000" w:themeColor="text1"/>
                        <w:sz w:val="28"/>
                        <w14:ligatures w14:val="none"/>
                      </w:rPr>
                      <m:t>e</m:t>
                    </w:ins>
                  </m:r>
                </m:e>
                <m:sub>
                  <m:sSub>
                    <m:sSubPr>
                      <m:ctrlPr>
                        <w:ins w:id="151" w:author="yun qiao" w:date="2026-04-25T10:01:00Z">
                          <w:rPr>
                            <w:rFonts w:ascii="Cambria Math" w:eastAsia="宋体" w:hAnsi="Cambria Math" w:cs="Times New Roman"/>
                            <w:i/>
                            <w:color w:val="000000" w:themeColor="text1"/>
                            <w:sz w:val="28"/>
                            <w14:ligatures w14:val="none"/>
                          </w:rPr>
                        </w:ins>
                      </m:ctrlPr>
                    </m:sSubPr>
                    <m:e>
                      <m:r>
                        <w:ins w:id="152" w:author="yun qiao" w:date="2026-04-25T10:01:00Z">
                          <w:rPr>
                            <w:rFonts w:ascii="Cambria Math" w:eastAsia="宋体" w:hAnsi="Cambria Math" w:cs="Times New Roman"/>
                            <w:color w:val="000000" w:themeColor="text1"/>
                            <w:sz w:val="28"/>
                            <w14:ligatures w14:val="none"/>
                          </w:rPr>
                          <m:t>l</m:t>
                        </w:ins>
                      </m:r>
                    </m:e>
                    <m:sub>
                      <m:r>
                        <w:ins w:id="153" w:author="yun qiao" w:date="2026-04-25T10:01:00Z">
                          <w:rPr>
                            <w:rFonts w:ascii="Cambria Math" w:eastAsia="宋体" w:hAnsi="Cambria Math" w:cs="Times New Roman"/>
                            <w:color w:val="000000" w:themeColor="text1"/>
                            <w:sz w:val="28"/>
                            <w14:ligatures w14:val="none"/>
                          </w:rPr>
                          <m:t>3</m:t>
                        </w:ins>
                      </m:r>
                    </m:sub>
                  </m:sSub>
                </m:sub>
              </m:sSub>
              <m:r>
                <w:ins w:id="154" w:author="yun qiao" w:date="2026-04-25T09:58:00Z">
                  <m:rPr>
                    <m:lit/>
                  </m:rPr>
                  <w:rPr>
                    <w:rFonts w:ascii="Cambria Math" w:eastAsia="宋体" w:hAnsi="Cambria Math" w:cs="等线"/>
                    <w:color w:val="000000" w:themeColor="text1"/>
                    <w:sz w:val="28"/>
                    <w14:ligatures w14:val="none"/>
                  </w:rPr>
                  <m:t>||</m:t>
                </w:ins>
              </m:r>
            </m:den>
          </m:f>
        </m:oMath>
      </m:oMathPara>
    </w:p>
    <w:p w14:paraId="51A2E79D" w14:textId="422F45A0" w:rsidR="006C3B03" w:rsidRPr="00ED4940" w:rsidRDefault="00ED4940" w:rsidP="00337414">
      <w:pPr>
        <w:spacing w:after="120" w:line="480" w:lineRule="exact"/>
        <w:ind w:firstLineChars="200" w:firstLine="560"/>
        <w:jc w:val="both"/>
        <w:rPr>
          <w:rFonts w:ascii="Times New Roman" w:eastAsia="宋体" w:hAnsi="Times New Roman" w:cs="Times New Roman"/>
          <w:color w:val="000000" w:themeColor="text1"/>
          <w:sz w:val="28"/>
          <w14:ligatures w14:val="none"/>
        </w:rPr>
      </w:pPr>
      <w:ins w:id="155" w:author="yun qiao" w:date="2026-04-25T10:03:00Z">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w:ins>
      <m:oMath>
        <m:sSub>
          <m:sSubPr>
            <m:ctrlPr>
              <w:ins w:id="156" w:author="yun qiao" w:date="2026-04-25T10:03:00Z">
                <w:rPr>
                  <w:rFonts w:ascii="Cambria Math" w:eastAsia="宋体" w:hAnsi="Cambria Math" w:cs="Times New Roman"/>
                  <w:i/>
                  <w:color w:val="000000" w:themeColor="text1"/>
                  <w:sz w:val="28"/>
                  <w:szCs w:val="20"/>
                  <w14:ligatures w14:val="none"/>
                </w:rPr>
              </w:ins>
            </m:ctrlPr>
          </m:sSubPr>
          <m:e>
            <m:r>
              <w:ins w:id="157" w:author="yun qiao" w:date="2026-04-25T10:03:00Z">
                <w:rPr>
                  <w:rFonts w:ascii="Cambria Math" w:eastAsia="宋体" w:hAnsi="Cambria Math" w:cs="等线"/>
                  <w:color w:val="000000" w:themeColor="text1"/>
                  <w:sz w:val="28"/>
                  <w14:ligatures w14:val="none"/>
                </w:rPr>
                <m:t>e</m:t>
              </w:ins>
            </m:r>
          </m:e>
          <m:sub>
            <m:r>
              <w:ins w:id="158" w:author="yun qiao" w:date="2026-04-25T10:03:00Z">
                <w:rPr>
                  <w:rFonts w:ascii="Cambria Math" w:eastAsia="宋体" w:hAnsi="Cambria Math" w:cs="等线"/>
                  <w:color w:val="000000" w:themeColor="text1"/>
                  <w:sz w:val="28"/>
                  <w14:ligatures w14:val="none"/>
                </w:rPr>
                <m:t>o</m:t>
              </w:ins>
            </m:r>
          </m:sub>
        </m:sSub>
      </m:oMath>
      <w:ins w:id="159" w:author="yun qiao" w:date="2026-04-25T10:03:00Z">
        <w:r>
          <w:rPr>
            <w:rFonts w:ascii="Times New Roman" w:eastAsia="宋体" w:hAnsi="Times New Roman" w:cs="Times New Roman"/>
            <w:color w:val="000000" w:themeColor="text1"/>
            <w:sz w:val="28"/>
            <w14:ligatures w14:val="none"/>
          </w:rPr>
          <w:t>表示具体算子</w:t>
        </w:r>
      </w:ins>
      <m:oMath>
        <m:r>
          <w:ins w:id="160" w:author="yun qiao" w:date="2026-04-25T10:03:00Z">
            <w:rPr>
              <w:rFonts w:ascii="Cambria Math" w:eastAsia="宋体" w:hAnsi="Cambria Math" w:cs="等线"/>
              <w:color w:val="000000" w:themeColor="text1"/>
              <w:sz w:val="28"/>
              <w14:ligatures w14:val="none"/>
            </w:rPr>
            <m:t>o</m:t>
          </w:ins>
        </m:r>
      </m:oMath>
      <w:ins w:id="161" w:author="yun qiao" w:date="2026-04-25T10:03:00Z">
        <w:r>
          <w:rPr>
            <w:rFonts w:ascii="Times New Roman" w:eastAsia="宋体" w:hAnsi="Times New Roman" w:cs="Times New Roman"/>
            <w:color w:val="000000" w:themeColor="text1"/>
            <w:sz w:val="28"/>
            <w14:ligatures w14:val="none"/>
          </w:rPr>
          <w:t>的语义表示向量；</w:t>
        </w:r>
      </w:ins>
      <m:oMath>
        <m:sSub>
          <m:sSubPr>
            <m:ctrlPr>
              <w:ins w:id="162" w:author="yun qiao" w:date="2026-04-25T10:03:00Z">
                <w:rPr>
                  <w:rFonts w:ascii="Cambria Math" w:eastAsia="宋体" w:hAnsi="Cambria Math" w:cs="Times New Roman"/>
                  <w:i/>
                  <w:color w:val="000000" w:themeColor="text1"/>
                  <w:sz w:val="28"/>
                  <w:szCs w:val="20"/>
                  <w14:ligatures w14:val="none"/>
                </w:rPr>
              </w:ins>
            </m:ctrlPr>
          </m:sSubPr>
          <m:e>
            <m:r>
              <w:ins w:id="163" w:author="yun qiao" w:date="2026-04-25T10:03:00Z">
                <w:rPr>
                  <w:rFonts w:ascii="Cambria Math" w:eastAsia="宋体" w:hAnsi="Cambria Math" w:cs="等线"/>
                  <w:color w:val="000000" w:themeColor="text1"/>
                  <w:sz w:val="28"/>
                  <w14:ligatures w14:val="none"/>
                </w:rPr>
                <m:t>e</m:t>
              </w:ins>
            </m:r>
          </m:e>
          <m:sub>
            <m:sSub>
              <m:sSubPr>
                <m:ctrlPr>
                  <w:ins w:id="164" w:author="yun qiao" w:date="2026-04-25T10:03:00Z">
                    <w:rPr>
                      <w:rFonts w:ascii="Cambria Math" w:eastAsia="宋体" w:hAnsi="Cambria Math" w:cs="Times New Roman"/>
                      <w:i/>
                      <w:color w:val="000000" w:themeColor="text1"/>
                      <w:sz w:val="28"/>
                      <w14:ligatures w14:val="none"/>
                    </w:rPr>
                  </w:ins>
                </m:ctrlPr>
              </m:sSubPr>
              <m:e>
                <m:r>
                  <w:ins w:id="165" w:author="yun qiao" w:date="2026-04-25T10:03:00Z">
                    <w:rPr>
                      <w:rFonts w:ascii="Cambria Math" w:eastAsia="宋体" w:hAnsi="Cambria Math" w:cs="Times New Roman"/>
                      <w:color w:val="000000" w:themeColor="text1"/>
                      <w:sz w:val="28"/>
                      <w14:ligatures w14:val="none"/>
                    </w:rPr>
                    <m:t>l</m:t>
                  </w:ins>
                </m:r>
              </m:e>
              <m:sub>
                <m:r>
                  <w:ins w:id="166" w:author="yun qiao" w:date="2026-04-25T10:03:00Z">
                    <w:rPr>
                      <w:rFonts w:ascii="Cambria Math" w:eastAsia="宋体" w:hAnsi="Cambria Math" w:cs="Times New Roman"/>
                      <w:color w:val="000000" w:themeColor="text1"/>
                      <w:sz w:val="28"/>
                      <w14:ligatures w14:val="none"/>
                    </w:rPr>
                    <m:t>3</m:t>
                  </w:ins>
                </m:r>
              </m:sub>
            </m:sSub>
          </m:sub>
        </m:sSub>
      </m:oMath>
      <w:ins w:id="167" w:author="yun qiao" w:date="2026-04-25T10:03:00Z">
        <w:r>
          <w:rPr>
            <w:rFonts w:ascii="Times New Roman" w:eastAsia="宋体" w:hAnsi="Times New Roman" w:cs="Times New Roman"/>
            <w:color w:val="000000" w:themeColor="text1"/>
            <w:sz w:val="28"/>
            <w14:ligatures w14:val="none"/>
          </w:rPr>
          <w:t>表示操作原语</w:t>
        </w:r>
      </w:ins>
      <m:oMath>
        <m:sSub>
          <m:sSubPr>
            <m:ctrlPr>
              <w:ins w:id="168" w:author="yun qiao" w:date="2026-04-25T10:04:00Z">
                <w:rPr>
                  <w:rFonts w:ascii="Cambria Math" w:eastAsia="宋体" w:hAnsi="Cambria Math" w:cs="Times New Roman"/>
                  <w:i/>
                  <w:color w:val="000000" w:themeColor="text1"/>
                  <w:sz w:val="28"/>
                  <w14:ligatures w14:val="none"/>
                </w:rPr>
              </w:ins>
            </m:ctrlPr>
          </m:sSubPr>
          <m:e>
            <m:r>
              <w:ins w:id="169" w:author="yun qiao" w:date="2026-04-25T10:04:00Z">
                <w:rPr>
                  <w:rFonts w:ascii="Cambria Math" w:eastAsia="宋体" w:hAnsi="Cambria Math" w:cs="Times New Roman"/>
                  <w:color w:val="000000" w:themeColor="text1"/>
                  <w:sz w:val="28"/>
                  <w14:ligatures w14:val="none"/>
                </w:rPr>
                <m:t>l</m:t>
              </w:ins>
            </m:r>
          </m:e>
          <m:sub>
            <m:r>
              <w:ins w:id="170" w:author="yun qiao" w:date="2026-04-25T10:04:00Z">
                <w:rPr>
                  <w:rFonts w:ascii="Cambria Math" w:eastAsia="宋体" w:hAnsi="Cambria Math" w:cs="Times New Roman"/>
                  <w:color w:val="000000" w:themeColor="text1"/>
                  <w:sz w:val="28"/>
                  <w14:ligatures w14:val="none"/>
                </w:rPr>
                <m:t>3</m:t>
              </w:ins>
            </m:r>
          </m:sub>
        </m:sSub>
      </m:oMath>
      <w:ins w:id="171" w:author="yun qiao" w:date="2026-04-25T10:03:00Z">
        <w:r>
          <w:rPr>
            <w:rFonts w:ascii="Times New Roman" w:eastAsia="宋体" w:hAnsi="Times New Roman" w:cs="Times New Roman"/>
            <w:color w:val="000000" w:themeColor="text1"/>
            <w:sz w:val="28"/>
            <w14:ligatures w14:val="none"/>
          </w:rPr>
          <w:t>的语义表示向量；所述语义表示向量可通过</w:t>
        </w:r>
        <w:proofErr w:type="gramStart"/>
        <w:r>
          <w:rPr>
            <w:rFonts w:ascii="Times New Roman" w:eastAsia="宋体" w:hAnsi="Times New Roman" w:cs="Times New Roman"/>
            <w:color w:val="000000" w:themeColor="text1"/>
            <w:sz w:val="28"/>
            <w14:ligatures w14:val="none"/>
          </w:rPr>
          <w:t>预训练</w:t>
        </w:r>
        <w:proofErr w:type="gramEnd"/>
        <w:r>
          <w:rPr>
            <w:rFonts w:ascii="Times New Roman" w:eastAsia="宋体" w:hAnsi="Times New Roman" w:cs="Times New Roman"/>
            <w:color w:val="000000" w:themeColor="text1"/>
            <w:sz w:val="28"/>
            <w14:ligatures w14:val="none"/>
          </w:rPr>
          <w:t>语言模型、领域嵌入模型或其他文本表示方法获得。</w:t>
        </w:r>
      </w:ins>
    </w:p>
    <w:p w14:paraId="088A0C96" w14:textId="77777777"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w:t>
      </w:r>
      <w:r>
        <w:rPr>
          <w:rFonts w:ascii="Times New Roman" w:eastAsia="宋体" w:hAnsi="Times New Roman" w:cs="Times New Roman"/>
          <w:color w:val="000000" w:themeColor="text1"/>
          <w:sz w:val="28"/>
          <w14:ligatures w14:val="none"/>
        </w:rPr>
        <w:lastRenderedPageBreak/>
        <w:t>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3E6244"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4D3FBF" w:rsidR="003E6244" w:rsidRDefault="001B572B">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ins w:id="172" w:author="yun qiao" w:date="2026-04-25T10:06:00Z">
        <w:r>
          <w:rPr>
            <w:rFonts w:ascii="Times New Roman" w:eastAsia="宋体" w:hAnsi="Times New Roman" w:cs="Times New Roman" w:hint="eastAsia"/>
            <w:color w:val="000000" w:themeColor="text1"/>
            <w:sz w:val="28"/>
            <w14:ligatures w14:val="none"/>
          </w:rPr>
          <w:t>其中，</w:t>
        </w:r>
      </w:ins>
      <m:oMath>
        <m:sSubSup>
          <m:sSubSupPr>
            <m:ctrlPr>
              <w:ins w:id="173" w:author="yun qiao" w:date="2026-04-25T10:06:00Z">
                <w:rPr>
                  <w:rFonts w:ascii="Cambria Math" w:eastAsia="宋体" w:hAnsi="Cambria Math" w:cs="Times New Roman"/>
                  <w:i/>
                  <w:color w:val="000000" w:themeColor="text1"/>
                  <w:sz w:val="28"/>
                  <w14:ligatures w14:val="none"/>
                </w:rPr>
              </w:ins>
            </m:ctrlPr>
          </m:sSubSupPr>
          <m:e>
            <m:r>
              <w:ins w:id="174" w:author="yun qiao" w:date="2026-04-25T10:06:00Z">
                <m:rPr>
                  <m:scr m:val="script"/>
                </m:rPr>
                <w:rPr>
                  <w:rFonts w:ascii="Cambria Math" w:eastAsia="宋体" w:hAnsi="Cambria Math" w:cs="Times New Roman"/>
                  <w:color w:val="000000" w:themeColor="text1"/>
                  <w:sz w:val="28"/>
                  <w14:ligatures w14:val="none"/>
                </w:rPr>
                <m:t>R</m:t>
              </w:ins>
            </m:r>
          </m:e>
          <m:sub>
            <m:r>
              <w:ins w:id="175" w:author="yun qiao" w:date="2026-04-25T10:06:00Z">
                <m:rPr>
                  <m:scr m:val="script"/>
                </m:rPr>
                <w:rPr>
                  <w:rFonts w:ascii="Cambria Math" w:eastAsia="宋体" w:hAnsi="Cambria Math" w:cs="Times New Roman"/>
                  <w:color w:val="000000" w:themeColor="text1"/>
                  <w:sz w:val="28"/>
                  <w14:ligatures w14:val="none"/>
                </w:rPr>
                <m:t>m</m:t>
              </w:ins>
            </m:r>
          </m:sub>
          <m:sup>
            <m:r>
              <w:ins w:id="176" w:author="yun qiao" w:date="2026-04-25T10:06:00Z">
                <w:rPr>
                  <w:rFonts w:ascii="Cambria Math" w:eastAsia="微软雅黑" w:hAnsi="Cambria Math" w:cs="微软雅黑"/>
                  <w:color w:val="000000" w:themeColor="text1"/>
                  <w:sz w:val="28"/>
                  <w14:ligatures w14:val="none"/>
                </w:rPr>
                <m:t>-</m:t>
              </w:ins>
            </m:r>
            <m:r>
              <w:ins w:id="177" w:author="yun qiao" w:date="2026-04-25T10:06:00Z">
                <w:rPr>
                  <w:rFonts w:ascii="Cambria Math" w:eastAsia="宋体" w:hAnsi="Cambria Math" w:cs="Times New Roman"/>
                  <w:color w:val="000000" w:themeColor="text1"/>
                  <w:sz w:val="28"/>
                  <w14:ligatures w14:val="none"/>
                </w:rPr>
                <m:t>1</m:t>
              </w:ins>
            </m:r>
          </m:sup>
        </m:sSubSup>
        <m:d>
          <m:dPr>
            <m:ctrlPr>
              <w:ins w:id="178" w:author="yun qiao" w:date="2026-04-25T10:06:00Z">
                <w:rPr>
                  <w:rFonts w:ascii="Cambria Math" w:eastAsia="宋体" w:hAnsi="Cambria Math" w:cs="Times New Roman"/>
                  <w:i/>
                  <w:color w:val="000000" w:themeColor="text1"/>
                  <w:sz w:val="28"/>
                  <w14:ligatures w14:val="none"/>
                </w:rPr>
              </w:ins>
            </m:ctrlPr>
          </m:dPr>
          <m:e>
            <m:sSub>
              <m:sSubPr>
                <m:ctrlPr>
                  <w:ins w:id="179" w:author="yun qiao" w:date="2026-04-25T10:06:00Z">
                    <w:rPr>
                      <w:rFonts w:ascii="Cambria Math" w:eastAsia="宋体" w:hAnsi="Cambria Math" w:cs="Times New Roman"/>
                      <w:i/>
                      <w:color w:val="000000" w:themeColor="text1"/>
                      <w:sz w:val="28"/>
                      <w14:ligatures w14:val="none"/>
                    </w:rPr>
                  </w:ins>
                </m:ctrlPr>
              </m:sSubPr>
              <m:e>
                <m:r>
                  <w:ins w:id="180" w:author="yun qiao" w:date="2026-04-25T10:06:00Z">
                    <w:rPr>
                      <w:rFonts w:ascii="Cambria Math" w:eastAsia="宋体" w:hAnsi="Cambria Math" w:cs="Times New Roman"/>
                      <w:color w:val="000000" w:themeColor="text1"/>
                      <w:sz w:val="28"/>
                      <w14:ligatures w14:val="none"/>
                    </w:rPr>
                    <m:t>l</m:t>
                  </w:ins>
                </m:r>
              </m:e>
              <m:sub>
                <m:r>
                  <w:ins w:id="181" w:author="yun qiao" w:date="2026-04-25T10:06:00Z">
                    <w:rPr>
                      <w:rFonts w:ascii="Cambria Math" w:eastAsia="宋体" w:hAnsi="Cambria Math" w:cs="Times New Roman"/>
                      <w:color w:val="000000" w:themeColor="text1"/>
                      <w:sz w:val="28"/>
                      <w14:ligatures w14:val="none"/>
                    </w:rPr>
                    <m:t>3</m:t>
                  </w:ins>
                </m:r>
              </m:sub>
            </m:sSub>
          </m:e>
        </m:d>
      </m:oMath>
      <w:ins w:id="182" w:author="yun qiao" w:date="2026-04-25T10:06:00Z">
        <w:r>
          <w:rPr>
            <w:rFonts w:ascii="Times New Roman" w:eastAsia="宋体" w:hAnsi="Times New Roman" w:cs="Times New Roman"/>
            <w:color w:val="000000" w:themeColor="text1"/>
            <w:sz w:val="28"/>
            <w14:ligatures w14:val="none"/>
          </w:rPr>
          <w:t>相关联的具体算子集合</w:t>
        </w:r>
        <w:r>
          <w:rPr>
            <w:rFonts w:ascii="Times New Roman" w:eastAsia="宋体" w:hAnsi="Times New Roman" w:cs="Times New Roman" w:hint="eastAsia"/>
            <w:color w:val="000000" w:themeColor="text1"/>
            <w:sz w:val="28"/>
            <w14:ligatures w14:val="none"/>
          </w:rPr>
          <w:t>，</w:t>
        </w:r>
      </w:ins>
      <m:oMath>
        <m:d>
          <m:dPr>
            <m:ctrlPr>
              <w:ins w:id="183" w:author="yun qiao" w:date="2026-04-25T10:07:00Z">
                <w:rPr>
                  <w:rFonts w:ascii="Cambria Math" w:eastAsia="宋体" w:hAnsi="Cambria Math" w:cs="Times New Roman"/>
                  <w:i/>
                  <w:color w:val="000000" w:themeColor="text1"/>
                  <w:sz w:val="28"/>
                  <w14:ligatures w14:val="none"/>
                </w:rPr>
              </w:ins>
            </m:ctrlPr>
          </m:dPr>
          <m:e>
            <m:r>
              <w:ins w:id="184" w:author="yun qiao" w:date="2026-04-25T10:07:00Z">
                <w:rPr>
                  <w:rFonts w:ascii="Cambria Math" w:eastAsia="宋体" w:hAnsi="Cambria Math" w:cs="Times New Roman"/>
                  <w:color w:val="000000" w:themeColor="text1"/>
                  <w:sz w:val="28"/>
                  <w14:ligatures w14:val="none"/>
                </w:rPr>
                <m:t>o,</m:t>
              </w:ins>
            </m:r>
            <m:sSub>
              <m:sSubPr>
                <m:ctrlPr>
                  <w:ins w:id="185" w:author="yun qiao" w:date="2026-04-25T10:07:00Z">
                    <w:rPr>
                      <w:rFonts w:ascii="Cambria Math" w:eastAsia="宋体" w:hAnsi="Cambria Math" w:cs="Times New Roman"/>
                      <w:i/>
                      <w:color w:val="000000" w:themeColor="text1"/>
                      <w:sz w:val="28"/>
                      <w14:ligatures w14:val="none"/>
                    </w:rPr>
                  </w:ins>
                </m:ctrlPr>
              </m:sSubPr>
              <m:e>
                <m:r>
                  <w:ins w:id="186" w:author="yun qiao" w:date="2026-04-25T10:07:00Z">
                    <w:rPr>
                      <w:rFonts w:ascii="Cambria Math" w:eastAsia="宋体" w:hAnsi="Cambria Math" w:cs="Times New Roman"/>
                      <w:color w:val="000000" w:themeColor="text1"/>
                      <w:sz w:val="28"/>
                      <w14:ligatures w14:val="none"/>
                    </w:rPr>
                    <m:t>l</m:t>
                  </w:ins>
                </m:r>
              </m:e>
              <m:sub>
                <m:r>
                  <w:ins w:id="187" w:author="yun qiao" w:date="2026-04-25T10:07:00Z">
                    <w:rPr>
                      <w:rFonts w:ascii="Cambria Math" w:eastAsia="宋体" w:hAnsi="Cambria Math" w:cs="Times New Roman"/>
                      <w:color w:val="000000" w:themeColor="text1"/>
                      <w:sz w:val="28"/>
                      <w14:ligatures w14:val="none"/>
                    </w:rPr>
                    <m:t>3</m:t>
                  </w:ins>
                </m:r>
              </m:sub>
            </m:sSub>
          </m:e>
        </m:d>
      </m:oMath>
      <w:ins w:id="188" w:author="yun qiao" w:date="2026-04-25T10:07:00Z">
        <w:r>
          <w:rPr>
            <w:rFonts w:ascii="Times New Roman" w:eastAsia="宋体" w:hAnsi="Times New Roman" w:cs="Times New Roman"/>
            <w:color w:val="000000" w:themeColor="text1"/>
            <w:sz w:val="28"/>
            <w14:ligatures w14:val="none"/>
          </w:rPr>
          <w:t>表示具体算子与操作原语之间的一组映射关系对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通过上述反向检索机制，可将生成阶段限制在抽象的操作原语空间中进行，从而降低搜索空间复杂度，同时在执行阶段再映射至具体平台算子，</w:t>
        </w:r>
      </w:ins>
      <w:r>
        <w:rPr>
          <w:rFonts w:ascii="Times New Roman" w:eastAsia="宋体" w:hAnsi="Times New Roman" w:cs="Times New Roman" w:hint="eastAsia"/>
          <w:color w:val="000000" w:themeColor="text1"/>
          <w:sz w:val="28"/>
          <w14:ligatures w14:val="none"/>
        </w:rPr>
        <w:t>从而实现生成推理过程与具体平台执行的解耦。</w:t>
      </w:r>
    </w:p>
    <w:p w14:paraId="1A2B3C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89" w:author="yun qiao" w:date="2026-05-19T00:00:00Z">
        <w:r>
          <w:rPr>
            <w:rFonts w:ascii="Times New Roman" w:eastAsia="宋体" w:hAnsi="Times New Roman" w:cs="Times New Roman" w:hint="eastAsia"/>
            <w:color w:val="000000" w:themeColor="text1"/>
            <w:sz w:val="28"/>
            <w:szCs w:val="28"/>
            <w14:ligatures w14:val="none"/>
          </w:rPr>
          <w:t>在本发明的一种实施方式中，所述操作原语层次体系中的操作原语来源于能源时空信息平台中的多类地理处理算子库，具体包括时空基础分析算子库、遥感监测分析算子库及时空业务分析算子库。其中，时空基础分析算子</w:t>
        </w:r>
        <w:proofErr w:type="gramStart"/>
        <w:r>
          <w:rPr>
            <w:rFonts w:ascii="Times New Roman" w:eastAsia="宋体" w:hAnsi="Times New Roman" w:cs="Times New Roman" w:hint="eastAsia"/>
            <w:color w:val="000000" w:themeColor="text1"/>
            <w:sz w:val="28"/>
            <w:szCs w:val="28"/>
            <w14:ligatures w14:val="none"/>
          </w:rPr>
          <w:t>库提供</w:t>
        </w:r>
        <w:proofErr w:type="gramEnd"/>
        <w:r>
          <w:rPr>
            <w:rFonts w:ascii="Times New Roman" w:eastAsia="宋体" w:hAnsi="Times New Roman" w:cs="Times New Roman" w:hint="eastAsia"/>
            <w:color w:val="000000" w:themeColor="text1"/>
            <w:sz w:val="28"/>
            <w:szCs w:val="28"/>
            <w14:ligatures w14:val="none"/>
          </w:rPr>
          <w:t>矢量分析、栅格计算、轨迹分析及气象分析等基础地理处理能力，遥感监测分析算子</w:t>
        </w:r>
        <w:proofErr w:type="gramStart"/>
        <w:r>
          <w:rPr>
            <w:rFonts w:ascii="Times New Roman" w:eastAsia="宋体" w:hAnsi="Times New Roman" w:cs="Times New Roman" w:hint="eastAsia"/>
            <w:color w:val="000000" w:themeColor="text1"/>
            <w:sz w:val="28"/>
            <w:szCs w:val="28"/>
            <w14:ligatures w14:val="none"/>
          </w:rPr>
          <w:t>库提供</w:t>
        </w:r>
        <w:proofErr w:type="gramEnd"/>
        <w:r>
          <w:rPr>
            <w:rFonts w:ascii="Times New Roman" w:eastAsia="宋体" w:hAnsi="Times New Roman" w:cs="Times New Roman" w:hint="eastAsia"/>
            <w:color w:val="000000" w:themeColor="text1"/>
            <w:sz w:val="28"/>
            <w:szCs w:val="28"/>
            <w14:ligatures w14:val="none"/>
          </w:rPr>
          <w:t>光谱分析、</w:t>
        </w:r>
        <w:r>
          <w:rPr>
            <w:rFonts w:ascii="Times New Roman" w:eastAsia="宋体" w:hAnsi="Times New Roman" w:cs="Times New Roman" w:hint="eastAsia"/>
            <w:color w:val="000000" w:themeColor="text1"/>
            <w:sz w:val="28"/>
            <w:szCs w:val="28"/>
            <w14:ligatures w14:val="none"/>
          </w:rPr>
          <w:t>SAR</w:t>
        </w:r>
        <w:r>
          <w:rPr>
            <w:rFonts w:ascii="Times New Roman" w:eastAsia="宋体" w:hAnsi="Times New Roman" w:cs="Times New Roman" w:hint="eastAsia"/>
            <w:color w:val="000000" w:themeColor="text1"/>
            <w:sz w:val="28"/>
            <w:szCs w:val="28"/>
            <w14:ligatures w14:val="none"/>
          </w:rPr>
          <w:t>数据处理及变化检测等遥感处理能力，时空业务分析算子</w:t>
        </w:r>
        <w:proofErr w:type="gramStart"/>
        <w:r>
          <w:rPr>
            <w:rFonts w:ascii="Times New Roman" w:eastAsia="宋体" w:hAnsi="Times New Roman" w:cs="Times New Roman" w:hint="eastAsia"/>
            <w:color w:val="000000" w:themeColor="text1"/>
            <w:sz w:val="28"/>
            <w:szCs w:val="28"/>
            <w14:ligatures w14:val="none"/>
          </w:rPr>
          <w:t>库提供</w:t>
        </w:r>
        <w:proofErr w:type="gramEnd"/>
        <w:r>
          <w:rPr>
            <w:rFonts w:ascii="Times New Roman" w:eastAsia="宋体" w:hAnsi="Times New Roman" w:cs="Times New Roman" w:hint="eastAsia"/>
            <w:color w:val="000000" w:themeColor="text1"/>
            <w:sz w:val="28"/>
            <w:szCs w:val="28"/>
            <w14:ligatures w14:val="none"/>
          </w:rPr>
          <w:t>路径规划、轨迹异常识别及气象风险评估等面向具体业务场景的分析能力。上述三类算子库中的算子经过功能语义抽象后，被统一映射为平台无关的操作原语。例如，栅格裁剪、栅格计算和区域统计等算子被抽象为对应操作原语，影像筛选、云掩膜、光谱指数计算和变化检测等遥感算子被抽象为遥感分析类操作原语，轨迹聚合、异常识别、路径分析和气象风险评估等业务算子被抽象为业务分析类操作原语。同时，上述操作原语及算子之间的映射关系、算子所属平台信息、算子支持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ins>
    </w:p>
    <w:p w14:paraId="11347790"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所述知识图谱包括算子节点、输入节点、输出节点、数据类型节点及算法节点，并建立算子与输入、输出参数的关联关系，</w:t>
      </w:r>
      <w:r>
        <w:rPr>
          <w:rFonts w:ascii="Times New Roman" w:eastAsia="宋体" w:hAnsi="Times New Roman" w:cs="Times New Roman"/>
          <w:color w:val="000000" w:themeColor="text1"/>
          <w:sz w:val="28"/>
          <w14:ligatures w14:val="none"/>
        </w:rPr>
        <w:lastRenderedPageBreak/>
        <w:t>参数与数据类型的类型关系，以及算子与算法的归属关系。同时，在数据类型节点之间建立兼容关系，用于支持算子链构建过程中输入输出一致性的判定。</w:t>
      </w:r>
    </w:p>
    <w:p w14:paraId="7BF8D4F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如图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所示，为实现算子间语义关系的统一表达与高效推理，所述知识图谱采用图数据库进行存储与管理，通过节点、关系及属性对算子信息及其语义关联进行结构化建模。优选地，采用</w:t>
      </w:r>
      <w:r>
        <w:rPr>
          <w:rFonts w:ascii="Times New Roman" w:eastAsia="宋体" w:hAnsi="Times New Roman" w:cs="Times New Roman"/>
          <w:color w:val="000000" w:themeColor="text1"/>
          <w:sz w:val="28"/>
          <w14:ligatures w14:val="none"/>
        </w:rPr>
        <w:t>Neo4j</w:t>
      </w:r>
      <w:r>
        <w:rPr>
          <w:rFonts w:ascii="Times New Roman" w:eastAsia="宋体" w:hAnsi="Times New Roman" w:cs="Times New Roman"/>
          <w:color w:val="000000" w:themeColor="text1"/>
          <w:sz w:val="28"/>
          <w14:ligatures w14:val="none"/>
        </w:rPr>
        <w:t>图数据库对算子、参数、数据类型及其关系进行统一组织，并通过数据类型兼容关系支撑算子组合过程中的结构约束分析</w:t>
      </w:r>
      <w:r>
        <w:rPr>
          <w:rFonts w:ascii="Times New Roman" w:eastAsia="宋体" w:hAnsi="Times New Roman" w:cs="Times New Roman" w:hint="eastAsia"/>
          <w:color w:val="000000" w:themeColor="text1"/>
          <w:sz w:val="28"/>
          <w14:ligatures w14:val="none"/>
        </w:rPr>
        <w:t>。</w:t>
      </w:r>
    </w:p>
    <w:p w14:paraId="6B59C24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90" w:name="_Hlk227244076"/>
      <w:bookmarkEnd w:id="18"/>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w:t>
      </w:r>
      <w:r>
        <w:rPr>
          <w:rFonts w:ascii="Times New Roman" w:eastAsia="宋体" w:hAnsi="Times New Roman" w:cs="Times New Roman" w:hint="eastAsia"/>
          <w:color w:val="000000" w:themeColor="text1"/>
          <w:sz w:val="28"/>
          <w:szCs w:val="28"/>
          <w14:ligatures w14:val="none"/>
        </w:rPr>
        <w:t>、条件化序列生成模型总体架构。</w:t>
      </w:r>
    </w:p>
    <w:p w14:paraId="6D7EAD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w:t>
      </w:r>
      <w:r>
        <w:rPr>
          <w:rFonts w:ascii="Times New Roman" w:eastAsia="宋体" w:hAnsi="Times New Roman" w:cs="Times New Roman" w:hint="eastAsia"/>
          <w:color w:val="000000" w:themeColor="text1"/>
          <w:sz w:val="28"/>
          <w14:ligatures w14:val="none"/>
        </w:rPr>
        <w:t>Transformer</w:t>
      </w:r>
      <w:r>
        <w:rPr>
          <w:rFonts w:ascii="Times New Roman" w:eastAsia="宋体" w:hAnsi="Times New Roman" w:cs="Times New Roman" w:hint="eastAsia"/>
          <w:color w:val="000000" w:themeColor="text1"/>
          <w:sz w:val="28"/>
          <w14:ligatures w14:val="none"/>
        </w:rPr>
        <w:t>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w:t>
      </w:r>
    </w:p>
    <w:p w14:paraId="2FCB53E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3E6244"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color w:val="000000" w:themeColor="text1"/>
          <w:sz w:val="28"/>
          <w14:ligatures w14:val="none"/>
        </w:rPr>
        <w:t>）文本编码模块：用于对输入任务描述进行语义编码，获得上下文语义表示，并提取表征任务整体语义的全局特征，用于后续条件构建；</w:t>
      </w:r>
    </w:p>
    <w:p w14:paraId="522ED401"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）条件融合模块：用于融合文本语义表示与任务类型表示，生成任务条件向量，使任务内容语义与任务类别信息在统一表示空间中进行编码，从而对序列生成过程形成全局约束；</w:t>
      </w:r>
    </w:p>
    <w:p w14:paraId="6988125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color w:val="000000" w:themeColor="text1"/>
          <w:sz w:val="28"/>
          <w14:ligatures w14:val="none"/>
        </w:rPr>
        <w:t>）输出投影模块：用于将解码器输出的隐藏状态映射</w:t>
      </w:r>
      <w:proofErr w:type="gramStart"/>
      <w:r>
        <w:rPr>
          <w:rFonts w:ascii="Times New Roman" w:eastAsia="宋体" w:hAnsi="Times New Roman" w:cs="Times New Roman"/>
          <w:color w:val="000000" w:themeColor="text1"/>
          <w:sz w:val="28"/>
          <w14:ligatures w14:val="none"/>
        </w:rPr>
        <w:t>至操作</w:t>
      </w:r>
      <w:proofErr w:type="gramEnd"/>
      <w:r>
        <w:rPr>
          <w:rFonts w:ascii="Times New Roman" w:eastAsia="宋体" w:hAnsi="Times New Roman" w:cs="Times New Roman"/>
          <w:color w:val="000000" w:themeColor="text1"/>
          <w:sz w:val="28"/>
          <w14:ligatures w14:val="none"/>
        </w:rPr>
        <w:t>原语输出空间，计算候选操作原语的生成概率。</w:t>
      </w:r>
    </w:p>
    <w:p w14:paraId="2D826B0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91" w:author="AAA" w:date="2026-04-23T11:29:00Z">
                <w:rPr>
                  <w:rFonts w:ascii="Cambria Math" w:eastAsia="宋体" w:hAnsi="Cambria Math" w:cs="Times New Roman"/>
                  <w:color w:val="000000" w:themeColor="text1"/>
                  <w:sz w:val="28"/>
                  <w14:ligatures w14:val="none"/>
                </w:rPr>
              </w:rPrChange>
            </w:rPr>
            <w:lastRenderedPageBreak/>
            <m:t>P</m:t>
          </m:r>
          <m:d>
            <m:dPr>
              <m:sepChr m:val="∣"/>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192" w:author="AAA" w:date="2026-04-23T11:29:00Z">
                    <w:rPr>
                      <w:rFonts w:ascii="Cambria Math" w:eastAsia="宋体" w:hAnsi="Cambria Math" w:cs="Times New Roman"/>
                      <w:color w:val="000000" w:themeColor="text1"/>
                      <w:sz w:val="28"/>
                      <w14:ligatures w14:val="none"/>
                    </w:rPr>
                  </w:rPrChange>
                </w:rPr>
                <m:t>Y</m:t>
              </m:r>
            </m:e>
            <m:e>
              <m:r>
                <w:rPr>
                  <w:rFonts w:ascii="Cambria Math" w:eastAsia="宋体" w:hAnsi="Cambria Math" w:cs="Times New Roman"/>
                  <w:color w:val="000000" w:themeColor="text1"/>
                  <w:sz w:val="28"/>
                  <w:highlight w:val="yellow"/>
                  <w14:ligatures w14:val="none"/>
                  <w:rPrChange w:id="193" w:author="AAA" w:date="2026-04-23T11:29:00Z">
                    <w:rPr>
                      <w:rFonts w:ascii="Cambria Math" w:eastAsia="宋体" w:hAnsi="Cambria Math" w:cs="Times New Roman"/>
                      <w:color w:val="000000" w:themeColor="text1"/>
                      <w:sz w:val="28"/>
                      <w14:ligatures w14:val="none"/>
                    </w:rPr>
                  </w:rPrChang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highlight w:val="yellow"/>
                  <w14:ligatures w14:val="none"/>
                  <w:rPrChange w:id="194" w:author="AAA" w:date="2026-04-23T11:29:00Z">
                    <w:rPr>
                      <w:rFonts w:ascii="Cambria Math" w:eastAsia="宋体" w:hAnsi="Cambria Math" w:cs="Times New Roman"/>
                      <w:color w:val="000000" w:themeColor="text1"/>
                      <w:sz w:val="28"/>
                      <w14:ligatures w14:val="none"/>
                    </w:rPr>
                  </w:rPrChang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w:commentRangeStart w:id="195"/>
          <w:commentRangeEnd w:id="195"/>
          <m:r>
            <m:rPr>
              <m:sty m:val="p"/>
            </m:rPr>
            <w:commentReference w:id="195"/>
          </m:r>
        </m:oMath>
      </m:oMathPara>
    </w:p>
    <w:p w14:paraId="674FA9E4" w14:textId="0F13EA4A" w:rsidR="003E6244" w:rsidRDefault="00000000" w:rsidP="004235F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196" w:author="yun qiao" w:date="2026-04-25T10:10:00Z">
            <w:rPr>
              <w:rFonts w:ascii="Cambria Math" w:eastAsia="宋体" w:hAnsi="Cambria Math" w:cs="Times New Roman"/>
              <w:color w:val="000000" w:themeColor="text1"/>
              <w:sz w:val="28"/>
              <w14:ligatures w14:val="none"/>
              <w:rPrChange w:id="197" w:author="yun qiao" w:date="2026-04-25T10:24:00Z">
                <w:rPr>
                  <w:rFonts w:ascii="Cambria Math" w:eastAsia="宋体" w:hAnsi="Cambria Math" w:cs="Times New Roman"/>
                  <w:color w:val="000000" w:themeColor="text1"/>
                  <w:sz w:val="28"/>
                  <w:highlight w:val="yellow"/>
                  <w14:ligatures w14:val="none"/>
                </w:rPr>
              </w:rPrChange>
            </w:rPr>
            <m:t>P</m:t>
          </w:ins>
        </m:r>
        <m:d>
          <m:dPr>
            <m:sepChr m:val="∣"/>
            <m:ctrlPr>
              <w:ins w:id="198" w:author="yun qiao" w:date="2026-04-25T10:10:00Z">
                <w:rPr>
                  <w:rFonts w:ascii="Cambria Math" w:eastAsia="宋体" w:hAnsi="Cambria Math" w:cs="Times New Roman"/>
                  <w:i/>
                  <w:color w:val="000000" w:themeColor="text1"/>
                  <w:sz w:val="28"/>
                  <w:szCs w:val="20"/>
                  <w14:ligatures w14:val="none"/>
                </w:rPr>
              </w:ins>
            </m:ctrlPr>
          </m:dPr>
          <m:e>
            <m:r>
              <w:ins w:id="199" w:author="yun qiao" w:date="2026-04-25T10:10:00Z">
                <w:rPr>
                  <w:rFonts w:ascii="Cambria Math" w:eastAsia="宋体" w:hAnsi="Cambria Math" w:cs="Times New Roman"/>
                  <w:color w:val="000000" w:themeColor="text1"/>
                  <w:sz w:val="28"/>
                  <w14:ligatures w14:val="none"/>
                  <w:rPrChange w:id="200" w:author="yun qiao" w:date="2026-04-25T10:24:00Z">
                    <w:rPr>
                      <w:rFonts w:ascii="Cambria Math" w:eastAsia="宋体" w:hAnsi="Cambria Math" w:cs="Times New Roman"/>
                      <w:color w:val="000000" w:themeColor="text1"/>
                      <w:sz w:val="28"/>
                      <w:highlight w:val="yellow"/>
                      <w14:ligatures w14:val="none"/>
                    </w:rPr>
                  </w:rPrChange>
                </w:rPr>
                <m:t>Y</m:t>
              </w:ins>
            </m:r>
          </m:e>
          <m:e>
            <m:r>
              <w:ins w:id="201" w:author="yun qiao" w:date="2026-04-25T10:10:00Z">
                <w:rPr>
                  <w:rFonts w:ascii="Cambria Math" w:eastAsia="宋体" w:hAnsi="Cambria Math" w:cs="Times New Roman"/>
                  <w:color w:val="000000" w:themeColor="text1"/>
                  <w:sz w:val="28"/>
                  <w14:ligatures w14:val="none"/>
                  <w:rPrChange w:id="202" w:author="yun qiao" w:date="2026-04-25T10:24:00Z">
                    <w:rPr>
                      <w:rFonts w:ascii="Cambria Math" w:eastAsia="宋体" w:hAnsi="Cambria Math" w:cs="Times New Roman"/>
                      <w:color w:val="000000" w:themeColor="text1"/>
                      <w:sz w:val="28"/>
                      <w:highlight w:val="yellow"/>
                      <w14:ligatures w14:val="none"/>
                    </w:rPr>
                  </w:rPrChange>
                </w:rPr>
                <m:t>c</m:t>
              </w:ins>
            </m:r>
          </m:e>
        </m:d>
      </m:oMath>
      <w:ins w:id="203" w:author="yun qiao" w:date="2026-04-25T10:10:00Z">
        <w:r>
          <w:rPr>
            <w:rFonts w:ascii="Times New Roman" w:eastAsia="宋体" w:hAnsi="Times New Roman" w:cs="Times New Roman"/>
            <w:color w:val="000000" w:themeColor="text1"/>
            <w:sz w:val="28"/>
            <w14:ligatures w14:val="none"/>
          </w:rPr>
          <w:t>表示在给定条件向量</w:t>
        </w:r>
      </w:ins>
      <m:oMath>
        <m:r>
          <w:ins w:id="204" w:author="yun qiao" w:date="2026-04-25T10:10:00Z">
            <w:rPr>
              <w:rFonts w:ascii="Cambria Math" w:eastAsia="宋体" w:hAnsi="Cambria Math" w:cs="Times New Roman"/>
              <w:color w:val="000000" w:themeColor="text1"/>
              <w:sz w:val="28"/>
              <w14:ligatures w14:val="none"/>
              <w:rPrChange w:id="205" w:author="yun qiao" w:date="2026-04-25T10:24:00Z">
                <w:rPr>
                  <w:rFonts w:ascii="Cambria Math" w:eastAsia="宋体" w:hAnsi="Cambria Math" w:cs="Times New Roman"/>
                  <w:color w:val="000000" w:themeColor="text1"/>
                  <w:sz w:val="28"/>
                  <w:highlight w:val="yellow"/>
                  <w14:ligatures w14:val="none"/>
                </w:rPr>
              </w:rPrChange>
            </w:rPr>
            <m:t>c</m:t>
          </w:ins>
        </m:r>
      </m:oMath>
      <w:ins w:id="206" w:author="yun qiao" w:date="2026-04-25T10:10:00Z">
        <w:r>
          <w:rPr>
            <w:rFonts w:ascii="Times New Roman" w:eastAsia="宋体" w:hAnsi="Times New Roman" w:cs="Times New Roman"/>
            <w:color w:val="000000" w:themeColor="text1"/>
            <w:sz w:val="28"/>
            <w14:ligatures w14:val="none"/>
          </w:rPr>
          <w:t>的情况下生成完整操作原语序列</w:t>
        </w:r>
      </w:ins>
      <m:oMath>
        <m:r>
          <w:ins w:id="207" w:author="yun qiao" w:date="2026-04-25T10:10:00Z">
            <w:rPr>
              <w:rFonts w:ascii="Cambria Math" w:eastAsia="宋体" w:hAnsi="Cambria Math" w:cs="Times New Roman"/>
              <w:color w:val="000000" w:themeColor="text1"/>
              <w:sz w:val="28"/>
              <w14:ligatures w14:val="none"/>
              <w:rPrChange w:id="208" w:author="yun qiao" w:date="2026-04-25T10:24:00Z">
                <w:rPr>
                  <w:rFonts w:ascii="Cambria Math" w:eastAsia="宋体" w:hAnsi="Cambria Math" w:cs="Times New Roman"/>
                  <w:color w:val="000000" w:themeColor="text1"/>
                  <w:sz w:val="28"/>
                  <w:highlight w:val="yellow"/>
                  <w14:ligatures w14:val="none"/>
                </w:rPr>
              </w:rPrChange>
            </w:rPr>
            <m:t>Y</m:t>
          </w:ins>
        </m:r>
      </m:oMath>
      <w:ins w:id="209" w:author="yun qiao" w:date="2026-04-25T10:10:00Z">
        <w:r>
          <w:rPr>
            <w:rFonts w:ascii="Times New Roman" w:eastAsia="宋体" w:hAnsi="Times New Roman" w:cs="Times New Roman"/>
            <w:color w:val="000000" w:themeColor="text1"/>
            <w:sz w:val="28"/>
            <w14:ligatures w14:val="none"/>
          </w:rPr>
          <w:t>的条件概率</w:t>
        </w:r>
        <w:r>
          <w:rPr>
            <w:rFonts w:ascii="Times New Roman" w:eastAsia="宋体" w:hAnsi="Times New Roman" w:cs="Times New Roman" w:hint="eastAsia"/>
            <w:color w:val="000000" w:themeColor="text1"/>
            <w:sz w:val="28"/>
            <w14:ligatures w14:val="none"/>
          </w:rPr>
          <w:t>，</w:t>
        </w:r>
      </w:ins>
      <m:oMath>
        <m:r>
          <w:ins w:id="210" w:author="yun qiao" w:date="2026-04-25T10:12:00Z">
            <w:rPr>
              <w:rFonts w:ascii="Cambria Math" w:eastAsia="宋体" w:hAnsi="Cambria Math" w:cs="Times New Roman"/>
              <w:color w:val="000000" w:themeColor="text1"/>
              <w:sz w:val="28"/>
              <w14:ligatures w14:val="none"/>
            </w:rPr>
            <m:t>Y=</m:t>
          </w:ins>
        </m:r>
        <m:d>
          <m:dPr>
            <m:ctrlPr>
              <w:ins w:id="211" w:author="yun qiao" w:date="2026-04-25T10:12:00Z">
                <w:rPr>
                  <w:rFonts w:ascii="Cambria Math" w:eastAsia="宋体" w:hAnsi="Cambria Math" w:cs="Times New Roman"/>
                  <w:i/>
                  <w:color w:val="000000" w:themeColor="text1"/>
                  <w:sz w:val="28"/>
                  <w14:ligatures w14:val="none"/>
                </w:rPr>
              </w:ins>
            </m:ctrlPr>
          </m:dPr>
          <m:e>
            <m:sSub>
              <m:sSubPr>
                <m:ctrlPr>
                  <w:ins w:id="212" w:author="yun qiao" w:date="2026-04-25T10:12:00Z">
                    <w:rPr>
                      <w:rFonts w:ascii="Cambria Math" w:eastAsia="宋体" w:hAnsi="Cambria Math" w:cs="Times New Roman"/>
                      <w:i/>
                      <w:color w:val="000000" w:themeColor="text1"/>
                      <w:sz w:val="28"/>
                      <w14:ligatures w14:val="none"/>
                    </w:rPr>
                  </w:ins>
                </m:ctrlPr>
              </m:sSubPr>
              <m:e>
                <m:r>
                  <w:ins w:id="213" w:author="yun qiao" w:date="2026-04-25T10:12:00Z">
                    <w:rPr>
                      <w:rFonts w:ascii="Cambria Math" w:eastAsia="宋体" w:hAnsi="Cambria Math" w:cs="Times New Roman"/>
                      <w:color w:val="000000" w:themeColor="text1"/>
                      <w:sz w:val="28"/>
                      <w14:ligatures w14:val="none"/>
                    </w:rPr>
                    <m:t>y</m:t>
                  </w:ins>
                </m:r>
              </m:e>
              <m:sub>
                <m:r>
                  <w:ins w:id="214" w:author="yun qiao" w:date="2026-04-25T10:12:00Z">
                    <w:rPr>
                      <w:rFonts w:ascii="Cambria Math" w:eastAsia="宋体" w:hAnsi="Cambria Math" w:cs="Times New Roman"/>
                      <w:color w:val="000000" w:themeColor="text1"/>
                      <w:sz w:val="28"/>
                      <w14:ligatures w14:val="none"/>
                    </w:rPr>
                    <m:t>1</m:t>
                  </w:ins>
                </m:r>
              </m:sub>
            </m:sSub>
            <m:r>
              <w:ins w:id="215" w:author="yun qiao" w:date="2026-04-25T10:12:00Z">
                <w:rPr>
                  <w:rFonts w:ascii="Cambria Math" w:eastAsia="宋体" w:hAnsi="Cambria Math" w:cs="Times New Roman"/>
                  <w:color w:val="000000" w:themeColor="text1"/>
                  <w:sz w:val="28"/>
                  <w14:ligatures w14:val="none"/>
                </w:rPr>
                <m:t>,</m:t>
              </w:ins>
            </m:r>
            <m:sSub>
              <m:sSubPr>
                <m:ctrlPr>
                  <w:ins w:id="216" w:author="yun qiao" w:date="2026-04-25T10:12:00Z">
                    <w:rPr>
                      <w:rFonts w:ascii="Cambria Math" w:eastAsia="宋体" w:hAnsi="Cambria Math" w:cs="Times New Roman"/>
                      <w:i/>
                      <w:color w:val="000000" w:themeColor="text1"/>
                      <w:sz w:val="28"/>
                      <w14:ligatures w14:val="none"/>
                    </w:rPr>
                  </w:ins>
                </m:ctrlPr>
              </m:sSubPr>
              <m:e>
                <m:r>
                  <w:ins w:id="217" w:author="yun qiao" w:date="2026-04-25T10:12:00Z">
                    <w:rPr>
                      <w:rFonts w:ascii="Cambria Math" w:eastAsia="宋体" w:hAnsi="Cambria Math" w:cs="Times New Roman"/>
                      <w:color w:val="000000" w:themeColor="text1"/>
                      <w:sz w:val="28"/>
                      <w14:ligatures w14:val="none"/>
                    </w:rPr>
                    <m:t>y</m:t>
                  </w:ins>
                </m:r>
              </m:e>
              <m:sub>
                <m:r>
                  <w:ins w:id="218" w:author="yun qiao" w:date="2026-04-25T10:12:00Z">
                    <w:rPr>
                      <w:rFonts w:ascii="Cambria Math" w:eastAsia="宋体" w:hAnsi="Cambria Math" w:cs="Times New Roman"/>
                      <w:color w:val="000000" w:themeColor="text1"/>
                      <w:sz w:val="28"/>
                      <w14:ligatures w14:val="none"/>
                    </w:rPr>
                    <m:t>2</m:t>
                  </w:ins>
                </m:r>
              </m:sub>
            </m:sSub>
            <m:r>
              <w:ins w:id="219" w:author="yun qiao" w:date="2026-04-25T10:1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220" w:author="yun qiao" w:date="2026-04-25T10:12:00Z">
                <w:rPr>
                  <w:rFonts w:ascii="Cambria Math" w:eastAsia="宋体" w:hAnsi="Cambria Math" w:cs="Times New Roman"/>
                  <w:color w:val="000000" w:themeColor="text1"/>
                  <w:sz w:val="28"/>
                  <w14:ligatures w14:val="none"/>
                </w:rPr>
                <m:t>,</m:t>
              </w:ins>
            </m:r>
            <m:sSub>
              <m:sSubPr>
                <m:ctrlPr>
                  <w:ins w:id="221" w:author="yun qiao" w:date="2026-04-25T10:12:00Z">
                    <w:rPr>
                      <w:rFonts w:ascii="Cambria Math" w:eastAsia="宋体" w:hAnsi="Cambria Math" w:cs="Times New Roman"/>
                      <w:i/>
                      <w:color w:val="000000" w:themeColor="text1"/>
                      <w:sz w:val="28"/>
                      <w14:ligatures w14:val="none"/>
                    </w:rPr>
                  </w:ins>
                </m:ctrlPr>
              </m:sSubPr>
              <m:e>
                <m:r>
                  <w:ins w:id="222" w:author="yun qiao" w:date="2026-04-25T10:12:00Z">
                    <w:rPr>
                      <w:rFonts w:ascii="Cambria Math" w:eastAsia="宋体" w:hAnsi="Cambria Math" w:cs="Times New Roman"/>
                      <w:color w:val="000000" w:themeColor="text1"/>
                      <w:sz w:val="28"/>
                      <w14:ligatures w14:val="none"/>
                    </w:rPr>
                    <m:t>y</m:t>
                  </w:ins>
                </m:r>
              </m:e>
              <m:sub>
                <m:r>
                  <w:ins w:id="223" w:author="yun qiao" w:date="2026-04-25T10:12:00Z">
                    <w:rPr>
                      <w:rFonts w:ascii="Cambria Math" w:eastAsia="宋体" w:hAnsi="Cambria Math" w:cs="Times New Roman"/>
                      <w:color w:val="000000" w:themeColor="text1"/>
                      <w:sz w:val="28"/>
                      <w14:ligatures w14:val="none"/>
                    </w:rPr>
                    <m:t>T</m:t>
                  </w:ins>
                </m:r>
              </m:sub>
            </m:sSub>
          </m:e>
        </m:d>
      </m:oMath>
      <w:ins w:id="224" w:author="yun qiao" w:date="2026-04-25T10:12:00Z">
        <w:r>
          <w:rPr>
            <w:rFonts w:ascii="Times New Roman" w:eastAsia="宋体" w:hAnsi="Times New Roman" w:cs="Times New Roman"/>
            <w:color w:val="000000" w:themeColor="text1"/>
            <w:sz w:val="28"/>
            <w14:ligatures w14:val="none"/>
          </w:rPr>
          <w:t>表示长度为</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的操作原语序列；</w:t>
        </w:r>
      </w:ins>
      <m:oMath>
        <m:sSub>
          <m:sSubPr>
            <m:ctrlPr>
              <w:ins w:id="225" w:author="yun qiao" w:date="2026-04-25T10:13:00Z">
                <w:rPr>
                  <w:rFonts w:ascii="Cambria Math" w:eastAsia="宋体" w:hAnsi="Cambria Math" w:cs="Times New Roman"/>
                  <w:i/>
                  <w:color w:val="000000" w:themeColor="text1"/>
                  <w:sz w:val="28"/>
                  <w:szCs w:val="20"/>
                  <w14:ligatures w14:val="none"/>
                </w:rPr>
              </w:ins>
            </m:ctrlPr>
          </m:sSubPr>
          <m:e>
            <m:r>
              <w:ins w:id="226" w:author="yun qiao" w:date="2026-04-25T10:13:00Z">
                <w:rPr>
                  <w:rFonts w:ascii="Cambria Math" w:eastAsia="宋体" w:hAnsi="Cambria Math" w:cs="Times New Roman"/>
                  <w:color w:val="000000" w:themeColor="text1"/>
                  <w:sz w:val="28"/>
                  <w14:ligatures w14:val="none"/>
                </w:rPr>
                <m:t>y</m:t>
              </w:ins>
            </m:r>
          </m:e>
          <m:sub>
            <m:r>
              <w:ins w:id="227" w:author="yun qiao" w:date="2026-04-25T10:13:00Z">
                <w:rPr>
                  <w:rFonts w:ascii="Cambria Math" w:eastAsia="宋体" w:hAnsi="Cambria Math" w:cs="Times New Roman"/>
                  <w:color w:val="000000" w:themeColor="text1"/>
                  <w:sz w:val="28"/>
                  <w14:ligatures w14:val="none"/>
                </w:rPr>
                <m:t>t</m:t>
              </w:ins>
            </m:r>
          </m:sub>
        </m:sSub>
      </m:oMath>
      <w:ins w:id="228" w:author="yun qiao" w:date="2026-04-25T10:13:00Z">
        <w:r>
          <w:rPr>
            <w:rFonts w:ascii="Times New Roman" w:eastAsia="宋体" w:hAnsi="Times New Roman" w:cs="Times New Roman" w:hint="eastAsia"/>
            <w:color w:val="000000" w:themeColor="text1"/>
            <w:sz w:val="28"/>
            <w14:ligatures w14:val="none"/>
          </w:rPr>
          <w:t>表示第</w:t>
        </w:r>
      </w:ins>
      <m:oMath>
        <m:r>
          <w:ins w:id="229" w:author="yun qiao" w:date="2026-04-25T10:13:00Z">
            <w:rPr>
              <w:rFonts w:ascii="Cambria Math" w:eastAsia="宋体" w:hAnsi="Cambria Math" w:cs="Times New Roman"/>
              <w:color w:val="000000" w:themeColor="text1"/>
              <w:sz w:val="28"/>
              <w14:ligatures w14:val="none"/>
            </w:rPr>
            <m:t>t</m:t>
          </w:ins>
        </m:r>
      </m:oMath>
      <w:ins w:id="230" w:author="yun qiao" w:date="2026-04-25T10:13:00Z">
        <w:r>
          <w:rPr>
            <w:rFonts w:ascii="Times New Roman" w:eastAsia="宋体" w:hAnsi="Times New Roman" w:cs="Times New Roman" w:hint="eastAsia"/>
            <w:color w:val="000000" w:themeColor="text1"/>
            <w:sz w:val="28"/>
            <w14:ligatures w14:val="none"/>
          </w:rPr>
          <w:t>步生成的操作原语，</w:t>
        </w:r>
      </w:ins>
      <m:oMath>
        <m:sSub>
          <m:sSubPr>
            <m:ctrlPr>
              <w:ins w:id="231" w:author="yun qiao" w:date="2026-04-25T10:14:00Z">
                <w:rPr>
                  <w:rFonts w:ascii="Cambria Math" w:eastAsia="宋体" w:hAnsi="Cambria Math" w:cs="Times New Roman"/>
                  <w:i/>
                  <w:color w:val="000000" w:themeColor="text1"/>
                  <w:sz w:val="28"/>
                  <w14:ligatures w14:val="none"/>
                </w:rPr>
              </w:ins>
            </m:ctrlPr>
          </m:sSubPr>
          <m:e>
            <m:r>
              <w:ins w:id="232" w:author="yun qiao" w:date="2026-04-25T10:14:00Z">
                <w:rPr>
                  <w:rFonts w:ascii="Cambria Math" w:eastAsia="宋体" w:hAnsi="Cambria Math" w:cs="Times New Roman"/>
                  <w:color w:val="000000" w:themeColor="text1"/>
                  <w:sz w:val="28"/>
                  <w14:ligatures w14:val="none"/>
                </w:rPr>
                <m:t>y</m:t>
              </w:ins>
            </m:r>
          </m:e>
          <m:sub>
            <m:r>
              <w:ins w:id="233" w:author="yun qiao" w:date="2026-04-25T10:14:00Z">
                <w:rPr>
                  <w:rFonts w:ascii="Cambria Math" w:eastAsia="宋体" w:hAnsi="Cambria Math" w:cs="Times New Roman"/>
                  <w:color w:val="000000" w:themeColor="text1"/>
                  <w:sz w:val="28"/>
                  <w14:ligatures w14:val="none"/>
                </w:rPr>
                <m:t>&lt;t</m:t>
              </w:ins>
            </m:r>
          </m:sub>
        </m:sSub>
        <m:r>
          <w:ins w:id="234" w:author="yun qiao" w:date="2026-04-25T10:14:00Z">
            <w:rPr>
              <w:rFonts w:ascii="Cambria Math" w:eastAsia="宋体" w:hAnsi="Cambria Math" w:cs="Times New Roman"/>
              <w:color w:val="000000" w:themeColor="text1"/>
              <w:sz w:val="28"/>
              <w14:ligatures w14:val="none"/>
            </w:rPr>
            <m:t>=</m:t>
          </w:ins>
        </m:r>
        <m:d>
          <m:dPr>
            <m:ctrlPr>
              <w:ins w:id="235" w:author="yun qiao" w:date="2026-04-25T10:14:00Z">
                <w:rPr>
                  <w:rFonts w:ascii="Cambria Math" w:eastAsia="宋体" w:hAnsi="Cambria Math" w:cs="Times New Roman"/>
                  <w:i/>
                  <w:color w:val="000000" w:themeColor="text1"/>
                  <w:sz w:val="28"/>
                  <w14:ligatures w14:val="none"/>
                </w:rPr>
              </w:ins>
            </m:ctrlPr>
          </m:dPr>
          <m:e>
            <m:sSub>
              <m:sSubPr>
                <m:ctrlPr>
                  <w:ins w:id="236" w:author="yun qiao" w:date="2026-04-25T10:14:00Z">
                    <w:rPr>
                      <w:rFonts w:ascii="Cambria Math" w:eastAsia="宋体" w:hAnsi="Cambria Math" w:cs="Times New Roman"/>
                      <w:i/>
                      <w:color w:val="000000" w:themeColor="text1"/>
                      <w:sz w:val="28"/>
                      <w14:ligatures w14:val="none"/>
                    </w:rPr>
                  </w:ins>
                </m:ctrlPr>
              </m:sSubPr>
              <m:e>
                <m:r>
                  <w:ins w:id="237" w:author="yun qiao" w:date="2026-04-25T10:14:00Z">
                    <w:rPr>
                      <w:rFonts w:ascii="Cambria Math" w:eastAsia="宋体" w:hAnsi="Cambria Math" w:cs="Times New Roman"/>
                      <w:color w:val="000000" w:themeColor="text1"/>
                      <w:sz w:val="28"/>
                      <w14:ligatures w14:val="none"/>
                    </w:rPr>
                    <m:t>y</m:t>
                  </w:ins>
                </m:r>
              </m:e>
              <m:sub>
                <m:r>
                  <w:ins w:id="238" w:author="yun qiao" w:date="2026-04-25T10:14:00Z">
                    <w:rPr>
                      <w:rFonts w:ascii="Cambria Math" w:eastAsia="宋体" w:hAnsi="Cambria Math" w:cs="Times New Roman"/>
                      <w:color w:val="000000" w:themeColor="text1"/>
                      <w:sz w:val="28"/>
                      <w14:ligatures w14:val="none"/>
                    </w:rPr>
                    <m:t>1</m:t>
                  </w:ins>
                </m:r>
              </m:sub>
            </m:sSub>
            <m:r>
              <w:ins w:id="239" w:author="yun qiao" w:date="2026-04-25T10:14:00Z">
                <w:rPr>
                  <w:rFonts w:ascii="Cambria Math" w:eastAsia="宋体" w:hAnsi="Cambria Math" w:cs="Times New Roman"/>
                  <w:color w:val="000000" w:themeColor="text1"/>
                  <w:sz w:val="28"/>
                  <w14:ligatures w14:val="none"/>
                </w:rPr>
                <m:t>,</m:t>
              </w:ins>
            </m:r>
            <m:sSub>
              <m:sSubPr>
                <m:ctrlPr>
                  <w:ins w:id="240" w:author="yun qiao" w:date="2026-04-25T10:14:00Z">
                    <w:rPr>
                      <w:rFonts w:ascii="Cambria Math" w:eastAsia="宋体" w:hAnsi="Cambria Math" w:cs="Times New Roman"/>
                      <w:i/>
                      <w:color w:val="000000" w:themeColor="text1"/>
                      <w:sz w:val="28"/>
                      <w14:ligatures w14:val="none"/>
                    </w:rPr>
                  </w:ins>
                </m:ctrlPr>
              </m:sSubPr>
              <m:e>
                <m:r>
                  <w:ins w:id="241" w:author="yun qiao" w:date="2026-04-25T10:14:00Z">
                    <w:rPr>
                      <w:rFonts w:ascii="Cambria Math" w:eastAsia="宋体" w:hAnsi="Cambria Math" w:cs="Times New Roman"/>
                      <w:color w:val="000000" w:themeColor="text1"/>
                      <w:sz w:val="28"/>
                      <w14:ligatures w14:val="none"/>
                    </w:rPr>
                    <m:t>y</m:t>
                  </w:ins>
                </m:r>
              </m:e>
              <m:sub>
                <m:r>
                  <w:ins w:id="242" w:author="yun qiao" w:date="2026-04-25T10:14:00Z">
                    <w:rPr>
                      <w:rFonts w:ascii="Cambria Math" w:eastAsia="宋体" w:hAnsi="Cambria Math" w:cs="Times New Roman"/>
                      <w:color w:val="000000" w:themeColor="text1"/>
                      <w:sz w:val="28"/>
                      <w14:ligatures w14:val="none"/>
                    </w:rPr>
                    <m:t>2</m:t>
                  </w:ins>
                </m:r>
              </m:sub>
            </m:sSub>
            <m:r>
              <w:ins w:id="243" w:author="yun qiao" w:date="2026-04-25T10:14: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244" w:author="yun qiao" w:date="2026-04-25T10:14:00Z">
                <w:rPr>
                  <w:rFonts w:ascii="Cambria Math" w:eastAsia="宋体" w:hAnsi="Cambria Math" w:cs="Times New Roman"/>
                  <w:color w:val="000000" w:themeColor="text1"/>
                  <w:sz w:val="28"/>
                  <w14:ligatures w14:val="none"/>
                </w:rPr>
                <m:t>,</m:t>
              </w:ins>
            </m:r>
            <m:sSub>
              <m:sSubPr>
                <m:ctrlPr>
                  <w:ins w:id="245" w:author="yun qiao" w:date="2026-04-25T10:14:00Z">
                    <w:rPr>
                      <w:rFonts w:ascii="Cambria Math" w:eastAsia="宋体" w:hAnsi="Cambria Math" w:cs="Times New Roman"/>
                      <w:i/>
                      <w:color w:val="000000" w:themeColor="text1"/>
                      <w:sz w:val="28"/>
                      <w14:ligatures w14:val="none"/>
                    </w:rPr>
                  </w:ins>
                </m:ctrlPr>
              </m:sSubPr>
              <m:e>
                <m:r>
                  <w:ins w:id="246" w:author="yun qiao" w:date="2026-04-25T10:14:00Z">
                    <w:rPr>
                      <w:rFonts w:ascii="Cambria Math" w:eastAsia="宋体" w:hAnsi="Cambria Math" w:cs="Times New Roman"/>
                      <w:color w:val="000000" w:themeColor="text1"/>
                      <w:sz w:val="28"/>
                      <w14:ligatures w14:val="none"/>
                    </w:rPr>
                    <m:t>y</m:t>
                  </w:ins>
                </m:r>
              </m:e>
              <m:sub>
                <m:r>
                  <w:ins w:id="247" w:author="yun qiao" w:date="2026-04-25T10:14:00Z">
                    <w:rPr>
                      <w:rFonts w:ascii="Cambria Math" w:eastAsia="宋体" w:hAnsi="Cambria Math" w:cs="Times New Roman"/>
                      <w:color w:val="000000" w:themeColor="text1"/>
                      <w:sz w:val="28"/>
                      <w14:ligatures w14:val="none"/>
                    </w:rPr>
                    <m:t>t-1</m:t>
                  </w:ins>
                </m:r>
              </m:sub>
            </m:sSub>
          </m:e>
        </m:d>
      </m:oMath>
      <w:ins w:id="248" w:author="yun qiao" w:date="2026-04-25T10:14:00Z">
        <w:r>
          <w:rPr>
            <w:rFonts w:ascii="Times New Roman" w:eastAsia="宋体" w:hAnsi="Times New Roman" w:cs="Times New Roman"/>
            <w:color w:val="000000" w:themeColor="text1"/>
            <w:sz w:val="28"/>
            <w14:ligatures w14:val="none"/>
          </w:rPr>
          <w:t>表示在第</w:t>
        </w:r>
        <w:r>
          <w:rPr>
            <w:rFonts w:ascii="Times New Roman" w:eastAsia="宋体" w:hAnsi="Times New Roman" w:cs="Times New Roman" w:hint="eastAsia"/>
            <w:color w:val="000000" w:themeColor="text1"/>
            <w:sz w:val="28"/>
            <w14:ligatures w14:val="none"/>
          </w:rPr>
          <w:t>t</w:t>
        </w:r>
        <w:proofErr w:type="gramStart"/>
        <w:r>
          <w:rPr>
            <w:rFonts w:ascii="Times New Roman" w:eastAsia="宋体" w:hAnsi="Times New Roman" w:cs="Times New Roman"/>
            <w:color w:val="000000" w:themeColor="text1"/>
            <w:sz w:val="28"/>
            <w14:ligatures w14:val="none"/>
          </w:rPr>
          <w:t>步之前</w:t>
        </w:r>
        <w:proofErr w:type="gramEnd"/>
        <w:r>
          <w:rPr>
            <w:rFonts w:ascii="Times New Roman" w:eastAsia="宋体" w:hAnsi="Times New Roman" w:cs="Times New Roman"/>
            <w:color w:val="000000" w:themeColor="text1"/>
            <w:sz w:val="28"/>
            <w14:ligatures w14:val="none"/>
          </w:rPr>
          <w:t>已生成的历史序列；</w:t>
        </w:r>
      </w:ins>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表示由条件融合模块生成的任务条件向量</w:t>
      </w:r>
      <w:ins w:id="249" w:author="yun qiao" w:date="2026-04-25T10:15:00Z">
        <w:r>
          <w:rPr>
            <w:rFonts w:ascii="Times New Roman" w:eastAsia="宋体" w:hAnsi="Times New Roman" w:cs="Times New Roman"/>
            <w:color w:val="000000" w:themeColor="text1"/>
            <w:sz w:val="28"/>
            <w14:ligatures w14:val="none"/>
          </w:rPr>
          <w:t>，用于对生成过程进行约束与调制</w:t>
        </w:r>
        <w:r>
          <w:rPr>
            <w:rFonts w:ascii="Times New Roman" w:eastAsia="宋体" w:hAnsi="Times New Roman" w:cs="Times New Roman" w:hint="eastAsia"/>
            <w:color w:val="000000" w:themeColor="text1"/>
            <w:sz w:val="28"/>
            <w14:ligatures w14:val="none"/>
          </w:rPr>
          <w:t>；</w:t>
        </w:r>
      </w:ins>
      <m:oMath>
        <m:nary>
          <m:naryPr>
            <m:chr m:val="∏"/>
            <m:ctrlPr>
              <w:ins w:id="250" w:author="yun qiao" w:date="2026-04-25T10:16:00Z">
                <w:rPr>
                  <w:rFonts w:ascii="Cambria Math" w:eastAsia="宋体" w:hAnsi="Cambria Math" w:cs="Times New Roman"/>
                  <w:i/>
                  <w:color w:val="000000" w:themeColor="text1"/>
                  <w:sz w:val="28"/>
                  <w:szCs w:val="20"/>
                  <w14:ligatures w14:val="none"/>
                </w:rPr>
              </w:ins>
            </m:ctrlPr>
          </m:naryPr>
          <m:sub>
            <m:r>
              <w:ins w:id="251" w:author="yun qiao" w:date="2026-04-25T10:16:00Z">
                <w:rPr>
                  <w:rFonts w:ascii="Cambria Math" w:eastAsia="宋体" w:hAnsi="Cambria Math" w:cs="Times New Roman"/>
                  <w:color w:val="000000" w:themeColor="text1"/>
                  <w:sz w:val="28"/>
                  <w14:ligatures w14:val="none"/>
                </w:rPr>
                <m:t>t=1</m:t>
              </w:ins>
            </m:r>
          </m:sub>
          <m:sup>
            <m:r>
              <w:ins w:id="252" w:author="yun qiao" w:date="2026-04-25T10:16:00Z">
                <w:rPr>
                  <w:rFonts w:ascii="Cambria Math" w:eastAsia="宋体" w:hAnsi="Cambria Math" w:cs="Times New Roman"/>
                  <w:color w:val="000000" w:themeColor="text1"/>
                  <w:sz w:val="28"/>
                  <w14:ligatures w14:val="none"/>
                  <w:rPrChange w:id="253" w:author="yun qiao" w:date="2026-04-25T10:24:00Z">
                    <w:rPr>
                      <w:rFonts w:ascii="Cambria Math" w:eastAsia="宋体" w:hAnsi="Cambria Math" w:cs="Times New Roman"/>
                      <w:color w:val="000000" w:themeColor="text1"/>
                      <w:sz w:val="28"/>
                      <w:highlight w:val="yellow"/>
                      <w14:ligatures w14:val="none"/>
                    </w:rPr>
                  </w:rPrChange>
                </w:rPr>
                <m:t>T</m:t>
              </w:ins>
            </m:r>
          </m:sup>
          <m:e>
            <m:r>
              <w:ins w:id="254" w:author="yun qiao" w:date="2026-04-25T10:16:00Z">
                <w:rPr>
                  <w:rFonts w:ascii="Cambria Math" w:eastAsia="宋体" w:hAnsi="Cambria Math" w:cs="Times New Roman"/>
                  <w:color w:val="000000" w:themeColor="text1"/>
                  <w:sz w:val="28"/>
                  <w14:ligatures w14:val="none"/>
                </w:rPr>
                <m:t xml:space="preserve"> </m:t>
              </w:ins>
            </m:r>
          </m:e>
        </m:nary>
      </m:oMath>
      <w:ins w:id="255" w:author="yun qiao" w:date="2026-04-25T10:17:00Z">
        <w:r>
          <w:rPr>
            <w:rFonts w:ascii="Times New Roman" w:eastAsia="宋体" w:hAnsi="Times New Roman" w:cs="Times New Roman"/>
            <w:color w:val="000000" w:themeColor="text1"/>
            <w:sz w:val="28"/>
            <w:szCs w:val="20"/>
            <w14:ligatures w14:val="none"/>
          </w:rPr>
          <w:t>表示对各时间步条件概率的连乘运算；</w:t>
        </w:r>
      </w:ins>
      <m:oMath>
        <m:r>
          <w:ins w:id="256" w:author="yun qiao" w:date="2026-04-25T10:17:00Z">
            <w:rPr>
              <w:rFonts w:ascii="Cambria Math" w:eastAsia="宋体" w:hAnsi="Cambria Math" w:cs="Times New Roman"/>
              <w:color w:val="000000" w:themeColor="text1"/>
              <w:sz w:val="28"/>
              <w14:ligatures w14:val="none"/>
            </w:rPr>
            <m:t>P</m:t>
          </w:ins>
        </m:r>
        <m:d>
          <m:dPr>
            <m:sepChr m:val="∣"/>
            <m:ctrlPr>
              <w:ins w:id="257" w:author="yun qiao" w:date="2026-04-25T10:17:00Z">
                <w:rPr>
                  <w:rFonts w:ascii="Cambria Math" w:eastAsia="宋体" w:hAnsi="Cambria Math" w:cs="Times New Roman"/>
                  <w:i/>
                  <w:color w:val="000000" w:themeColor="text1"/>
                  <w:sz w:val="28"/>
                  <w:szCs w:val="20"/>
                  <w14:ligatures w14:val="none"/>
                </w:rPr>
              </w:ins>
            </m:ctrlPr>
          </m:dPr>
          <m:e>
            <m:sSub>
              <m:sSubPr>
                <m:ctrlPr>
                  <w:ins w:id="258" w:author="yun qiao" w:date="2026-04-25T10:17:00Z">
                    <w:rPr>
                      <w:rFonts w:ascii="Cambria Math" w:eastAsia="宋体" w:hAnsi="Cambria Math" w:cs="Times New Roman"/>
                      <w:i/>
                      <w:color w:val="000000" w:themeColor="text1"/>
                      <w:sz w:val="28"/>
                      <w:szCs w:val="20"/>
                      <w14:ligatures w14:val="none"/>
                    </w:rPr>
                  </w:ins>
                </m:ctrlPr>
              </m:sSubPr>
              <m:e>
                <m:r>
                  <w:ins w:id="259" w:author="yun qiao" w:date="2026-04-25T10:17:00Z">
                    <w:rPr>
                      <w:rFonts w:ascii="Cambria Math" w:eastAsia="宋体" w:hAnsi="Cambria Math" w:cs="Times New Roman"/>
                      <w:color w:val="000000" w:themeColor="text1"/>
                      <w:sz w:val="28"/>
                      <w14:ligatures w14:val="none"/>
                    </w:rPr>
                    <m:t>y</m:t>
                  </w:ins>
                </m:r>
              </m:e>
              <m:sub>
                <m:r>
                  <w:ins w:id="260" w:author="yun qiao" w:date="2026-04-25T10:17:00Z">
                    <w:rPr>
                      <w:rFonts w:ascii="Cambria Math" w:eastAsia="宋体" w:hAnsi="Cambria Math" w:cs="Times New Roman"/>
                      <w:color w:val="000000" w:themeColor="text1"/>
                      <w:sz w:val="28"/>
                      <w14:ligatures w14:val="none"/>
                    </w:rPr>
                    <m:t>t</m:t>
                  </w:ins>
                </m:r>
              </m:sub>
            </m:sSub>
          </m:e>
          <m:e>
            <m:sSub>
              <m:sSubPr>
                <m:ctrlPr>
                  <w:ins w:id="261" w:author="yun qiao" w:date="2026-04-25T10:17:00Z">
                    <w:rPr>
                      <w:rFonts w:ascii="Cambria Math" w:eastAsia="宋体" w:hAnsi="Cambria Math" w:cs="Times New Roman"/>
                      <w:i/>
                      <w:color w:val="000000" w:themeColor="text1"/>
                      <w:sz w:val="28"/>
                      <w:szCs w:val="20"/>
                      <w14:ligatures w14:val="none"/>
                    </w:rPr>
                  </w:ins>
                </m:ctrlPr>
              </m:sSubPr>
              <m:e>
                <m:r>
                  <w:ins w:id="262" w:author="yun qiao" w:date="2026-04-25T10:17:00Z">
                    <w:rPr>
                      <w:rFonts w:ascii="Cambria Math" w:eastAsia="宋体" w:hAnsi="Cambria Math" w:cs="Times New Roman"/>
                      <w:color w:val="000000" w:themeColor="text1"/>
                      <w:sz w:val="28"/>
                      <w14:ligatures w14:val="none"/>
                    </w:rPr>
                    <m:t>y</m:t>
                  </w:ins>
                </m:r>
              </m:e>
              <m:sub>
                <m:r>
                  <w:ins w:id="263" w:author="yun qiao" w:date="2026-04-25T10:17:00Z">
                    <w:rPr>
                      <w:rFonts w:ascii="Cambria Math" w:eastAsia="宋体" w:hAnsi="Cambria Math" w:cs="Times New Roman"/>
                      <w:color w:val="000000" w:themeColor="text1"/>
                      <w:sz w:val="28"/>
                      <w14:ligatures w14:val="none"/>
                    </w:rPr>
                    <m:t>&lt;t</m:t>
                  </w:ins>
                </m:r>
              </m:sub>
            </m:sSub>
            <m:r>
              <w:ins w:id="264" w:author="yun qiao" w:date="2026-04-25T10:17:00Z">
                <w:rPr>
                  <w:rFonts w:ascii="Cambria Math" w:eastAsia="宋体" w:hAnsi="Cambria Math" w:cs="Times New Roman"/>
                  <w:color w:val="000000" w:themeColor="text1"/>
                  <w:sz w:val="28"/>
                  <w14:ligatures w14:val="none"/>
                </w:rPr>
                <m:t>,c</m:t>
              </w:ins>
            </m:r>
          </m:e>
        </m:d>
      </m:oMath>
      <w:ins w:id="265" w:author="yun qiao" w:date="2026-04-25T10:17:00Z">
        <w:r>
          <w:rPr>
            <w:rFonts w:ascii="Times New Roman" w:eastAsia="宋体" w:hAnsi="Times New Roman" w:cs="Times New Roman"/>
            <w:color w:val="000000" w:themeColor="text1"/>
            <w:sz w:val="28"/>
            <w:szCs w:val="20"/>
            <w14:ligatures w14:val="none"/>
          </w:rPr>
          <w:t>表示在已生成历史序列及条件向量约束下生成当前操作原语的条件概率。</w:t>
        </w:r>
      </w:ins>
      <w:del w:id="266" w:author="yun qiao" w:date="2026-04-25T10:15:00Z">
        <w:r>
          <w:rPr>
            <w:rFonts w:ascii="Times New Roman" w:eastAsia="宋体" w:hAnsi="Times New Roman" w:cs="Times New Roman" w:hint="eastAsia"/>
            <w:color w:val="000000" w:themeColor="text1"/>
            <w:sz w:val="28"/>
            <w14:ligatures w14:val="none"/>
          </w:rPr>
          <w:delText>；</w:delText>
        </w:r>
      </w:del>
      <m:oMath>
        <m:sSub>
          <m:sSubPr>
            <m:ctrlPr>
              <w:del w:id="267" w:author="yun qiao" w:date="2026-04-25T10:13:00Z">
                <w:rPr>
                  <w:rFonts w:ascii="Cambria Math" w:eastAsia="宋体" w:hAnsi="Cambria Math" w:cs="Times New Roman"/>
                  <w:i/>
                  <w:color w:val="000000" w:themeColor="text1"/>
                  <w:sz w:val="28"/>
                  <w:szCs w:val="20"/>
                  <w14:ligatures w14:val="none"/>
                </w:rPr>
              </w:del>
            </m:ctrlPr>
          </m:sSubPr>
          <m:e>
            <m:r>
              <w:del w:id="268" w:author="yun qiao" w:date="2026-04-25T10:13:00Z">
                <w:rPr>
                  <w:rFonts w:ascii="Cambria Math" w:eastAsia="宋体" w:hAnsi="Cambria Math" w:cs="Times New Roman"/>
                  <w:color w:val="000000" w:themeColor="text1"/>
                  <w:sz w:val="28"/>
                  <w14:ligatures w14:val="none"/>
                </w:rPr>
                <m:t>y</m:t>
              </w:del>
            </m:r>
          </m:e>
          <m:sub>
            <m:r>
              <w:del w:id="269" w:author="yun qiao" w:date="2026-04-25T10:13:00Z">
                <w:rPr>
                  <w:rFonts w:ascii="Cambria Math" w:eastAsia="宋体" w:hAnsi="Cambria Math" w:cs="Times New Roman"/>
                  <w:color w:val="000000" w:themeColor="text1"/>
                  <w:sz w:val="28"/>
                  <w14:ligatures w14:val="none"/>
                </w:rPr>
                <m:t>t</m:t>
              </w:del>
            </m:r>
          </m:sub>
        </m:sSub>
      </m:oMath>
      <w:del w:id="270" w:author="yun qiao" w:date="2026-04-25T10:13:00Z">
        <w:r>
          <w:rPr>
            <w:rFonts w:ascii="Times New Roman" w:eastAsia="宋体" w:hAnsi="Times New Roman" w:cs="Times New Roman" w:hint="eastAsia"/>
            <w:color w:val="000000" w:themeColor="text1"/>
            <w:sz w:val="28"/>
            <w14:ligatures w14:val="none"/>
          </w:rPr>
          <w:delText>表示第</w:delText>
        </w:r>
      </w:del>
      <m:oMath>
        <m:r>
          <w:del w:id="271" w:author="yun qiao" w:date="2026-04-25T10:13:00Z">
            <w:rPr>
              <w:rFonts w:ascii="Cambria Math" w:eastAsia="宋体" w:hAnsi="Cambria Math" w:cs="Times New Roman"/>
              <w:color w:val="000000" w:themeColor="text1"/>
              <w:sz w:val="28"/>
              <w14:ligatures w14:val="none"/>
            </w:rPr>
            <m:t>t</m:t>
          </w:del>
        </m:r>
      </m:oMath>
      <w:del w:id="272" w:author="yun qiao" w:date="2026-04-25T10:13:00Z">
        <w:r>
          <w:rPr>
            <w:rFonts w:ascii="Times New Roman" w:eastAsia="宋体" w:hAnsi="Times New Roman" w:cs="Times New Roman" w:hint="eastAsia"/>
            <w:color w:val="000000" w:themeColor="text1"/>
            <w:sz w:val="28"/>
            <w14:ligatures w14:val="none"/>
          </w:rPr>
          <w:delText>步生成的操作原语；</w:delText>
        </w:r>
      </w:del>
      <m:oMath>
        <m:sSub>
          <m:sSubPr>
            <m:ctrlPr>
              <w:del w:id="273" w:author="yun qiao" w:date="2026-04-25T10:15:00Z">
                <w:rPr>
                  <w:rFonts w:ascii="Cambria Math" w:eastAsia="宋体" w:hAnsi="Cambria Math" w:cs="Times New Roman"/>
                  <w:i/>
                  <w:color w:val="000000" w:themeColor="text1"/>
                  <w:sz w:val="28"/>
                  <w:szCs w:val="20"/>
                  <w14:ligatures w14:val="none"/>
                </w:rPr>
              </w:del>
            </m:ctrlPr>
          </m:sSubPr>
          <m:e>
            <m:r>
              <w:del w:id="274" w:author="yun qiao" w:date="2026-04-25T10:15:00Z">
                <w:rPr>
                  <w:rFonts w:ascii="Cambria Math" w:eastAsia="宋体" w:hAnsi="Cambria Math" w:cs="Times New Roman"/>
                  <w:color w:val="000000" w:themeColor="text1"/>
                  <w:sz w:val="28"/>
                  <w14:ligatures w14:val="none"/>
                </w:rPr>
                <m:t>y</m:t>
              </w:del>
            </m:r>
            <m:ctrlPr>
              <w:del w:id="275" w:author="yun qiao" w:date="2026-04-25T10:15:00Z">
                <w:rPr>
                  <w:rFonts w:ascii="Cambria Math" w:eastAsia="宋体" w:hAnsi="Cambria Math" w:cs="Times New Roman"/>
                  <w:color w:val="000000" w:themeColor="text1"/>
                  <w:sz w:val="28"/>
                  <w:szCs w:val="20"/>
                  <w14:ligatures w14:val="none"/>
                </w:rPr>
              </w:del>
            </m:ctrlPr>
          </m:e>
          <m:sub>
            <m:r>
              <w:del w:id="276" w:author="yun qiao" w:date="2026-04-25T10:15:00Z">
                <w:rPr>
                  <w:rFonts w:ascii="Cambria Math" w:eastAsia="宋体" w:hAnsi="Cambria Math" w:cs="Times New Roman"/>
                  <w:color w:val="000000" w:themeColor="text1"/>
                  <w:sz w:val="28"/>
                  <w14:ligatures w14:val="none"/>
                </w:rPr>
                <m:t>&lt;t</m:t>
              </w:del>
            </m:r>
          </m:sub>
        </m:sSub>
      </m:oMath>
      <w:del w:id="277" w:author="yun qiao" w:date="2026-04-25T10:15:00Z">
        <w:r>
          <w:rPr>
            <w:rFonts w:ascii="Times New Roman" w:eastAsia="宋体" w:hAnsi="Times New Roman" w:cs="Times New Roman" w:hint="eastAsia"/>
            <w:color w:val="000000" w:themeColor="text1"/>
            <w:sz w:val="28"/>
            <w14:ligatures w14:val="none"/>
          </w:rPr>
          <w:delText>表示已生成的历史序列</w:delText>
        </w:r>
      </w:del>
      <w:r>
        <w:rPr>
          <w:rFonts w:ascii="Times New Roman" w:eastAsia="宋体" w:hAnsi="Times New Roman" w:cs="Times New Roman" w:hint="eastAsia"/>
          <w:color w:val="000000" w:themeColor="text1"/>
          <w:sz w:val="28"/>
          <w14:ligatures w14:val="none"/>
        </w:rPr>
        <w:t>。</w:t>
      </w:r>
    </w:p>
    <w:p w14:paraId="76356E7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w:t>
      </w:r>
      <w:r>
        <w:rPr>
          <w:rFonts w:ascii="Times New Roman" w:eastAsia="宋体" w:hAnsi="Times New Roman" w:cs="Times New Roman" w:hint="eastAsia"/>
          <w:color w:val="000000" w:themeColor="text1"/>
          <w:sz w:val="28"/>
          <w:szCs w:val="28"/>
          <w14:ligatures w14:val="none"/>
        </w:rPr>
        <w:t>、文本编码与条件融合。</w:t>
      </w:r>
    </w:p>
    <w:p w14:paraId="7ADB8E8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p>
    <w:p w14:paraId="53F73C49"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278" w:author="AAA" w:date="2026-04-23T11:30:00Z">
                <w:rPr>
                  <w:rFonts w:ascii="Cambria Math" w:eastAsia="宋体" w:hAnsi="Cambria Math" w:cs="Times New Roman"/>
                  <w:color w:val="000000" w:themeColor="text1"/>
                  <w:sz w:val="28"/>
                  <w14:ligatures w14:val="none"/>
                </w:rPr>
              </w:rPrChange>
            </w:rPr>
            <m:t>X={</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279"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280" w:author="AAA" w:date="2026-04-23T11:30:00Z">
                    <w:rPr>
                      <w:rFonts w:ascii="Cambria Math" w:eastAsia="宋体" w:hAnsi="Cambria Math" w:cs="Times New Roman"/>
                      <w:color w:val="000000" w:themeColor="text1"/>
                      <w:sz w:val="28"/>
                      <w14:ligatures w14:val="none"/>
                    </w:rPr>
                  </w:rPrChange>
                </w:rPr>
                <m:t>1</m:t>
              </m:r>
            </m:sub>
          </m:sSub>
          <m:r>
            <w:rPr>
              <w:rFonts w:ascii="Cambria Math" w:eastAsia="宋体" w:hAnsi="Cambria Math" w:cs="Times New Roman"/>
              <w:color w:val="000000" w:themeColor="text1"/>
              <w:sz w:val="28"/>
              <w:highlight w:val="yellow"/>
              <w14:ligatures w14:val="none"/>
              <w:rPrChange w:id="281"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282"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283" w:author="AAA" w:date="2026-04-23T11:30: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284"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285"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286" w:author="AAA" w:date="2026-04-23T11:30:00Z">
                    <w:rPr>
                      <w:rFonts w:ascii="Cambria Math" w:eastAsia="宋体" w:hAnsi="Cambria Math" w:cs="Times New Roman"/>
                      <w:color w:val="000000" w:themeColor="text1"/>
                      <w:sz w:val="28"/>
                      <w14:ligatures w14:val="none"/>
                    </w:rPr>
                  </w:rPrChange>
                </w:rPr>
                <m:t>n</m:t>
              </m:r>
            </m:sub>
          </m:sSub>
          <m:r>
            <w:rPr>
              <w:rFonts w:ascii="Cambria Math" w:eastAsia="宋体" w:hAnsi="Cambria Math" w:cs="Times New Roman"/>
              <w:color w:val="000000" w:themeColor="text1"/>
              <w:sz w:val="28"/>
              <w:highlight w:val="yellow"/>
              <w14:ligatures w14:val="none"/>
              <w:rPrChange w:id="287" w:author="AAA" w:date="2026-04-23T11:30:00Z">
                <w:rPr>
                  <w:rFonts w:ascii="Cambria Math" w:eastAsia="宋体" w:hAnsi="Cambria Math" w:cs="Times New Roman"/>
                  <w:color w:val="000000" w:themeColor="text1"/>
                  <w:sz w:val="28"/>
                  <w14:ligatures w14:val="none"/>
                </w:rPr>
              </w:rPrChange>
            </w:rPr>
            <m:t>}</m:t>
          </m:r>
        </m:oMath>
      </m:oMathPara>
    </w:p>
    <w:p w14:paraId="2C3F08D8" w14:textId="61EDE207" w:rsidR="00774375" w:rsidRPr="00774375" w:rsidRDefault="00774375" w:rsidP="00774375">
      <w:pPr>
        <w:widowControl/>
        <w:spacing w:before="100" w:after="0" w:line="480" w:lineRule="exact"/>
        <w:ind w:firstLineChars="202" w:firstLine="566"/>
        <w:jc w:val="both"/>
        <w:rPr>
          <w:ins w:id="288" w:author="yun qiao" w:date="2026-04-25T10:19:00Z"/>
          <w:rFonts w:ascii="Times New Roman" w:eastAsia="宋体" w:hAnsi="Times New Roman" w:cs="Times New Roman"/>
          <w:color w:val="000000" w:themeColor="text1"/>
          <w:sz w:val="28"/>
          <w14:ligatures w14:val="none"/>
        </w:rPr>
      </w:pPr>
      <w:ins w:id="289" w:author="yun qiao" w:date="2026-04-25T10:19: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X</w:t>
        </w:r>
        <w:r>
          <w:rPr>
            <w:rFonts w:ascii="Times New Roman" w:eastAsia="宋体" w:hAnsi="Times New Roman" w:cs="Times New Roman"/>
            <w:color w:val="000000" w:themeColor="text1"/>
            <w:sz w:val="28"/>
            <w14:ligatures w14:val="none"/>
          </w:rPr>
          <w:t>表示输入的结构化文本序列；</w:t>
        </w:r>
      </w:ins>
      <m:oMath>
        <m:sSub>
          <m:sSubPr>
            <m:ctrlPr>
              <w:ins w:id="290" w:author="yun qiao" w:date="2026-04-25T10:19:00Z">
                <w:rPr>
                  <w:rFonts w:ascii="Cambria Math" w:eastAsia="宋体" w:hAnsi="Cambria Math" w:cs="Times New Roman"/>
                  <w:i/>
                  <w:color w:val="000000" w:themeColor="text1"/>
                  <w:sz w:val="28"/>
                  <w14:ligatures w14:val="none"/>
                </w:rPr>
              </w:ins>
            </m:ctrlPr>
          </m:sSubPr>
          <m:e>
            <m:r>
              <w:ins w:id="291" w:author="yun qiao" w:date="2026-04-25T10:19:00Z">
                <w:rPr>
                  <w:rFonts w:ascii="Cambria Math" w:eastAsia="宋体" w:hAnsi="Cambria Math" w:cs="Times New Roman"/>
                  <w:color w:val="000000" w:themeColor="text1"/>
                  <w:sz w:val="28"/>
                  <w14:ligatures w14:val="none"/>
                </w:rPr>
                <m:t>x</m:t>
              </w:ins>
            </m:r>
          </m:e>
          <m:sub>
            <m:r>
              <w:ins w:id="292" w:author="yun qiao" w:date="2026-04-25T10:19:00Z">
                <w:rPr>
                  <w:rFonts w:ascii="Cambria Math" w:eastAsia="宋体" w:hAnsi="Cambria Math" w:cs="Times New Roman"/>
                  <w:color w:val="000000" w:themeColor="text1"/>
                  <w:sz w:val="28"/>
                  <w14:ligatures w14:val="none"/>
                </w:rPr>
                <m:t>i</m:t>
              </w:ins>
            </m:r>
          </m:sub>
        </m:sSub>
      </m:oMath>
      <w:ins w:id="293" w:author="yun qiao" w:date="2026-04-25T10:19:00Z">
        <w:r>
          <w:rPr>
            <w:rFonts w:ascii="Times New Roman" w:eastAsia="宋体" w:hAnsi="Times New Roman" w:cs="Times New Roman"/>
            <w:color w:val="000000" w:themeColor="text1"/>
            <w:sz w:val="28"/>
            <w14:ligatures w14:val="none"/>
          </w:rPr>
          <w:t>表示序列中的第</w:t>
        </w:r>
        <w:proofErr w:type="spellStart"/>
        <w:r>
          <w:rPr>
            <w:rFonts w:ascii="Times New Roman" w:eastAsia="宋体" w:hAnsi="Times New Roman" w:cs="Times New Roman"/>
            <w:color w:val="000000" w:themeColor="text1"/>
            <w:sz w:val="28"/>
            <w14:ligatures w14:val="none"/>
          </w:rPr>
          <w:t>i</w:t>
        </w:r>
        <w:proofErr w:type="spellEnd"/>
        <w:proofErr w:type="gramStart"/>
        <w:r>
          <w:rPr>
            <w:rFonts w:ascii="Times New Roman" w:eastAsia="宋体" w:hAnsi="Times New Roman" w:cs="Times New Roman"/>
            <w:color w:val="000000" w:themeColor="text1"/>
            <w:sz w:val="28"/>
            <w14:ligatures w14:val="none"/>
          </w:rPr>
          <w:t>个</w:t>
        </w:r>
        <w:proofErr w:type="gramEnd"/>
        <w:r>
          <w:rPr>
            <w:rFonts w:ascii="Times New Roman" w:eastAsia="宋体" w:hAnsi="Times New Roman" w:cs="Times New Roman"/>
            <w:color w:val="000000" w:themeColor="text1"/>
            <w:sz w:val="28"/>
            <w14:ligatures w14:val="none"/>
          </w:rPr>
          <w:t>元素，用于表示结构化文本中的一个基本单元（包括字段、词或标记）；</w:t>
        </w:r>
        <w:r>
          <w:rPr>
            <w:rFonts w:ascii="Times New Roman" w:eastAsia="宋体" w:hAnsi="Times New Roman" w:cs="Times New Roman"/>
            <w:color w:val="000000" w:themeColor="text1"/>
            <w:sz w:val="28"/>
            <w14:ligatures w14:val="none"/>
          </w:rPr>
          <w:t>n</w:t>
        </w:r>
        <w:r>
          <w:rPr>
            <w:rFonts w:ascii="Times New Roman" w:eastAsia="宋体" w:hAnsi="Times New Roman" w:cs="Times New Roman"/>
            <w:color w:val="000000" w:themeColor="text1"/>
            <w:sz w:val="28"/>
            <w14:ligatures w14:val="none"/>
          </w:rPr>
          <w:t>表示输入序列的长度；</w:t>
        </w:r>
      </w:ins>
    </w:p>
    <w:p w14:paraId="4ED0B0BC" w14:textId="005F5FC6"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294" w:author="AAA" w:date="2026-04-23T11:30:00Z">
                <w:rPr>
                  <w:rFonts w:ascii="Cambria Math" w:eastAsia="宋体" w:hAnsi="Cambria Math" w:cs="Times New Roman"/>
                  <w:color w:val="000000" w:themeColor="text1"/>
                  <w:sz w:val="28"/>
                  <w14:ligatures w14:val="none"/>
                </w:rPr>
              </w:rPrChange>
            </w:rPr>
            <m:t>H=</m:t>
          </m:r>
          <m:r>
            <m:rPr>
              <m:nor/>
            </m:rPr>
            <w:rPr>
              <w:rFonts w:ascii="Cambria Math" w:eastAsia="宋体" w:hAnsi="Cambria Math" w:cs="Times New Roman"/>
              <w:color w:val="000000" w:themeColor="text1"/>
              <w:sz w:val="28"/>
              <w:highlight w:val="yellow"/>
              <w14:ligatures w14:val="none"/>
              <w:rPrChange w:id="295" w:author="AAA" w:date="2026-04-23T11:30:00Z">
                <w:rPr>
                  <w:rFonts w:ascii="Cambria Math" w:eastAsia="宋体" w:hAnsi="Cambria Math" w:cs="Times New Roman"/>
                  <w:color w:val="000000" w:themeColor="text1"/>
                  <w:sz w:val="28"/>
                  <w14:ligatures w14:val="none"/>
                </w:rPr>
              </w:rPrChange>
            </w:rPr>
            <m:t>Encoder</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296" w:author="AAA" w:date="2026-04-23T11:30:00Z">
                    <w:rPr>
                      <w:rFonts w:ascii="Cambria Math" w:eastAsia="宋体" w:hAnsi="Cambria Math" w:cs="Times New Roman"/>
                      <w:color w:val="000000" w:themeColor="text1"/>
                      <w:sz w:val="28"/>
                      <w14:ligatures w14:val="none"/>
                    </w:rPr>
                  </w:rPrChange>
                </w:rPr>
                <m:t>X</m:t>
              </m:r>
            </m:e>
          </m:d>
          <m:r>
            <w:rPr>
              <w:rFonts w:ascii="Cambria Math" w:eastAsia="宋体" w:hAnsi="Cambria Math" w:cs="Times New Roman"/>
              <w:color w:val="000000" w:themeColor="text1"/>
              <w:sz w:val="28"/>
              <w:highlight w:val="yellow"/>
              <w14:ligatures w14:val="none"/>
              <w:rPrChange w:id="297" w:author="AAA" w:date="2026-04-23T11:30:00Z">
                <w:rPr>
                  <w:rFonts w:ascii="Cambria Math" w:eastAsia="宋体" w:hAnsi="Cambria Math" w:cs="Times New Roman"/>
                  <w:color w:val="000000" w:themeColor="text1"/>
                  <w:sz w:val="28"/>
                  <w14:ligatures w14:val="none"/>
                </w:rPr>
              </w:rPrChange>
            </w:rPr>
            <m:t>,H</m:t>
          </m:r>
          <m:r>
            <w:rPr>
              <w:rFonts w:ascii="Cambria Math" w:eastAsia="宋体" w:hAnsi="Cambria Math" w:cs="Times New Roman" w:hint="eastAsia"/>
              <w:color w:val="000000" w:themeColor="text1"/>
              <w:sz w:val="28"/>
              <w:highlight w:val="yellow"/>
              <w14:ligatures w14:val="none"/>
              <w:rPrChange w:id="298" w:author="AAA" w:date="2026-04-23T11:30:00Z">
                <w:rPr>
                  <w:rFonts w:ascii="Cambria Math" w:eastAsia="宋体" w:hAnsi="Cambria Math" w:cs="Times New Roman" w:hint="eastAsia"/>
                  <w:color w:val="000000" w:themeColor="text1"/>
                  <w:sz w:val="28"/>
                  <w14:ligatures w14:val="none"/>
                </w:rPr>
              </w:rPrChange>
            </w:rPr>
            <m:t>∈</m:t>
          </m:r>
          <m:sSup>
            <m:sSupPr>
              <m:ctrlPr>
                <w:rPr>
                  <w:rFonts w:ascii="Cambria Math" w:eastAsia="宋体" w:hAnsi="Cambria Math" w:cs="Times New Roman"/>
                  <w:i/>
                  <w:color w:val="000000" w:themeColor="text1"/>
                  <w:sz w:val="28"/>
                  <w:szCs w:val="20"/>
                  <w:highlight w:val="yellow"/>
                  <w14:ligatures w14:val="none"/>
                </w:rPr>
              </m:ctrlPr>
            </m:sSupPr>
            <m:e>
              <m:r>
                <w:rPr>
                  <w:rFonts w:ascii="Cambria Math" w:eastAsia="宋体" w:hAnsi="Cambria Math" w:cs="Times New Roman"/>
                  <w:color w:val="000000" w:themeColor="text1"/>
                  <w:sz w:val="28"/>
                  <w:highlight w:val="yellow"/>
                  <w14:ligatures w14:val="none"/>
                  <w:rPrChange w:id="299" w:author="AAA" w:date="2026-04-23T11:30:00Z">
                    <w:rPr>
                      <w:rFonts w:ascii="Cambria Math" w:eastAsia="宋体" w:hAnsi="Cambria Math" w:cs="Times New Roman"/>
                      <w:color w:val="000000" w:themeColor="text1"/>
                      <w:sz w:val="28"/>
                      <w14:ligatures w14:val="none"/>
                    </w:rPr>
                  </w:rPrChange>
                </w:rPr>
                <m:t>R</m:t>
              </m:r>
            </m:e>
            <m:sup>
              <m:r>
                <w:rPr>
                  <w:rFonts w:ascii="Cambria Math" w:eastAsia="宋体" w:hAnsi="Cambria Math" w:cs="Times New Roman"/>
                  <w:color w:val="000000" w:themeColor="text1"/>
                  <w:sz w:val="28"/>
                  <w:highlight w:val="yellow"/>
                  <w14:ligatures w14:val="none"/>
                  <w:rPrChange w:id="300" w:author="AAA" w:date="2026-04-23T11:30:00Z">
                    <w:rPr>
                      <w:rFonts w:ascii="Cambria Math" w:eastAsia="宋体" w:hAnsi="Cambria Math" w:cs="Times New Roman"/>
                      <w:color w:val="000000" w:themeColor="text1"/>
                      <w:sz w:val="28"/>
                      <w14:ligatures w14:val="none"/>
                    </w:rPr>
                  </w:rPrChange>
                </w:rPr>
                <m:t>n×d</m:t>
              </m:r>
            </m:sup>
          </m:sSup>
        </m:oMath>
      </m:oMathPara>
    </w:p>
    <w:p w14:paraId="5212209F" w14:textId="7F0B7FFD"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301" w:author="yun qiao" w:date="2026-04-25T10:21:00Z">
            <w:rPr>
              <w:rFonts w:ascii="Cambria Math" w:eastAsia="宋体" w:hAnsi="Cambria Math" w:cs="Times New Roman"/>
              <w:color w:val="000000" w:themeColor="text1"/>
              <w:sz w:val="28"/>
              <w14:ligatures w14:val="none"/>
            </w:rPr>
            <m:t xml:space="preserve"> </m:t>
          </w:ins>
        </m:r>
        <m:r>
          <w:del w:id="302" w:author="yun qiao" w:date="2026-04-25T10:21:00Z">
            <w:rPr>
              <w:rFonts w:ascii="Cambria Math" w:eastAsia="宋体" w:hAnsi="Cambria Math" w:cs="Times New Roman"/>
              <w:color w:val="000000" w:themeColor="text1"/>
              <w:sz w:val="28"/>
              <w14:ligatures w14:val="none"/>
            </w:rPr>
            <m:t>H</m:t>
          </w:del>
        </m:r>
      </m:oMath>
      <w:del w:id="303" w:author="yun qiao" w:date="2026-04-25T10:21:00Z">
        <w:r>
          <w:rPr>
            <w:rFonts w:ascii="Times New Roman" w:eastAsia="宋体" w:hAnsi="Times New Roman" w:cs="Times New Roman" w:hint="eastAsia"/>
            <w:color w:val="000000" w:themeColor="text1"/>
            <w:sz w:val="28"/>
            <w14:ligatures w14:val="none"/>
          </w:rPr>
          <w:delText>表示输入序列在各位置的上下文语义表示</w:delText>
        </w:r>
      </w:del>
      <w:ins w:id="304" w:author="yun qiao" w:date="2026-04-25T10:20:00Z">
        <w:r>
          <w:rPr>
            <w:rFonts w:ascii="Times New Roman" w:eastAsia="宋体" w:hAnsi="Times New Roman" w:cs="Times New Roman"/>
            <w:color w:val="000000" w:themeColor="text1"/>
            <w:sz w:val="28"/>
            <w14:ligatures w14:val="none"/>
          </w:rPr>
          <w:t>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表示文本编码函数，用于将输入序列映射为上下文语义表示；</w:t>
        </w:r>
        <w:r>
          <w:rPr>
            <w:rFonts w:ascii="Times New Roman" w:eastAsia="宋体" w:hAnsi="Times New Roman" w:cs="Times New Roman"/>
            <w:color w:val="000000" w:themeColor="text1"/>
            <w:sz w:val="28"/>
            <w14:ligatures w14:val="none"/>
          </w:rPr>
          <w:t>H</w:t>
        </w:r>
        <w:r>
          <w:rPr>
            <w:rFonts w:ascii="Times New Roman" w:eastAsia="宋体" w:hAnsi="Times New Roman" w:cs="Times New Roman"/>
            <w:color w:val="000000" w:themeColor="text1"/>
            <w:sz w:val="28"/>
            <w14:ligatures w14:val="none"/>
          </w:rPr>
          <w:t>表示编码后的隐藏状态矩阵；</w:t>
        </w:r>
      </w:ins>
      <m:oMath>
        <m:r>
          <w:ins w:id="305" w:author="yun qiao" w:date="2026-04-25T10:20:00Z">
            <w:rPr>
              <w:rFonts w:ascii="Cambria Math" w:eastAsia="宋体" w:hAnsi="Cambria Math" w:cs="Times New Roman"/>
              <w:color w:val="000000" w:themeColor="text1"/>
              <w:sz w:val="28"/>
              <w14:ligatures w14:val="none"/>
            </w:rPr>
            <m:t>H=</m:t>
          </w:ins>
        </m:r>
        <m:d>
          <m:dPr>
            <m:ctrlPr>
              <w:ins w:id="306" w:author="yun qiao" w:date="2026-04-25T10:20:00Z">
                <w:rPr>
                  <w:rFonts w:ascii="Cambria Math" w:eastAsia="宋体" w:hAnsi="Cambria Math" w:cs="Times New Roman"/>
                  <w:i/>
                  <w:color w:val="000000" w:themeColor="text1"/>
                  <w:sz w:val="28"/>
                  <w14:ligatures w14:val="none"/>
                </w:rPr>
              </w:ins>
            </m:ctrlPr>
          </m:dPr>
          <m:e>
            <m:sSub>
              <m:sSubPr>
                <m:ctrlPr>
                  <w:ins w:id="307" w:author="yun qiao" w:date="2026-04-25T10:20:00Z">
                    <w:rPr>
                      <w:rFonts w:ascii="Cambria Math" w:eastAsia="宋体" w:hAnsi="Cambria Math" w:cs="Times New Roman"/>
                      <w:i/>
                      <w:color w:val="000000" w:themeColor="text1"/>
                      <w:sz w:val="28"/>
                      <w14:ligatures w14:val="none"/>
                    </w:rPr>
                  </w:ins>
                </m:ctrlPr>
              </m:sSubPr>
              <m:e>
                <m:r>
                  <w:ins w:id="308" w:author="yun qiao" w:date="2026-04-25T10:20:00Z">
                    <w:rPr>
                      <w:rFonts w:ascii="Cambria Math" w:eastAsia="宋体" w:hAnsi="Cambria Math" w:cs="Times New Roman"/>
                      <w:color w:val="000000" w:themeColor="text1"/>
                      <w:sz w:val="28"/>
                      <w14:ligatures w14:val="none"/>
                    </w:rPr>
                    <m:t>h</m:t>
                  </w:ins>
                </m:r>
              </m:e>
              <m:sub>
                <m:r>
                  <w:ins w:id="309" w:author="yun qiao" w:date="2026-04-25T10:20:00Z">
                    <w:rPr>
                      <w:rFonts w:ascii="Cambria Math" w:eastAsia="宋体" w:hAnsi="Cambria Math" w:cs="Times New Roman"/>
                      <w:color w:val="000000" w:themeColor="text1"/>
                      <w:sz w:val="28"/>
                      <w14:ligatures w14:val="none"/>
                    </w:rPr>
                    <m:t>1</m:t>
                  </w:ins>
                </m:r>
              </m:sub>
            </m:sSub>
            <m:r>
              <w:ins w:id="310" w:author="yun qiao" w:date="2026-04-25T10:20:00Z">
                <w:rPr>
                  <w:rFonts w:ascii="Cambria Math" w:eastAsia="宋体" w:hAnsi="Cambria Math" w:cs="Times New Roman"/>
                  <w:color w:val="000000" w:themeColor="text1"/>
                  <w:sz w:val="28"/>
                  <w14:ligatures w14:val="none"/>
                </w:rPr>
                <m:t>,</m:t>
              </w:ins>
            </m:r>
            <m:sSub>
              <m:sSubPr>
                <m:ctrlPr>
                  <w:ins w:id="311" w:author="yun qiao" w:date="2026-04-25T10:20:00Z">
                    <w:rPr>
                      <w:rFonts w:ascii="Cambria Math" w:eastAsia="宋体" w:hAnsi="Cambria Math" w:cs="Times New Roman"/>
                      <w:i/>
                      <w:color w:val="000000" w:themeColor="text1"/>
                      <w:sz w:val="28"/>
                      <w14:ligatures w14:val="none"/>
                    </w:rPr>
                  </w:ins>
                </m:ctrlPr>
              </m:sSubPr>
              <m:e>
                <m:r>
                  <w:ins w:id="312" w:author="yun qiao" w:date="2026-04-25T10:20:00Z">
                    <w:rPr>
                      <w:rFonts w:ascii="Cambria Math" w:eastAsia="宋体" w:hAnsi="Cambria Math" w:cs="Times New Roman"/>
                      <w:color w:val="000000" w:themeColor="text1"/>
                      <w:sz w:val="28"/>
                      <w14:ligatures w14:val="none"/>
                    </w:rPr>
                    <m:t>h</m:t>
                  </w:ins>
                </m:r>
              </m:e>
              <m:sub>
                <m:r>
                  <w:ins w:id="313" w:author="yun qiao" w:date="2026-04-25T10:20:00Z">
                    <w:rPr>
                      <w:rFonts w:ascii="Cambria Math" w:eastAsia="宋体" w:hAnsi="Cambria Math" w:cs="Times New Roman"/>
                      <w:color w:val="000000" w:themeColor="text1"/>
                      <w:sz w:val="28"/>
                      <w14:ligatures w14:val="none"/>
                    </w:rPr>
                    <m:t>2</m:t>
                  </w:ins>
                </m:r>
              </m:sub>
            </m:sSub>
            <m:r>
              <w:ins w:id="314" w:author="yun qiao" w:date="2026-04-25T10:20: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315" w:author="yun qiao" w:date="2026-04-25T10:20:00Z">
                <w:rPr>
                  <w:rFonts w:ascii="Cambria Math" w:eastAsia="宋体" w:hAnsi="Cambria Math" w:cs="Times New Roman"/>
                  <w:color w:val="000000" w:themeColor="text1"/>
                  <w:sz w:val="28"/>
                  <w14:ligatures w14:val="none"/>
                </w:rPr>
                <m:t>,</m:t>
              </w:ins>
            </m:r>
            <m:sSub>
              <m:sSubPr>
                <m:ctrlPr>
                  <w:ins w:id="316" w:author="yun qiao" w:date="2026-04-25T10:20:00Z">
                    <w:rPr>
                      <w:rFonts w:ascii="Cambria Math" w:eastAsia="宋体" w:hAnsi="Cambria Math" w:cs="Times New Roman"/>
                      <w:i/>
                      <w:color w:val="000000" w:themeColor="text1"/>
                      <w:sz w:val="28"/>
                      <w14:ligatures w14:val="none"/>
                    </w:rPr>
                  </w:ins>
                </m:ctrlPr>
              </m:sSubPr>
              <m:e>
                <m:r>
                  <w:ins w:id="317" w:author="yun qiao" w:date="2026-04-25T10:20:00Z">
                    <w:rPr>
                      <w:rFonts w:ascii="Cambria Math" w:eastAsia="宋体" w:hAnsi="Cambria Math" w:cs="Times New Roman"/>
                      <w:color w:val="000000" w:themeColor="text1"/>
                      <w:sz w:val="28"/>
                      <w14:ligatures w14:val="none"/>
                    </w:rPr>
                    <m:t>h</m:t>
                  </w:ins>
                </m:r>
              </m:e>
              <m:sub>
                <m:r>
                  <w:ins w:id="318" w:author="yun qiao" w:date="2026-04-25T10:20:00Z">
                    <w:rPr>
                      <w:rFonts w:ascii="Cambria Math" w:eastAsia="宋体" w:hAnsi="Cambria Math" w:cs="Times New Roman"/>
                      <w:color w:val="000000" w:themeColor="text1"/>
                      <w:sz w:val="28"/>
                      <w14:ligatures w14:val="none"/>
                    </w:rPr>
                    <m:t>n</m:t>
                  </w:ins>
                </m:r>
              </m:sub>
            </m:sSub>
          </m:e>
        </m:d>
      </m:oMath>
      <w:ins w:id="319" w:author="yun qiao" w:date="2026-04-25T10:20:00Z">
        <w:r>
          <w:rPr>
            <w:rFonts w:ascii="Times New Roman" w:eastAsia="宋体" w:hAnsi="Times New Roman" w:cs="Times New Roman"/>
            <w:color w:val="000000" w:themeColor="text1"/>
            <w:sz w:val="28"/>
            <w14:ligatures w14:val="none"/>
          </w:rPr>
          <w:t>其中</w:t>
        </w:r>
      </w:ins>
      <m:oMath>
        <m:sSub>
          <m:sSubPr>
            <m:ctrlPr>
              <w:ins w:id="320" w:author="yun qiao" w:date="2026-04-25T10:22:00Z">
                <w:rPr>
                  <w:rFonts w:ascii="Cambria Math" w:eastAsia="宋体" w:hAnsi="Cambria Math" w:cs="Times New Roman"/>
                  <w:i/>
                  <w:color w:val="000000" w:themeColor="text1"/>
                  <w:sz w:val="28"/>
                  <w14:ligatures w14:val="none"/>
                </w:rPr>
              </w:ins>
            </m:ctrlPr>
          </m:sSubPr>
          <m:e>
            <m:r>
              <w:ins w:id="321" w:author="yun qiao" w:date="2026-04-25T10:22:00Z">
                <w:rPr>
                  <w:rFonts w:ascii="Cambria Math" w:eastAsia="宋体" w:hAnsi="Cambria Math" w:cs="Times New Roman"/>
                  <w:color w:val="000000" w:themeColor="text1"/>
                  <w:sz w:val="28"/>
                  <w14:ligatures w14:val="none"/>
                </w:rPr>
                <m:t>h</m:t>
              </w:ins>
            </m:r>
          </m:e>
          <m:sub>
            <m:r>
              <w:ins w:id="322" w:author="yun qiao" w:date="2026-04-25T10:22:00Z">
                <w:rPr>
                  <w:rFonts w:ascii="Cambria Math" w:eastAsia="宋体" w:hAnsi="Cambria Math" w:cs="Times New Roman" w:hint="eastAsia"/>
                  <w:color w:val="000000" w:themeColor="text1"/>
                  <w:sz w:val="28"/>
                  <w14:ligatures w14:val="none"/>
                </w:rPr>
                <m:t>i</m:t>
              </w:ins>
            </m:r>
          </m:sub>
        </m:sSub>
        <m:r>
          <w:ins w:id="323" w:author="yun qiao" w:date="2026-04-25T10:22:00Z">
            <w:rPr>
              <w:rFonts w:ascii="Cambria Math" w:eastAsia="宋体" w:hAnsi="Cambria Math" w:cs="Times New Roman" w:hint="eastAsia"/>
              <w:color w:val="000000" w:themeColor="text1"/>
              <w:sz w:val="28"/>
              <w14:ligatures w14:val="none"/>
              <w:rPrChange w:id="324" w:author="yun qiao" w:date="2026-04-25T10:24:00Z">
                <w:rPr>
                  <w:rFonts w:ascii="Cambria Math" w:eastAsia="宋体" w:hAnsi="Cambria Math" w:cs="Times New Roman" w:hint="eastAsia"/>
                  <w:color w:val="000000" w:themeColor="text1"/>
                  <w:sz w:val="28"/>
                  <w:highlight w:val="yellow"/>
                  <w14:ligatures w14:val="none"/>
                </w:rPr>
              </w:rPrChange>
            </w:rPr>
            <m:t>∈</m:t>
          </w:ins>
        </m:r>
        <m:sSup>
          <m:sSupPr>
            <m:ctrlPr>
              <w:ins w:id="325" w:author="yun qiao" w:date="2026-04-25T10:22:00Z">
                <w:rPr>
                  <w:rFonts w:ascii="Cambria Math" w:eastAsia="宋体" w:hAnsi="Cambria Math" w:cs="Times New Roman"/>
                  <w:i/>
                  <w:color w:val="000000" w:themeColor="text1"/>
                  <w:sz w:val="28"/>
                  <w:szCs w:val="20"/>
                  <w14:ligatures w14:val="none"/>
                </w:rPr>
              </w:ins>
            </m:ctrlPr>
          </m:sSupPr>
          <m:e>
            <m:r>
              <w:ins w:id="326" w:author="yun qiao" w:date="2026-04-25T10:22:00Z">
                <w:rPr>
                  <w:rFonts w:ascii="Cambria Math" w:eastAsia="宋体" w:hAnsi="Cambria Math" w:cs="Times New Roman"/>
                  <w:color w:val="000000" w:themeColor="text1"/>
                  <w:sz w:val="28"/>
                  <w14:ligatures w14:val="none"/>
                  <w:rPrChange w:id="327" w:author="yun qiao" w:date="2026-04-25T10:24:00Z">
                    <w:rPr>
                      <w:rFonts w:ascii="Cambria Math" w:eastAsia="宋体" w:hAnsi="Cambria Math" w:cs="Times New Roman"/>
                      <w:color w:val="000000" w:themeColor="text1"/>
                      <w:sz w:val="28"/>
                      <w:highlight w:val="yellow"/>
                      <w14:ligatures w14:val="none"/>
                    </w:rPr>
                  </w:rPrChange>
                </w:rPr>
                <m:t>R</m:t>
              </w:ins>
            </m:r>
          </m:e>
          <m:sup>
            <m:r>
              <w:ins w:id="328" w:author="yun qiao" w:date="2026-04-25T10:22:00Z">
                <w:rPr>
                  <w:rFonts w:ascii="Cambria Math" w:eastAsia="宋体" w:hAnsi="Cambria Math" w:cs="Times New Roman"/>
                  <w:color w:val="000000" w:themeColor="text1"/>
                  <w:sz w:val="28"/>
                  <w14:ligatures w14:val="none"/>
                  <w:rPrChange w:id="329" w:author="yun qiao" w:date="2026-04-25T10:24:00Z">
                    <w:rPr>
                      <w:rFonts w:ascii="Cambria Math" w:eastAsia="宋体" w:hAnsi="Cambria Math" w:cs="Times New Roman"/>
                      <w:color w:val="000000" w:themeColor="text1"/>
                      <w:sz w:val="28"/>
                      <w:highlight w:val="yellow"/>
                      <w14:ligatures w14:val="none"/>
                    </w:rPr>
                  </w:rPrChange>
                </w:rPr>
                <m:t>n×d</m:t>
              </w:ins>
            </m:r>
          </m:sup>
        </m:sSup>
      </m:oMath>
      <w:ins w:id="330" w:author="yun qiao" w:date="2026-04-25T10:20:00Z">
        <w:r>
          <w:rPr>
            <w:rFonts w:ascii="Times New Roman" w:eastAsia="宋体" w:hAnsi="Times New Roman" w:cs="Times New Roman"/>
            <w:color w:val="000000" w:themeColor="text1"/>
            <w:sz w:val="28"/>
            <w14:ligatures w14:val="none"/>
          </w:rPr>
          <w:t>表示第</w:t>
        </w:r>
        <w:proofErr w:type="spellStart"/>
        <w:r>
          <w:rPr>
            <w:rFonts w:ascii="Times New Roman" w:eastAsia="宋体" w:hAnsi="Times New Roman" w:cs="Times New Roman" w:hint="eastAsia"/>
            <w:color w:val="000000" w:themeColor="text1"/>
            <w:sz w:val="28"/>
            <w14:ligatures w14:val="none"/>
          </w:rPr>
          <w:t>i</w:t>
        </w:r>
        <w:proofErr w:type="spellEnd"/>
        <w:proofErr w:type="gramStart"/>
        <w:r>
          <w:rPr>
            <w:rFonts w:ascii="Times New Roman" w:eastAsia="宋体" w:hAnsi="Times New Roman" w:cs="Times New Roman"/>
            <w:color w:val="000000" w:themeColor="text1"/>
            <w:sz w:val="28"/>
            <w14:ligatures w14:val="none"/>
          </w:rPr>
          <w:t>个</w:t>
        </w:r>
        <w:proofErr w:type="gramEnd"/>
        <w:r>
          <w:rPr>
            <w:rFonts w:ascii="Times New Roman" w:eastAsia="宋体" w:hAnsi="Times New Roman" w:cs="Times New Roman"/>
            <w:color w:val="000000" w:themeColor="text1"/>
            <w:sz w:val="28"/>
            <w14:ligatures w14:val="none"/>
          </w:rPr>
          <w:t>位置对应的上下文语义向量；</w:t>
        </w:r>
        <w:r>
          <w:rPr>
            <w:rFonts w:ascii="Times New Roman" w:eastAsia="宋体" w:hAnsi="Times New Roman" w:cs="Times New Roman"/>
            <w:color w:val="000000" w:themeColor="text1"/>
            <w:sz w:val="28"/>
            <w14:ligatures w14:val="none"/>
          </w:rPr>
          <w:t>d</w:t>
        </w:r>
        <w:r>
          <w:rPr>
            <w:rFonts w:ascii="Times New Roman" w:eastAsia="宋体" w:hAnsi="Times New Roman" w:cs="Times New Roman"/>
            <w:color w:val="000000" w:themeColor="text1"/>
            <w:sz w:val="28"/>
            <w14:ligatures w14:val="none"/>
          </w:rPr>
          <w:t>表示隐藏表示的特征维度；</w:t>
        </w:r>
      </w:ins>
      <m:oMath>
        <m:sSup>
          <m:sSupPr>
            <m:ctrlPr>
              <w:ins w:id="331" w:author="yun qiao" w:date="2026-04-25T10:23:00Z">
                <w:rPr>
                  <w:rFonts w:ascii="Cambria Math" w:eastAsia="宋体" w:hAnsi="Cambria Math" w:cs="Times New Roman"/>
                  <w:i/>
                  <w:color w:val="000000" w:themeColor="text1"/>
                  <w:sz w:val="28"/>
                  <w:szCs w:val="20"/>
                  <w14:ligatures w14:val="none"/>
                </w:rPr>
              </w:ins>
            </m:ctrlPr>
          </m:sSupPr>
          <m:e>
            <m:r>
              <w:ins w:id="332" w:author="yun qiao" w:date="2026-04-25T10:23:00Z">
                <w:rPr>
                  <w:rFonts w:ascii="Cambria Math" w:eastAsia="宋体" w:hAnsi="Cambria Math" w:cs="Times New Roman"/>
                  <w:color w:val="000000" w:themeColor="text1"/>
                  <w:sz w:val="28"/>
                  <w14:ligatures w14:val="none"/>
                  <w:rPrChange w:id="333" w:author="yun qiao" w:date="2026-04-25T10:24:00Z">
                    <w:rPr>
                      <w:rFonts w:ascii="Cambria Math" w:eastAsia="宋体" w:hAnsi="Cambria Math" w:cs="Times New Roman"/>
                      <w:color w:val="000000" w:themeColor="text1"/>
                      <w:sz w:val="28"/>
                      <w:highlight w:val="yellow"/>
                      <w14:ligatures w14:val="none"/>
                    </w:rPr>
                  </w:rPrChange>
                </w:rPr>
                <m:t>R</m:t>
              </w:ins>
            </m:r>
          </m:e>
          <m:sup>
            <m:r>
              <w:ins w:id="334" w:author="yun qiao" w:date="2026-04-25T10:23:00Z">
                <w:rPr>
                  <w:rFonts w:ascii="Cambria Math" w:eastAsia="宋体" w:hAnsi="Cambria Math" w:cs="Times New Roman"/>
                  <w:color w:val="000000" w:themeColor="text1"/>
                  <w:sz w:val="28"/>
                  <w14:ligatures w14:val="none"/>
                  <w:rPrChange w:id="335" w:author="yun qiao" w:date="2026-04-25T10:24:00Z">
                    <w:rPr>
                      <w:rFonts w:ascii="Cambria Math" w:eastAsia="宋体" w:hAnsi="Cambria Math" w:cs="Times New Roman"/>
                      <w:color w:val="000000" w:themeColor="text1"/>
                      <w:sz w:val="28"/>
                      <w:highlight w:val="yellow"/>
                      <w14:ligatures w14:val="none"/>
                    </w:rPr>
                  </w:rPrChange>
                </w:rPr>
                <m:t>n×d</m:t>
              </w:ins>
            </m:r>
          </m:sup>
        </m:sSup>
      </m:oMath>
      <w:ins w:id="336" w:author="yun qiao" w:date="2026-04-25T10:20:00Z">
        <w:r>
          <w:rPr>
            <w:rFonts w:ascii="Times New Roman" w:eastAsia="宋体" w:hAnsi="Times New Roman" w:cs="Times New Roman"/>
            <w:color w:val="000000" w:themeColor="text1"/>
            <w:sz w:val="28"/>
            <w14:ligatures w14:val="none"/>
          </w:rPr>
          <w:t>表示由实数组成的</w:t>
        </w:r>
      </w:ins>
      <m:oMath>
        <m:r>
          <w:ins w:id="337" w:author="yun qiao" w:date="2026-04-25T10:20: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338" w:author="yun qiao" w:date="2026-04-25T10:20:00Z">
            <w:rPr>
              <w:rFonts w:ascii="Cambria Math" w:eastAsia="宋体" w:hAnsi="Cambria Math" w:cs="Times New Roman"/>
              <w:color w:val="000000" w:themeColor="text1"/>
              <w:sz w:val="28"/>
              <w14:ligatures w14:val="none"/>
            </w:rPr>
            <m:t>d</m:t>
          </w:ins>
        </m:r>
      </m:oMath>
      <w:ins w:id="339" w:author="yun qiao" w:date="2026-04-25T10:20:00Z">
        <w:r>
          <w:rPr>
            <w:rFonts w:ascii="Times New Roman" w:eastAsia="宋体" w:hAnsi="Times New Roman" w:cs="Times New Roman"/>
            <w:color w:val="000000" w:themeColor="text1"/>
            <w:sz w:val="28"/>
            <w14:ligatures w14:val="none"/>
          </w:rPr>
          <w:t>维矩阵空间</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所述文本编码函数可基于</w:t>
        </w:r>
        <w:proofErr w:type="gramStart"/>
        <w:r>
          <w:rPr>
            <w:rFonts w:ascii="Times New Roman" w:eastAsia="宋体" w:hAnsi="Times New Roman" w:cs="Times New Roman"/>
            <w:color w:val="000000" w:themeColor="text1"/>
            <w:sz w:val="28"/>
            <w14:ligatures w14:val="none"/>
          </w:rPr>
          <w:t>预训练</w:t>
        </w:r>
        <w:proofErr w:type="gramEnd"/>
        <w:r>
          <w:rPr>
            <w:rFonts w:ascii="Times New Roman" w:eastAsia="宋体" w:hAnsi="Times New Roman" w:cs="Times New Roman"/>
            <w:color w:val="000000" w:themeColor="text1"/>
            <w:sz w:val="28"/>
            <w14:ligatures w14:val="none"/>
          </w:rPr>
          <w:t>语言模型或神经网络编码结构实现，包括但不限于</w:t>
        </w:r>
        <w:r>
          <w:rPr>
            <w:rFonts w:ascii="Times New Roman" w:eastAsia="宋体" w:hAnsi="Times New Roman" w:cs="Times New Roman"/>
            <w:color w:val="000000" w:themeColor="text1"/>
            <w:sz w:val="28"/>
            <w14:ligatures w14:val="none"/>
          </w:rPr>
          <w:t xml:space="preserve"> Transformer </w:t>
        </w:r>
        <w:r>
          <w:rPr>
            <w:rFonts w:ascii="Times New Roman" w:eastAsia="宋体" w:hAnsi="Times New Roman" w:cs="Times New Roman"/>
            <w:color w:val="000000" w:themeColor="text1"/>
            <w:sz w:val="28"/>
            <w14:ligatures w14:val="none"/>
          </w:rPr>
          <w:t>编码器结构。</w:t>
        </w:r>
      </w:ins>
      <w:del w:id="340" w:author="yun qiao" w:date="2026-04-25T10:24:00Z">
        <w:r>
          <w:rPr>
            <w:rFonts w:ascii="Times New Roman" w:eastAsia="宋体" w:hAnsi="Times New Roman" w:cs="Times New Roman" w:hint="eastAsia"/>
            <w:color w:val="000000" w:themeColor="text1"/>
            <w:sz w:val="28"/>
            <w14:ligatures w14:val="none"/>
          </w:rPr>
          <w:delText>。</w:delText>
        </w:r>
      </w:del>
    </w:p>
    <w:p w14:paraId="1C7A52C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21749D7A" w14:textId="77777777" w:rsidR="003D0AB1" w:rsidRDefault="00000000" w:rsidP="00774375">
      <w:pPr>
        <w:widowControl/>
        <w:spacing w:before="100" w:after="0" w:line="480" w:lineRule="exact"/>
        <w:ind w:firstLineChars="202" w:firstLine="566"/>
        <w:jc w:val="both"/>
        <w:rPr>
          <w:ins w:id="341" w:author="yun qiao" w:date="2026-04-25T10:29:00Z"/>
          <w:rFonts w:ascii="Cambria Math" w:eastAsia="宋体" w:hAnsi="Cambria Math"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w:lastRenderedPageBreak/>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BC635B2" w14:textId="0D11A049" w:rsidR="003E6244" w:rsidRPr="003D0AB1" w:rsidRDefault="003D0AB1" w:rsidP="003D0AB1">
      <w:pPr>
        <w:widowControl/>
        <w:spacing w:before="100" w:after="0" w:line="480" w:lineRule="exact"/>
        <w:ind w:firstLineChars="202" w:firstLine="566"/>
        <w:jc w:val="both"/>
        <w:rPr>
          <w:rFonts w:ascii="Cambria Math" w:eastAsia="宋体" w:hAnsi="Cambria Math" w:cs="Times New Roman"/>
          <w:iCs/>
          <w:color w:val="000000" w:themeColor="text1"/>
          <w:sz w:val="28"/>
          <w14:ligatures w14:val="none"/>
          <w:rPrChange w:id="342" w:author="yun qiao" w:date="2026-04-25T10:31:00Z">
            <w:rPr>
              <w:rFonts w:ascii="Times New Roman" w:eastAsia="宋体" w:hAnsi="Times New Roman" w:cs="Times New Roman"/>
              <w:iCs/>
              <w:color w:val="000000" w:themeColor="text1"/>
              <w:sz w:val="28"/>
              <w14:ligatures w14:val="none"/>
            </w:rPr>
          </w:rPrChange>
        </w:rPr>
      </w:pPr>
      <w:ins w:id="343" w:author="yun qiao" w:date="2026-04-25T10:29:00Z">
        <w:r>
          <w:rPr>
            <w:rFonts w:ascii="Cambria Math" w:eastAsia="宋体" w:hAnsi="Cambria Math" w:cs="Times New Roman" w:hint="eastAsia"/>
            <w:iCs/>
            <w:color w:val="000000" w:themeColor="text1"/>
            <w:sz w:val="28"/>
            <w14:ligatures w14:val="none"/>
            <w:rPrChange w:id="344" w:author="yun qiao" w:date="2026-04-25T10:29:00Z">
              <w:rPr>
                <w:rFonts w:ascii="Cambria Math" w:eastAsia="宋体" w:hAnsi="Cambria Math" w:cs="Times New Roman" w:hint="eastAsia"/>
                <w:i/>
                <w:color w:val="000000" w:themeColor="text1"/>
                <w:sz w:val="28"/>
                <w14:ligatures w14:val="none"/>
              </w:rPr>
            </w:rPrChange>
          </w:rPr>
          <w:t>其中</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345"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346" w:author="yun qiao" w:date="2026-04-25T10:29:00Z">
              <w:rPr>
                <w:rFonts w:ascii="Cambria Math" w:eastAsia="宋体" w:hAnsi="Cambria Math" w:cs="Times New Roman" w:hint="eastAsia"/>
                <w:i/>
                <w:color w:val="000000" w:themeColor="text1"/>
                <w:sz w:val="28"/>
                <w14:ligatures w14:val="none"/>
              </w:rPr>
            </w:rPrChange>
          </w:rPr>
          <w:t>表示记忆向量矩阵；表示记忆向量的数量，且</w:t>
        </w:r>
        <w:r>
          <w:rPr>
            <w:rFonts w:ascii="Cambria Math" w:eastAsia="宋体" w:hAnsi="Cambria Math" w:cs="Times New Roman"/>
            <w:iCs/>
            <w:color w:val="000000" w:themeColor="text1"/>
            <w:sz w:val="28"/>
            <w14:ligatures w14:val="none"/>
            <w:rPrChange w:id="347" w:author="yun qiao" w:date="2026-04-25T10:29:00Z">
              <w:rPr>
                <w:rFonts w:ascii="Cambria Math" w:eastAsia="宋体" w:hAnsi="Cambria Math" w:cs="Times New Roman"/>
                <w:i/>
                <w:color w:val="000000" w:themeColor="text1"/>
                <w:sz w:val="28"/>
                <w14:ligatures w14:val="none"/>
              </w:rPr>
            </w:rPrChange>
          </w:rPr>
          <w:t>K&lt;n</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348"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349" w:author="yun qiao" w:date="2026-04-25T10:29:00Z">
              <w:rPr>
                <w:rFonts w:ascii="Cambria Math" w:eastAsia="宋体" w:hAnsi="Cambria Math" w:cs="Times New Roman" w:hint="eastAsia"/>
                <w:i/>
                <w:color w:val="000000" w:themeColor="text1"/>
                <w:sz w:val="28"/>
                <w14:ligatures w14:val="none"/>
              </w:rPr>
            </w:rPrChange>
          </w:rPr>
          <w:t>表示语义表示的特征维度；</w:t>
        </w:r>
      </w:ins>
      <m:oMath>
        <m:sSup>
          <m:sSupPr>
            <m:ctrlPr>
              <w:ins w:id="350" w:author="yun qiao" w:date="2026-04-25T10:30:00Z">
                <w:rPr>
                  <w:rFonts w:ascii="Cambria Math" w:eastAsia="宋体" w:hAnsi="Cambria Math" w:cs="Times New Roman"/>
                  <w:i/>
                  <w:color w:val="000000" w:themeColor="text1"/>
                  <w:sz w:val="28"/>
                  <w14:ligatures w14:val="none"/>
                </w:rPr>
              </w:ins>
            </m:ctrlPr>
          </m:sSupPr>
          <m:e>
            <m:r>
              <w:ins w:id="351" w:author="yun qiao" w:date="2026-04-25T10:30:00Z">
                <w:rPr>
                  <w:rFonts w:ascii="Cambria Math" w:eastAsia="宋体" w:hAnsi="Cambria Math" w:cs="Times New Roman" w:hint="eastAsia"/>
                  <w:color w:val="000000" w:themeColor="text1"/>
                  <w:sz w:val="28"/>
                  <w14:ligatures w14:val="none"/>
                </w:rPr>
                <m:t>R</m:t>
              </w:ins>
            </m:r>
            <m:ctrlPr>
              <w:ins w:id="352" w:author="yun qiao" w:date="2026-04-25T10:30:00Z">
                <w:rPr>
                  <w:rFonts w:ascii="Cambria Math" w:eastAsia="宋体" w:hAnsi="Cambria Math" w:cs="Times New Roman"/>
                  <w:color w:val="000000" w:themeColor="text1"/>
                  <w:sz w:val="28"/>
                  <w14:ligatures w14:val="none"/>
                </w:rPr>
              </w:ins>
            </m:ctrlPr>
          </m:e>
          <m:sup>
            <m:r>
              <w:ins w:id="353" w:author="yun qiao" w:date="2026-04-25T10:30:00Z">
                <w:rPr>
                  <w:rFonts w:ascii="Cambria Math" w:eastAsia="宋体" w:hAnsi="Cambria Math" w:cs="Times New Roman" w:hint="eastAsia"/>
                  <w:color w:val="000000" w:themeColor="text1"/>
                  <w:sz w:val="28"/>
                  <w14:ligatures w14:val="none"/>
                </w:rPr>
                <m:t>K</m:t>
              </w:ins>
            </m:r>
            <m:r>
              <w:ins w:id="354" w:author="yun qiao" w:date="2026-04-25T10:30:00Z">
                <m:rPr>
                  <m:sty m:val="p"/>
                </m:rPr>
                <w:rPr>
                  <w:rFonts w:ascii="Cambria Math" w:eastAsia="宋体" w:hAnsi="Cambria Math" w:cs="Times New Roman" w:hint="eastAsia"/>
                  <w:color w:val="000000" w:themeColor="text1"/>
                  <w:sz w:val="28"/>
                  <w14:ligatures w14:val="none"/>
                </w:rPr>
                <m:t>×</m:t>
              </w:ins>
            </m:r>
            <m:r>
              <w:ins w:id="355" w:author="yun qiao" w:date="2026-04-25T10:30:00Z">
                <m:rPr>
                  <m:sty m:val="p"/>
                </m:rPr>
                <w:rPr>
                  <w:rFonts w:ascii="Cambria Math" w:eastAsia="宋体" w:hAnsi="Cambria Math" w:cs="Times New Roman" w:hint="eastAsia"/>
                  <w:color w:val="000000" w:themeColor="text1"/>
                  <w:sz w:val="28"/>
                  <w14:ligatures w14:val="none"/>
                </w:rPr>
                <m:t>d</m:t>
              </w:ins>
            </m:r>
          </m:sup>
        </m:sSup>
      </m:oMath>
      <w:ins w:id="356" w:author="yun qiao" w:date="2026-04-25T10:28:00Z">
        <w:r>
          <w:rPr>
            <w:rFonts w:ascii="Cambria Math" w:eastAsia="宋体" w:hAnsi="Cambria Math" w:cs="Times New Roman" w:hint="eastAsia"/>
            <w:iCs/>
            <w:color w:val="000000" w:themeColor="text1"/>
            <w:sz w:val="28"/>
            <w14:ligatures w14:val="none"/>
            <w:rPrChange w:id="357" w:author="yun qiao" w:date="2026-04-25T10:29:00Z">
              <w:rPr>
                <w:rFonts w:ascii="Cambria Math" w:eastAsia="宋体" w:hAnsi="Cambria Math" w:cs="Times New Roman" w:hint="eastAsia"/>
                <w:i/>
                <w:color w:val="000000" w:themeColor="text1"/>
                <w:sz w:val="28"/>
                <w14:ligatures w14:val="none"/>
              </w:rPr>
            </w:rPrChange>
          </w:rPr>
          <w:t>表示由实数组成的</w:t>
        </w:r>
      </w:ins>
      <m:oMath>
        <m:r>
          <w:ins w:id="358" w:author="yun qiao" w:date="2026-04-25T10:28:00Z">
            <w:rPr>
              <w:rFonts w:ascii="Cambria Math" w:eastAsia="宋体" w:hAnsi="Cambria Math" w:cs="Times New Roman"/>
              <w:color w:val="000000" w:themeColor="text1"/>
              <w:sz w:val="28"/>
              <w14:ligatures w14:val="none"/>
            </w:rPr>
            <m:t>K</m:t>
          </w:ins>
        </m:r>
        <m:r>
          <m:rPr>
            <m:sty m:val="p"/>
          </m:rPr>
          <w:rPr>
            <w:rFonts w:ascii="Cambria Math" w:eastAsia="宋体" w:hAnsi="Cambria Math" w:cs="Times New Roman" w:hint="eastAsia"/>
            <w:color w:val="000000" w:themeColor="text1"/>
            <w:sz w:val="28"/>
            <w14:ligatures w14:val="none"/>
          </w:rPr>
          <m:t>×</m:t>
        </m:r>
        <m:r>
          <w:ins w:id="359" w:author="yun qiao" w:date="2026-04-25T10:28:00Z">
            <w:rPr>
              <w:rFonts w:ascii="Cambria Math" w:eastAsia="宋体" w:hAnsi="Cambria Math" w:cs="Times New Roman"/>
              <w:color w:val="000000" w:themeColor="text1"/>
              <w:sz w:val="28"/>
              <w14:ligatures w14:val="none"/>
            </w:rPr>
            <m:t>d</m:t>
          </w:ins>
        </m:r>
      </m:oMath>
      <w:ins w:id="360" w:author="yun qiao" w:date="2026-04-25T10:28:00Z">
        <w:r>
          <w:rPr>
            <w:rFonts w:ascii="Cambria Math" w:eastAsia="宋体" w:hAnsi="Cambria Math" w:cs="Times New Roman" w:hint="eastAsia"/>
            <w:iCs/>
            <w:color w:val="000000" w:themeColor="text1"/>
            <w:sz w:val="28"/>
            <w14:ligatures w14:val="none"/>
            <w:rPrChange w:id="361" w:author="yun qiao" w:date="2026-04-25T10:29:00Z">
              <w:rPr>
                <w:rFonts w:ascii="Cambria Math" w:eastAsia="宋体" w:hAnsi="Cambria Math" w:cs="Times New Roman" w:hint="eastAsia"/>
                <w:i/>
                <w:color w:val="000000" w:themeColor="text1"/>
                <w:sz w:val="28"/>
                <w14:ligatures w14:val="none"/>
              </w:rPr>
            </w:rPrChange>
          </w:rPr>
          <w:t>维矩阵空间；所述记忆向量矩阵</w:t>
        </w:r>
        <w:r>
          <w:rPr>
            <w:rFonts w:ascii="Cambria Math" w:eastAsia="宋体" w:hAnsi="Cambria Math" w:cs="Times New Roman"/>
            <w:iCs/>
            <w:color w:val="000000" w:themeColor="text1"/>
            <w:sz w:val="28"/>
            <w14:ligatures w14:val="none"/>
            <w:rPrChange w:id="362"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363" w:author="yun qiao" w:date="2026-04-25T10:29:00Z">
              <w:rPr>
                <w:rFonts w:ascii="Cambria Math" w:eastAsia="宋体" w:hAnsi="Cambria Math" w:cs="Times New Roman" w:hint="eastAsia"/>
                <w:i/>
                <w:color w:val="000000" w:themeColor="text1"/>
                <w:sz w:val="28"/>
                <w14:ligatures w14:val="none"/>
              </w:rPr>
            </w:rPrChange>
          </w:rPr>
          <w:t>由隐藏状态序列</w:t>
        </w:r>
      </w:ins>
      <m:oMath>
        <m:r>
          <w:ins w:id="364" w:author="yun qiao" w:date="2026-04-25T10:28:00Z">
            <w:rPr>
              <w:rFonts w:ascii="Cambria Math" w:eastAsia="宋体" w:hAnsi="Cambria Math" w:cs="Times New Roman"/>
              <w:color w:val="000000" w:themeColor="text1"/>
              <w:sz w:val="28"/>
              <w14:ligatures w14:val="none"/>
            </w:rPr>
            <m:t>H</m:t>
          </w:ins>
        </m:r>
        <m:r>
          <m:rPr>
            <m:sty m:val="p"/>
          </m:rPr>
          <w:rPr>
            <w:rFonts w:ascii="Cambria Math" w:eastAsia="宋体" w:hAnsi="Cambria Math" w:cs="Times New Roman" w:hint="eastAsia"/>
            <w:color w:val="000000" w:themeColor="text1"/>
            <w:sz w:val="28"/>
            <w14:ligatures w14:val="none"/>
          </w:rPr>
          <m:t>∈</m:t>
        </m:r>
        <m:sSup>
          <m:sSupPr>
            <m:ctrlPr>
              <w:ins w:id="365" w:author="yun qiao" w:date="2026-04-25T10:28:00Z">
                <w:rPr>
                  <w:rFonts w:ascii="Cambria Math" w:eastAsia="宋体" w:hAnsi="Cambria Math" w:cs="Times New Roman"/>
                  <w:i/>
                  <w:iCs/>
                  <w:color w:val="000000" w:themeColor="text1"/>
                  <w:sz w:val="28"/>
                  <w14:ligatures w14:val="none"/>
                </w:rPr>
              </w:ins>
            </m:ctrlPr>
          </m:sSupPr>
          <m:e>
            <m:r>
              <w:ins w:id="366" w:author="yun qiao" w:date="2026-04-25T10:28:00Z">
                <w:rPr>
                  <w:rFonts w:ascii="Cambria Math" w:eastAsia="宋体" w:hAnsi="Cambria Math" w:cs="Times New Roman"/>
                  <w:color w:val="000000" w:themeColor="text1"/>
                  <w:sz w:val="28"/>
                  <w14:ligatures w14:val="none"/>
                </w:rPr>
                <m:t>R</m:t>
              </w:ins>
            </m:r>
          </m:e>
          <m:sup>
            <m:r>
              <w:ins w:id="367" w:author="yun qiao" w:date="2026-04-25T10:28: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368" w:author="yun qiao" w:date="2026-04-25T10:28:00Z">
                <w:rPr>
                  <w:rFonts w:ascii="Cambria Math" w:eastAsia="宋体" w:hAnsi="Cambria Math" w:cs="Times New Roman"/>
                  <w:color w:val="000000" w:themeColor="text1"/>
                  <w:sz w:val="28"/>
                  <w14:ligatures w14:val="none"/>
                </w:rPr>
                <m:t>d</m:t>
              </w:ins>
            </m:r>
          </m:sup>
        </m:sSup>
      </m:oMath>
      <w:ins w:id="369" w:author="yun qiao" w:date="2026-04-25T10:28:00Z">
        <w:r>
          <w:rPr>
            <w:rFonts w:ascii="Cambria Math" w:eastAsia="宋体" w:hAnsi="Cambria Math" w:cs="Times New Roman" w:hint="eastAsia"/>
            <w:iCs/>
            <w:color w:val="000000" w:themeColor="text1"/>
            <w:sz w:val="28"/>
            <w14:ligatures w14:val="none"/>
            <w:rPrChange w:id="370" w:author="yun qiao" w:date="2026-04-25T10:29:00Z">
              <w:rPr>
                <w:rFonts w:ascii="Cambria Math" w:eastAsia="宋体" w:hAnsi="Cambria Math" w:cs="Times New Roman" w:hint="eastAsia"/>
                <w:i/>
                <w:color w:val="000000" w:themeColor="text1"/>
                <w:sz w:val="28"/>
                <w14:ligatures w14:val="none"/>
              </w:rPr>
            </w:rPrChange>
          </w:rPr>
          <w:t>经过信息选择与聚合操作得到，其在特征维度</w:t>
        </w:r>
        <w:r>
          <w:rPr>
            <w:rFonts w:ascii="Cambria Math" w:eastAsia="宋体" w:hAnsi="Cambria Math" w:cs="Times New Roman"/>
            <w:iCs/>
            <w:color w:val="000000" w:themeColor="text1"/>
            <w:sz w:val="28"/>
            <w14:ligatures w14:val="none"/>
            <w:rPrChange w:id="371"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372" w:author="yun qiao" w:date="2026-04-25T10:29:00Z">
              <w:rPr>
                <w:rFonts w:ascii="Cambria Math" w:eastAsia="宋体" w:hAnsi="Cambria Math" w:cs="Times New Roman" w:hint="eastAsia"/>
                <w:i/>
                <w:color w:val="000000" w:themeColor="text1"/>
                <w:sz w:val="28"/>
                <w14:ligatures w14:val="none"/>
              </w:rPr>
            </w:rPrChange>
          </w:rPr>
          <w:t>上与所述隐藏状态保持一致，而在序列长度维度上由</w:t>
        </w:r>
        <w:r>
          <w:rPr>
            <w:rFonts w:ascii="Cambria Math" w:eastAsia="宋体" w:hAnsi="Cambria Math" w:cs="Times New Roman"/>
            <w:iCs/>
            <w:color w:val="000000" w:themeColor="text1"/>
            <w:sz w:val="28"/>
            <w14:ligatures w14:val="none"/>
            <w:rPrChange w:id="373" w:author="yun qiao" w:date="2026-04-25T10:29:00Z">
              <w:rPr>
                <w:rFonts w:ascii="Cambria Math" w:eastAsia="宋体" w:hAnsi="Cambria Math" w:cs="Times New Roman"/>
                <w:i/>
                <w:color w:val="000000" w:themeColor="text1"/>
                <w:sz w:val="28"/>
                <w14:ligatures w14:val="none"/>
              </w:rPr>
            </w:rPrChange>
          </w:rPr>
          <w:t>n</w:t>
        </w:r>
        <w:r>
          <w:rPr>
            <w:rFonts w:ascii="Cambria Math" w:eastAsia="宋体" w:hAnsi="Cambria Math" w:cs="Times New Roman" w:hint="eastAsia"/>
            <w:iCs/>
            <w:color w:val="000000" w:themeColor="text1"/>
            <w:sz w:val="28"/>
            <w14:ligatures w14:val="none"/>
            <w:rPrChange w:id="374" w:author="yun qiao" w:date="2026-04-25T10:29:00Z">
              <w:rPr>
                <w:rFonts w:ascii="Cambria Math" w:eastAsia="宋体" w:hAnsi="Cambria Math" w:cs="Times New Roman" w:hint="eastAsia"/>
                <w:i/>
                <w:color w:val="000000" w:themeColor="text1"/>
                <w:sz w:val="28"/>
                <w14:ligatures w14:val="none"/>
              </w:rPr>
            </w:rPrChange>
          </w:rPr>
          <w:t>压缩为</w:t>
        </w:r>
        <w:r>
          <w:rPr>
            <w:rFonts w:ascii="Cambria Math" w:eastAsia="宋体" w:hAnsi="Cambria Math" w:cs="Times New Roman"/>
            <w:iCs/>
            <w:color w:val="000000" w:themeColor="text1"/>
            <w:sz w:val="28"/>
            <w14:ligatures w14:val="none"/>
            <w:rPrChange w:id="375" w:author="yun qiao" w:date="2026-04-25T10:29:00Z">
              <w:rPr>
                <w:rFonts w:ascii="Cambria Math" w:eastAsia="宋体" w:hAnsi="Cambria Math" w:cs="Times New Roman"/>
                <w:i/>
                <w:color w:val="000000" w:themeColor="text1"/>
                <w:sz w:val="28"/>
                <w14:ligatures w14:val="none"/>
              </w:rPr>
            </w:rPrChange>
          </w:rPr>
          <w:t>K</w:t>
        </w:r>
        <w:r>
          <w:rPr>
            <w:rFonts w:ascii="Cambria Math" w:eastAsia="宋体" w:hAnsi="Cambria Math" w:cs="Times New Roman" w:hint="eastAsia"/>
            <w:iCs/>
            <w:color w:val="000000" w:themeColor="text1"/>
            <w:sz w:val="28"/>
            <w14:ligatures w14:val="none"/>
            <w:rPrChange w:id="376" w:author="yun qiao" w:date="2026-04-25T10:29:00Z">
              <w:rPr>
                <w:rFonts w:ascii="Cambria Math" w:eastAsia="宋体" w:hAnsi="Cambria Math" w:cs="Times New Roman" w:hint="eastAsia"/>
                <w:i/>
                <w:color w:val="000000" w:themeColor="text1"/>
                <w:sz w:val="28"/>
                <w14:ligatures w14:val="none"/>
              </w:rPr>
            </w:rPrChange>
          </w:rPr>
          <w:t>，用于提取输入序列中的关键语义信息。</w:t>
        </w:r>
      </w:ins>
    </w:p>
    <w:p w14:paraId="1E06B73F" w14:textId="354A24A9" w:rsidR="003E6244" w:rsidDel="003D0AB1" w:rsidRDefault="00000000">
      <w:pPr>
        <w:widowControl/>
        <w:spacing w:before="100" w:after="0" w:line="480" w:lineRule="exact"/>
        <w:ind w:firstLineChars="202" w:firstLine="566"/>
        <w:jc w:val="both"/>
        <w:rPr>
          <w:del w:id="377" w:author="yun qiao" w:date="2026-04-25T10:29:00Z"/>
          <w:rFonts w:ascii="Times New Roman" w:eastAsia="宋体" w:hAnsi="Times New Roman" w:cs="Times New Roman"/>
          <w:color w:val="000000" w:themeColor="text1"/>
          <w:sz w:val="28"/>
          <w14:ligatures w14:val="none"/>
        </w:rPr>
      </w:pPr>
      <w:del w:id="378" w:author="yun qiao" w:date="2026-04-25T10:29:00Z">
        <w:r>
          <w:rPr>
            <w:rFonts w:ascii="Times New Roman" w:eastAsia="宋体" w:hAnsi="Times New Roman" w:cs="Times New Roman" w:hint="eastAsia"/>
            <w:color w:val="000000" w:themeColor="text1"/>
            <w:sz w:val="28"/>
            <w14:ligatures w14:val="none"/>
          </w:rPr>
          <w:delText>其中，</w:delText>
        </w:r>
        <w:r>
          <w:rPr>
            <w:rFonts w:ascii="Times New Roman" w:eastAsia="宋体" w:hAnsi="Times New Roman" w:cs="Times New Roman" w:hint="eastAsia"/>
            <w:color w:val="000000" w:themeColor="text1"/>
            <w:sz w:val="28"/>
            <w14:ligatures w14:val="none"/>
          </w:rPr>
          <w:delText xml:space="preserve">M </w:delText>
        </w:r>
        <w:r>
          <w:rPr>
            <w:rFonts w:ascii="Times New Roman" w:eastAsia="宋体" w:hAnsi="Times New Roman" w:cs="Times New Roman" w:hint="eastAsia"/>
            <w:color w:val="000000" w:themeColor="text1"/>
            <w:sz w:val="28"/>
            <w14:ligatures w14:val="none"/>
          </w:rPr>
          <w:delText>表示由所述隐藏状态序列</w:delText>
        </w:r>
        <w:r>
          <w:rPr>
            <w:rFonts w:ascii="Times New Roman" w:eastAsia="宋体" w:hAnsi="Times New Roman" w:cs="Times New Roman" w:hint="eastAsia"/>
            <w:color w:val="000000" w:themeColor="text1"/>
            <w:sz w:val="28"/>
            <w14:ligatures w14:val="none"/>
          </w:rPr>
          <w:delText>H</w:delText>
        </w:r>
        <w:r>
          <w:rPr>
            <w:rFonts w:ascii="Times New Roman" w:eastAsia="宋体" w:hAnsi="Times New Roman" w:cs="Times New Roman" w:hint="eastAsia"/>
            <w:color w:val="000000" w:themeColor="text1"/>
            <w:sz w:val="28"/>
            <w14:ligatures w14:val="none"/>
          </w:rPr>
          <w:delText>经过信息选择与聚合得到的记忆向量集合。所述记忆向量</w:delText>
        </w:r>
      </w:del>
      <m:oMath>
        <m:r>
          <w:del w:id="379" w:author="yun qiao" w:date="2026-04-25T10:29:00Z">
            <w:rPr>
              <w:rFonts w:ascii="Cambria Math" w:eastAsia="宋体" w:hAnsi="Cambria Math" w:cs="Times New Roman"/>
              <w:color w:val="000000" w:themeColor="text1"/>
              <w:sz w:val="28"/>
              <w14:ligatures w14:val="none"/>
            </w:rPr>
            <m:t>M</m:t>
          </w:del>
        </m:r>
      </m:oMath>
      <w:del w:id="380" w:author="yun qiao" w:date="2026-04-25T10:29:00Z">
        <w:r>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p w14:paraId="02B0AD9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3E6244" w:rsidRPr="003E6244" w:rsidRDefault="00000000">
      <w:pPr>
        <w:widowControl/>
        <w:spacing w:before="100" w:after="0" w:line="480" w:lineRule="exact"/>
        <w:jc w:val="both"/>
        <w:rPr>
          <w:rFonts w:ascii="Times New Roman" w:eastAsia="宋体" w:hAnsi="Times New Roman" w:cs="Times New Roman"/>
          <w:i/>
          <w:color w:val="000000" w:themeColor="text1"/>
          <w:sz w:val="28"/>
          <w:highlight w:val="yellow"/>
          <w14:ligatures w14:val="none"/>
          <w:rPrChange w:id="381" w:author="AAA" w:date="2026-04-23T11:30:00Z">
            <w:rPr>
              <w:rFonts w:ascii="Times New Roman" w:eastAsia="宋体" w:hAnsi="Times New Roman" w:cs="Times New Roman"/>
              <w:i/>
              <w:color w:val="000000" w:themeColor="text1"/>
              <w:sz w:val="28"/>
              <w14:ligatures w14:val="none"/>
            </w:rPr>
          </w:rPrChange>
        </w:rPr>
      </w:pPr>
      <m:oMathPara>
        <m:oMath>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382" w:author="AAA" w:date="2026-04-23T11:30:00Z">
                    <w:rPr>
                      <w:rFonts w:ascii="Cambria Math" w:eastAsia="宋体" w:hAnsi="Cambria Math" w:cs="Times New Roman"/>
                      <w:color w:val="000000" w:themeColor="text1"/>
                      <w:sz w:val="28"/>
                      <w14:ligatures w14:val="none"/>
                    </w:rPr>
                  </w:rPrChange>
                </w:rPr>
                <m:t>v</m:t>
              </m:r>
            </m:e>
            <m:sub>
              <m:r>
                <m:rPr>
                  <m:nor/>
                </m:rPr>
                <w:rPr>
                  <w:rFonts w:ascii="Cambria Math" w:eastAsia="宋体" w:hAnsi="Cambria Math" w:cs="Times New Roman"/>
                  <w:i/>
                  <w:color w:val="000000" w:themeColor="text1"/>
                  <w:sz w:val="28"/>
                  <w:highlight w:val="yellow"/>
                  <w14:ligatures w14:val="none"/>
                  <w:rPrChange w:id="383" w:author="AAA" w:date="2026-04-23T11:30:00Z">
                    <w:rPr>
                      <w:rFonts w:ascii="Cambria Math" w:eastAsia="宋体" w:hAnsi="Cambria Math" w:cs="Times New Roman"/>
                      <w:i/>
                      <w:color w:val="000000" w:themeColor="text1"/>
                      <w:sz w:val="28"/>
                      <w14:ligatures w14:val="none"/>
                    </w:rPr>
                  </w:rPrChange>
                </w:rPr>
                <m:t>text</m:t>
              </m:r>
            </m:sub>
          </m:sSub>
          <m:r>
            <w:rPr>
              <w:rFonts w:ascii="Cambria Math" w:eastAsia="宋体" w:hAnsi="Cambria Math" w:cs="Times New Roman"/>
              <w:color w:val="000000" w:themeColor="text1"/>
              <w:sz w:val="28"/>
              <w:highlight w:val="yellow"/>
              <w14:ligatures w14:val="none"/>
              <w:rPrChange w:id="384" w:author="AAA" w:date="2026-04-23T11:30:00Z">
                <w:rPr>
                  <w:rFonts w:ascii="Cambria Math" w:eastAsia="宋体" w:hAnsi="Cambria Math" w:cs="Times New Roman"/>
                  <w:color w:val="000000" w:themeColor="text1"/>
                  <w:sz w:val="28"/>
                  <w14:ligatures w14:val="none"/>
                </w:rPr>
              </w:rPrChange>
            </w:rPr>
            <m:t>=</m:t>
          </m:r>
          <m:r>
            <m:rPr>
              <m:nor/>
            </m:rPr>
            <w:rPr>
              <w:rFonts w:ascii="Cambria Math" w:eastAsia="宋体" w:hAnsi="Cambria Math" w:cs="Times New Roman"/>
              <w:color w:val="000000" w:themeColor="text1"/>
              <w:sz w:val="28"/>
              <w:highlight w:val="yellow"/>
              <w14:ligatures w14:val="none"/>
              <w:rPrChange w:id="385" w:author="AAA" w:date="2026-04-23T11:30:00Z">
                <w:rPr>
                  <w:rFonts w:ascii="Cambria Math" w:eastAsia="宋体" w:hAnsi="Cambria Math" w:cs="Times New Roman"/>
                  <w:color w:val="000000" w:themeColor="text1"/>
                  <w:sz w:val="28"/>
                  <w14:ligatures w14:val="none"/>
                </w:rPr>
              </w:rPrChange>
            </w:rPr>
            <m:t>Pool</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386" w:author="AAA" w:date="2026-04-23T11:30:00Z">
                    <w:rPr>
                      <w:rFonts w:ascii="Cambria Math" w:eastAsia="宋体" w:hAnsi="Cambria Math" w:cs="Times New Roman"/>
                      <w:color w:val="000000" w:themeColor="text1"/>
                      <w:sz w:val="28"/>
                      <w14:ligatures w14:val="none"/>
                    </w:rPr>
                  </w:rPrChange>
                </w:rPr>
                <m:t>H</m:t>
              </m:r>
            </m:e>
          </m:d>
        </m:oMath>
      </m:oMathPara>
    </w:p>
    <w:p w14:paraId="67CEED1F" w14:textId="509D5A21" w:rsidR="003E6244" w:rsidRDefault="003D0AB1" w:rsidP="003D0AB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87" w:author="yun qiao" w:date="2026-04-25T10:34:00Z">
        <w:r>
          <w:rPr>
            <w:rFonts w:ascii="Times New Roman" w:eastAsia="宋体" w:hAnsi="Times New Roman" w:cs="Times New Roman" w:hint="eastAsia"/>
            <w:color w:val="000000" w:themeColor="text1"/>
            <w:sz w:val="28"/>
            <w14:ligatures w14:val="none"/>
          </w:rPr>
          <w:t>其中，</w:t>
        </w:r>
      </w:ins>
      <m:oMath>
        <m:sSub>
          <m:sSubPr>
            <m:ctrlPr>
              <w:ins w:id="388" w:author="yun qiao" w:date="2026-04-25T10:34:00Z">
                <w:rPr>
                  <w:rFonts w:ascii="Cambria Math" w:eastAsia="宋体" w:hAnsi="Cambria Math" w:cs="Times New Roman"/>
                  <w:i/>
                  <w:color w:val="000000" w:themeColor="text1"/>
                  <w:sz w:val="28"/>
                  <w14:ligatures w14:val="none"/>
                </w:rPr>
              </w:ins>
            </m:ctrlPr>
          </m:sSubPr>
          <m:e>
            <m:r>
              <w:ins w:id="389" w:author="yun qiao" w:date="2026-04-25T10:34:00Z">
                <w:rPr>
                  <w:rFonts w:ascii="Cambria Math" w:eastAsia="宋体" w:hAnsi="Cambria Math" w:cs="Times New Roman"/>
                  <w:color w:val="000000" w:themeColor="text1"/>
                  <w:sz w:val="28"/>
                  <w14:ligatures w14:val="none"/>
                </w:rPr>
                <m:t>v</m:t>
              </w:ins>
            </m:r>
          </m:e>
          <m:sub>
            <m:r>
              <w:ins w:id="390" w:author="yun qiao" w:date="2026-04-25T10:34:00Z">
                <m:rPr>
                  <m:nor/>
                </m:rPr>
                <w:rPr>
                  <w:rFonts w:ascii="Cambria Math" w:eastAsia="宋体" w:hAnsi="Cambria Math" w:cs="Times New Roman"/>
                  <w:color w:val="000000" w:themeColor="text1"/>
                  <w:sz w:val="28"/>
                  <w14:ligatures w14:val="none"/>
                </w:rPr>
                <m:t>text</m:t>
              </w:ins>
            </m:r>
          </m:sub>
        </m:sSub>
        <m:r>
          <m:rPr>
            <m:sty m:val="p"/>
          </m:rPr>
          <w:rPr>
            <w:rFonts w:ascii="Cambria Math" w:eastAsia="宋体" w:hAnsi="Cambria Math" w:cs="Times New Roman" w:hint="eastAsia"/>
            <w:color w:val="000000" w:themeColor="text1"/>
            <w:sz w:val="28"/>
            <w14:ligatures w14:val="none"/>
          </w:rPr>
          <m:t>∈</m:t>
        </m:r>
        <m:sSup>
          <m:sSupPr>
            <m:ctrlPr>
              <w:ins w:id="391" w:author="yun qiao" w:date="2026-04-25T10:34:00Z">
                <w:rPr>
                  <w:rFonts w:ascii="Cambria Math" w:eastAsia="宋体" w:hAnsi="Cambria Math" w:cs="Times New Roman"/>
                  <w:i/>
                  <w:color w:val="000000" w:themeColor="text1"/>
                  <w:sz w:val="28"/>
                  <w14:ligatures w14:val="none"/>
                </w:rPr>
              </w:ins>
            </m:ctrlPr>
          </m:sSupPr>
          <m:e>
            <m:r>
              <w:ins w:id="392" w:author="yun qiao" w:date="2026-04-25T10:34:00Z">
                <w:rPr>
                  <w:rFonts w:ascii="Cambria Math" w:eastAsia="宋体" w:hAnsi="Cambria Math" w:cs="Times New Roman"/>
                  <w:color w:val="000000" w:themeColor="text1"/>
                  <w:sz w:val="28"/>
                  <w14:ligatures w14:val="none"/>
                </w:rPr>
                <m:t>R</m:t>
              </w:ins>
            </m:r>
          </m:e>
          <m:sup>
            <m:r>
              <w:ins w:id="393" w:author="yun qiao" w:date="2026-04-25T10:34:00Z">
                <w:rPr>
                  <w:rFonts w:ascii="Cambria Math" w:eastAsia="宋体" w:hAnsi="Cambria Math" w:cs="Times New Roman"/>
                  <w:color w:val="000000" w:themeColor="text1"/>
                  <w:sz w:val="28"/>
                  <w14:ligatures w14:val="none"/>
                </w:rPr>
                <m:t>d</m:t>
              </w:ins>
            </m:r>
          </m:sup>
        </m:sSup>
      </m:oMath>
      <w:ins w:id="394" w:author="yun qiao" w:date="2026-04-25T10:34:00Z">
        <w:r>
          <w:rPr>
            <w:rFonts w:ascii="Times New Roman" w:eastAsia="宋体" w:hAnsi="Times New Roman" w:cs="Times New Roman"/>
            <w:color w:val="000000" w:themeColor="text1"/>
            <w:sz w:val="28"/>
            <w14:ligatures w14:val="none"/>
          </w:rPr>
          <w:t>表示文本语义的全局表示向量；</w:t>
        </w:r>
      </w:ins>
      <m:oMath>
        <m:r>
          <w:ins w:id="395" w:author="yun qiao" w:date="2026-04-25T10:34:00Z">
            <m:rPr>
              <m:nor/>
            </m:rPr>
            <w:rPr>
              <w:rFonts w:ascii="Cambria Math" w:eastAsia="宋体" w:hAnsi="Cambria Math" w:cs="Times New Roman"/>
              <w:color w:val="000000" w:themeColor="text1"/>
              <w:sz w:val="28"/>
              <w14:ligatures w14:val="none"/>
            </w:rPr>
            <m:t>Pool</m:t>
          </w:ins>
        </m:r>
        <m:d>
          <m:dPr>
            <m:ctrlPr>
              <w:ins w:id="396" w:author="yun qiao" w:date="2026-04-25T10:34: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397" w:author="yun qiao" w:date="2026-04-25T10:34:00Z">
        <w:r>
          <w:rPr>
            <w:rFonts w:ascii="Times New Roman" w:eastAsia="宋体" w:hAnsi="Times New Roman" w:cs="Times New Roman"/>
            <w:color w:val="000000" w:themeColor="text1"/>
            <w:sz w:val="28"/>
            <w14:ligatures w14:val="none"/>
          </w:rPr>
          <w:t>表示序列聚合函数，用于对隐藏状态序列进行全局信息汇聚</w:t>
        </w:r>
        <w:r>
          <w:rPr>
            <w:rFonts w:ascii="Times New Roman" w:eastAsia="宋体" w:hAnsi="Times New Roman" w:cs="Times New Roman" w:hint="eastAsia"/>
            <w:color w:val="000000" w:themeColor="text1"/>
            <w:sz w:val="28"/>
            <w14:ligatures w14:val="none"/>
          </w:rPr>
          <w:t>。</w:t>
        </w:r>
      </w:ins>
      <w:del w:id="398" w:author="yun qiao" w:date="2026-04-25T10:36:00Z">
        <w:r>
          <w:rPr>
            <w:rFonts w:ascii="Times New Roman" w:eastAsia="宋体" w:hAnsi="Times New Roman" w:cs="Times New Roman" w:hint="eastAsia"/>
            <w:color w:val="000000" w:themeColor="text1"/>
            <w:sz w:val="28"/>
            <w14:ligatures w14:val="none"/>
          </w:rPr>
          <w:delText>用于刻画任务描述的全局语义特征。</w:delText>
        </w:r>
      </w:del>
    </w:p>
    <w:p w14:paraId="086B9DF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w:proofErr w:type="spellStart"/>
              <m:r>
                <m:rPr>
                  <m:nor/>
                </m:rPr>
                <w:rPr>
                  <w:rFonts w:ascii="Cambria Math" w:eastAsia="宋体" w:hAnsi="Cambria Math" w:cs="Times New Roman"/>
                  <w:i/>
                  <w:color w:val="000000" w:themeColor="text1"/>
                  <w:sz w:val="28"/>
                  <w14:ligatures w14:val="none"/>
                </w:rPr>
                <m:t>task_type</m:t>
              </m:r>
              <w:proofErr w:type="spellEnd"/>
            </m:e>
          </m:d>
        </m:oMath>
      </m:oMathPara>
    </w:p>
    <w:p w14:paraId="08D128A8" w14:textId="77777777" w:rsidR="003D0AB1" w:rsidRDefault="003D0AB1">
      <w:pPr>
        <w:widowControl/>
        <w:spacing w:before="100" w:after="0" w:line="480" w:lineRule="exact"/>
        <w:ind w:firstLineChars="200" w:firstLine="560"/>
        <w:jc w:val="both"/>
        <w:rPr>
          <w:ins w:id="399" w:author="yun qiao" w:date="2026-04-25T10:38:00Z"/>
          <w:rFonts w:ascii="Times New Roman" w:eastAsia="宋体" w:hAnsi="Times New Roman" w:cs="Times New Roman"/>
          <w:color w:val="000000" w:themeColor="text1"/>
          <w:sz w:val="28"/>
          <w14:ligatures w14:val="none"/>
        </w:rPr>
      </w:pPr>
      <w:ins w:id="400" w:author="yun qiao" w:date="2026-04-25T10:36:00Z">
        <w:r>
          <w:rPr>
            <w:rFonts w:ascii="Times New Roman" w:eastAsia="宋体" w:hAnsi="Times New Roman" w:cs="Times New Roman" w:hint="eastAsia"/>
            <w:color w:val="000000" w:themeColor="text1"/>
            <w:sz w:val="28"/>
            <w14:ligatures w14:val="none"/>
          </w:rPr>
          <w:t>其中，</w:t>
        </w:r>
      </w:ins>
      <m:oMath>
        <m:sSub>
          <m:sSubPr>
            <m:ctrlPr>
              <w:ins w:id="401" w:author="yun qiao" w:date="2026-04-25T10:36:00Z">
                <w:rPr>
                  <w:rFonts w:ascii="Cambria Math" w:eastAsia="宋体" w:hAnsi="Cambria Math" w:cs="Times New Roman"/>
                  <w:i/>
                  <w:color w:val="000000" w:themeColor="text1"/>
                  <w:sz w:val="28"/>
                  <w:szCs w:val="20"/>
                  <w14:ligatures w14:val="none"/>
                </w:rPr>
              </w:ins>
            </m:ctrlPr>
          </m:sSubPr>
          <m:e>
            <m:r>
              <w:ins w:id="402" w:author="yun qiao" w:date="2026-04-25T10:36:00Z">
                <w:rPr>
                  <w:rFonts w:ascii="Cambria Math" w:eastAsia="宋体" w:hAnsi="Cambria Math" w:cs="Times New Roman"/>
                  <w:color w:val="000000" w:themeColor="text1"/>
                  <w:sz w:val="28"/>
                  <w14:ligatures w14:val="none"/>
                </w:rPr>
                <m:t>e</m:t>
              </w:ins>
            </m:r>
          </m:e>
          <m:sub>
            <m:r>
              <w:ins w:id="403" w:author="yun qiao" w:date="2026-04-25T10:36:00Z">
                <m:rPr>
                  <m:nor/>
                </m:rPr>
                <w:rPr>
                  <w:rFonts w:ascii="Cambria Math" w:eastAsia="宋体" w:hAnsi="Cambria Math" w:cs="Times New Roman"/>
                  <w:i/>
                  <w:color w:val="000000" w:themeColor="text1"/>
                  <w:sz w:val="28"/>
                  <w14:ligatures w14:val="none"/>
                </w:rPr>
                <m:t>task</m:t>
              </w:ins>
            </m:r>
          </m:sub>
        </m:sSub>
        <m:r>
          <w:ins w:id="404" w:author="yun qiao" w:date="2026-04-25T10:36:00Z">
            <m:rPr>
              <m:sty m:val="p"/>
            </m:rPr>
            <w:rPr>
              <w:rFonts w:ascii="Cambria Math" w:eastAsia="宋体" w:hAnsi="Cambria Math" w:cs="Times New Roman" w:hint="eastAsia"/>
              <w:color w:val="000000" w:themeColor="text1"/>
              <w:sz w:val="28"/>
              <w14:ligatures w14:val="none"/>
            </w:rPr>
            <m:t>∈</m:t>
          </w:ins>
        </m:r>
        <m:sSup>
          <m:sSupPr>
            <m:ctrlPr>
              <w:ins w:id="405" w:author="yun qiao" w:date="2026-04-25T10:36:00Z">
                <w:rPr>
                  <w:rFonts w:ascii="Cambria Math" w:eastAsia="宋体" w:hAnsi="Cambria Math" w:cs="Times New Roman"/>
                  <w:i/>
                  <w:color w:val="000000" w:themeColor="text1"/>
                  <w:sz w:val="28"/>
                  <w14:ligatures w14:val="none"/>
                </w:rPr>
              </w:ins>
            </m:ctrlPr>
          </m:sSupPr>
          <m:e>
            <m:r>
              <w:ins w:id="406" w:author="yun qiao" w:date="2026-04-25T10:36:00Z">
                <w:rPr>
                  <w:rFonts w:ascii="Cambria Math" w:eastAsia="宋体" w:hAnsi="Cambria Math" w:cs="Times New Roman"/>
                  <w:color w:val="000000" w:themeColor="text1"/>
                  <w:sz w:val="28"/>
                  <w14:ligatures w14:val="none"/>
                </w:rPr>
                <m:t>R</m:t>
              </w:ins>
            </m:r>
          </m:e>
          <m:sup>
            <m:r>
              <w:ins w:id="407" w:author="yun qiao" w:date="2026-04-25T10:36:00Z">
                <w:rPr>
                  <w:rFonts w:ascii="Cambria Math" w:eastAsia="宋体" w:hAnsi="Cambria Math" w:cs="Times New Roman"/>
                  <w:color w:val="000000" w:themeColor="text1"/>
                  <w:sz w:val="28"/>
                  <w14:ligatures w14:val="none"/>
                </w:rPr>
                <m:t>d</m:t>
              </w:ins>
            </m:r>
          </m:sup>
        </m:sSup>
      </m:oMath>
      <w:ins w:id="408" w:author="yun qiao" w:date="2026-04-25T10:36:00Z">
        <w:r>
          <w:rPr>
            <w:rFonts w:ascii="Times New Roman" w:eastAsia="宋体" w:hAnsi="Times New Roman" w:cs="Times New Roman"/>
            <w:color w:val="000000" w:themeColor="text1"/>
            <w:sz w:val="28"/>
            <w14:ligatures w14:val="none"/>
          </w:rPr>
          <w:t>表示任务类型的嵌入向量</w:t>
        </w:r>
        <w:r>
          <w:rPr>
            <w:rFonts w:ascii="Times New Roman" w:eastAsia="宋体" w:hAnsi="Times New Roman" w:cs="Times New Roman" w:hint="eastAsia"/>
            <w:color w:val="000000" w:themeColor="text1"/>
            <w:sz w:val="28"/>
            <w14:ligatures w14:val="none"/>
          </w:rPr>
          <w:t>，</w:t>
        </w:r>
      </w:ins>
      <m:oMath>
        <m:r>
          <w:ins w:id="409" w:author="yun qiao" w:date="2026-04-25T10:37:00Z">
            <m:rPr>
              <m:nor/>
            </m:rPr>
            <w:rPr>
              <w:rFonts w:ascii="Cambria Math" w:eastAsia="宋体" w:hAnsi="Cambria Math" w:cs="Times New Roman"/>
              <w:color w:val="000000" w:themeColor="text1"/>
              <w:sz w:val="28"/>
              <w14:ligatures w14:val="none"/>
            </w:rPr>
            <m:t>Embedding</m:t>
          </w:ins>
        </m:r>
        <m:d>
          <m:dPr>
            <m:ctrlPr>
              <w:ins w:id="410" w:author="yun qiao" w:date="2026-04-25T10:37:00Z">
                <w:rPr>
                  <w:rFonts w:ascii="Cambria Math" w:eastAsia="宋体" w:hAnsi="Cambria Math" w:cs="Times New Roman"/>
                  <w:i/>
                  <w:color w:val="000000" w:themeColor="text1"/>
                  <w:sz w:val="28"/>
                  <w14:ligatures w14:val="none"/>
                </w:rPr>
              </w:ins>
            </m:ctrlPr>
          </m:dPr>
          <m:e>
            <m:r>
              <w:ins w:id="411" w:author="yun qiao" w:date="2026-04-25T10:37:00Z">
                <m:rPr>
                  <m:sty m:val="p"/>
                </m:rPr>
                <w:rPr>
                  <w:rFonts w:ascii="Cambria Math" w:eastAsia="宋体" w:hAnsi="Cambria Math" w:cs="Times New Roman"/>
                  <w:color w:val="000000" w:themeColor="text1"/>
                  <w:sz w:val="28"/>
                  <w14:ligatures w14:val="none"/>
                </w:rPr>
                <m:t>⋅</m:t>
              </w:ins>
            </m:r>
          </m:e>
        </m:d>
      </m:oMath>
      <w:ins w:id="412" w:author="yun qiao" w:date="2026-04-25T10:38:00Z">
        <w:r>
          <w:rPr>
            <w:rFonts w:ascii="Times New Roman" w:eastAsia="宋体" w:hAnsi="Times New Roman" w:cs="Times New Roman"/>
            <w:color w:val="000000" w:themeColor="text1"/>
            <w:sz w:val="28"/>
            <w14:ligatures w14:val="none"/>
          </w:rPr>
          <w:t>表示嵌入映射函数。</w:t>
        </w:r>
      </w:ins>
    </w:p>
    <w:p w14:paraId="702D848A" w14:textId="434D556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3E6244"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3177B525" w:rsidR="003E6244" w:rsidRDefault="00000000">
      <w:pPr>
        <w:spacing w:before="100" w:after="0" w:line="480" w:lineRule="exact"/>
        <w:ind w:firstLineChars="200" w:firstLine="560"/>
        <w:jc w:val="both"/>
        <w:rPr>
          <w:rFonts w:ascii="Times New Roman" w:eastAsia="宋体" w:hAnsi="Times New Roman" w:cs="Times New Roman"/>
          <w:color w:val="000000" w:themeColor="text1"/>
          <w:sz w:val="28"/>
          <w14:ligatures w14:val="none"/>
        </w:rPr>
        <w:pPrChange w:id="413" w:author="yun qiao" w:date="2026-04-25T10:41:00Z">
          <w:pPr>
            <w:widowControl/>
            <w:spacing w:before="100" w:after="0" w:line="480" w:lineRule="exact"/>
            <w:ind w:firstLineChars="200" w:firstLine="560"/>
            <w:jc w:val="both"/>
          </w:pPr>
        </w:pPrChange>
      </w:pPr>
      <w:r>
        <w:rPr>
          <w:rFonts w:ascii="Times New Roman" w:eastAsia="宋体" w:hAnsi="Times New Roman" w:cs="Times New Roman" w:hint="eastAsia"/>
          <w:color w:val="000000" w:themeColor="text1"/>
          <w:sz w:val="28"/>
          <w14:ligatures w14:val="none"/>
        </w:rPr>
        <w:t>其中</w:t>
      </w:r>
      <w:ins w:id="414" w:author="yun qiao" w:date="2026-04-25T10:38:00Z">
        <w:r>
          <w:rPr>
            <w:rFonts w:ascii="Times New Roman" w:eastAsia="宋体" w:hAnsi="Times New Roman" w:cs="Times New Roman" w:hint="eastAsia"/>
            <w:color w:val="000000" w:themeColor="text1"/>
            <w:sz w:val="28"/>
            <w14:ligatures w14:val="none"/>
          </w:rPr>
          <w:t>，</w:t>
        </w:r>
      </w:ins>
      <w:del w:id="415" w:author="yun qiao" w:date="2026-04-25T10:38:00Z">
        <w:r>
          <w:rPr>
            <w:rFonts w:ascii="Times New Roman" w:eastAsia="宋体" w:hAnsi="Times New Roman" w:cs="Times New Roman" w:hint="eastAsia"/>
            <w:color w:val="000000" w:themeColor="text1"/>
            <w:sz w:val="28"/>
            <w14:ligatures w14:val="none"/>
          </w:rPr>
          <w:delText>，</w:delText>
        </w:r>
      </w:del>
      <m:oMath>
        <m:sSub>
          <m:sSubPr>
            <m:ctrlPr>
              <w:ins w:id="416" w:author="yun qiao" w:date="2026-04-25T10:40:00Z">
                <w:rPr>
                  <w:rFonts w:ascii="Cambria Math" w:eastAsia="宋体" w:hAnsi="Cambria Math" w:cs="Times New Roman"/>
                  <w:i/>
                  <w:color w:val="000000" w:themeColor="text1"/>
                  <w:sz w:val="28"/>
                  <w:szCs w:val="20"/>
                  <w14:ligatures w14:val="none"/>
                </w:rPr>
              </w:ins>
            </m:ctrlPr>
          </m:sSubPr>
          <m:e>
            <m:r>
              <w:ins w:id="417" w:author="yun qiao" w:date="2026-04-25T10:40:00Z">
                <w:rPr>
                  <w:rFonts w:ascii="Cambria Math" w:eastAsia="宋体" w:hAnsi="Cambria Math" w:cs="Times New Roman"/>
                  <w:color w:val="000000" w:themeColor="text1"/>
                  <w:sz w:val="28"/>
                  <w:szCs w:val="20"/>
                  <w14:ligatures w14:val="none"/>
                </w:rPr>
                <m:t>g</m:t>
              </w:ins>
            </m:r>
          </m:e>
          <m:sub>
            <m:r>
              <w:ins w:id="418" w:author="yun qiao" w:date="2026-04-25T10:40:00Z">
                <w:rPr>
                  <w:rFonts w:ascii="Cambria Math" w:eastAsia="宋体" w:hAnsi="Cambria Math" w:cs="Times New Roman"/>
                  <w:color w:val="000000" w:themeColor="text1"/>
                  <w:sz w:val="28"/>
                  <w:szCs w:val="20"/>
                  <w14:ligatures w14:val="none"/>
                </w:rPr>
                <m:t>struct</m:t>
              </w:ins>
            </m:r>
          </m:sub>
        </m:sSub>
        <m:r>
          <m:rPr>
            <m:sty m:val="p"/>
          </m:rPr>
          <w:rPr>
            <w:rFonts w:ascii="Cambria Math" w:eastAsia="宋体" w:hAnsi="Cambria Math" w:cs="Times New Roman" w:hint="eastAsia"/>
            <w:color w:val="000000" w:themeColor="text1"/>
            <w:sz w:val="28"/>
            <w14:ligatures w14:val="none"/>
          </w:rPr>
          <m:t>∈</m:t>
        </m:r>
        <m:sSup>
          <m:sSupPr>
            <m:ctrlPr>
              <w:ins w:id="419" w:author="yun qiao" w:date="2026-04-25T10:38:00Z">
                <w:rPr>
                  <w:rFonts w:ascii="Cambria Math" w:eastAsia="宋体" w:hAnsi="Cambria Math" w:cs="Times New Roman"/>
                  <w:i/>
                  <w:color w:val="000000" w:themeColor="text1"/>
                  <w:sz w:val="28"/>
                  <w14:ligatures w14:val="none"/>
                </w:rPr>
              </w:ins>
            </m:ctrlPr>
          </m:sSupPr>
          <m:e>
            <m:r>
              <w:ins w:id="420" w:author="yun qiao" w:date="2026-04-25T10:38:00Z">
                <w:rPr>
                  <w:rFonts w:ascii="Cambria Math" w:eastAsia="宋体" w:hAnsi="Cambria Math" w:cs="Times New Roman"/>
                  <w:color w:val="000000" w:themeColor="text1"/>
                  <w:sz w:val="28"/>
                  <w14:ligatures w14:val="none"/>
                </w:rPr>
                <m:t>R</m:t>
              </w:ins>
            </m:r>
            <m:ctrlPr>
              <w:ins w:id="421" w:author="yun qiao" w:date="2026-04-25T10:38:00Z">
                <w:rPr>
                  <w:rFonts w:ascii="Cambria Math" w:eastAsia="宋体" w:hAnsi="Cambria Math" w:cs="Times New Roman"/>
                  <w:color w:val="000000" w:themeColor="text1"/>
                  <w:sz w:val="28"/>
                  <w14:ligatures w14:val="none"/>
                </w:rPr>
              </w:ins>
            </m:ctrlPr>
          </m:e>
          <m:sup>
            <m:sSub>
              <m:sSubPr>
                <m:ctrlPr>
                  <w:ins w:id="422" w:author="yun qiao" w:date="2026-04-25T10:38:00Z">
                    <w:rPr>
                      <w:rFonts w:ascii="Cambria Math" w:eastAsia="宋体" w:hAnsi="Cambria Math" w:cs="Times New Roman"/>
                      <w:i/>
                      <w:color w:val="000000" w:themeColor="text1"/>
                      <w:sz w:val="28"/>
                      <w14:ligatures w14:val="none"/>
                    </w:rPr>
                  </w:ins>
                </m:ctrlPr>
              </m:sSubPr>
              <m:e>
                <m:r>
                  <w:ins w:id="423" w:author="yun qiao" w:date="2026-04-25T10:38:00Z">
                    <w:rPr>
                      <w:rFonts w:ascii="Cambria Math" w:eastAsia="宋体" w:hAnsi="Cambria Math" w:cs="Times New Roman"/>
                      <w:color w:val="000000" w:themeColor="text1"/>
                      <w:sz w:val="28"/>
                      <w14:ligatures w14:val="none"/>
                    </w:rPr>
                    <m:t>d</m:t>
                  </w:ins>
                </m:r>
              </m:e>
              <m:sub>
                <m:r>
                  <w:ins w:id="424" w:author="yun qiao" w:date="2026-04-25T10:38:00Z">
                    <w:rPr>
                      <w:rFonts w:ascii="Cambria Math" w:eastAsia="宋体" w:hAnsi="Cambria Math" w:cs="Times New Roman"/>
                      <w:color w:val="000000" w:themeColor="text1"/>
                      <w:sz w:val="28"/>
                      <w14:ligatures w14:val="none"/>
                    </w:rPr>
                    <m:t>g</m:t>
                  </w:ins>
                </m:r>
              </m:sub>
            </m:sSub>
          </m:sup>
        </m:sSup>
      </m:oMath>
      <w:ins w:id="425" w:author="yun qiao" w:date="2026-04-25T10:38:00Z">
        <w:r>
          <w:rPr>
            <w:rFonts w:ascii="Times New Roman" w:eastAsia="宋体" w:hAnsi="Times New Roman" w:cs="Times New Roman"/>
            <w:color w:val="000000" w:themeColor="text1"/>
            <w:sz w:val="28"/>
            <w14:ligatures w14:val="none"/>
          </w:rPr>
          <w:t>表示</w:t>
        </w:r>
        <w:proofErr w:type="gramStart"/>
        <w:r>
          <w:rPr>
            <w:rFonts w:ascii="Times New Roman" w:eastAsia="宋体" w:hAnsi="Times New Roman" w:cs="Times New Roman"/>
            <w:color w:val="000000" w:themeColor="text1"/>
            <w:sz w:val="28"/>
            <w14:ligatures w14:val="none"/>
          </w:rPr>
          <w:t>图结构</w:t>
        </w:r>
        <w:proofErr w:type="gramEnd"/>
        <w:r>
          <w:rPr>
            <w:rFonts w:ascii="Times New Roman" w:eastAsia="宋体" w:hAnsi="Times New Roman" w:cs="Times New Roman"/>
            <w:color w:val="000000" w:themeColor="text1"/>
            <w:sz w:val="28"/>
            <w14:ligatures w14:val="none"/>
          </w:rPr>
          <w:t>语义表示向量；</w:t>
        </w:r>
        <w:r>
          <w:rPr>
            <w:rFonts w:ascii="Times New Roman" w:eastAsia="宋体" w:hAnsi="Times New Roman" w:cs="Times New Roman"/>
            <w:color w:val="000000" w:themeColor="text1"/>
            <w:sz w:val="28"/>
            <w14:ligatures w14:val="none"/>
          </w:rPr>
          <w:t>G</w:t>
        </w:r>
        <w:r>
          <w:rPr>
            <w:rFonts w:ascii="Times New Roman" w:eastAsia="宋体" w:hAnsi="Times New Roman" w:cs="Times New Roman"/>
            <w:color w:val="000000" w:themeColor="text1"/>
            <w:sz w:val="28"/>
            <w14:ligatures w14:val="none"/>
          </w:rPr>
          <w:t>表示知识图谱结构；</w:t>
        </w:r>
        <w:proofErr w:type="spellStart"/>
        <w:r>
          <w:rPr>
            <w:rFonts w:ascii="Times New Roman" w:eastAsia="宋体" w:hAnsi="Times New Roman" w:cs="Times New Roman"/>
            <w:color w:val="000000" w:themeColor="text1"/>
            <w:sz w:val="28"/>
            <w14:ligatures w14:val="none"/>
          </w:rPr>
          <w:t>GraphEncoder</w:t>
        </w:r>
        <w:proofErr w:type="spellEnd"/>
        <w:r>
          <w:rPr>
            <w:rFonts w:ascii="Times New Roman" w:eastAsia="宋体" w:hAnsi="Times New Roman" w:cs="Times New Roman"/>
            <w:color w:val="000000" w:themeColor="text1"/>
            <w:sz w:val="28"/>
            <w14:ligatures w14:val="none"/>
          </w:rPr>
          <w:t>(</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表示图编码函数。</w:t>
        </w:r>
      </w:ins>
      <w:proofErr w:type="spellStart"/>
      <w:r>
        <w:rPr>
          <w:rFonts w:ascii="Times New Roman" w:eastAsia="宋体" w:hAnsi="Times New Roman" w:cs="Times New Roman"/>
          <w:color w:val="000000" w:themeColor="text1"/>
          <w:sz w:val="28"/>
          <w14:ligatures w14:val="none"/>
        </w:rPr>
        <w:t>GraphEncoder</w:t>
      </w:r>
      <w:proofErr w:type="spellEnd"/>
      <w:r>
        <w:rPr>
          <w:rFonts w:ascii="Times New Roman" w:eastAsia="宋体" w:hAnsi="Times New Roman" w:cs="Times New Roman"/>
          <w:color w:val="000000" w:themeColor="text1"/>
          <w:sz w:val="28"/>
          <w14:ligatures w14:val="none"/>
        </w:rPr>
        <w:t>基于操作原语之间的输入输出依赖关系及数据类型约束构建邻接结构，并通过图表示学习方法对节点进行语义编码。</w:t>
      </w:r>
    </w:p>
    <w:p w14:paraId="78746EC2"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3E6244"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426" w:name="_Hlk227690660"/>
      <m:oMathPara>
        <m:oMath>
          <m:r>
            <w:rPr>
              <w:rFonts w:ascii="Cambria Math" w:eastAsia="宋体" w:hAnsi="Cambria Math" w:cs="等线"/>
              <w:color w:val="000000" w:themeColor="text1"/>
              <w:sz w:val="28"/>
              <w14:ligatures w14:val="none"/>
            </w:rPr>
            <w:lastRenderedPageBreak/>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426"/>
    <w:p w14:paraId="4F9F90DB" w14:textId="4308E3BC" w:rsidR="003E6244" w:rsidRPr="00E97930" w:rsidRDefault="00E9793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Change w:id="427" w:author="yun qiao" w:date="2026-04-25T10:43:00Z">
          <w:pPr>
            <w:widowControl/>
            <w:spacing w:before="100" w:after="0" w:line="480" w:lineRule="exact"/>
            <w:ind w:firstLineChars="202" w:firstLine="566"/>
            <w:jc w:val="both"/>
          </w:pPr>
        </w:pPrChange>
      </w:pPr>
      <w:ins w:id="428" w:author="yun qiao" w:date="2026-04-25T10:43: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表示向量拼接操作，</w:t>
        </w:r>
      </w:ins>
      <m:oMath>
        <m:sSub>
          <m:sSubPr>
            <m:ctrlPr>
              <w:ins w:id="429" w:author="yun qiao" w:date="2026-04-25T10:43:00Z">
                <w:rPr>
                  <w:rFonts w:ascii="Cambria Math" w:eastAsia="宋体" w:hAnsi="Cambria Math" w:cs="Times New Roman"/>
                  <w:i/>
                  <w:color w:val="000000" w:themeColor="text1"/>
                  <w:sz w:val="28"/>
                  <w:szCs w:val="20"/>
                  <w14:ligatures w14:val="none"/>
                </w:rPr>
              </w:ins>
            </m:ctrlPr>
          </m:sSubPr>
          <m:e>
            <m:r>
              <w:ins w:id="430" w:author="yun qiao" w:date="2026-04-25T10:43:00Z">
                <w:rPr>
                  <w:rFonts w:ascii="Cambria Math" w:eastAsia="宋体" w:hAnsi="Cambria Math" w:cs="等线"/>
                  <w:color w:val="000000" w:themeColor="text1"/>
                  <w:sz w:val="28"/>
                  <w14:ligatures w14:val="none"/>
                </w:rPr>
                <m:t>f</m:t>
              </w:ins>
            </m:r>
          </m:e>
          <m:sub>
            <m:r>
              <w:ins w:id="431" w:author="yun qiao" w:date="2026-04-25T10:43:00Z">
                <m:rPr>
                  <m:nor/>
                </m:rPr>
                <w:rPr>
                  <w:rFonts w:ascii="Cambria Math" w:eastAsia="宋体" w:hAnsi="Cambria Math" w:cs="等线"/>
                  <w:color w:val="000000" w:themeColor="text1"/>
                  <w:sz w:val="28"/>
                  <w14:ligatures w14:val="none"/>
                </w:rPr>
                <m:t>MLP</m:t>
              </w:ins>
            </m:r>
          </m:sub>
        </m:sSub>
      </m:oMath>
      <w:ins w:id="432" w:author="yun qiao" w:date="2026-04-25T10:43:00Z">
        <w:r>
          <w:rPr>
            <w:rFonts w:ascii="Times New Roman" w:eastAsia="宋体" w:hAnsi="Times New Roman" w:cs="等线" w:hint="eastAsia"/>
            <w:color w:val="000000" w:themeColor="text1"/>
            <w:sz w:val="28"/>
            <w14:ligatures w14:val="none"/>
          </w:rPr>
          <w:t>表示多层感知机映射函数；</w:t>
        </w:r>
        <w:r>
          <w:rPr>
            <w:rFonts w:ascii="Times New Roman" w:eastAsia="宋体" w:hAnsi="Times New Roman" w:cs="Times New Roman"/>
            <w:color w:val="000000" w:themeColor="text1"/>
            <w:sz w:val="28"/>
            <w14:ligatures w14:val="none"/>
          </w:rPr>
          <w:t>所述条件向量</w:t>
        </w:r>
        <w:r>
          <w:rPr>
            <w:rFonts w:ascii="Times New Roman" w:eastAsia="宋体" w:hAnsi="Times New Roman" w:cs="Times New Roman"/>
            <w:color w:val="000000" w:themeColor="text1"/>
            <w:sz w:val="28"/>
            <w14:ligatures w14:val="none"/>
          </w:rPr>
          <w:t>c</w:t>
        </w:r>
        <w:r>
          <w:rPr>
            <w:rFonts w:ascii="Times New Roman" w:eastAsia="宋体" w:hAnsi="Times New Roman" w:cs="Times New Roman"/>
            <w:color w:val="000000" w:themeColor="text1"/>
            <w:sz w:val="28"/>
            <w14:ligatures w14:val="none"/>
          </w:rPr>
          <w:t>作为统一的约束表示，在后续序列生成过程中参与各时间步条件概率的计算，对候选操作原语的生成概率分布进行调制，从而实现多源语义信息与结构约束信息的协同作用。</w:t>
        </w:r>
      </w:ins>
      <w:del w:id="433" w:author="yun qiao" w:date="2026-04-25T10:43:00Z">
        <w:r>
          <w:rPr>
            <w:rFonts w:ascii="Times New Roman" w:eastAsia="宋体" w:hAnsi="Times New Roman" w:cs="Times New Roman" w:hint="eastAsia"/>
            <w:color w:val="000000" w:themeColor="text1"/>
            <w:sz w:val="28"/>
            <w14:ligatures w14:val="none"/>
          </w:rPr>
          <w:delText>所述条件向量同时编码任务语义信息、任务类别信息以及知识图谱中的结构化约束信息，用于在后续序列生成过程中提供统一的条件约束信号</w:delText>
        </w:r>
      </w:del>
      <w:r>
        <w:rPr>
          <w:rFonts w:ascii="Times New Roman" w:eastAsia="宋体" w:hAnsi="Times New Roman" w:cs="Times New Roman" w:hint="eastAsia"/>
          <w:color w:val="000000" w:themeColor="text1"/>
          <w:sz w:val="28"/>
          <w14:ligatures w14:val="none"/>
        </w:rPr>
        <w:t>。</w:t>
      </w:r>
    </w:p>
    <w:p w14:paraId="3784FF8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w:t>
      </w:r>
      <w:r>
        <w:rPr>
          <w:rFonts w:ascii="Times New Roman" w:eastAsia="宋体" w:hAnsi="Times New Roman" w:cs="Times New Roman" w:hint="eastAsia"/>
          <w:color w:val="000000" w:themeColor="text1"/>
          <w:sz w:val="28"/>
          <w:szCs w:val="28"/>
          <w14:ligatures w14:val="none"/>
        </w:rPr>
        <w:t>、条件化解码机制。</w:t>
      </w:r>
    </w:p>
    <w:p w14:paraId="044B629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434" w:name="_Hlk227690694"/>
      <w:r>
        <w:rPr>
          <w:rFonts w:ascii="Times New Roman" w:eastAsia="宋体" w:hAnsi="Times New Roman" w:cs="Times New Roman" w:hint="eastAsia"/>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FCFB18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w:t>
      </w:r>
      <w:r>
        <w:rPr>
          <w:rFonts w:ascii="Times New Roman" w:eastAsia="宋体" w:hAnsi="Times New Roman" w:cs="Times New Roman"/>
          <w:color w:val="000000" w:themeColor="text1"/>
          <w:sz w:val="28"/>
          <w14:ligatures w14:val="none"/>
        </w:rPr>
        <w:t>Transformer</w:t>
      </w:r>
      <w:r>
        <w:rPr>
          <w:rFonts w:ascii="Times New Roman" w:eastAsia="宋体" w:hAnsi="Times New Roman" w:cs="Times New Roman"/>
          <w:color w:val="000000" w:themeColor="text1"/>
          <w:sz w:val="28"/>
          <w14:ligatures w14:val="none"/>
        </w:rPr>
        <w:t>的多层堆叠结构，在各解码层中引入</w:t>
      </w:r>
      <w:proofErr w:type="gramStart"/>
      <w:r>
        <w:rPr>
          <w:rFonts w:ascii="Times New Roman" w:eastAsia="宋体" w:hAnsi="Times New Roman" w:cs="Times New Roman"/>
          <w:color w:val="000000" w:themeColor="text1"/>
          <w:sz w:val="28"/>
          <w14:ligatures w14:val="none"/>
        </w:rPr>
        <w:t>特征级</w:t>
      </w:r>
      <w:proofErr w:type="gramEnd"/>
      <w:r>
        <w:rPr>
          <w:rFonts w:ascii="Times New Roman" w:eastAsia="宋体" w:hAnsi="Times New Roman" w:cs="Times New Roman"/>
          <w:color w:val="000000" w:themeColor="text1"/>
          <w:sz w:val="28"/>
          <w14:ligatures w14:val="none"/>
        </w:rPr>
        <w:t>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
          <m:sSubPr>
            <m:ctrlPr>
              <w:ins w:id="435" w:author="yun qiao" w:date="2026-04-25T10:57:00Z">
                <w:rPr>
                  <w:rFonts w:ascii="Cambria Math" w:eastAsia="宋体" w:hAnsi="Cambria Math" w:cs="Times New Roman"/>
                  <w:i/>
                  <w:color w:val="000000" w:themeColor="text1"/>
                  <w:sz w:val="28"/>
                  <w:szCs w:val="20"/>
                  <w14:ligatures w14:val="none"/>
                </w:rPr>
              </w:ins>
            </m:ctrlPr>
          </m:sSubPr>
          <m:e>
            <m:r>
              <w:ins w:id="436" w:author="yun qiao" w:date="2026-04-25T10:57:00Z">
                <w:rPr>
                  <w:rFonts w:ascii="Cambria Math" w:eastAsia="宋体" w:hAnsi="Cambria Math" w:cs="Times New Roman"/>
                  <w:color w:val="000000" w:themeColor="text1"/>
                  <w:sz w:val="28"/>
                  <w14:ligatures w14:val="none"/>
                </w:rPr>
                <m:t>h</m:t>
              </w:ins>
            </m:r>
          </m:e>
          <m:sub>
            <m:r>
              <w:ins w:id="437" w:author="yun qiao" w:date="2026-04-25T10:57:00Z">
                <w:rPr>
                  <w:rFonts w:ascii="Cambria Math" w:eastAsia="宋体" w:hAnsi="Cambria Math" w:cs="等线"/>
                  <w:color w:val="000000" w:themeColor="text1"/>
                  <w:sz w:val="28"/>
                  <w14:ligatures w14:val="none"/>
                </w:rPr>
                <m:t>l</m:t>
              </w:ins>
            </m:r>
          </m:sub>
        </m:sSub>
        <m:r>
          <w:ins w:id="438" w:author="yun qiao" w:date="2026-04-25T10:56:00Z">
            <w:rPr>
              <w:rFonts w:ascii="Cambria Math" w:eastAsia="宋体" w:hAnsi="Cambria Math" w:cs="Times New Roman"/>
              <w:color w:val="000000" w:themeColor="text1"/>
              <w:sz w:val="28"/>
              <w14:ligatures w14:val="none"/>
            </w:rPr>
            <m:t>∈</m:t>
          </w:ins>
        </m:r>
        <m:sSup>
          <m:sSupPr>
            <m:ctrlPr>
              <w:ins w:id="439" w:author="yun qiao" w:date="2026-04-25T10:56:00Z">
                <w:rPr>
                  <w:rFonts w:ascii="Cambria Math" w:eastAsia="宋体" w:hAnsi="Cambria Math" w:cs="Times New Roman"/>
                  <w:i/>
                  <w:color w:val="000000" w:themeColor="text1"/>
                  <w:sz w:val="28"/>
                  <w14:ligatures w14:val="none"/>
                </w:rPr>
              </w:ins>
            </m:ctrlPr>
          </m:sSupPr>
          <m:e>
            <m:r>
              <w:ins w:id="440" w:author="yun qiao" w:date="2026-04-25T10:56:00Z">
                <w:rPr>
                  <w:rFonts w:ascii="Cambria Math" w:eastAsia="宋体" w:hAnsi="Cambria Math" w:cs="Times New Roman"/>
                  <w:color w:val="000000" w:themeColor="text1"/>
                  <w:sz w:val="28"/>
                  <w14:ligatures w14:val="none"/>
                </w:rPr>
                <m:t>R</m:t>
              </w:ins>
            </m:r>
          </m:e>
          <m:sup>
            <m:r>
              <w:ins w:id="441" w:author="yun qiao" w:date="2026-04-25T10:56:00Z">
                <w:rPr>
                  <w:rFonts w:ascii="Cambria Math" w:eastAsia="宋体" w:hAnsi="Cambria Math" w:cs="Times New Roman"/>
                  <w:color w:val="000000" w:themeColor="text1"/>
                  <w:sz w:val="28"/>
                  <w14:ligatures w14:val="none"/>
                </w:rPr>
                <m:t>d</m:t>
              </w:ins>
            </m:r>
          </m:sup>
        </m:sSup>
        <m:sSubSup>
          <m:sSubSupPr>
            <m:ctrlPr>
              <w:del w:id="442" w:author="yun qiao" w:date="2026-04-25T10:56:00Z">
                <w:rPr>
                  <w:rFonts w:ascii="Cambria Math" w:eastAsia="宋体" w:hAnsi="Cambria Math" w:cs="Times New Roman"/>
                  <w:i/>
                  <w:color w:val="000000" w:themeColor="text1"/>
                  <w:sz w:val="28"/>
                  <w:szCs w:val="20"/>
                  <w14:ligatures w14:val="none"/>
                </w:rPr>
              </w:del>
            </m:ctrlPr>
          </m:sSubSupPr>
          <m:e>
            <m:r>
              <w:del w:id="443" w:author="yun qiao" w:date="2026-04-25T10:56:00Z">
                <w:rPr>
                  <w:rFonts w:ascii="Cambria Math" w:eastAsia="宋体" w:hAnsi="Cambria Math" w:cs="等线"/>
                  <w:color w:val="000000" w:themeColor="text1"/>
                  <w:sz w:val="28"/>
                  <w14:ligatures w14:val="none"/>
                </w:rPr>
                <m:t>h</m:t>
              </w:del>
            </m:r>
            <m:ctrlPr>
              <w:del w:id="444" w:author="yun qiao" w:date="2026-04-25T10:56:00Z">
                <w:rPr>
                  <w:rFonts w:ascii="Cambria Math" w:eastAsia="宋体" w:hAnsi="Cambria Math" w:cs="等线"/>
                  <w:i/>
                  <w:color w:val="000000" w:themeColor="text1"/>
                  <w:sz w:val="28"/>
                  <w14:ligatures w14:val="none"/>
                </w:rPr>
              </w:del>
            </m:ctrlPr>
          </m:e>
          <m:sub>
            <m:r>
              <w:del w:id="445" w:author="yun qiao" w:date="2026-04-25T10:56:00Z">
                <w:rPr>
                  <w:rFonts w:ascii="Cambria Math" w:eastAsia="宋体" w:hAnsi="Cambria Math" w:cs="等线"/>
                  <w:color w:val="000000" w:themeColor="text1"/>
                  <w:sz w:val="28"/>
                  <w14:ligatures w14:val="none"/>
                </w:rPr>
                <m:t>l</m:t>
              </w:del>
            </m:r>
          </m:sub>
          <m:sup>
            <m:r>
              <w:del w:id="446" w:author="yun qiao" w:date="2026-04-25T10:55:00Z">
                <w:rPr>
                  <w:rFonts w:ascii="Cambria Math" w:eastAsia="宋体" w:hAnsi="Cambria Math" w:cs="Times New Roman"/>
                  <w:color w:val="000000" w:themeColor="text1"/>
                  <w:sz w:val="28"/>
                  <w:szCs w:val="20"/>
                  <w14:ligatures w14:val="none"/>
                </w:rPr>
                <m:t> </m:t>
              </w:del>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3E6244"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349BD22" w14:textId="77777777" w:rsidR="00E82C91" w:rsidRDefault="00000000" w:rsidP="00E82C91">
      <w:pPr>
        <w:widowControl/>
        <w:spacing w:before="100" w:after="0" w:line="480" w:lineRule="exact"/>
        <w:ind w:firstLineChars="202" w:firstLine="566"/>
        <w:jc w:val="both"/>
        <w:rPr>
          <w:ins w:id="447" w:author="yun qiao" w:date="2026-04-25T11:08:00Z"/>
          <w:rFonts w:ascii="Times New Roman" w:eastAsia="宋体" w:hAnsi="Times New Roman" w:cs="Times New Roman"/>
          <w:color w:val="000000" w:themeColor="text1"/>
          <w:sz w:val="28"/>
          <w:szCs w:val="20"/>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ins w:id="448" w:author="yun qiao" w:date="2026-04-25T11:05:00Z">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hint="eastAsia"/>
            <w:color w:val="000000" w:themeColor="text1"/>
            <w:sz w:val="28"/>
            <w14:ligatures w14:val="none"/>
          </w:rPr>
          <w:t xml:space="preserve"> </w:t>
        </w:r>
      </w:ins>
      <w:del w:id="449" w:author="yun qiao" w:date="2026-04-25T11:03:00Z">
        <w:r>
          <w:rPr>
            <w:rFonts w:ascii="Times New Roman" w:eastAsia="宋体" w:hAnsi="Times New Roman" w:cs="Times New Roman" w:hint="eastAsia"/>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450" w:author="yun qiao" w:date="2026-04-25T11:05:00Z">
        <w:r>
          <w:rPr>
            <w:rFonts w:ascii="Times New Roman" w:eastAsia="宋体" w:hAnsi="Times New Roman" w:cs="Times New Roman"/>
            <w:color w:val="000000" w:themeColor="text1"/>
            <w:sz w:val="28"/>
            <w14:ligatures w14:val="none"/>
          </w:rPr>
          <w:t>表示基于任务条件向量</w:t>
        </w:r>
        <w:r>
          <w:rPr>
            <w:rFonts w:ascii="Times New Roman" w:eastAsia="宋体" w:hAnsi="Times New Roman" w:cs="Times New Roman"/>
            <w:color w:val="000000" w:themeColor="text1"/>
            <w:sz w:val="28"/>
            <w14:ligatures w14:val="none"/>
          </w:rPr>
          <w:t>c</w:t>
        </w:r>
        <w:r>
          <w:rPr>
            <w:rFonts w:ascii="Times New Roman" w:eastAsia="宋体" w:hAnsi="Times New Roman" w:cs="Times New Roman"/>
            <w:color w:val="000000" w:themeColor="text1"/>
            <w:sz w:val="28"/>
            <w14:ligatures w14:val="none"/>
          </w:rPr>
          <w:t>与知识图谱约束信息</w:t>
        </w:r>
        <w:r>
          <w:rPr>
            <w:rFonts w:ascii="Times New Roman" w:eastAsia="宋体" w:hAnsi="Times New Roman" w:cs="Times New Roman"/>
            <w:color w:val="000000" w:themeColor="text1"/>
            <w:sz w:val="28"/>
            <w14:ligatures w14:val="none"/>
          </w:rPr>
          <w:t>G</w:t>
        </w:r>
        <w:r>
          <w:rPr>
            <w:rFonts w:ascii="Times New Roman" w:eastAsia="宋体" w:hAnsi="Times New Roman" w:cs="Times New Roman"/>
            <w:color w:val="000000" w:themeColor="text1"/>
            <w:sz w:val="28"/>
            <w14:ligatures w14:val="none"/>
          </w:rPr>
          <w:t>生成的缩放系数</w:t>
        </w:r>
        <w:r>
          <w:rPr>
            <w:rFonts w:ascii="Times New Roman" w:eastAsia="宋体" w:hAnsi="Times New Roman" w:cs="Times New Roman" w:hint="eastAsia"/>
            <w:color w:val="000000" w:themeColor="text1"/>
            <w:sz w:val="28"/>
            <w14:ligatures w14:val="none"/>
          </w:rPr>
          <w:t>，</w:t>
        </w:r>
      </w:ins>
      <w:del w:id="451" w:author="yun qiao" w:date="2026-04-25T11:05:00Z">
        <w:r>
          <w:rPr>
            <w:rFonts w:ascii="Times New Roman" w:eastAsia="宋体" w:hAnsi="Times New Roman" w:cs="Times New Roman" w:hint="eastAsia"/>
            <w:color w:val="000000" w:themeColor="text1"/>
            <w:sz w:val="28"/>
            <w:szCs w:val="20"/>
            <w14:ligatures w14:val="none"/>
          </w:rPr>
          <w:delText>与</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452" w:author="yun qiao" w:date="2026-04-25T11:06:00Z">
        <w:r>
          <w:rPr>
            <w:rFonts w:ascii="Times New Roman" w:eastAsia="宋体" w:hAnsi="Times New Roman" w:cs="Times New Roman"/>
            <w:color w:val="000000" w:themeColor="text1"/>
            <w:sz w:val="28"/>
            <w:szCs w:val="20"/>
            <w14:ligatures w14:val="none"/>
          </w:rPr>
          <w:t>表示对应的偏移系数</w:t>
        </w:r>
        <w:r>
          <w:rPr>
            <w:rFonts w:ascii="Times New Roman" w:eastAsia="宋体" w:hAnsi="Times New Roman" w:cs="Times New Roman" w:hint="eastAsia"/>
            <w:color w:val="000000" w:themeColor="text1"/>
            <w:sz w:val="28"/>
            <w:szCs w:val="20"/>
            <w14:ligatures w14:val="none"/>
          </w:rPr>
          <w:t>，</w:t>
        </w:r>
        <w:r>
          <w:rPr>
            <w:rFonts w:ascii="宋体" w:eastAsia="宋体" w:hAnsi="宋体" w:cs="宋体" w:hint="eastAsia"/>
            <w:color w:val="000000" w:themeColor="text1"/>
            <w:sz w:val="28"/>
            <w14:ligatures w14:val="none"/>
          </w:rPr>
          <w:t>⊙</w:t>
        </w:r>
        <w:r>
          <w:rPr>
            <w:rFonts w:ascii="Times New Roman" w:eastAsia="宋体" w:hAnsi="Times New Roman" w:cs="Times New Roman"/>
            <w:color w:val="000000" w:themeColor="text1"/>
            <w:sz w:val="28"/>
            <w14:ligatures w14:val="none"/>
          </w:rPr>
          <w:t>表示逐元素乘法</w:t>
        </w:r>
        <w:r>
          <w:rPr>
            <w:rFonts w:ascii="Times New Roman" w:eastAsia="宋体" w:hAnsi="Times New Roman" w:cs="Times New Roman"/>
            <w:color w:val="000000" w:themeColor="text1"/>
            <w:sz w:val="28"/>
            <w:szCs w:val="20"/>
            <w14:ligatures w14:val="none"/>
          </w:rPr>
          <w:t>；</w:t>
        </w:r>
      </w:ins>
    </w:p>
    <w:p w14:paraId="4C64475D" w14:textId="77777777" w:rsidR="00E82C91" w:rsidRDefault="00E82C91" w:rsidP="00E82C91">
      <w:pPr>
        <w:widowControl/>
        <w:spacing w:before="100" w:after="0" w:line="480" w:lineRule="exact"/>
        <w:ind w:firstLineChars="202" w:firstLine="566"/>
        <w:jc w:val="both"/>
        <w:rPr>
          <w:ins w:id="453" w:author="yun qiao" w:date="2026-04-25T11:09:00Z"/>
          <w:rFonts w:ascii="Times New Roman" w:eastAsia="宋体" w:hAnsi="Times New Roman" w:cs="Times New Roman"/>
          <w:color w:val="000000" w:themeColor="text1"/>
          <w:sz w:val="28"/>
          <w14:ligatures w14:val="none"/>
        </w:rPr>
      </w:pPr>
      <w:ins w:id="454" w:author="yun qiao" w:date="2026-04-25T11:06:00Z">
        <w:r>
          <w:rPr>
            <w:rFonts w:ascii="Times New Roman" w:eastAsia="宋体" w:hAnsi="Times New Roman" w:cs="Times New Roman" w:hint="eastAsia"/>
            <w:color w:val="000000" w:themeColor="text1"/>
            <w:sz w:val="28"/>
            <w:szCs w:val="20"/>
            <w14:ligatures w14:val="none"/>
          </w:rPr>
          <w:t>所述缩放参数</w:t>
        </w:r>
      </w:ins>
      <m:oMath>
        <m:sSub>
          <m:sSubPr>
            <m:ctrlPr>
              <w:ins w:id="455" w:author="yun qiao" w:date="2026-04-25T11:07:00Z">
                <w:rPr>
                  <w:rFonts w:ascii="Cambria Math" w:eastAsia="宋体" w:hAnsi="Cambria Math" w:cs="Times New Roman"/>
                  <w:i/>
                  <w:color w:val="000000" w:themeColor="text1"/>
                  <w:sz w:val="28"/>
                  <w:szCs w:val="20"/>
                  <w14:ligatures w14:val="none"/>
                </w:rPr>
              </w:ins>
            </m:ctrlPr>
          </m:sSubPr>
          <m:e>
            <m:r>
              <w:ins w:id="456" w:author="yun qiao" w:date="2026-04-25T11:07:00Z">
                <w:rPr>
                  <w:rFonts w:ascii="Cambria Math" w:eastAsia="宋体" w:hAnsi="Cambria Math" w:cs="等线"/>
                  <w:color w:val="000000" w:themeColor="text1"/>
                  <w:sz w:val="28"/>
                  <w14:ligatures w14:val="none"/>
                </w:rPr>
                <m:t>γ</m:t>
              </w:ins>
            </m:r>
          </m:e>
          <m:sub>
            <m:r>
              <w:ins w:id="457" w:author="yun qiao" w:date="2026-04-25T11:07:00Z">
                <w:rPr>
                  <w:rFonts w:ascii="Cambria Math" w:eastAsia="宋体" w:hAnsi="Cambria Math" w:cs="等线"/>
                  <w:color w:val="000000" w:themeColor="text1"/>
                  <w:sz w:val="28"/>
                  <w14:ligatures w14:val="none"/>
                </w:rPr>
                <m:t>l</m:t>
              </w:ins>
            </m:r>
          </m:sub>
        </m:sSub>
        <m:d>
          <m:dPr>
            <m:ctrlPr>
              <w:ins w:id="458" w:author="yun qiao" w:date="2026-04-25T11:07:00Z">
                <w:rPr>
                  <w:rFonts w:ascii="Cambria Math" w:eastAsia="宋体" w:hAnsi="Cambria Math" w:cs="Times New Roman"/>
                  <w:i/>
                  <w:color w:val="000000" w:themeColor="text1"/>
                  <w:sz w:val="28"/>
                  <w:szCs w:val="20"/>
                  <w14:ligatures w14:val="none"/>
                </w:rPr>
              </w:ins>
            </m:ctrlPr>
          </m:dPr>
          <m:e>
            <m:r>
              <w:ins w:id="459" w:author="yun qiao" w:date="2026-04-25T11:07:00Z">
                <w:rPr>
                  <w:rFonts w:ascii="Cambria Math" w:eastAsia="宋体" w:hAnsi="Cambria Math" w:cs="等线"/>
                  <w:color w:val="000000" w:themeColor="text1"/>
                  <w:sz w:val="28"/>
                  <w14:ligatures w14:val="none"/>
                </w:rPr>
                <m:t>c,</m:t>
              </w:ins>
            </m:r>
            <m:r>
              <w:ins w:id="460" w:author="yun qiao" w:date="2026-04-25T11:07:00Z">
                <w:rPr>
                  <w:rFonts w:ascii="Cambria Math" w:eastAsia="宋体" w:hAnsi="Cambria Math" w:cs="等线" w:hint="eastAsia"/>
                  <w:color w:val="000000" w:themeColor="text1"/>
                  <w:sz w:val="28"/>
                  <w14:ligatures w14:val="none"/>
                </w:rPr>
                <m:t>G</m:t>
              </w:ins>
            </m:r>
          </m:e>
        </m:d>
      </m:oMath>
      <w:ins w:id="461" w:author="yun qiao" w:date="2026-04-25T11:07:00Z">
        <w:r>
          <w:rPr>
            <w:rFonts w:ascii="Times New Roman" w:eastAsia="宋体" w:hAnsi="Times New Roman" w:cs="Times New Roman" w:hint="eastAsia"/>
            <w:color w:val="000000" w:themeColor="text1"/>
            <w:sz w:val="28"/>
            <w:szCs w:val="20"/>
            <w14:ligatures w14:val="none"/>
          </w:rPr>
          <w:t>与偏移参数</w:t>
        </w:r>
      </w:ins>
      <m:oMath>
        <m:sSub>
          <m:sSubPr>
            <m:ctrlPr>
              <w:ins w:id="462" w:author="yun qiao" w:date="2026-04-25T11:07:00Z">
                <w:rPr>
                  <w:rFonts w:ascii="Cambria Math" w:eastAsia="宋体" w:hAnsi="Cambria Math" w:cs="Times New Roman"/>
                  <w:i/>
                  <w:color w:val="000000" w:themeColor="text1"/>
                  <w:sz w:val="28"/>
                  <w:szCs w:val="20"/>
                  <w14:ligatures w14:val="none"/>
                </w:rPr>
              </w:ins>
            </m:ctrlPr>
          </m:sSubPr>
          <m:e>
            <m:r>
              <w:ins w:id="463" w:author="yun qiao" w:date="2026-04-25T11:07:00Z">
                <w:rPr>
                  <w:rFonts w:ascii="Cambria Math" w:eastAsia="宋体" w:hAnsi="Cambria Math" w:cs="等线"/>
                  <w:color w:val="000000" w:themeColor="text1"/>
                  <w:sz w:val="28"/>
                  <w14:ligatures w14:val="none"/>
                </w:rPr>
                <m:t>β</m:t>
              </w:ins>
            </m:r>
          </m:e>
          <m:sub>
            <m:r>
              <w:ins w:id="464" w:author="yun qiao" w:date="2026-04-25T11:07:00Z">
                <w:rPr>
                  <w:rFonts w:ascii="Cambria Math" w:eastAsia="宋体" w:hAnsi="Cambria Math" w:cs="等线"/>
                  <w:color w:val="000000" w:themeColor="text1"/>
                  <w:sz w:val="28"/>
                  <w14:ligatures w14:val="none"/>
                </w:rPr>
                <m:t>l</m:t>
              </w:ins>
            </m:r>
          </m:sub>
        </m:sSub>
        <m:d>
          <m:dPr>
            <m:ctrlPr>
              <w:ins w:id="465" w:author="yun qiao" w:date="2026-04-25T11:07:00Z">
                <w:rPr>
                  <w:rFonts w:ascii="Cambria Math" w:eastAsia="宋体" w:hAnsi="Cambria Math" w:cs="Times New Roman"/>
                  <w:i/>
                  <w:color w:val="000000" w:themeColor="text1"/>
                  <w:sz w:val="28"/>
                  <w:szCs w:val="20"/>
                  <w14:ligatures w14:val="none"/>
                </w:rPr>
              </w:ins>
            </m:ctrlPr>
          </m:dPr>
          <m:e>
            <m:r>
              <w:ins w:id="466" w:author="yun qiao" w:date="2026-04-25T11:07:00Z">
                <w:rPr>
                  <w:rFonts w:ascii="Cambria Math" w:eastAsia="宋体" w:hAnsi="Cambria Math" w:cs="等线"/>
                  <w:color w:val="000000" w:themeColor="text1"/>
                  <w:sz w:val="28"/>
                  <w14:ligatures w14:val="none"/>
                </w:rPr>
                <m:t>c,</m:t>
              </w:ins>
            </m:r>
            <m:r>
              <w:ins w:id="467" w:author="yun qiao" w:date="2026-04-25T11:07:00Z">
                <w:rPr>
                  <w:rFonts w:ascii="Cambria Math" w:eastAsia="宋体" w:hAnsi="Cambria Math" w:cs="等线" w:hint="eastAsia"/>
                  <w:color w:val="000000" w:themeColor="text1"/>
                  <w:sz w:val="28"/>
                  <w14:ligatures w14:val="none"/>
                </w:rPr>
                <m:t>G</m:t>
              </w:ins>
            </m:r>
          </m:e>
        </m:d>
      </m:oMath>
      <w:proofErr w:type="gramStart"/>
      <w:r>
        <w:rPr>
          <w:rFonts w:ascii="Times New Roman" w:eastAsia="宋体" w:hAnsi="Times New Roman" w:cs="Times New Roman"/>
          <w:color w:val="000000" w:themeColor="text1"/>
          <w:sz w:val="28"/>
          <w14:ligatures w14:val="none"/>
        </w:rPr>
        <w:t>由任务</w:t>
      </w:r>
      <w:proofErr w:type="gramEnd"/>
      <w:r>
        <w:rPr>
          <w:rFonts w:ascii="Times New Roman" w:eastAsia="宋体" w:hAnsi="Times New Roman" w:cs="Times New Roman"/>
          <w:color w:val="000000" w:themeColor="text1"/>
          <w:sz w:val="28"/>
          <w14:ligatures w14:val="none"/>
        </w:rPr>
        <w:t>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ins w:id="468" w:author="yun qiao" w:date="2026-04-25T11:09:00Z">
        <w:r>
          <w:rPr>
            <w:rFonts w:ascii="Times New Roman" w:eastAsia="宋体" w:hAnsi="Times New Roman" w:cs="Times New Roman" w:hint="eastAsia"/>
            <w:color w:val="000000" w:themeColor="text1"/>
            <w:sz w:val="28"/>
            <w14:ligatures w14:val="none"/>
          </w:rPr>
          <w:t>。</w:t>
        </w:r>
      </w:ins>
    </w:p>
    <w:p w14:paraId="78A704AB" w14:textId="77777777" w:rsidR="0008625F" w:rsidRDefault="00000000" w:rsidP="00E82C91">
      <w:pPr>
        <w:widowControl/>
        <w:spacing w:before="100" w:after="0" w:line="480" w:lineRule="exact"/>
        <w:ind w:firstLineChars="202" w:firstLine="566"/>
        <w:jc w:val="both"/>
        <w:rPr>
          <w:ins w:id="469" w:author="yun qiao" w:date="2026-04-25T11:10:00Z"/>
          <w:rFonts w:ascii="Times New Roman" w:eastAsia="宋体" w:hAnsi="Times New Roman" w:cs="Times New Roman"/>
          <w:color w:val="000000" w:themeColor="text1"/>
          <w:sz w:val="28"/>
          <w14:ligatures w14:val="none"/>
        </w:rPr>
      </w:pPr>
      <w:del w:id="470" w:author="yun qiao" w:date="2026-04-25T11:08:00Z">
        <w:r>
          <w:rPr>
            <w:rFonts w:ascii="Times New Roman" w:eastAsia="宋体" w:hAnsi="Times New Roman" w:cs="Times New Roman" w:hint="eastAsia"/>
            <w:color w:val="000000" w:themeColor="text1"/>
            <w:sz w:val="28"/>
            <w14:ligatures w14:val="none"/>
          </w:rPr>
          <w:delText>，</w:delText>
        </w:r>
      </w:del>
      <m:oMath>
        <m:r>
          <w:del w:id="471" w:author="yun qiao" w:date="2026-04-25T11:01:00Z">
            <m:rPr>
              <m:sty m:val="p"/>
            </m:rPr>
            <w:rPr>
              <w:rFonts w:ascii="Cambria Math" w:eastAsia="宋体" w:hAnsi="Cambria Math" w:cs="Times New Roman" w:hint="eastAsia"/>
              <w:color w:val="000000" w:themeColor="text1"/>
              <w:sz w:val="28"/>
              <w14:ligatures w14:val="none"/>
            </w:rPr>
            <m:t>⊙</m:t>
          </w:del>
        </m:r>
      </m:oMath>
      <w:del w:id="472" w:author="yun qiao" w:date="2026-04-25T11:01:00Z">
        <w:r>
          <w:rPr>
            <w:rFonts w:ascii="Times New Roman" w:eastAsia="宋体" w:hAnsi="Times New Roman" w:cs="Times New Roman" w:hint="eastAsia"/>
            <w:color w:val="000000" w:themeColor="text1"/>
            <w:sz w:val="28"/>
            <w14:ligatures w14:val="none"/>
          </w:rPr>
          <w:delText>表示逐元素乘法，</w:delText>
        </w:r>
      </w:del>
      <w:r>
        <w:rPr>
          <w:rFonts w:ascii="Times New Roman" w:eastAsia="宋体" w:hAnsi="Times New Roman" w:cs="Times New Roman"/>
          <w:color w:val="000000" w:themeColor="text1"/>
          <w:sz w:val="28"/>
          <w14:ligatures w14:val="none"/>
        </w:rPr>
        <w:t>经</w:t>
      </w:r>
      <w:ins w:id="473" w:author="yun qiao" w:date="2026-04-25T11:09:00Z">
        <w:r>
          <w:rPr>
            <w:rFonts w:ascii="Times New Roman" w:eastAsia="宋体" w:hAnsi="Times New Roman" w:cs="Times New Roman" w:hint="eastAsia"/>
            <w:color w:val="000000" w:themeColor="text1"/>
            <w:sz w:val="28"/>
            <w14:ligatures w14:val="none"/>
          </w:rPr>
          <w:t>上述</w:t>
        </w:r>
      </w:ins>
      <w:r>
        <w:rPr>
          <w:rFonts w:ascii="Times New Roman" w:eastAsia="宋体" w:hAnsi="Times New Roman" w:cs="Times New Roman"/>
          <w:color w:val="000000" w:themeColor="text1"/>
          <w:sz w:val="28"/>
          <w14:ligatures w14:val="none"/>
        </w:rPr>
        <w:t>调制后</w:t>
      </w:r>
      <w:ins w:id="474" w:author="yun qiao" w:date="2026-04-25T11:09:00Z">
        <w:r>
          <w:rPr>
            <w:rFonts w:ascii="Times New Roman" w:eastAsia="宋体" w:hAnsi="Times New Roman" w:cs="Times New Roman" w:hint="eastAsia"/>
            <w:color w:val="000000" w:themeColor="text1"/>
            <w:sz w:val="28"/>
            <w14:ligatures w14:val="none"/>
          </w:rPr>
          <w:t>得到</w:t>
        </w:r>
      </w:ins>
      <w:r>
        <w:rPr>
          <w:rFonts w:ascii="Times New Roman" w:eastAsia="宋体" w:hAnsi="Times New Roman" w:cs="Times New Roman"/>
          <w:color w:val="000000" w:themeColor="text1"/>
          <w:sz w:val="28"/>
          <w14:ligatures w14:val="none"/>
        </w:rPr>
        <w:t>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w:t>
      </w:r>
      <w:ins w:id="475" w:author="yun qiao" w:date="2026-04-25T11:09:00Z">
        <w:r>
          <w:rPr>
            <w:rFonts w:ascii="Times New Roman" w:eastAsia="宋体" w:hAnsi="Times New Roman" w:cs="Times New Roman" w:hint="eastAsia"/>
            <w:color w:val="000000" w:themeColor="text1"/>
            <w:sz w:val="28"/>
            <w14:ligatures w14:val="none"/>
          </w:rPr>
          <w:t>解码器的</w:t>
        </w:r>
      </w:ins>
      <w:r>
        <w:rPr>
          <w:rFonts w:ascii="Times New Roman" w:eastAsia="宋体" w:hAnsi="Times New Roman" w:cs="Times New Roman"/>
          <w:color w:val="000000" w:themeColor="text1"/>
          <w:sz w:val="28"/>
          <w14:ligatures w14:val="none"/>
        </w:rPr>
        <w:t>输入，</w:t>
      </w:r>
      <w:ins w:id="476" w:author="yun qiao" w:date="2026-04-25T11:09:00Z">
        <w:r>
          <w:rPr>
            <w:rFonts w:ascii="Times New Roman" w:eastAsia="宋体" w:hAnsi="Times New Roman" w:cs="Times New Roman" w:hint="eastAsia"/>
            <w:color w:val="000000" w:themeColor="text1"/>
            <w:sz w:val="28"/>
            <w14:ligatures w14:val="none"/>
          </w:rPr>
          <w:t>从而</w:t>
        </w:r>
      </w:ins>
      <w:r>
        <w:rPr>
          <w:rFonts w:ascii="Times New Roman" w:eastAsia="宋体" w:hAnsi="Times New Roman" w:cs="Times New Roman"/>
          <w:color w:val="000000" w:themeColor="text1"/>
          <w:sz w:val="28"/>
          <w14:ligatures w14:val="none"/>
        </w:rPr>
        <w:t>实现条件信息</w:t>
      </w:r>
      <w:ins w:id="477" w:author="yun qiao" w:date="2026-04-25T11:10:00Z">
        <w:r>
          <w:rPr>
            <w:rFonts w:ascii="Times New Roman" w:eastAsia="宋体" w:hAnsi="Times New Roman" w:cs="Times New Roman" w:hint="eastAsia"/>
            <w:color w:val="000000" w:themeColor="text1"/>
            <w:sz w:val="28"/>
            <w14:ligatures w14:val="none"/>
          </w:rPr>
          <w:t>与结构化语义约束</w:t>
        </w:r>
      </w:ins>
      <w:r>
        <w:rPr>
          <w:rFonts w:ascii="Times New Roman" w:eastAsia="宋体" w:hAnsi="Times New Roman" w:cs="Times New Roman"/>
          <w:color w:val="000000" w:themeColor="text1"/>
          <w:sz w:val="28"/>
          <w14:ligatures w14:val="none"/>
        </w:rPr>
        <w:t>在多层网络中的持续传播。</w:t>
      </w:r>
    </w:p>
    <w:p w14:paraId="74973738" w14:textId="2AA6AAFB" w:rsidR="003E6244" w:rsidRPr="00E82C91" w:rsidRDefault="0008625F" w:rsidP="00E82C9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478" w:author="yun qiao" w:date="2026-04-25T11:10:00Z">
        <w:r>
          <w:rPr>
            <w:rFonts w:ascii="Times New Roman" w:eastAsia="宋体" w:hAnsi="Times New Roman" w:cs="Times New Roman" w:hint="eastAsia"/>
            <w:color w:val="000000" w:themeColor="text1"/>
            <w:sz w:val="28"/>
            <w14:ligatures w14:val="none"/>
          </w:rPr>
          <w:lastRenderedPageBreak/>
          <w:t>进一步地，</w:t>
        </w:r>
        <w:r>
          <w:rPr>
            <w:rFonts w:ascii="Times New Roman" w:eastAsia="宋体" w:hAnsi="Times New Roman" w:cs="Times New Roman"/>
            <w:color w:val="000000" w:themeColor="text1"/>
            <w:sz w:val="28"/>
            <w14:ligatures w14:val="none"/>
          </w:rPr>
          <w:t>所述调制参数在构造过程中显式结合知识图谱中的操作依赖关系及数据类型约束信息，使调制过程能够反映操作语义层面的结构约束特征。</w:t>
        </w:r>
      </w:ins>
    </w:p>
    <w:p w14:paraId="3C8D22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63B22A3F" w:rsidR="003E6244" w:rsidRPr="00F87BEA"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表示约束感知映射函数</w:t>
      </w:r>
      <w:ins w:id="479" w:author="yun qiao" w:date="2026-04-25T11:14:00Z">
        <w:r>
          <w:rPr>
            <w:rFonts w:ascii="Times New Roman" w:eastAsia="宋体" w:hAnsi="Times New Roman" w:cs="Times New Roman" w:hint="eastAsia"/>
            <w:color w:val="000000" w:themeColor="text1"/>
            <w:sz w:val="28"/>
            <w14:ligatures w14:val="none"/>
          </w:rPr>
          <w:t>，</w:t>
        </w:r>
      </w:ins>
      <m:oMath>
        <m:sSub>
          <m:sSubPr>
            <m:ctrlPr>
              <w:ins w:id="480" w:author="yun qiao" w:date="2026-04-25T11:15:00Z">
                <w:rPr>
                  <w:rFonts w:ascii="Cambria Math" w:eastAsia="宋体" w:hAnsi="Cambria Math" w:cs="Times New Roman"/>
                  <w:i/>
                  <w:color w:val="000000" w:themeColor="text1"/>
                  <w:sz w:val="28"/>
                  <w14:ligatures w14:val="none"/>
                </w:rPr>
              </w:ins>
            </m:ctrlPr>
          </m:sSubPr>
          <m:e>
            <m:r>
              <w:ins w:id="481" w:author="yun qiao" w:date="2026-04-25T11:15:00Z">
                <w:rPr>
                  <w:rFonts w:ascii="Cambria Math" w:eastAsia="宋体" w:hAnsi="Cambria Math" w:cs="Times New Roman" w:hint="eastAsia"/>
                  <w:color w:val="000000" w:themeColor="text1"/>
                  <w:sz w:val="28"/>
                  <w14:ligatures w14:val="none"/>
                </w:rPr>
                <m:t>f</m:t>
              </w:ins>
            </m:r>
          </m:e>
          <m:sub>
            <m:r>
              <w:ins w:id="482" w:author="yun qiao" w:date="2026-04-25T11:15:00Z">
                <m:rPr>
                  <m:sty m:val="p"/>
                </m:rPr>
                <w:rPr>
                  <w:rFonts w:ascii="Cambria Math" w:eastAsia="宋体" w:hAnsi="Cambria Math" w:cs="Times New Roman"/>
                  <w:color w:val="000000" w:themeColor="text1"/>
                  <w:sz w:val="28"/>
                  <w14:ligatures w14:val="none"/>
                </w:rPr>
                <m:t>γ</m:t>
              </w:ins>
            </m:r>
            <m:r>
              <w:ins w:id="483" w:author="yun qiao" w:date="2026-04-25T11:15:00Z">
                <m:rPr>
                  <m:sty m:val="p"/>
                </m:rPr>
                <w:rPr>
                  <w:rFonts w:ascii="Cambria Math" w:eastAsia="宋体" w:hAnsi="Cambria Math" w:cs="Times New Roman" w:hint="eastAsia"/>
                  <w:color w:val="000000" w:themeColor="text1"/>
                  <w:sz w:val="28"/>
                  <w14:ligatures w14:val="none"/>
                </w:rPr>
                <m:t>,l</m:t>
              </w:ins>
            </m:r>
          </m:sub>
        </m:sSub>
        <m:d>
          <m:dPr>
            <m:ctrlPr>
              <w:ins w:id="484" w:author="yun qiao" w:date="2026-04-25T11:15:00Z">
                <w:rPr>
                  <w:rFonts w:ascii="Cambria Math" w:eastAsia="宋体" w:hAnsi="Cambria Math" w:cs="Times New Roman"/>
                  <w:i/>
                  <w:color w:val="000000" w:themeColor="text1"/>
                  <w:sz w:val="28"/>
                  <w14:ligatures w14:val="none"/>
                </w:rPr>
              </w:ins>
            </m:ctrlPr>
          </m:dPr>
          <m:e>
            <m:r>
              <w:ins w:id="485" w:author="yun qiao" w:date="2026-04-25T11:15:00Z">
                <w:rPr>
                  <w:rFonts w:ascii="Cambria Math" w:eastAsia="宋体" w:hAnsi="Cambria Math" w:cs="Times New Roman" w:hint="eastAsia"/>
                  <w:color w:val="000000" w:themeColor="text1"/>
                  <w:sz w:val="28"/>
                  <w14:ligatures w14:val="none"/>
                </w:rPr>
                <m:t>c,G</m:t>
              </w:ins>
            </m:r>
          </m:e>
        </m:d>
      </m:oMath>
      <w:ins w:id="486" w:author="yun qiao" w:date="2026-04-25T11:15:00Z">
        <w:r>
          <w:rPr>
            <w:rFonts w:ascii="Times New Roman" w:eastAsia="宋体" w:hAnsi="Times New Roman" w:cs="Times New Roman"/>
            <w:color w:val="000000" w:themeColor="text1"/>
            <w:sz w:val="28"/>
            <w14:ligatures w14:val="none"/>
          </w:rPr>
          <w:t>表示第</w:t>
        </w:r>
      </w:ins>
      <m:oMath>
        <m:r>
          <w:ins w:id="487" w:author="yun qiao" w:date="2026-04-25T11:15:00Z">
            <w:rPr>
              <w:rFonts w:ascii="Cambria Math" w:eastAsia="宋体" w:hAnsi="Cambria Math" w:cs="Times New Roman" w:hint="eastAsia"/>
              <w:color w:val="000000" w:themeColor="text1"/>
              <w:sz w:val="28"/>
              <w14:ligatures w14:val="none"/>
            </w:rPr>
            <m:t>l</m:t>
          </w:ins>
        </m:r>
      </m:oMath>
      <w:ins w:id="488" w:author="yun qiao" w:date="2026-04-25T11:15: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共同作用下生成的缩放系数向量</w:t>
        </w:r>
        <w:r>
          <w:rPr>
            <w:rFonts w:ascii="Times New Roman" w:eastAsia="宋体" w:hAnsi="Times New Roman" w:cs="Times New Roman" w:hint="eastAsia"/>
            <w:color w:val="000000" w:themeColor="text1"/>
            <w:sz w:val="28"/>
            <w14:ligatures w14:val="none"/>
          </w:rPr>
          <w:t>，</w:t>
        </w:r>
      </w:ins>
      <m:oMath>
        <m:sSub>
          <m:sSubPr>
            <m:ctrlPr>
              <w:ins w:id="489" w:author="yun qiao" w:date="2026-04-25T11:20:00Z">
                <w:rPr>
                  <w:rFonts w:ascii="Cambria Math" w:eastAsia="宋体" w:hAnsi="Cambria Math" w:cs="Times New Roman"/>
                  <w:i/>
                  <w:color w:val="000000" w:themeColor="text1"/>
                  <w:sz w:val="28"/>
                  <w14:ligatures w14:val="none"/>
                </w:rPr>
              </w:ins>
            </m:ctrlPr>
          </m:sSubPr>
          <m:e>
            <m:r>
              <w:ins w:id="490" w:author="yun qiao" w:date="2026-04-25T11:20:00Z">
                <w:rPr>
                  <w:rFonts w:ascii="Cambria Math" w:eastAsia="宋体" w:hAnsi="Cambria Math" w:cs="Times New Roman" w:hint="eastAsia"/>
                  <w:color w:val="000000" w:themeColor="text1"/>
                  <w:sz w:val="28"/>
                  <w14:ligatures w14:val="none"/>
                </w:rPr>
                <m:t>f</m:t>
              </w:ins>
            </m:r>
          </m:e>
          <m:sub>
            <m:r>
              <w:ins w:id="491" w:author="yun qiao" w:date="2026-04-25T11:20:00Z">
                <m:rPr>
                  <m:sty m:val="p"/>
                </m:rPr>
                <w:rPr>
                  <w:rFonts w:ascii="Cambria Math" w:eastAsia="宋体" w:hAnsi="Cambria Math" w:cs="Times New Roman"/>
                  <w:color w:val="000000" w:themeColor="text1"/>
                  <w:sz w:val="28"/>
                  <w14:ligatures w14:val="none"/>
                </w:rPr>
                <m:t>β</m:t>
              </w:ins>
            </m:r>
            <m:r>
              <w:ins w:id="492" w:author="yun qiao" w:date="2026-04-25T11:20:00Z">
                <m:rPr>
                  <m:sty m:val="p"/>
                </m:rPr>
                <w:rPr>
                  <w:rFonts w:ascii="Cambria Math" w:eastAsia="宋体" w:hAnsi="Cambria Math" w:cs="Times New Roman" w:hint="eastAsia"/>
                  <w:color w:val="000000" w:themeColor="text1"/>
                  <w:sz w:val="28"/>
                  <w14:ligatures w14:val="none"/>
                </w:rPr>
                <m:t>,l</m:t>
              </w:ins>
            </m:r>
          </m:sub>
        </m:sSub>
        <m:d>
          <m:dPr>
            <m:ctrlPr>
              <w:ins w:id="493" w:author="yun qiao" w:date="2026-04-25T11:19:00Z">
                <w:rPr>
                  <w:rFonts w:ascii="Cambria Math" w:eastAsia="宋体" w:hAnsi="Cambria Math" w:cs="Times New Roman"/>
                  <w:i/>
                  <w:color w:val="000000" w:themeColor="text1"/>
                  <w:sz w:val="28"/>
                  <w14:ligatures w14:val="none"/>
                </w:rPr>
              </w:ins>
            </m:ctrlPr>
          </m:dPr>
          <m:e>
            <m:r>
              <w:ins w:id="494" w:author="yun qiao" w:date="2026-04-25T11:19:00Z">
                <w:rPr>
                  <w:rFonts w:ascii="Cambria Math" w:eastAsia="宋体" w:hAnsi="Cambria Math" w:cs="Times New Roman" w:hint="eastAsia"/>
                  <w:color w:val="000000" w:themeColor="text1"/>
                  <w:sz w:val="28"/>
                  <w14:ligatures w14:val="none"/>
                </w:rPr>
                <m:t>c,G</m:t>
              </w:ins>
            </m:r>
          </m:e>
        </m:d>
      </m:oMath>
      <w:ins w:id="495" w:author="yun qiao" w:date="2026-04-25T11:19:00Z">
        <w:r>
          <w:rPr>
            <w:rFonts w:ascii="Times New Roman" w:eastAsia="宋体" w:hAnsi="Times New Roman" w:cs="Times New Roman"/>
            <w:color w:val="000000" w:themeColor="text1"/>
            <w:sz w:val="28"/>
            <w14:ligatures w14:val="none"/>
          </w:rPr>
          <w:t>表示第</w:t>
        </w:r>
      </w:ins>
      <m:oMath>
        <m:r>
          <w:ins w:id="496" w:author="yun qiao" w:date="2026-04-25T11:19:00Z">
            <w:rPr>
              <w:rFonts w:ascii="Cambria Math" w:eastAsia="宋体" w:hAnsi="Cambria Math" w:cs="Times New Roman" w:hint="eastAsia"/>
              <w:color w:val="000000" w:themeColor="text1"/>
              <w:sz w:val="28"/>
              <w14:ligatures w14:val="none"/>
            </w:rPr>
            <m:t>l</m:t>
          </w:ins>
        </m:r>
      </m:oMath>
      <w:ins w:id="497" w:author="yun qiao" w:date="2026-04-25T11:19: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w:t>
        </w:r>
        <w:r>
          <w:rPr>
            <w:rFonts w:ascii="Times New Roman" w:eastAsia="宋体" w:hAnsi="Times New Roman" w:cs="Times New Roman" w:hint="eastAsia"/>
            <w:color w:val="000000" w:themeColor="text1"/>
            <w:sz w:val="28"/>
            <w14:ligatures w14:val="none"/>
          </w:rPr>
          <w:t>偏移</w:t>
        </w:r>
        <w:r>
          <w:rPr>
            <w:rFonts w:ascii="Times New Roman" w:eastAsia="宋体" w:hAnsi="Times New Roman" w:cs="Times New Roman"/>
            <w:color w:val="000000" w:themeColor="text1"/>
            <w:sz w:val="28"/>
            <w14:ligatures w14:val="none"/>
          </w:rPr>
          <w:t>系数向量</w:t>
        </w:r>
      </w:ins>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17DFFF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del w:id="498" w:author="yun qiao" w:date="2026-04-25T11:51:00Z">
                <w:rPr>
                  <w:rFonts w:ascii="Cambria Math" w:eastAsia="宋体" w:hAnsi="Cambria Math" w:cs="Times New Roman"/>
                  <w:i/>
                  <w:color w:val="000000" w:themeColor="text1"/>
                  <w:sz w:val="28"/>
                  <w14:ligatures w14:val="none"/>
                </w:rPr>
              </w:del>
            </m:ctrlPr>
          </m:sSubPr>
          <m:e>
            <m:r>
              <w:del w:id="499" w:author="yun qiao" w:date="2026-04-25T11:51:00Z">
                <w:rPr>
                  <w:rFonts w:ascii="Cambria Math" w:eastAsia="宋体" w:hAnsi="Cambria Math" w:cs="Times New Roman" w:hint="eastAsia"/>
                  <w:color w:val="000000" w:themeColor="text1"/>
                  <w:sz w:val="28"/>
                  <w14:ligatures w14:val="none"/>
                </w:rPr>
                <m:t>g</m:t>
              </w:del>
            </m:r>
          </m:e>
          <m:sub>
            <m:r>
              <w:del w:id="500" w:author="yun qiao" w:date="2026-04-25T11:51:00Z">
                <m:rPr>
                  <m:nor/>
                </m:rPr>
                <w:rPr>
                  <w:rFonts w:ascii="Cambria Math" w:eastAsia="宋体" w:hAnsi="Cambria Math" w:cs="Times New Roman" w:hint="eastAsia"/>
                  <w:color w:val="000000" w:themeColor="text1"/>
                  <w:sz w:val="28"/>
                  <w14:ligatures w14:val="none"/>
                </w:rPr>
                <m:t>struct</m:t>
              </w:del>
            </m:r>
          </m:sub>
        </m:sSub>
      </m:oMath>
      <w:del w:id="501" w:author="yun qiao" w:date="2026-04-25T11:51:00Z">
        <w:r>
          <w:rPr>
            <w:rFonts w:ascii="Times New Roman" w:eastAsia="宋体" w:hAnsi="Times New Roman" w:cs="Times New Roman"/>
            <w:color w:val="000000" w:themeColor="text1"/>
            <w:sz w:val="28"/>
            <w14:ligatures w14:val="none"/>
          </w:rPr>
          <w:delText>表示由知识图谱中操作原语的输入输出关系、数据类型约束及操作依赖关系编码得到的结构化语义表示；</w:delText>
        </w:r>
      </w:del>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ins w:id="502" w:author="yun qiao" w:date="2026-04-25T11:52:00Z">
        <w:r>
          <w:rPr>
            <w:rFonts w:ascii="Times New Roman" w:eastAsia="宋体" w:hAnsi="Times New Roman" w:cs="Times New Roman"/>
            <w:color w:val="000000" w:themeColor="text1"/>
            <w:sz w:val="28"/>
            <w14:ligatures w14:val="none"/>
          </w:rPr>
          <w:t>表示将任务条件向量</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与结构化语义表示</w:t>
        </w:r>
      </w:ins>
      <m:oMath>
        <m:sSub>
          <m:sSubPr>
            <m:ctrlPr>
              <w:ins w:id="503" w:author="yun qiao" w:date="2026-04-25T11:52:00Z">
                <w:rPr>
                  <w:rFonts w:ascii="Cambria Math" w:eastAsia="宋体" w:hAnsi="Cambria Math" w:cs="Times New Roman"/>
                  <w:i/>
                  <w:color w:val="000000" w:themeColor="text1"/>
                  <w:sz w:val="28"/>
                  <w14:ligatures w14:val="none"/>
                </w:rPr>
              </w:ins>
            </m:ctrlPr>
          </m:sSubPr>
          <m:e>
            <m:r>
              <w:ins w:id="504" w:author="yun qiao" w:date="2026-04-25T11:52:00Z">
                <w:rPr>
                  <w:rFonts w:ascii="Cambria Math" w:eastAsia="宋体" w:hAnsi="Cambria Math" w:cs="Times New Roman" w:hint="eastAsia"/>
                  <w:color w:val="000000" w:themeColor="text1"/>
                  <w:sz w:val="28"/>
                  <w14:ligatures w14:val="none"/>
                </w:rPr>
                <m:t>g</m:t>
              </w:ins>
            </m:r>
          </m:e>
          <m:sub>
            <m:r>
              <w:ins w:id="505" w:author="yun qiao" w:date="2026-04-25T11:52:00Z">
                <m:rPr>
                  <m:nor/>
                </m:rPr>
                <w:rPr>
                  <w:rFonts w:ascii="Cambria Math" w:eastAsia="宋体" w:hAnsi="Cambria Math" w:cs="Times New Roman" w:hint="eastAsia"/>
                  <w:color w:val="000000" w:themeColor="text1"/>
                  <w:sz w:val="28"/>
                  <w14:ligatures w14:val="none"/>
                </w:rPr>
                <m:t>struct</m:t>
              </w:ins>
            </m:r>
          </m:sub>
        </m:sSub>
      </m:oMath>
      <w:ins w:id="506" w:author="yun qiao" w:date="2026-04-25T11:52:00Z">
        <w:r>
          <w:rPr>
            <w:rFonts w:ascii="Times New Roman" w:eastAsia="宋体" w:hAnsi="Times New Roman" w:cs="Times New Roman"/>
            <w:color w:val="000000" w:themeColor="text1"/>
            <w:sz w:val="28"/>
            <w14:ligatures w14:val="none"/>
          </w:rPr>
          <w:t>进行拼接得到的联合特征表示</w:t>
        </w:r>
        <w:r>
          <w:rPr>
            <w:rFonts w:ascii="Times New Roman" w:eastAsia="宋体" w:hAnsi="Times New Roman" w:cs="Times New Roman" w:hint="eastAsia"/>
            <w:color w:val="000000" w:themeColor="text1"/>
            <w:sz w:val="28"/>
            <w14:ligatures w14:val="none"/>
          </w:rPr>
          <w:t>；</w:t>
        </w:r>
      </w:ins>
      <w:del w:id="507" w:author="yun qiao" w:date="2026-04-25T11:52:00Z">
        <w:r>
          <w:rPr>
            <w:rFonts w:ascii="Times New Roman" w:eastAsia="宋体" w:hAnsi="Times New Roman" w:cs="Times New Roman"/>
            <w:color w:val="000000" w:themeColor="text1"/>
            <w:sz w:val="28"/>
            <w14:ligatures w14:val="none"/>
          </w:rPr>
          <w:delText>表示向量拼接操作；</w:delText>
        </w:r>
      </w:del>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color w:val="000000" w:themeColor="text1"/>
          <w:sz w:val="28"/>
          <w14:ligatures w14:val="none"/>
        </w:rPr>
        <w:t>为可学习参数。</w:t>
      </w:r>
      <w:ins w:id="508" w:author="yun qiao" w:date="2026-04-25T12:26:00Z">
        <w:r>
          <w:rPr>
            <w:rFonts w:ascii="Times New Roman" w:eastAsia="宋体" w:hAnsi="Times New Roman" w:cs="Times New Roman"/>
            <w:color w:val="000000" w:themeColor="text1"/>
            <w:sz w:val="28"/>
            <w14:ligatures w14:val="none"/>
          </w:rPr>
          <w:t>上述计算过程用于将任务语义信息与知识图谱中的结构化约束信息进行融合，并生成与当前解码层相匹配的缩放系数</w:t>
        </w:r>
        <w:r>
          <w:rPr>
            <w:rFonts w:ascii="Times New Roman" w:eastAsia="宋体" w:hAnsi="Times New Roman" w:cs="Times New Roman"/>
            <w:color w:val="000000" w:themeColor="text1"/>
            <w:sz w:val="28"/>
            <w14:ligatures w14:val="none"/>
          </w:rPr>
          <w:t xml:space="preserve"> </w:t>
        </w:r>
      </w:ins>
      <m:oMath>
        <m:sSub>
          <m:sSubPr>
            <m:ctrlPr>
              <w:ins w:id="509" w:author="yun qiao" w:date="2026-04-25T12:26:00Z">
                <w:rPr>
                  <w:rFonts w:ascii="Cambria Math" w:eastAsia="宋体" w:hAnsi="Cambria Math" w:cs="Times New Roman"/>
                  <w:i/>
                  <w:color w:val="000000" w:themeColor="text1"/>
                  <w:sz w:val="28"/>
                  <w14:ligatures w14:val="none"/>
                </w:rPr>
              </w:ins>
            </m:ctrlPr>
          </m:sSubPr>
          <m:e>
            <m:r>
              <w:ins w:id="510" w:author="yun qiao" w:date="2026-04-25T12:26:00Z">
                <m:rPr>
                  <m:sty m:val="p"/>
                </m:rPr>
                <w:rPr>
                  <w:rFonts w:ascii="Cambria Math" w:eastAsia="宋体" w:hAnsi="Cambria Math" w:cs="Times New Roman"/>
                  <w:color w:val="000000" w:themeColor="text1"/>
                  <w:sz w:val="28"/>
                  <w14:ligatures w14:val="none"/>
                </w:rPr>
                <m:t>γ</m:t>
              </w:ins>
            </m:r>
            <m:ctrlPr>
              <w:ins w:id="511" w:author="yun qiao" w:date="2026-04-25T12:26:00Z">
                <w:rPr>
                  <w:rFonts w:ascii="Cambria Math" w:eastAsia="宋体" w:hAnsi="Cambria Math" w:cs="Times New Roman"/>
                  <w:color w:val="000000" w:themeColor="text1"/>
                  <w:sz w:val="28"/>
                  <w14:ligatures w14:val="none"/>
                </w:rPr>
              </w:ins>
            </m:ctrlPr>
          </m:e>
          <m:sub>
            <m:r>
              <w:ins w:id="512" w:author="yun qiao" w:date="2026-04-25T12:26:00Z">
                <w:rPr>
                  <w:rFonts w:ascii="Cambria Math" w:eastAsia="宋体" w:hAnsi="Cambria Math" w:cs="Times New Roman" w:hint="eastAsia"/>
                  <w:color w:val="000000" w:themeColor="text1"/>
                  <w:sz w:val="28"/>
                  <w14:ligatures w14:val="none"/>
                </w:rPr>
                <m:t>l</m:t>
              </w:ins>
            </m:r>
          </m:sub>
        </m:sSub>
        <m:d>
          <m:dPr>
            <m:ctrlPr>
              <w:ins w:id="513" w:author="yun qiao" w:date="2026-04-25T12:26:00Z">
                <w:rPr>
                  <w:rFonts w:ascii="Cambria Math" w:eastAsia="宋体" w:hAnsi="Cambria Math" w:cs="Times New Roman"/>
                  <w:i/>
                  <w:color w:val="000000" w:themeColor="text1"/>
                  <w:sz w:val="28"/>
                  <w14:ligatures w14:val="none"/>
                </w:rPr>
              </w:ins>
            </m:ctrlPr>
          </m:dPr>
          <m:e>
            <m:r>
              <w:ins w:id="514" w:author="yun qiao" w:date="2026-04-25T12:26:00Z">
                <w:rPr>
                  <w:rFonts w:ascii="Cambria Math" w:eastAsia="宋体" w:hAnsi="Cambria Math" w:cs="Times New Roman" w:hint="eastAsia"/>
                  <w:color w:val="000000" w:themeColor="text1"/>
                  <w:sz w:val="28"/>
                  <w14:ligatures w14:val="none"/>
                </w:rPr>
                <m:t>c,G</m:t>
              </w:ins>
            </m:r>
          </m:e>
        </m:d>
      </m:oMath>
      <w:ins w:id="515" w:author="yun qiao" w:date="2026-04-25T12:26:00Z">
        <w:r>
          <w:rPr>
            <w:rFonts w:ascii="Times New Roman" w:eastAsia="宋体" w:hAnsi="Times New Roman" w:cs="Times New Roman"/>
            <w:color w:val="000000" w:themeColor="text1"/>
            <w:sz w:val="28"/>
            <w14:ligatures w14:val="none"/>
          </w:rPr>
          <w:t>与偏移系数</w:t>
        </w:r>
      </w:ins>
      <m:oMath>
        <m:sSub>
          <m:sSubPr>
            <m:ctrlPr>
              <w:ins w:id="516" w:author="yun qiao" w:date="2026-04-25T12:26:00Z">
                <w:rPr>
                  <w:rFonts w:ascii="Cambria Math" w:eastAsia="宋体" w:hAnsi="Cambria Math" w:cs="Times New Roman"/>
                  <w:i/>
                  <w:color w:val="000000" w:themeColor="text1"/>
                  <w:sz w:val="28"/>
                  <w14:ligatures w14:val="none"/>
                </w:rPr>
              </w:ins>
            </m:ctrlPr>
          </m:sSubPr>
          <m:e>
            <m:r>
              <w:ins w:id="517" w:author="yun qiao" w:date="2026-04-25T12:26:00Z">
                <m:rPr>
                  <m:sty m:val="p"/>
                </m:rPr>
                <w:rPr>
                  <w:rFonts w:ascii="Cambria Math" w:eastAsia="宋体" w:hAnsi="Cambria Math" w:cs="Times New Roman"/>
                  <w:color w:val="000000" w:themeColor="text1"/>
                  <w:sz w:val="28"/>
                  <w14:ligatures w14:val="none"/>
                </w:rPr>
                <m:t>β</m:t>
              </w:ins>
            </m:r>
            <m:ctrlPr>
              <w:ins w:id="518" w:author="yun qiao" w:date="2026-04-25T12:26:00Z">
                <w:rPr>
                  <w:rFonts w:ascii="Cambria Math" w:eastAsia="宋体" w:hAnsi="Cambria Math" w:cs="Times New Roman"/>
                  <w:color w:val="000000" w:themeColor="text1"/>
                  <w:sz w:val="28"/>
                  <w14:ligatures w14:val="none"/>
                </w:rPr>
              </w:ins>
            </m:ctrlPr>
          </m:e>
          <m:sub>
            <m:r>
              <w:ins w:id="519" w:author="yun qiao" w:date="2026-04-25T12:26:00Z">
                <w:rPr>
                  <w:rFonts w:ascii="Cambria Math" w:eastAsia="宋体" w:hAnsi="Cambria Math" w:cs="Times New Roman" w:hint="eastAsia"/>
                  <w:color w:val="000000" w:themeColor="text1"/>
                  <w:sz w:val="28"/>
                  <w14:ligatures w14:val="none"/>
                </w:rPr>
                <m:t>l</m:t>
              </w:ins>
            </m:r>
          </m:sub>
        </m:sSub>
        <m:d>
          <m:dPr>
            <m:ctrlPr>
              <w:ins w:id="520" w:author="yun qiao" w:date="2026-04-25T12:26:00Z">
                <w:rPr>
                  <w:rFonts w:ascii="Cambria Math" w:eastAsia="宋体" w:hAnsi="Cambria Math" w:cs="Times New Roman"/>
                  <w:i/>
                  <w:color w:val="000000" w:themeColor="text1"/>
                  <w:sz w:val="28"/>
                  <w14:ligatures w14:val="none"/>
                </w:rPr>
              </w:ins>
            </m:ctrlPr>
          </m:dPr>
          <m:e>
            <m:r>
              <w:ins w:id="521" w:author="yun qiao" w:date="2026-04-25T12:26:00Z">
                <w:rPr>
                  <w:rFonts w:ascii="Cambria Math" w:eastAsia="宋体" w:hAnsi="Cambria Math" w:cs="Times New Roman" w:hint="eastAsia"/>
                  <w:color w:val="000000" w:themeColor="text1"/>
                  <w:sz w:val="28"/>
                  <w14:ligatures w14:val="none"/>
                </w:rPr>
                <m:t>c,G</m:t>
              </w:ins>
            </m:r>
          </m:e>
        </m:d>
      </m:oMath>
      <w:ins w:id="522" w:author="yun qiao" w:date="2026-04-25T12:26:00Z">
        <w:r>
          <w:rPr>
            <w:rFonts w:ascii="Times New Roman" w:eastAsia="宋体" w:hAnsi="Times New Roman" w:cs="Times New Roman"/>
            <w:color w:val="000000" w:themeColor="text1"/>
            <w:sz w:val="28"/>
            <w14:ligatures w14:val="none"/>
          </w:rPr>
          <w:t>，从而实现对隐藏状态的条件调制。所述调制参数在生成过程中直接作用于隐藏状态表示，使结构化约束信息以显式方式参与特征计算过程。</w:t>
        </w:r>
      </w:ins>
    </w:p>
    <w:p w14:paraId="7636F5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460265F8" w14:textId="40FE12DC" w:rsidR="00EF61E5" w:rsidRDefault="00000000" w:rsidP="008A687B">
      <w:pPr>
        <w:widowControl/>
        <w:spacing w:before="100" w:after="0" w:line="480" w:lineRule="exact"/>
        <w:ind w:firstLineChars="202" w:firstLine="566"/>
        <w:jc w:val="both"/>
        <w:rPr>
          <w:ins w:id="523" w:author="yun qiao" w:date="2026-04-25T12:28: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p>
          <m:sSupPr>
            <m:ctrlPr>
              <w:ins w:id="524" w:author="yun qiao" w:date="2026-04-25T12:28:00Z">
                <w:rPr>
                  <w:rFonts w:ascii="Cambria Math" w:eastAsia="宋体" w:hAnsi="Cambria Math" w:cs="Times New Roman"/>
                  <w:i/>
                  <w:color w:val="000000" w:themeColor="text1"/>
                  <w:sz w:val="28"/>
                  <w14:ligatures w14:val="none"/>
                </w:rPr>
              </w:ins>
            </m:ctrlPr>
          </m:sSupPr>
          <m:e>
            <m:r>
              <w:ins w:id="525" w:author="yun qiao" w:date="2026-04-25T12:28:00Z">
                <w:rPr>
                  <w:rFonts w:ascii="Cambria Math" w:eastAsia="宋体" w:hAnsi="Cambria Math" w:cs="Times New Roman" w:hint="eastAsia"/>
                  <w:color w:val="000000" w:themeColor="text1"/>
                  <w:sz w:val="28"/>
                  <w14:ligatures w14:val="none"/>
                </w:rPr>
                <m:t>P</m:t>
              </w:ins>
            </m:r>
            <m:ctrlPr>
              <w:ins w:id="526" w:author="yun qiao" w:date="2026-04-25T12:28:00Z">
                <w:rPr>
                  <w:rFonts w:ascii="Cambria Math" w:eastAsia="宋体" w:hAnsi="Cambria Math" w:cs="Times New Roman" w:hint="eastAsia"/>
                  <w:i/>
                  <w:color w:val="000000" w:themeColor="text1"/>
                  <w:sz w:val="28"/>
                  <w14:ligatures w14:val="none"/>
                </w:rPr>
              </w:ins>
            </m:ctrlPr>
          </m:e>
          <m:sup>
            <m:r>
              <w:ins w:id="527" w:author="yun qiao" w:date="2026-04-25T12:28:00Z">
                <w:rPr>
                  <w:rFonts w:ascii="Cambria Math" w:eastAsia="宋体" w:hAnsi="Cambria Math" w:cs="Times New Roman"/>
                  <w:color w:val="000000" w:themeColor="text1"/>
                  <w:sz w:val="28"/>
                  <w14:ligatures w14:val="none"/>
                </w:rPr>
                <m:t>'</m:t>
              </w:ins>
            </m:r>
          </m:sup>
        </m:sSup>
        <m:d>
          <m:dPr>
            <m:ctrlPr>
              <w:ins w:id="528" w:author="yun qiao" w:date="2026-04-25T12:28:00Z">
                <w:rPr>
                  <w:rFonts w:ascii="Cambria Math" w:eastAsia="宋体" w:hAnsi="Cambria Math" w:cs="Times New Roman"/>
                  <w:i/>
                  <w:color w:val="000000" w:themeColor="text1"/>
                  <w:sz w:val="28"/>
                  <w14:ligatures w14:val="none"/>
                </w:rPr>
              </w:ins>
            </m:ctrlPr>
          </m:dPr>
          <m:e>
            <m:sSub>
              <m:sSubPr>
                <m:ctrlPr>
                  <w:ins w:id="529" w:author="yun qiao" w:date="2026-04-25T12:28:00Z">
                    <w:rPr>
                      <w:rFonts w:ascii="Cambria Math" w:eastAsia="宋体" w:hAnsi="Cambria Math" w:cs="Times New Roman"/>
                      <w:i/>
                      <w:color w:val="000000" w:themeColor="text1"/>
                      <w:sz w:val="28"/>
                      <w14:ligatures w14:val="none"/>
                    </w:rPr>
                  </w:ins>
                </m:ctrlPr>
              </m:sSubPr>
              <m:e>
                <m:r>
                  <w:ins w:id="530" w:author="yun qiao" w:date="2026-04-25T12:28:00Z">
                    <w:rPr>
                      <w:rFonts w:ascii="Cambria Math" w:eastAsia="宋体" w:hAnsi="Cambria Math" w:cs="Times New Roman" w:hint="eastAsia"/>
                      <w:color w:val="000000" w:themeColor="text1"/>
                      <w:sz w:val="28"/>
                      <w14:ligatures w14:val="none"/>
                    </w:rPr>
                    <m:t>y</m:t>
                  </w:ins>
                </m:r>
              </m:e>
              <m:sub>
                <m:r>
                  <w:ins w:id="531" w:author="yun qiao" w:date="2026-04-25T12:28:00Z">
                    <w:rPr>
                      <w:rFonts w:ascii="Cambria Math" w:eastAsia="宋体" w:hAnsi="Cambria Math" w:cs="Times New Roman" w:hint="eastAsia"/>
                      <w:color w:val="000000" w:themeColor="text1"/>
                      <w:sz w:val="28"/>
                      <w14:ligatures w14:val="none"/>
                    </w:rPr>
                    <m:t>t</m:t>
                  </w:ins>
                </m:r>
              </m:sub>
            </m:sSub>
          </m:e>
        </m:d>
      </m:oMath>
      <w:ins w:id="532" w:author="yun qiao" w:date="2026-04-25T12:28:00Z">
        <w:r>
          <w:rPr>
            <w:rFonts w:ascii="Times New Roman" w:eastAsia="宋体" w:hAnsi="Times New Roman" w:cs="Times New Roman"/>
            <w:color w:val="000000" w:themeColor="text1"/>
            <w:sz w:val="28"/>
            <w14:ligatures w14:val="none"/>
          </w:rPr>
          <w:t>表示在引入结构约束后的候选操作原语</w:t>
        </w:r>
      </w:ins>
      <m:oMath>
        <m:sSub>
          <m:sSubPr>
            <m:ctrlPr>
              <w:ins w:id="533" w:author="yun qiao" w:date="2026-04-25T12:28:00Z">
                <w:rPr>
                  <w:rFonts w:ascii="Cambria Math" w:eastAsia="宋体" w:hAnsi="Cambria Math" w:cs="Times New Roman"/>
                  <w:i/>
                  <w:color w:val="000000" w:themeColor="text1"/>
                  <w:sz w:val="28"/>
                  <w14:ligatures w14:val="none"/>
                </w:rPr>
              </w:ins>
            </m:ctrlPr>
          </m:sSubPr>
          <m:e>
            <m:r>
              <w:ins w:id="534" w:author="yun qiao" w:date="2026-04-25T12:28:00Z">
                <w:rPr>
                  <w:rFonts w:ascii="Cambria Math" w:eastAsia="宋体" w:hAnsi="Cambria Math" w:cs="Times New Roman" w:hint="eastAsia"/>
                  <w:color w:val="000000" w:themeColor="text1"/>
                  <w:sz w:val="28"/>
                  <w14:ligatures w14:val="none"/>
                </w:rPr>
                <m:t>y</m:t>
              </w:ins>
            </m:r>
          </m:e>
          <m:sub>
            <m:r>
              <w:ins w:id="535" w:author="yun qiao" w:date="2026-04-25T12:28:00Z">
                <w:rPr>
                  <w:rFonts w:ascii="Cambria Math" w:eastAsia="宋体" w:hAnsi="Cambria Math" w:cs="Times New Roman" w:hint="eastAsia"/>
                  <w:color w:val="000000" w:themeColor="text1"/>
                  <w:sz w:val="28"/>
                  <w14:ligatures w14:val="none"/>
                </w:rPr>
                <m:t>t</m:t>
              </w:ins>
            </m:r>
          </m:sub>
        </m:sSub>
      </m:oMath>
      <w:ins w:id="536" w:author="yun qiao" w:date="2026-04-25T12:28:00Z">
        <w:r>
          <w:rPr>
            <w:rFonts w:ascii="Times New Roman" w:eastAsia="宋体" w:hAnsi="Times New Roman" w:cs="Times New Roman"/>
            <w:color w:val="000000" w:themeColor="text1"/>
            <w:sz w:val="28"/>
            <w14:ligatures w14:val="none"/>
          </w:rPr>
          <w:t>的生成概率；</w:t>
        </w:r>
      </w:ins>
      <m:oMath>
        <m:sSubSup>
          <m:sSubSupPr>
            <m:ctrlPr>
              <w:ins w:id="537" w:author="yun qiao" w:date="2026-04-25T12:28:00Z">
                <w:rPr>
                  <w:rFonts w:ascii="Cambria Math" w:eastAsia="宋体" w:hAnsi="Cambria Math" w:cs="Times New Roman"/>
                  <w:i/>
                  <w:color w:val="000000" w:themeColor="text1"/>
                  <w:sz w:val="28"/>
                  <w14:ligatures w14:val="none"/>
                </w:rPr>
              </w:ins>
            </m:ctrlPr>
          </m:sSubSupPr>
          <m:e>
            <m:r>
              <w:ins w:id="538" w:author="yun qiao" w:date="2026-04-25T12:28:00Z">
                <w:rPr>
                  <w:rFonts w:ascii="Cambria Math" w:eastAsia="宋体" w:hAnsi="Cambria Math" w:cs="Times New Roman"/>
                  <w:color w:val="000000" w:themeColor="text1"/>
                  <w:sz w:val="28"/>
                  <w14:ligatures w14:val="none"/>
                </w:rPr>
                <m:t>h</m:t>
              </w:ins>
            </m:r>
          </m:e>
          <m:sub>
            <m:r>
              <w:ins w:id="539" w:author="yun qiao" w:date="2026-04-25T12:28:00Z">
                <w:rPr>
                  <w:rFonts w:ascii="Cambria Math" w:eastAsia="宋体" w:hAnsi="Cambria Math" w:cs="Times New Roman"/>
                  <w:color w:val="000000" w:themeColor="text1"/>
                  <w:sz w:val="28"/>
                  <w14:ligatures w14:val="none"/>
                </w:rPr>
                <m:t>t</m:t>
              </w:ins>
            </m:r>
          </m:sub>
          <m:sup>
            <m:r>
              <w:ins w:id="540" w:author="yun qiao" w:date="2026-04-25T12:28:00Z">
                <w:rPr>
                  <w:rFonts w:ascii="Cambria Math" w:eastAsia="宋体" w:hAnsi="Cambria Math" w:cs="Times New Roman"/>
                  <w:color w:val="000000" w:themeColor="text1"/>
                  <w:sz w:val="28"/>
                  <w14:ligatures w14:val="none"/>
                </w:rPr>
                <m:t>'</m:t>
              </w:ins>
            </m:r>
          </m:sup>
        </m:sSubSup>
        <m:r>
          <m:rPr>
            <m:sty m:val="p"/>
          </m:rPr>
          <w:rPr>
            <w:rFonts w:ascii="Cambria Math" w:eastAsia="宋体" w:hAnsi="Cambria Math" w:cs="Times New Roman" w:hint="eastAsia"/>
            <w:color w:val="000000" w:themeColor="text1"/>
            <w:sz w:val="28"/>
            <w14:ligatures w14:val="none"/>
          </w:rPr>
          <m:t>∈</m:t>
        </m:r>
        <m:sSup>
          <m:sSupPr>
            <m:ctrlPr>
              <w:ins w:id="541" w:author="yun qiao" w:date="2026-04-25T12:28:00Z">
                <w:rPr>
                  <w:rFonts w:ascii="Cambria Math" w:eastAsia="宋体" w:hAnsi="Cambria Math" w:cs="Times New Roman"/>
                  <w:i/>
                  <w:color w:val="000000" w:themeColor="text1"/>
                  <w:sz w:val="28"/>
                  <w14:ligatures w14:val="none"/>
                </w:rPr>
              </w:ins>
            </m:ctrlPr>
          </m:sSupPr>
          <m:e>
            <m:r>
              <w:ins w:id="542" w:author="yun qiao" w:date="2026-04-25T12:28:00Z">
                <w:rPr>
                  <w:rFonts w:ascii="Cambria Math" w:eastAsia="宋体" w:hAnsi="Cambria Math" w:cs="Times New Roman"/>
                  <w:color w:val="000000" w:themeColor="text1"/>
                  <w:sz w:val="28"/>
                  <w14:ligatures w14:val="none"/>
                </w:rPr>
                <m:t>R</m:t>
              </w:ins>
            </m:r>
          </m:e>
          <m:sup>
            <m:r>
              <w:ins w:id="543" w:author="yun qiao" w:date="2026-04-25T12:28:00Z">
                <w:rPr>
                  <w:rFonts w:ascii="Cambria Math" w:eastAsia="宋体" w:hAnsi="Cambria Math" w:cs="Times New Roman"/>
                  <w:color w:val="000000" w:themeColor="text1"/>
                  <w:sz w:val="28"/>
                  <w14:ligatures w14:val="none"/>
                </w:rPr>
                <m:t>d</m:t>
              </w:ins>
            </m:r>
          </m:sup>
        </m:sSup>
      </m:oMath>
      <w:ins w:id="544" w:author="yun qiao" w:date="2026-04-25T12:28:00Z">
        <w:r>
          <w:rPr>
            <w:rFonts w:ascii="Times New Roman" w:eastAsia="宋体" w:hAnsi="Times New Roman" w:cs="Times New Roman"/>
            <w:color w:val="000000" w:themeColor="text1"/>
            <w:sz w:val="28"/>
            <w14:ligatures w14:val="none"/>
          </w:rPr>
          <w:t>表示在第</w:t>
        </w:r>
        <w:r>
          <w:rPr>
            <w:rFonts w:ascii="Times New Roman" w:eastAsia="宋体" w:hAnsi="Times New Roman" w:cs="Times New Roman"/>
            <w:color w:val="000000" w:themeColor="text1"/>
            <w:sz w:val="28"/>
            <w14:ligatures w14:val="none"/>
          </w:rPr>
          <w:t>t</w:t>
        </w:r>
        <w:proofErr w:type="gramStart"/>
        <w:r>
          <w:rPr>
            <w:rFonts w:ascii="Times New Roman" w:eastAsia="宋体" w:hAnsi="Times New Roman" w:cs="Times New Roman"/>
            <w:color w:val="000000" w:themeColor="text1"/>
            <w:sz w:val="28"/>
            <w14:ligatures w14:val="none"/>
          </w:rPr>
          <w:t>个</w:t>
        </w:r>
        <w:proofErr w:type="gramEnd"/>
        <w:r>
          <w:rPr>
            <w:rFonts w:ascii="Times New Roman" w:eastAsia="宋体" w:hAnsi="Times New Roman" w:cs="Times New Roman"/>
            <w:color w:val="000000" w:themeColor="text1"/>
            <w:sz w:val="28"/>
            <w14:ligatures w14:val="none"/>
          </w:rPr>
          <w:t>时间</w:t>
        </w:r>
        <w:proofErr w:type="gramStart"/>
        <w:r>
          <w:rPr>
            <w:rFonts w:ascii="Times New Roman" w:eastAsia="宋体" w:hAnsi="Times New Roman" w:cs="Times New Roman"/>
            <w:color w:val="000000" w:themeColor="text1"/>
            <w:sz w:val="28"/>
            <w14:ligatures w14:val="none"/>
          </w:rPr>
          <w:t>步经条件</w:t>
        </w:r>
        <w:proofErr w:type="gramEnd"/>
        <w:r>
          <w:rPr>
            <w:rFonts w:ascii="Times New Roman" w:eastAsia="宋体" w:hAnsi="Times New Roman" w:cs="Times New Roman"/>
            <w:color w:val="000000" w:themeColor="text1"/>
            <w:sz w:val="28"/>
            <w14:ligatures w14:val="none"/>
          </w:rPr>
          <w:t>调制后的隐藏状态表示；</w:t>
        </w:r>
      </w:ins>
      <m:oMath>
        <m:r>
          <w:ins w:id="545" w:author="yun qiao" w:date="2026-04-25T12:44:00Z">
            <w:rPr>
              <w:rFonts w:ascii="Cambria Math" w:eastAsia="宋体" w:hAnsi="Cambria Math" w:cs="Times New Roman"/>
              <w:color w:val="000000" w:themeColor="text1"/>
              <w:sz w:val="28"/>
              <w14:ligatures w14:val="none"/>
              <w:rPrChange w:id="546" w:author="yun qiao" w:date="2026-04-25T12:57:00Z">
                <w:rPr>
                  <w:rFonts w:ascii="Cambria Math" w:eastAsia="宋体" w:hAnsi="Cambria Math" w:cs="Times New Roman"/>
                  <w:color w:val="000000" w:themeColor="text1"/>
                  <w:sz w:val="28"/>
                  <w:highlight w:val="yellow"/>
                  <w14:ligatures w14:val="none"/>
                </w:rPr>
              </w:rPrChange>
            </w:rPr>
            <m:t>E</m:t>
          </w:ins>
        </m:r>
        <m:r>
          <w:ins w:id="547" w:author="yun qiao" w:date="2026-04-25T12:34:00Z">
            <w:rPr>
              <w:rFonts w:ascii="Cambria Math" w:eastAsia="宋体" w:hAnsi="Cambria Math" w:cs="Times New Roman" w:hint="eastAsia"/>
              <w:color w:val="000000" w:themeColor="text1"/>
              <w:sz w:val="28"/>
              <w14:ligatures w14:val="none"/>
              <w:rPrChange w:id="548" w:author="yun qiao" w:date="2026-04-25T12:57:00Z">
                <w:rPr>
                  <w:rFonts w:ascii="Cambria Math" w:eastAsia="宋体" w:hAnsi="Cambria Math" w:cs="Times New Roman" w:hint="eastAsia"/>
                  <w:color w:val="000000" w:themeColor="text1"/>
                  <w:sz w:val="28"/>
                  <w:highlight w:val="yellow"/>
                  <w14:ligatures w14:val="none"/>
                </w:rPr>
              </w:rPrChange>
            </w:rPr>
            <m:t>∈</m:t>
          </w:ins>
        </m:r>
        <m:sSup>
          <m:sSupPr>
            <m:ctrlPr>
              <w:ins w:id="549" w:author="yun qiao" w:date="2026-04-25T12:34:00Z">
                <w:rPr>
                  <w:rFonts w:ascii="Cambria Math" w:eastAsia="宋体" w:hAnsi="Cambria Math" w:cs="Times New Roman"/>
                  <w:i/>
                  <w:color w:val="000000" w:themeColor="text1"/>
                  <w:sz w:val="28"/>
                  <w:szCs w:val="20"/>
                  <w14:ligatures w14:val="none"/>
                </w:rPr>
              </w:ins>
            </m:ctrlPr>
          </m:sSupPr>
          <m:e>
            <m:r>
              <w:ins w:id="550" w:author="yun qiao" w:date="2026-04-25T12:34:00Z">
                <w:rPr>
                  <w:rFonts w:ascii="Cambria Math" w:eastAsia="宋体" w:hAnsi="Cambria Math" w:cs="Times New Roman"/>
                  <w:color w:val="000000" w:themeColor="text1"/>
                  <w:sz w:val="28"/>
                  <w14:ligatures w14:val="none"/>
                  <w:rPrChange w:id="551" w:author="yun qiao" w:date="2026-04-25T12:57:00Z">
                    <w:rPr>
                      <w:rFonts w:ascii="Cambria Math" w:eastAsia="宋体" w:hAnsi="Cambria Math" w:cs="Times New Roman"/>
                      <w:color w:val="000000" w:themeColor="text1"/>
                      <w:sz w:val="28"/>
                      <w:highlight w:val="yellow"/>
                      <w14:ligatures w14:val="none"/>
                    </w:rPr>
                  </w:rPrChange>
                </w:rPr>
                <m:t>R</m:t>
              </w:ins>
            </m:r>
          </m:e>
          <m:sup>
            <m:r>
              <w:ins w:id="552" w:author="yun qiao" w:date="2026-04-25T12:45:00Z">
                <w:rPr>
                  <w:rFonts w:ascii="Cambria Math" w:eastAsia="宋体" w:hAnsi="Cambria Math" w:cs="Times New Roman"/>
                  <w:color w:val="000000" w:themeColor="text1"/>
                  <w:sz w:val="28"/>
                  <w14:ligatures w14:val="none"/>
                  <w:rPrChange w:id="553" w:author="yun qiao" w:date="2026-04-25T12:57:00Z">
                    <w:rPr>
                      <w:rFonts w:ascii="Cambria Math" w:eastAsia="宋体" w:hAnsi="Cambria Math" w:cs="Times New Roman"/>
                      <w:color w:val="000000" w:themeColor="text1"/>
                      <w:sz w:val="28"/>
                      <w:highlight w:val="yellow"/>
                      <w14:ligatures w14:val="none"/>
                    </w:rPr>
                  </w:rPrChange>
                </w:rPr>
                <m:t>d</m:t>
              </w:ins>
            </m:r>
            <m:r>
              <w:ins w:id="554" w:author="yun qiao" w:date="2026-04-25T12:34:00Z">
                <w:rPr>
                  <w:rFonts w:ascii="Cambria Math" w:eastAsia="宋体" w:hAnsi="Cambria Math" w:cs="Times New Roman"/>
                  <w:color w:val="000000" w:themeColor="text1"/>
                  <w:sz w:val="28"/>
                  <w14:ligatures w14:val="none"/>
                  <w:rPrChange w:id="555" w:author="yun qiao" w:date="2026-04-25T12:57:00Z">
                    <w:rPr>
                      <w:rFonts w:ascii="Cambria Math" w:eastAsia="宋体" w:hAnsi="Cambria Math" w:cs="Times New Roman"/>
                      <w:color w:val="000000" w:themeColor="text1"/>
                      <w:sz w:val="28"/>
                      <w:highlight w:val="yellow"/>
                      <w14:ligatures w14:val="none"/>
                    </w:rPr>
                  </w:rPrChange>
                </w:rPr>
                <m:t>×</m:t>
              </w:ins>
            </m:r>
            <m:d>
              <m:dPr>
                <m:begChr m:val="|"/>
                <m:endChr m:val="|"/>
                <m:ctrlPr>
                  <w:ins w:id="556" w:author="yun qiao" w:date="2026-04-25T12:45:00Z">
                    <w:rPr>
                      <w:rFonts w:ascii="Cambria Math" w:eastAsia="宋体" w:hAnsi="Cambria Math" w:cs="Times New Roman"/>
                      <w:i/>
                      <w:color w:val="000000" w:themeColor="text1"/>
                      <w:sz w:val="28"/>
                      <w14:ligatures w14:val="none"/>
                    </w:rPr>
                  </w:ins>
                </m:ctrlPr>
              </m:dPr>
              <m:e>
                <m:r>
                  <w:ins w:id="557" w:author="yun qiao" w:date="2026-04-25T12:45:00Z">
                    <w:rPr>
                      <w:rFonts w:ascii="Cambria Math" w:eastAsia="宋体" w:hAnsi="Cambria Math" w:cs="Times New Roman"/>
                      <w:color w:val="000000" w:themeColor="text1"/>
                      <w:sz w:val="28"/>
                      <w14:ligatures w14:val="none"/>
                      <w:rPrChange w:id="558" w:author="yun qiao" w:date="2026-04-25T12:57:00Z">
                        <w:rPr>
                          <w:rFonts w:ascii="Cambria Math" w:eastAsia="宋体" w:hAnsi="Cambria Math" w:cs="Times New Roman"/>
                          <w:color w:val="000000" w:themeColor="text1"/>
                          <w:sz w:val="28"/>
                          <w:highlight w:val="yellow"/>
                          <w14:ligatures w14:val="none"/>
                        </w:rPr>
                      </w:rPrChange>
                    </w:rPr>
                    <m:t>V</m:t>
                  </w:ins>
                </m:r>
              </m:e>
            </m:d>
          </m:sup>
        </m:sSup>
      </m:oMath>
      <w:ins w:id="559" w:author="yun qiao" w:date="2026-04-25T12:28:00Z">
        <w:r>
          <w:rPr>
            <w:rFonts w:ascii="Times New Roman" w:eastAsia="宋体" w:hAnsi="Times New Roman" w:cs="Times New Roman"/>
            <w:color w:val="000000" w:themeColor="text1"/>
            <w:sz w:val="28"/>
            <w14:ligatures w14:val="none"/>
          </w:rPr>
          <w:t>表示操作原语嵌入矩阵，</w:t>
        </w:r>
      </w:ins>
      <m:oMath>
        <m:d>
          <m:dPr>
            <m:begChr m:val="|"/>
            <m:endChr m:val="|"/>
            <m:ctrlPr>
              <w:ins w:id="560" w:author="yun qiao" w:date="2026-04-25T12:52:00Z">
                <w:rPr>
                  <w:rFonts w:ascii="Cambria Math" w:eastAsia="宋体" w:hAnsi="Cambria Math" w:cs="Times New Roman"/>
                  <w:i/>
                  <w:color w:val="000000" w:themeColor="text1"/>
                  <w:sz w:val="28"/>
                  <w14:ligatures w14:val="none"/>
                </w:rPr>
              </w:ins>
            </m:ctrlPr>
          </m:dPr>
          <m:e>
            <m:r>
              <w:ins w:id="561" w:author="yun qiao" w:date="2026-04-25T12:52:00Z">
                <w:rPr>
                  <w:rFonts w:ascii="Cambria Math" w:eastAsia="宋体" w:hAnsi="Cambria Math" w:cs="Times New Roman"/>
                  <w:color w:val="000000" w:themeColor="text1"/>
                  <w:sz w:val="28"/>
                  <w14:ligatures w14:val="none"/>
                  <w:rPrChange w:id="562" w:author="yun qiao" w:date="2026-04-25T12:57:00Z">
                    <w:rPr>
                      <w:rFonts w:ascii="Cambria Math" w:eastAsia="宋体" w:hAnsi="Cambria Math" w:cs="Times New Roman"/>
                      <w:color w:val="000000" w:themeColor="text1"/>
                      <w:sz w:val="28"/>
                      <w:highlight w:val="yellow"/>
                      <w14:ligatures w14:val="none"/>
                    </w:rPr>
                  </w:rPrChange>
                </w:rPr>
                <m:t>V</m:t>
              </w:ins>
            </m:r>
          </m:e>
        </m:d>
      </m:oMath>
      <w:ins w:id="563" w:author="yun qiao" w:date="2026-04-25T12:28:00Z">
        <w:r>
          <w:rPr>
            <w:rFonts w:ascii="Times New Roman" w:eastAsia="宋体" w:hAnsi="Times New Roman" w:cs="Times New Roman"/>
            <w:color w:val="000000" w:themeColor="text1"/>
            <w:sz w:val="28"/>
            <w14:ligatures w14:val="none"/>
          </w:rPr>
          <w:t>表示操作原语词表大小；</w:t>
        </w:r>
      </w:ins>
      <m:oMath>
        <m:sSup>
          <m:sSupPr>
            <m:ctrlPr>
              <w:ins w:id="564" w:author="yun qiao" w:date="2026-04-25T12:53:00Z">
                <w:rPr>
                  <w:rFonts w:ascii="Cambria Math" w:eastAsia="宋体" w:hAnsi="Cambria Math" w:cs="Times New Roman"/>
                  <w:i/>
                  <w:color w:val="000000" w:themeColor="text1"/>
                  <w:sz w:val="28"/>
                  <w14:ligatures w14:val="none"/>
                </w:rPr>
              </w:ins>
            </m:ctrlPr>
          </m:sSupPr>
          <m:e>
            <m:r>
              <w:ins w:id="565" w:author="yun qiao" w:date="2026-04-25T12:53:00Z">
                <w:rPr>
                  <w:rFonts w:ascii="Cambria Math" w:eastAsia="宋体" w:hAnsi="Cambria Math" w:cs="Times New Roman" w:hint="eastAsia"/>
                  <w:color w:val="000000" w:themeColor="text1"/>
                  <w:sz w:val="28"/>
                  <w14:ligatures w14:val="none"/>
                </w:rPr>
                <m:t>E</m:t>
              </w:ins>
            </m:r>
          </m:e>
          <m:sup>
            <m:r>
              <w:ins w:id="566" w:author="yun qiao" w:date="2026-04-25T12:53:00Z">
                <w:rPr>
                  <w:rFonts w:ascii="Cambria Math" w:eastAsia="宋体" w:hAnsi="Cambria Math" w:cs="Times New Roman"/>
                  <w:color w:val="000000" w:themeColor="text1"/>
                  <w:sz w:val="28"/>
                  <w14:ligatures w14:val="none"/>
                </w:rPr>
                <m:t>⊤</m:t>
              </w:ins>
            </m:r>
          </m:sup>
        </m:sSup>
        <m:sSubSup>
          <m:sSubSupPr>
            <m:ctrlPr>
              <w:ins w:id="567" w:author="yun qiao" w:date="2026-04-25T12:53:00Z">
                <w:rPr>
                  <w:rFonts w:ascii="Cambria Math" w:eastAsia="宋体" w:hAnsi="Cambria Math" w:cs="Times New Roman"/>
                  <w:i/>
                  <w:color w:val="000000" w:themeColor="text1"/>
                  <w:sz w:val="28"/>
                  <w:szCs w:val="20"/>
                  <w14:ligatures w14:val="none"/>
                </w:rPr>
              </w:ins>
            </m:ctrlPr>
          </m:sSubSupPr>
          <m:e>
            <m:r>
              <w:ins w:id="568" w:author="yun qiao" w:date="2026-04-25T12:53:00Z">
                <w:rPr>
                  <w:rFonts w:ascii="Cambria Math" w:eastAsia="宋体" w:hAnsi="Cambria Math" w:cs="等线"/>
                  <w:color w:val="000000" w:themeColor="text1"/>
                  <w:sz w:val="28"/>
                  <w14:ligatures w14:val="none"/>
                </w:rPr>
                <m:t>h</m:t>
              </w:ins>
            </m:r>
          </m:e>
          <m:sub>
            <m:r>
              <w:ins w:id="569" w:author="yun qiao" w:date="2026-04-25T12:53:00Z">
                <w:rPr>
                  <w:rFonts w:ascii="Cambria Math" w:eastAsia="宋体" w:hAnsi="Cambria Math" w:cs="等线"/>
                  <w:color w:val="000000" w:themeColor="text1"/>
                  <w:sz w:val="28"/>
                  <w14:ligatures w14:val="none"/>
                </w:rPr>
                <m:t>t</m:t>
              </w:ins>
            </m:r>
          </m:sub>
          <m:sup>
            <m:r>
              <w:ins w:id="570" w:author="yun qiao" w:date="2026-04-25T12:53:00Z">
                <w:rPr>
                  <w:rFonts w:ascii="Cambria Math" w:eastAsia="宋体" w:hAnsi="Cambria Math" w:cs="等线"/>
                  <w:color w:val="000000" w:themeColor="text1"/>
                  <w:sz w:val="28"/>
                  <w14:ligatures w14:val="none"/>
                </w:rPr>
                <m:t>'</m:t>
              </w:ins>
            </m:r>
          </m:sup>
        </m:sSubSup>
      </m:oMath>
      <w:ins w:id="571" w:author="yun qiao" w:date="2026-04-25T12:28:00Z">
        <w:r>
          <w:rPr>
            <w:rFonts w:ascii="Times New Roman" w:eastAsia="宋体" w:hAnsi="Times New Roman" w:cs="Times New Roman"/>
            <w:color w:val="000000" w:themeColor="text1"/>
            <w:sz w:val="28"/>
            <w14:ligatures w14:val="none"/>
          </w:rPr>
          <w:t>表示当前隐藏状态与各候选操作原语嵌入之间的匹配得分；</w:t>
        </w:r>
      </w:ins>
      <m:oMath>
        <m:r>
          <w:ins w:id="572" w:author="yun qiao" w:date="2026-04-25T12:54:00Z">
            <w:rPr>
              <w:rFonts w:ascii="Cambria Math" w:eastAsia="宋体" w:hAnsi="Cambria Math" w:cs="Times New Roman"/>
              <w:color w:val="000000" w:themeColor="text1"/>
              <w:sz w:val="28"/>
              <w14:ligatures w14:val="none"/>
            </w:rPr>
            <m:t>w</m:t>
          </w:ins>
        </m:r>
        <m:d>
          <m:dPr>
            <m:ctrlPr>
              <w:rPr>
                <w:rFonts w:ascii="Cambria Math" w:eastAsia="宋体" w:hAnsi="Cambria Math" w:cs="Times New Roman"/>
                <w:color w:val="000000" w:themeColor="text1"/>
                <w:sz w:val="28"/>
                <w14:ligatures w14:val="none"/>
              </w:rPr>
            </m:ctrlPr>
          </m:dPr>
          <m:e>
            <m:sSub>
              <m:sSubPr>
                <m:ctrlPr>
                  <w:ins w:id="573" w:author="yun qiao" w:date="2026-04-25T12:54:00Z">
                    <w:rPr>
                      <w:rFonts w:ascii="Cambria Math" w:eastAsia="宋体" w:hAnsi="Cambria Math" w:cs="Times New Roman"/>
                      <w:i/>
                      <w:color w:val="000000" w:themeColor="text1"/>
                      <w:sz w:val="28"/>
                      <w14:ligatures w14:val="none"/>
                    </w:rPr>
                  </w:ins>
                </m:ctrlPr>
              </m:sSubPr>
              <m:e>
                <m:r>
                  <w:ins w:id="574" w:author="yun qiao" w:date="2026-04-25T12:54:00Z">
                    <w:rPr>
                      <w:rFonts w:ascii="Cambria Math" w:eastAsia="宋体" w:hAnsi="Cambria Math" w:cs="Times New Roman"/>
                      <w:color w:val="000000" w:themeColor="text1"/>
                      <w:sz w:val="28"/>
                      <w14:ligatures w14:val="none"/>
                    </w:rPr>
                    <m:t>y</m:t>
                  </w:ins>
                </m:r>
                <m:ctrlPr>
                  <w:ins w:id="575" w:author="yun qiao" w:date="2026-04-25T12:54:00Z">
                    <w:rPr>
                      <w:rFonts w:ascii="Cambria Math" w:eastAsia="宋体" w:hAnsi="Cambria Math" w:cs="Times New Roman"/>
                      <w:color w:val="000000" w:themeColor="text1"/>
                      <w:sz w:val="28"/>
                      <w14:ligatures w14:val="none"/>
                    </w:rPr>
                  </w:ins>
                </m:ctrlPr>
              </m:e>
              <m:sub>
                <m:r>
                  <w:ins w:id="576" w:author="yun qiao" w:date="2026-04-25T12:54:00Z">
                    <w:rPr>
                      <w:rFonts w:ascii="Cambria Math" w:eastAsia="宋体" w:hAnsi="Cambria Math" w:cs="Times New Roman"/>
                      <w:color w:val="000000" w:themeColor="text1"/>
                      <w:sz w:val="28"/>
                      <w14:ligatures w14:val="none"/>
                    </w:rPr>
                    <m:t>t</m:t>
                  </w:ins>
                </m:r>
              </m:sub>
            </m:sSub>
            <m:r>
              <w:ins w:id="577" w:author="yun qiao" w:date="2026-04-25T12:54:00Z">
                <w:rPr>
                  <w:rFonts w:ascii="Cambria Math" w:eastAsia="宋体" w:hAnsi="Cambria Math" w:cs="Times New Roman"/>
                  <w:color w:val="000000" w:themeColor="text1"/>
                  <w:sz w:val="28"/>
                  <w14:ligatures w14:val="none"/>
                </w:rPr>
                <m:t>,G</m:t>
              </w:ins>
            </m:r>
            <m:ctrlPr>
              <w:rPr>
                <w:rFonts w:ascii="Cambria Math" w:eastAsia="宋体" w:hAnsi="Cambria Math" w:cs="Times New Roman"/>
                <w:i/>
                <w:color w:val="000000" w:themeColor="text1"/>
                <w:sz w:val="28"/>
                <w14:ligatures w14:val="none"/>
              </w:rPr>
            </m:ctrlPr>
          </m:e>
        </m:d>
      </m:oMath>
      <w:ins w:id="578" w:author="yun qiao" w:date="2026-04-25T12:28:00Z">
        <w:r>
          <w:rPr>
            <w:rFonts w:ascii="Times New Roman" w:eastAsia="宋体" w:hAnsi="Times New Roman" w:cs="Times New Roman"/>
            <w:color w:val="000000" w:themeColor="text1"/>
            <w:sz w:val="28"/>
            <w14:ligatures w14:val="none"/>
          </w:rPr>
          <w:t>表示基于知识图谱约束计算得到的合法性权重函</w:t>
        </w:r>
        <w:r>
          <w:rPr>
            <w:rFonts w:ascii="Times New Roman" w:eastAsia="宋体" w:hAnsi="Times New Roman" w:cs="Times New Roman"/>
            <w:color w:val="000000" w:themeColor="text1"/>
            <w:sz w:val="28"/>
            <w14:ligatures w14:val="none"/>
          </w:rPr>
          <w:lastRenderedPageBreak/>
          <w:t>数；</w:t>
        </w:r>
      </w:ins>
      <m:oMath>
        <m:func>
          <m:funcPr>
            <m:ctrlPr>
              <w:ins w:id="579" w:author="yun qiao" w:date="2026-04-25T12:55:00Z">
                <w:rPr>
                  <w:rFonts w:ascii="Cambria Math" w:eastAsia="宋体" w:hAnsi="Cambria Math" w:cs="Times New Roman"/>
                  <w:i/>
                  <w:color w:val="000000" w:themeColor="text1"/>
                  <w:sz w:val="28"/>
                  <w14:ligatures w14:val="none"/>
                </w:rPr>
              </w:ins>
            </m:ctrlPr>
          </m:funcPr>
          <m:fName>
            <m:r>
              <w:ins w:id="580" w:author="yun qiao" w:date="2026-04-25T12:55:00Z">
                <w:rPr>
                  <w:rFonts w:ascii="Cambria Math" w:eastAsia="宋体" w:hAnsi="Cambria Math" w:cs="Times New Roman"/>
                  <w:color w:val="000000" w:themeColor="text1"/>
                  <w:sz w:val="28"/>
                  <w14:ligatures w14:val="none"/>
                </w:rPr>
                <m:t>log</m:t>
              </w:ins>
            </m:r>
          </m:fName>
          <m:e>
            <m:r>
              <w:ins w:id="581" w:author="yun qiao" w:date="2026-04-25T12:55:00Z">
                <w:rPr>
                  <w:rFonts w:ascii="Cambria Math" w:eastAsia="宋体" w:hAnsi="Cambria Math" w:cs="Times New Roman" w:hint="eastAsia"/>
                  <w:color w:val="000000" w:themeColor="text1"/>
                  <w:sz w:val="28"/>
                  <w14:ligatures w14:val="none"/>
                </w:rPr>
                <m:t>w</m:t>
              </w:ins>
            </m:r>
          </m:e>
        </m:func>
        <m:d>
          <m:dPr>
            <m:ctrlPr>
              <w:ins w:id="582" w:author="yun qiao" w:date="2026-04-25T12:55:00Z">
                <w:rPr>
                  <w:rFonts w:ascii="Cambria Math" w:eastAsia="宋体" w:hAnsi="Cambria Math" w:cs="Times New Roman"/>
                  <w:i/>
                  <w:color w:val="000000" w:themeColor="text1"/>
                  <w:sz w:val="28"/>
                  <w14:ligatures w14:val="none"/>
                </w:rPr>
              </w:ins>
            </m:ctrlPr>
          </m:dPr>
          <m:e>
            <m:sSub>
              <m:sSubPr>
                <m:ctrlPr>
                  <w:ins w:id="583" w:author="yun qiao" w:date="2026-04-25T12:55:00Z">
                    <w:rPr>
                      <w:rFonts w:ascii="Cambria Math" w:eastAsia="宋体" w:hAnsi="Cambria Math" w:cs="Times New Roman"/>
                      <w:i/>
                      <w:color w:val="000000" w:themeColor="text1"/>
                      <w:sz w:val="28"/>
                      <w14:ligatures w14:val="none"/>
                    </w:rPr>
                  </w:ins>
                </m:ctrlPr>
              </m:sSubPr>
              <m:e>
                <m:r>
                  <w:ins w:id="584" w:author="yun qiao" w:date="2026-04-25T12:55:00Z">
                    <w:rPr>
                      <w:rFonts w:ascii="Cambria Math" w:eastAsia="宋体" w:hAnsi="Cambria Math" w:cs="Times New Roman" w:hint="eastAsia"/>
                      <w:color w:val="000000" w:themeColor="text1"/>
                      <w:sz w:val="28"/>
                      <w14:ligatures w14:val="none"/>
                    </w:rPr>
                    <m:t>y</m:t>
                  </w:ins>
                </m:r>
              </m:e>
              <m:sub>
                <m:r>
                  <w:ins w:id="585" w:author="yun qiao" w:date="2026-04-25T12:55:00Z">
                    <w:rPr>
                      <w:rFonts w:ascii="Cambria Math" w:eastAsia="宋体" w:hAnsi="Cambria Math" w:cs="Times New Roman" w:hint="eastAsia"/>
                      <w:color w:val="000000" w:themeColor="text1"/>
                      <w:sz w:val="28"/>
                      <w14:ligatures w14:val="none"/>
                    </w:rPr>
                    <m:t>t</m:t>
                  </w:ins>
                </m:r>
              </m:sub>
            </m:sSub>
            <m:r>
              <w:ins w:id="586" w:author="yun qiao" w:date="2026-04-25T12:55:00Z">
                <w:rPr>
                  <w:rFonts w:ascii="Cambria Math" w:eastAsia="宋体" w:hAnsi="Cambria Math" w:cs="Times New Roman" w:hint="eastAsia"/>
                  <w:color w:val="000000" w:themeColor="text1"/>
                  <w:sz w:val="28"/>
                  <w14:ligatures w14:val="none"/>
                </w:rPr>
                <m:t>,G</m:t>
              </w:ins>
            </m:r>
          </m:e>
        </m:d>
      </m:oMath>
      <w:ins w:id="587" w:author="yun qiao" w:date="2026-04-25T12:28:00Z">
        <w:r>
          <w:rPr>
            <w:rFonts w:ascii="Times New Roman" w:eastAsia="宋体" w:hAnsi="Times New Roman" w:cs="Times New Roman"/>
            <w:color w:val="000000" w:themeColor="text1"/>
            <w:sz w:val="28"/>
            <w14:ligatures w14:val="none"/>
          </w:rPr>
          <w:t>表示对所述权重进行对数变换后引入到归一化前的得分中；</w:t>
        </w:r>
        <w:proofErr w:type="spellStart"/>
        <w:r>
          <w:rPr>
            <w:rFonts w:ascii="Times New Roman" w:eastAsia="宋体" w:hAnsi="Times New Roman" w:cs="Times New Roman"/>
            <w:color w:val="000000" w:themeColor="text1"/>
            <w:sz w:val="28"/>
            <w14:ligatures w14:val="none"/>
          </w:rPr>
          <w:t>softmax</w:t>
        </w:r>
        <w:proofErr w:type="spellEnd"/>
        <w:r>
          <w:rPr>
            <w:rFonts w:ascii="Times New Roman" w:eastAsia="宋体" w:hAnsi="Times New Roman" w:cs="Times New Roman"/>
            <w:color w:val="000000" w:themeColor="text1"/>
            <w:sz w:val="28"/>
            <w14:ligatures w14:val="none"/>
          </w:rPr>
          <w:t>(</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对所有候选操作原语的得分进行归一化处理</w:t>
        </w:r>
        <w:r>
          <w:rPr>
            <w:rFonts w:ascii="Times New Roman" w:eastAsia="宋体" w:hAnsi="Times New Roman" w:cs="Times New Roman" w:hint="eastAsia"/>
            <w:color w:val="000000" w:themeColor="text1"/>
            <w:sz w:val="28"/>
            <w14:ligatures w14:val="none"/>
          </w:rPr>
          <w:t>。</w:t>
        </w:r>
      </w:ins>
    </w:p>
    <w:p w14:paraId="70B95E24" w14:textId="0E12341A" w:rsidR="003E6244" w:rsidRDefault="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588" w:author="yun qiao" w:date="2026-04-25T12:59:00Z">
        <w:r>
          <w:rPr>
            <w:rFonts w:ascii="Times New Roman" w:eastAsia="宋体" w:hAnsi="Times New Roman" w:cs="Times New Roman" w:hint="eastAsia"/>
            <w:color w:val="000000" w:themeColor="text1"/>
            <w:sz w:val="28"/>
            <w14:ligatures w14:val="none"/>
          </w:rPr>
          <w:t>所述合法性权重函数</w:t>
        </w:r>
      </w:ins>
      <m:oMath>
        <m:r>
          <w:ins w:id="589" w:author="yun qiao" w:date="2026-04-25T17:34:00Z">
            <w:rPr>
              <w:rFonts w:ascii="Cambria Math" w:eastAsia="宋体" w:hAnsi="Cambria Math" w:cs="Times New Roman" w:hint="eastAsia"/>
              <w:color w:val="000000" w:themeColor="text1"/>
              <w:sz w:val="28"/>
              <w14:ligatures w14:val="none"/>
            </w:rPr>
            <m:t>w</m:t>
          </w:ins>
        </m:r>
        <m:func>
          <m:funcPr>
            <m:ctrlPr>
              <w:del w:id="590" w:author="yun qiao" w:date="2026-04-25T17:34:00Z">
                <w:rPr>
                  <w:rFonts w:ascii="Cambria Math" w:eastAsia="宋体" w:hAnsi="Cambria Math" w:cs="Times New Roman" w:hint="eastAsia"/>
                  <w:i/>
                  <w:color w:val="000000" w:themeColor="text1"/>
                  <w:sz w:val="28"/>
                  <w14:ligatures w14:val="none"/>
                </w:rPr>
              </w:del>
            </m:ctrlPr>
          </m:funcPr>
          <m:fName>
            <m:r>
              <w:del w:id="591" w:author="yun qiao" w:date="2026-04-25T10:50:00Z">
                <m:rPr>
                  <m:sty m:val="p"/>
                </m:rPr>
                <w:rPr>
                  <w:rFonts w:ascii="Cambria Math" w:eastAsia="宋体" w:hAnsi="Cambria Math" w:cs="Times New Roman" w:hint="eastAsia"/>
                  <w:color w:val="000000" w:themeColor="text1"/>
                  <w:sz w:val="28"/>
                  <w14:ligatures w14:val="none"/>
                </w:rPr>
                <m:t xml:space="preserve"> </m:t>
              </w:del>
            </m:r>
          </m:fName>
          <m:e>
            <m:r>
              <w:del w:id="592" w:author="yun qiao" w:date="2026-04-25T17:34:00Z">
                <w:rPr>
                  <w:rFonts w:ascii="Cambria Math" w:eastAsia="宋体" w:hAnsi="Cambria Math" w:cs="Times New Roman" w:hint="eastAsia"/>
                  <w:color w:val="000000" w:themeColor="text1"/>
                  <w:sz w:val="28"/>
                  <w14:ligatures w14:val="none"/>
                </w:rPr>
                <m:t>w</m:t>
              </w:del>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ins w:id="593" w:author="yun qiao" w:date="2026-04-25T13:00:00Z">
        <w:r>
          <w:rPr>
            <w:rFonts w:ascii="Times New Roman" w:eastAsia="宋体" w:hAnsi="Times New Roman" w:cs="Times New Roman"/>
            <w:color w:val="000000" w:themeColor="text1"/>
            <w:sz w:val="28"/>
            <w14:ligatures w14:val="none"/>
          </w:rPr>
          <w:t>用于刻画候选操作原语在当前语义上下文及知识图谱结构约束下的可行性。当候选操作原语不满足输入输出关系或数据类型约束时，其对应的权重值降低，从而在概率计算过程中对该候选项进行抑制；反之，对于满足结构约束的候选操作原语，其权重值保持或提升</w:t>
        </w:r>
      </w:ins>
      <w:del w:id="594" w:author="yun qiao" w:date="2026-04-25T13:01:00Z">
        <w:r>
          <w:rPr>
            <w:rFonts w:ascii="Times New Roman" w:eastAsia="宋体" w:hAnsi="Times New Roman" w:cs="Times New Roman"/>
            <w:color w:val="000000" w:themeColor="text1"/>
            <w:sz w:val="28"/>
            <w14:ligatures w14:val="none"/>
          </w:rPr>
          <w:delText>表示基于知识图谱约束的合法性权重函数</w:delText>
        </w:r>
        <w:r>
          <w:rPr>
            <w:rFonts w:ascii="Times New Roman" w:eastAsia="宋体" w:hAnsi="Times New Roman" w:cs="Times New Roman" w:hint="eastAsia"/>
            <w:color w:val="000000" w:themeColor="text1"/>
            <w:sz w:val="28"/>
            <w14:ligatures w14:val="none"/>
          </w:rPr>
          <w:delText>，</w:delText>
        </w:r>
        <w:r>
          <w:rPr>
            <w:rFonts w:ascii="Times New Roman" w:eastAsia="宋体" w:hAnsi="Times New Roman" w:cs="Times New Roman"/>
            <w:color w:val="000000" w:themeColor="text1"/>
            <w:sz w:val="28"/>
            <w14:ligatures w14:val="none"/>
          </w:rPr>
          <w:delText>对不满足输入输出关系或数据类型约束的候选操作原语，其权重值降低，从而实现概率重加权；</w:delText>
        </w:r>
      </w:del>
      <m:oMath>
        <m:sSup>
          <m:sSupPr>
            <m:ctrlPr>
              <w:del w:id="595" w:author="yun qiao" w:date="2026-04-25T13:01:00Z">
                <w:rPr>
                  <w:rFonts w:ascii="Cambria Math" w:eastAsia="宋体" w:hAnsi="Cambria Math" w:cs="Times New Roman"/>
                  <w:i/>
                  <w:color w:val="000000" w:themeColor="text1"/>
                  <w:sz w:val="28"/>
                  <w14:ligatures w14:val="none"/>
                </w:rPr>
              </w:del>
            </m:ctrlPr>
          </m:sSupPr>
          <m:e>
            <m:r>
              <w:del w:id="596" w:author="yun qiao" w:date="2026-04-25T13:01:00Z">
                <w:rPr>
                  <w:rFonts w:ascii="Cambria Math" w:eastAsia="宋体" w:hAnsi="Cambria Math" w:cs="Times New Roman" w:hint="eastAsia"/>
                  <w:color w:val="000000" w:themeColor="text1"/>
                  <w:sz w:val="28"/>
                  <w14:ligatures w14:val="none"/>
                </w:rPr>
                <m:t>P</m:t>
              </w:del>
            </m:r>
            <m:ctrlPr>
              <w:del w:id="597" w:author="yun qiao" w:date="2026-04-25T13:01:00Z">
                <w:rPr>
                  <w:rFonts w:ascii="Cambria Math" w:eastAsia="宋体" w:hAnsi="Cambria Math" w:cs="Times New Roman" w:hint="eastAsia"/>
                  <w:i/>
                  <w:color w:val="000000" w:themeColor="text1"/>
                  <w:sz w:val="28"/>
                  <w14:ligatures w14:val="none"/>
                </w:rPr>
              </w:del>
            </m:ctrlPr>
          </m:e>
          <m:sup>
            <m:r>
              <w:del w:id="598" w:author="yun qiao" w:date="2026-04-25T13:01:00Z">
                <w:rPr>
                  <w:rFonts w:ascii="Cambria Math" w:eastAsia="宋体" w:hAnsi="Cambria Math" w:cs="Times New Roman"/>
                  <w:color w:val="000000" w:themeColor="text1"/>
                  <w:sz w:val="28"/>
                  <w14:ligatures w14:val="none"/>
                </w:rPr>
                <m:t>'</m:t>
              </w:del>
            </m:r>
          </m:sup>
        </m:sSup>
        <m:d>
          <m:dPr>
            <m:ctrlPr>
              <w:del w:id="599" w:author="yun qiao" w:date="2026-04-25T13:01:00Z">
                <w:rPr>
                  <w:rFonts w:ascii="Cambria Math" w:eastAsia="宋体" w:hAnsi="Cambria Math" w:cs="Times New Roman"/>
                  <w:i/>
                  <w:color w:val="000000" w:themeColor="text1"/>
                  <w:sz w:val="28"/>
                  <w14:ligatures w14:val="none"/>
                </w:rPr>
              </w:del>
            </m:ctrlPr>
          </m:dPr>
          <m:e>
            <m:sSub>
              <m:sSubPr>
                <m:ctrlPr>
                  <w:del w:id="600" w:author="yun qiao" w:date="2026-04-25T13:01:00Z">
                    <w:rPr>
                      <w:rFonts w:ascii="Cambria Math" w:eastAsia="宋体" w:hAnsi="Cambria Math" w:cs="Times New Roman"/>
                      <w:i/>
                      <w:color w:val="000000" w:themeColor="text1"/>
                      <w:sz w:val="28"/>
                      <w14:ligatures w14:val="none"/>
                    </w:rPr>
                  </w:del>
                </m:ctrlPr>
              </m:sSubPr>
              <m:e>
                <m:r>
                  <w:del w:id="601" w:author="yun qiao" w:date="2026-04-25T13:01:00Z">
                    <w:rPr>
                      <w:rFonts w:ascii="Cambria Math" w:eastAsia="宋体" w:hAnsi="Cambria Math" w:cs="Times New Roman" w:hint="eastAsia"/>
                      <w:color w:val="000000" w:themeColor="text1"/>
                      <w:sz w:val="28"/>
                      <w14:ligatures w14:val="none"/>
                    </w:rPr>
                    <m:t>y</m:t>
                  </w:del>
                </m:r>
              </m:e>
              <m:sub>
                <m:r>
                  <w:del w:id="602" w:author="yun qiao" w:date="2026-04-25T13:01:00Z">
                    <w:rPr>
                      <w:rFonts w:ascii="Cambria Math" w:eastAsia="宋体" w:hAnsi="Cambria Math" w:cs="Times New Roman" w:hint="eastAsia"/>
                      <w:color w:val="000000" w:themeColor="text1"/>
                      <w:sz w:val="28"/>
                      <w14:ligatures w14:val="none"/>
                    </w:rPr>
                    <m:t>t</m:t>
                  </w:del>
                </m:r>
              </m:sub>
            </m:sSub>
          </m:e>
        </m:d>
      </m:oMath>
      <w:del w:id="603" w:author="yun qiao" w:date="2026-04-25T13:01:00Z">
        <w:r>
          <w:rPr>
            <w:rFonts w:ascii="Times New Roman" w:eastAsia="宋体" w:hAnsi="Times New Roman" w:cs="Times New Roman"/>
            <w:color w:val="000000" w:themeColor="text1"/>
            <w:sz w:val="28"/>
            <w14:ligatures w14:val="none"/>
          </w:rPr>
          <w:delText>表示经约束调整后的生成概率</w:delText>
        </w:r>
      </w:del>
      <w:ins w:id="604" w:author="yun qiao" w:date="2026-04-25T10:51:00Z">
        <w:r>
          <w:rPr>
            <w:rFonts w:ascii="Times New Roman" w:eastAsia="宋体" w:hAnsi="Times New Roman" w:cs="Times New Roman"/>
            <w:color w:val="000000" w:themeColor="text1"/>
            <w:sz w:val="28"/>
            <w14:ligatures w14:val="none"/>
          </w:rPr>
          <w:t>，从而实现约束信息在生成过程中的内生融合</w:t>
        </w:r>
      </w:ins>
      <w:r>
        <w:rPr>
          <w:rFonts w:ascii="Times New Roman" w:eastAsia="宋体" w:hAnsi="Times New Roman" w:cs="Times New Roman"/>
          <w:color w:val="000000" w:themeColor="text1"/>
          <w:sz w:val="28"/>
          <w14:ligatures w14:val="none"/>
        </w:rPr>
        <w:t>。</w:t>
      </w:r>
    </w:p>
    <w:p w14:paraId="47A74B0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765EE83B"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ins w:id="605" w:author="yun qiao" w:date="2026-04-25T13:04:00Z">
                  <w:rPr>
                    <w:rFonts w:ascii="Cambria Math" w:eastAsia="宋体" w:hAnsi="Cambria Math" w:cs="Times New Roman"/>
                    <w:color w:val="000000" w:themeColor="text1"/>
                    <w:sz w:val="28"/>
                    <w:szCs w:val="20"/>
                    <w14:ligatures w14:val="none"/>
                  </w:rPr>
                  <m:t>,G</m:t>
                </w:ins>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ins w:id="606" w:author="yun qiao" w:date="2026-04-25T13:04:00Z">
                  <w:rPr>
                    <w:rFonts w:ascii="Cambria Math" w:eastAsia="宋体" w:hAnsi="Cambria Math" w:cs="Times New Roman"/>
                    <w:color w:val="000000" w:themeColor="text1"/>
                    <w:sz w:val="28"/>
                    <w:szCs w:val="20"/>
                    <w14:ligatures w14:val="none"/>
                  </w:rPr>
                  <m:t>,G</m:t>
                </w:ins>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40D2487E" w14:textId="77777777" w:rsidR="00752138" w:rsidRDefault="00752138">
      <w:pPr>
        <w:widowControl/>
        <w:spacing w:before="100" w:after="0" w:line="480" w:lineRule="exact"/>
        <w:ind w:firstLineChars="200" w:firstLine="560"/>
        <w:jc w:val="both"/>
        <w:rPr>
          <w:ins w:id="607" w:author="yun qiao" w:date="2026-04-25T13:05:00Z"/>
          <w:rFonts w:ascii="Times New Roman" w:eastAsia="宋体" w:hAnsi="Times New Roman" w:cs="Times New Roman"/>
          <w:color w:val="000000" w:themeColor="text1"/>
          <w:sz w:val="28"/>
          <w14:ligatures w14:val="none"/>
        </w:rPr>
      </w:pPr>
      <w:ins w:id="608" w:author="yun qiao" w:date="2026-04-25T13:05:00Z">
        <w:r>
          <w:rPr>
            <w:rFonts w:ascii="Times New Roman" w:eastAsia="宋体" w:hAnsi="Times New Roman" w:cs="Times New Roman"/>
            <w:color w:val="000000" w:themeColor="text1"/>
            <w:sz w:val="28"/>
            <w14:ligatures w14:val="none"/>
          </w:rPr>
          <w:t>从而在训练初期使条件调制对隐藏状态的影响较小，避免对模型原有表达能力产生扰动。</w:t>
        </w:r>
      </w:ins>
      <w:del w:id="609" w:author="yun qiao" w:date="2026-04-25T13:05:00Z">
        <w:r>
          <w:rPr>
            <w:rFonts w:ascii="Times New Roman" w:eastAsia="宋体" w:hAnsi="Times New Roman" w:cs="Times New Roman" w:hint="eastAsia"/>
            <w:color w:val="000000" w:themeColor="text1"/>
            <w:sz w:val="28"/>
            <w14:ligatures w14:val="none"/>
          </w:rPr>
          <w:delText>从而避免条件注入对模型原有表达能力的扰动</w:delText>
        </w:r>
      </w:del>
      <w:r>
        <w:rPr>
          <w:rFonts w:ascii="Times New Roman" w:eastAsia="宋体" w:hAnsi="Times New Roman" w:cs="Times New Roman" w:hint="eastAsia"/>
          <w:color w:val="000000" w:themeColor="text1"/>
          <w:sz w:val="28"/>
          <w14:ligatures w14:val="none"/>
        </w:rPr>
        <w:t>。</w:t>
      </w:r>
    </w:p>
    <w:p w14:paraId="3EEF0FFE" w14:textId="2A880FC8"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进一步地，在解码器输入端对操作原语嵌入向量同样施加一次条件调制，其过程表示为：</w:t>
      </w:r>
    </w:p>
    <w:p w14:paraId="74454AD4"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25A716D6"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w:t>
      </w:r>
      <w:ins w:id="610" w:author="yun qiao" w:date="2026-04-25T13:05:00Z">
        <w:r>
          <w:rPr>
            <w:rFonts w:ascii="Times New Roman" w:eastAsia="宋体" w:hAnsi="Times New Roman" w:cs="Times New Roman" w:hint="eastAsia"/>
            <w:color w:val="000000" w:themeColor="text1"/>
            <w:sz w:val="28"/>
            <w14:ligatures w14:val="none"/>
          </w:rPr>
          <w:t>，</w:t>
        </w:r>
      </w:ins>
      <m:oMath>
        <m:sSub>
          <m:sSubPr>
            <m:ctrlPr>
              <w:ins w:id="611" w:author="yun qiao" w:date="2026-04-25T13:06:00Z">
                <w:rPr>
                  <w:rFonts w:ascii="Cambria Math" w:eastAsia="宋体" w:hAnsi="Cambria Math" w:cs="Times New Roman"/>
                  <w:i/>
                  <w:color w:val="000000" w:themeColor="text1"/>
                  <w:sz w:val="28"/>
                  <w:szCs w:val="20"/>
                  <w14:ligatures w14:val="none"/>
                </w:rPr>
              </w:ins>
            </m:ctrlPr>
          </m:sSubPr>
          <m:e>
            <m:r>
              <w:ins w:id="612" w:author="yun qiao" w:date="2026-04-25T13:06:00Z">
                <w:rPr>
                  <w:rFonts w:ascii="Cambria Math" w:eastAsia="宋体" w:hAnsi="Cambria Math" w:cs="Times New Roman"/>
                  <w:color w:val="000000" w:themeColor="text1"/>
                  <w:sz w:val="28"/>
                  <w:szCs w:val="20"/>
                  <w14:ligatures w14:val="none"/>
                </w:rPr>
                <m:t>γ</m:t>
              </w:ins>
            </m:r>
          </m:e>
          <m:sub>
            <m:r>
              <w:ins w:id="613" w:author="yun qiao" w:date="2026-04-25T13:06:00Z">
                <w:rPr>
                  <w:rFonts w:ascii="Cambria Math" w:eastAsia="宋体" w:hAnsi="Cambria Math" w:cs="Times New Roman"/>
                  <w:color w:val="000000" w:themeColor="text1"/>
                  <w:sz w:val="28"/>
                  <w:szCs w:val="20"/>
                  <w14:ligatures w14:val="none"/>
                </w:rPr>
                <m:t>0</m:t>
              </w:ins>
            </m:r>
          </m:sub>
        </m:sSub>
        <m:d>
          <m:dPr>
            <m:ctrlPr>
              <w:ins w:id="614" w:author="yun qiao" w:date="2026-04-25T13:06:00Z">
                <w:rPr>
                  <w:rFonts w:ascii="Cambria Math" w:eastAsia="宋体" w:hAnsi="Cambria Math" w:cs="Times New Roman"/>
                  <w:i/>
                  <w:color w:val="000000" w:themeColor="text1"/>
                  <w:sz w:val="28"/>
                  <w:szCs w:val="20"/>
                  <w14:ligatures w14:val="none"/>
                </w:rPr>
              </w:ins>
            </m:ctrlPr>
          </m:dPr>
          <m:e>
            <m:r>
              <w:ins w:id="615" w:author="yun qiao" w:date="2026-04-25T13:06:00Z">
                <w:rPr>
                  <w:rFonts w:ascii="Cambria Math" w:eastAsia="宋体" w:hAnsi="Cambria Math" w:cs="Times New Roman"/>
                  <w:color w:val="000000" w:themeColor="text1"/>
                  <w:sz w:val="28"/>
                  <w:szCs w:val="20"/>
                  <w14:ligatures w14:val="none"/>
                </w:rPr>
                <m:t>c,G</m:t>
              </w:ins>
            </m:r>
          </m:e>
        </m:d>
      </m:oMath>
      <w:ins w:id="616" w:author="yun qiao" w:date="2026-04-25T13:05:00Z">
        <w:r>
          <w:rPr>
            <w:rFonts w:ascii="Times New Roman" w:eastAsia="宋体" w:hAnsi="Times New Roman" w:cs="Times New Roman"/>
            <w:color w:val="000000" w:themeColor="text1"/>
            <w:sz w:val="28"/>
            <w14:ligatures w14:val="none"/>
          </w:rPr>
          <w:t>、</w:t>
        </w:r>
      </w:ins>
      <m:oMath>
        <m:sSub>
          <m:sSubPr>
            <m:ctrlPr>
              <w:ins w:id="617" w:author="yun qiao" w:date="2026-04-25T13:06:00Z">
                <w:rPr>
                  <w:rFonts w:ascii="Cambria Math" w:eastAsia="宋体" w:hAnsi="Cambria Math" w:cs="Times New Roman"/>
                  <w:i/>
                  <w:color w:val="000000" w:themeColor="text1"/>
                  <w:sz w:val="28"/>
                  <w:szCs w:val="20"/>
                  <w14:ligatures w14:val="none"/>
                </w:rPr>
              </w:ins>
            </m:ctrlPr>
          </m:sSubPr>
          <m:e>
            <m:r>
              <w:ins w:id="618" w:author="yun qiao" w:date="2026-04-25T13:06:00Z">
                <w:rPr>
                  <w:rFonts w:ascii="Cambria Math" w:eastAsia="宋体" w:hAnsi="Cambria Math" w:cs="Times New Roman"/>
                  <w:color w:val="000000" w:themeColor="text1"/>
                  <w:sz w:val="28"/>
                  <w:szCs w:val="20"/>
                  <w14:ligatures w14:val="none"/>
                </w:rPr>
                <m:t>β</m:t>
              </w:ins>
            </m:r>
          </m:e>
          <m:sub>
            <m:r>
              <w:ins w:id="619" w:author="yun qiao" w:date="2026-04-25T13:06:00Z">
                <w:rPr>
                  <w:rFonts w:ascii="Cambria Math" w:eastAsia="宋体" w:hAnsi="Cambria Math" w:cs="Times New Roman"/>
                  <w:color w:val="000000" w:themeColor="text1"/>
                  <w:sz w:val="28"/>
                  <w:szCs w:val="20"/>
                  <w14:ligatures w14:val="none"/>
                </w:rPr>
                <m:t>0</m:t>
              </w:ins>
            </m:r>
          </m:sub>
        </m:sSub>
        <m:d>
          <m:dPr>
            <m:ctrlPr>
              <w:ins w:id="620" w:author="yun qiao" w:date="2026-04-25T13:06:00Z">
                <w:rPr>
                  <w:rFonts w:ascii="Cambria Math" w:eastAsia="宋体" w:hAnsi="Cambria Math" w:cs="Times New Roman"/>
                  <w:i/>
                  <w:color w:val="000000" w:themeColor="text1"/>
                  <w:sz w:val="28"/>
                  <w:szCs w:val="20"/>
                  <w14:ligatures w14:val="none"/>
                </w:rPr>
              </w:ins>
            </m:ctrlPr>
          </m:dPr>
          <m:e>
            <m:r>
              <w:ins w:id="621" w:author="yun qiao" w:date="2026-04-25T13:06:00Z">
                <w:rPr>
                  <w:rFonts w:ascii="Cambria Math" w:eastAsia="宋体" w:hAnsi="Cambria Math" w:cs="Times New Roman"/>
                  <w:color w:val="000000" w:themeColor="text1"/>
                  <w:sz w:val="28"/>
                  <w:szCs w:val="20"/>
                  <w14:ligatures w14:val="none"/>
                </w:rPr>
                <m:t>c,G</m:t>
              </w:ins>
            </m:r>
          </m:e>
        </m:d>
      </m:oMath>
      <w:ins w:id="622" w:author="yun qiao" w:date="2026-04-25T13:05:00Z">
        <w:r>
          <w:rPr>
            <w:rFonts w:ascii="Times New Roman" w:eastAsia="宋体" w:hAnsi="Times New Roman" w:cs="Times New Roman"/>
            <w:color w:val="000000" w:themeColor="text1"/>
            <w:sz w:val="28"/>
            <w14:ligatures w14:val="none"/>
          </w:rPr>
          <w:t>分别表示输入层对应的缩放参数与偏移参数</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该计算过程用于根据任务条件信息与结构化语义约束，对操作原语嵌入表示进行</w:t>
        </w:r>
        <w:proofErr w:type="gramStart"/>
        <w:r>
          <w:rPr>
            <w:rFonts w:ascii="Times New Roman" w:eastAsia="宋体" w:hAnsi="Times New Roman" w:cs="Times New Roman"/>
            <w:color w:val="000000" w:themeColor="text1"/>
            <w:sz w:val="28"/>
            <w14:ligatures w14:val="none"/>
          </w:rPr>
          <w:t>特征级调制</w:t>
        </w:r>
        <w:proofErr w:type="gramEnd"/>
        <w:r>
          <w:rPr>
            <w:rFonts w:ascii="Times New Roman" w:eastAsia="宋体" w:hAnsi="Times New Roman" w:cs="Times New Roman"/>
            <w:color w:val="000000" w:themeColor="text1"/>
            <w:sz w:val="28"/>
            <w14:ligatures w14:val="none"/>
          </w:rPr>
          <w:t>，使输入表示在进入解码过程前即完成与任务语义及结构约束的对齐。</w:t>
        </w:r>
      </w:ins>
      <w:del w:id="623" w:author="yun qiao" w:date="2026-04-25T13:06:00Z">
        <w:r>
          <w:rPr>
            <w:rFonts w:ascii="Times New Roman" w:eastAsia="宋体" w:hAnsi="Times New Roman" w:cs="Times New Roman" w:hint="eastAsia"/>
            <w:color w:val="000000" w:themeColor="text1"/>
            <w:sz w:val="28"/>
            <w14:ligatures w14:val="none"/>
          </w:rPr>
          <w:delText>。</w:delText>
        </w:r>
      </w:del>
      <w:r>
        <w:rPr>
          <w:rFonts w:ascii="Times New Roman" w:eastAsia="宋体" w:hAnsi="Times New Roman" w:cs="Times New Roman" w:hint="eastAsia"/>
          <w:color w:val="000000" w:themeColor="text1"/>
          <w:sz w:val="28"/>
          <w14:ligatures w14:val="none"/>
        </w:rPr>
        <w:t>结合后续位置编码：</w:t>
      </w:r>
    </w:p>
    <w:p w14:paraId="448F2479" w14:textId="77777777" w:rsidR="003E6244" w:rsidRPr="005E6470"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487B9B9D" w:rsidR="003E6244" w:rsidRPr="00752138" w:rsidRDefault="00752138" w:rsidP="0075213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624" w:author="yun qiao" w:date="2026-04-25T13:08: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w:t>
        </w:r>
      </w:ins>
      <m:oMath>
        <m:acc>
          <m:accPr>
            <m:chr m:val="̃"/>
            <m:ctrlPr>
              <w:ins w:id="625" w:author="yun qiao" w:date="2026-04-25T13:09:00Z">
                <w:rPr>
                  <w:rFonts w:ascii="Cambria Math" w:eastAsia="宋体" w:hAnsi="Cambria Math" w:cs="Times New Roman"/>
                  <w:color w:val="000000" w:themeColor="text1"/>
                  <w:sz w:val="28"/>
                  <w:szCs w:val="20"/>
                  <w14:ligatures w14:val="none"/>
                </w:rPr>
              </w:ins>
            </m:ctrlPr>
          </m:accPr>
          <m:e>
            <m:sSub>
              <m:sSubPr>
                <m:ctrlPr>
                  <w:ins w:id="626" w:author="yun qiao" w:date="2026-04-25T13:09:00Z">
                    <w:rPr>
                      <w:rFonts w:ascii="Cambria Math" w:eastAsia="宋体" w:hAnsi="Cambria Math" w:cs="Times New Roman"/>
                      <w:i/>
                      <w:color w:val="000000" w:themeColor="text1"/>
                      <w:sz w:val="28"/>
                      <w:szCs w:val="20"/>
                      <w14:ligatures w14:val="none"/>
                    </w:rPr>
                  </w:ins>
                </m:ctrlPr>
              </m:sSubPr>
              <m:e>
                <m:r>
                  <w:ins w:id="627" w:author="yun qiao" w:date="2026-04-25T13:09:00Z">
                    <w:rPr>
                      <w:rFonts w:ascii="Cambria Math" w:eastAsia="宋体" w:hAnsi="Cambria Math" w:cs="Times New Roman"/>
                      <w:color w:val="000000" w:themeColor="text1"/>
                      <w:sz w:val="28"/>
                      <w14:ligatures w14:val="none"/>
                    </w:rPr>
                    <m:t>x</m:t>
                  </w:ins>
                </m:r>
                <m:ctrlPr>
                  <w:ins w:id="628" w:author="yun qiao" w:date="2026-04-25T13:09:00Z">
                    <w:rPr>
                      <w:rFonts w:ascii="Cambria Math" w:eastAsia="宋体" w:hAnsi="Cambria Math" w:cs="Times New Roman"/>
                      <w:color w:val="000000" w:themeColor="text1"/>
                      <w:sz w:val="28"/>
                      <w:szCs w:val="20"/>
                      <w14:ligatures w14:val="none"/>
                    </w:rPr>
                  </w:ins>
                </m:ctrlPr>
              </m:e>
              <m:sub>
                <m:r>
                  <w:ins w:id="629" w:author="yun qiao" w:date="2026-04-25T13:09:00Z">
                    <w:rPr>
                      <w:rFonts w:ascii="Cambria Math" w:eastAsia="宋体" w:hAnsi="Cambria Math" w:cs="Times New Roman"/>
                      <w:color w:val="000000" w:themeColor="text1"/>
                      <w:sz w:val="28"/>
                      <w14:ligatures w14:val="none"/>
                    </w:rPr>
                    <m:t>0</m:t>
                  </w:ins>
                </m:r>
              </m:sub>
            </m:sSub>
          </m:e>
        </m:acc>
      </m:oMath>
      <w:ins w:id="630" w:author="yun qiao" w:date="2026-04-25T13:09:00Z">
        <w:r>
          <w:rPr>
            <w:rFonts w:ascii="Times New Roman" w:eastAsia="宋体" w:hAnsi="Times New Roman" w:cs="Times New Roman"/>
            <w:color w:val="000000" w:themeColor="text1"/>
            <w:sz w:val="28"/>
            <w14:ligatures w14:val="none"/>
          </w:rPr>
          <w:t>表示融合位置编码后的最终输入表示；通过将位置编码函数</w:t>
        </w:r>
      </w:ins>
      <m:oMath>
        <m:r>
          <w:ins w:id="631" w:author="yun qiao" w:date="2026-04-25T13:09:00Z">
            <m:rPr>
              <m:nor/>
            </m:rPr>
            <w:rPr>
              <w:rFonts w:ascii="Cambria Math" w:eastAsia="宋体" w:hAnsi="Cambria Math" w:cs="Times New Roman"/>
              <w:color w:val="000000" w:themeColor="text1"/>
              <w:sz w:val="28"/>
              <w14:ligatures w14:val="none"/>
            </w:rPr>
            <m:t>PE</m:t>
          </w:ins>
        </m:r>
        <m:d>
          <m:dPr>
            <m:ctrlPr>
              <w:ins w:id="632" w:author="yun qiao" w:date="2026-04-25T13:09: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633" w:author="yun qiao" w:date="2026-04-25T13:09:00Z">
        <w:r>
          <w:rPr>
            <w:rFonts w:ascii="Times New Roman" w:eastAsia="宋体" w:hAnsi="Times New Roman" w:cs="Times New Roman"/>
            <w:color w:val="000000" w:themeColor="text1"/>
            <w:sz w:val="28"/>
            <w14:ligatures w14:val="none"/>
          </w:rPr>
          <w:t>作用于</w:t>
        </w:r>
        <w:proofErr w:type="gramStart"/>
        <w:r>
          <w:rPr>
            <w:rFonts w:ascii="Times New Roman" w:eastAsia="宋体" w:hAnsi="Times New Roman" w:cs="Times New Roman"/>
            <w:color w:val="000000" w:themeColor="text1"/>
            <w:sz w:val="28"/>
            <w14:ligatures w14:val="none"/>
          </w:rPr>
          <w:t>经条件</w:t>
        </w:r>
        <w:proofErr w:type="gramEnd"/>
        <w:r>
          <w:rPr>
            <w:rFonts w:ascii="Times New Roman" w:eastAsia="宋体" w:hAnsi="Times New Roman" w:cs="Times New Roman"/>
            <w:color w:val="000000" w:themeColor="text1"/>
            <w:sz w:val="28"/>
            <w14:ligatures w14:val="none"/>
          </w:rPr>
          <w:t>调制后的输入表示</w:t>
        </w:r>
      </w:ins>
      <m:oMath>
        <m:sSubSup>
          <m:sSubSupPr>
            <m:ctrlPr>
              <w:ins w:id="634" w:author="yun qiao" w:date="2026-04-25T13:10:00Z">
                <w:rPr>
                  <w:rFonts w:ascii="Cambria Math" w:eastAsia="宋体" w:hAnsi="Cambria Math" w:cs="Times New Roman"/>
                  <w:i/>
                  <w:color w:val="000000" w:themeColor="text1"/>
                  <w:sz w:val="28"/>
                  <w:szCs w:val="20"/>
                  <w14:ligatures w14:val="none"/>
                </w:rPr>
              </w:ins>
            </m:ctrlPr>
          </m:sSubSupPr>
          <m:e>
            <m:r>
              <w:ins w:id="635" w:author="yun qiao" w:date="2026-04-25T13:10:00Z">
                <w:rPr>
                  <w:rFonts w:ascii="Cambria Math" w:eastAsia="宋体" w:hAnsi="Cambria Math" w:cs="Times New Roman"/>
                  <w:color w:val="000000" w:themeColor="text1"/>
                  <w:sz w:val="28"/>
                  <w14:ligatures w14:val="none"/>
                </w:rPr>
                <m:t>x</m:t>
              </w:ins>
            </m:r>
          </m:e>
          <m:sub>
            <m:r>
              <w:ins w:id="636" w:author="yun qiao" w:date="2026-04-25T13:10:00Z">
                <w:rPr>
                  <w:rFonts w:ascii="Cambria Math" w:eastAsia="宋体" w:hAnsi="Cambria Math" w:cs="Times New Roman"/>
                  <w:color w:val="000000" w:themeColor="text1"/>
                  <w:sz w:val="28"/>
                  <w14:ligatures w14:val="none"/>
                </w:rPr>
                <m:t>0</m:t>
              </w:ins>
            </m:r>
          </m:sub>
          <m:sup>
            <m:r>
              <w:ins w:id="637" w:author="yun qiao" w:date="2026-04-25T13:10:00Z">
                <w:rPr>
                  <w:rFonts w:ascii="Cambria Math" w:eastAsia="宋体" w:hAnsi="Cambria Math" w:cs="Times New Roman"/>
                  <w:color w:val="000000" w:themeColor="text1"/>
                  <w:sz w:val="28"/>
                  <w14:ligatures w14:val="none"/>
                </w:rPr>
                <m:t>'</m:t>
              </w:ins>
            </m:r>
          </m:sup>
        </m:sSubSup>
      </m:oMath>
      <w:ins w:id="638" w:author="yun qiao" w:date="2026-04-25T13:09:00Z">
        <w:r>
          <w:rPr>
            <w:rFonts w:ascii="Times New Roman" w:eastAsia="宋体" w:hAnsi="Times New Roman" w:cs="Times New Roman"/>
            <w:color w:val="000000" w:themeColor="text1"/>
            <w:sz w:val="28"/>
            <w14:ligatures w14:val="none"/>
          </w:rPr>
          <w:t>，并与其进行叠加，使输入表示在引入任务语义及结构约束信息的同时，进一步编码序列位置信息，从而实现语义特征与位置特征的统一建模。</w:t>
        </w:r>
      </w:ins>
      <w:del w:id="639" w:author="yun qiao" w:date="2026-04-25T13:09:00Z">
        <w:r>
          <w:rPr>
            <w:rFonts w:ascii="Times New Roman" w:eastAsia="宋体" w:hAnsi="Times New Roman" w:cs="Times New Roman"/>
            <w:color w:val="000000" w:themeColor="text1"/>
            <w:sz w:val="28"/>
            <w14:ligatures w14:val="none"/>
          </w:rPr>
          <w:delText>使任务条件信息在输入阶段即与操作语义表示对齐。</w:delText>
        </w:r>
      </w:del>
    </w:p>
    <w:p w14:paraId="427703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6ACB8C1E" w14:textId="49C28A58" w:rsidR="003E6244" w:rsidDel="00A106CE" w:rsidRDefault="00D235AC">
      <w:pPr>
        <w:widowControl/>
        <w:spacing w:before="100" w:after="0" w:line="480" w:lineRule="exact"/>
        <w:ind w:firstLineChars="202" w:firstLine="566"/>
        <w:jc w:val="both"/>
        <w:rPr>
          <w:del w:id="640" w:author="yun qiao" w:date="2026-04-25T10:54:00Z"/>
          <w:rFonts w:ascii="Times New Roman" w:eastAsia="宋体" w:hAnsi="Times New Roman" w:cs="Times New Roman"/>
          <w:color w:val="000000" w:themeColor="text1"/>
          <w:sz w:val="28"/>
          <w14:ligatures w14:val="none"/>
        </w:rPr>
      </w:pPr>
      <w:ins w:id="641" w:author="yun qiao" w:date="2026-04-25T10:54:00Z">
        <w:r>
          <w:rPr>
            <w:rFonts w:ascii="Times New Roman" w:eastAsia="宋体" w:hAnsi="Times New Roman" w:cs="Times New Roman"/>
            <w:color w:val="000000" w:themeColor="text1"/>
            <w:sz w:val="28"/>
            <w14:ligatures w14:val="none"/>
          </w:rPr>
          <w:t>所述解码器采用基于</w:t>
        </w:r>
        <w:r>
          <w:rPr>
            <w:rFonts w:ascii="Times New Roman" w:eastAsia="宋体" w:hAnsi="Times New Roman" w:cs="Times New Roman"/>
            <w:color w:val="000000" w:themeColor="text1"/>
            <w:sz w:val="28"/>
            <w14:ligatures w14:val="none"/>
          </w:rPr>
          <w:t>Transformer</w:t>
        </w:r>
        <w:r>
          <w:rPr>
            <w:rFonts w:ascii="Times New Roman" w:eastAsia="宋体" w:hAnsi="Times New Roman" w:cs="Times New Roman"/>
            <w:color w:val="000000" w:themeColor="text1"/>
            <w:sz w:val="28"/>
            <w14:ligatures w14:val="none"/>
          </w:rPr>
          <w:t>的多层结构，各子层计算过程遵循标准的归一化残差结构及多头注意力机制。</w:t>
        </w:r>
      </w:ins>
      <w:del w:id="642" w:author="yun qiao" w:date="2026-04-25T10:54:00Z">
        <w:r>
          <w:rPr>
            <w:rFonts w:ascii="Times New Roman" w:eastAsia="宋体" w:hAnsi="Times New Roman" w:cs="Times New Roman" w:hint="eastAsia"/>
            <w:color w:val="000000" w:themeColor="text1"/>
            <w:sz w:val="28"/>
            <w14:ligatures w14:val="none"/>
          </w:rPr>
          <w:delText>在结构实现上，解码模块采用</w:delText>
        </w:r>
        <w:r>
          <w:rPr>
            <w:rFonts w:ascii="Times New Roman" w:eastAsia="宋体" w:hAnsi="Times New Roman" w:cs="Times New Roman"/>
            <w:color w:val="000000" w:themeColor="text1"/>
            <w:sz w:val="28"/>
            <w14:ligatures w14:val="none"/>
          </w:rPr>
          <w:delText xml:space="preserve"> Pre-Norm </w:delText>
        </w:r>
        <w:r>
          <w:rPr>
            <w:rFonts w:ascii="Times New Roman" w:eastAsia="宋体" w:hAnsi="Times New Roman" w:cs="Times New Roman" w:hint="eastAsia"/>
            <w:color w:val="000000" w:themeColor="text1"/>
            <w:sz w:val="28"/>
            <w14:ligatures w14:val="none"/>
          </w:rPr>
          <w:delText>架构，各子层计算形式为：</w:delText>
        </w:r>
      </w:del>
    </w:p>
    <w:p w14:paraId="2B7D9806" w14:textId="77777777" w:rsidR="00A106CE" w:rsidRDefault="00A106CE">
      <w:pPr>
        <w:widowControl/>
        <w:spacing w:before="100" w:after="0" w:line="480" w:lineRule="exact"/>
        <w:ind w:firstLineChars="200" w:firstLine="560"/>
        <w:jc w:val="both"/>
        <w:rPr>
          <w:ins w:id="643" w:author="yun qiao" w:date="2026-04-25T15:12:00Z"/>
          <w:rFonts w:ascii="Times New Roman" w:eastAsia="宋体" w:hAnsi="Times New Roman" w:cs="Times New Roman"/>
          <w:color w:val="000000" w:themeColor="text1"/>
          <w:sz w:val="28"/>
          <w14:ligatures w14:val="none"/>
        </w:rPr>
        <w:pPrChange w:id="644" w:author="yun qiao" w:date="2026-04-25T10:54:00Z">
          <w:pPr>
            <w:widowControl/>
            <w:spacing w:before="100" w:after="0" w:line="480" w:lineRule="exact"/>
            <w:ind w:firstLineChars="202" w:firstLine="566"/>
            <w:jc w:val="both"/>
          </w:pPr>
        </w:pPrChange>
      </w:pPr>
    </w:p>
    <w:p w14:paraId="1DCB5017" w14:textId="30145CDB" w:rsidR="003E6244" w:rsidDel="00D235AC" w:rsidRDefault="00000000">
      <w:pPr>
        <w:widowControl/>
        <w:spacing w:before="100" w:after="0" w:line="480" w:lineRule="exact"/>
        <w:jc w:val="both"/>
        <w:rPr>
          <w:del w:id="645" w:author="yun qiao" w:date="2026-04-25T10:54:00Z"/>
          <w:rFonts w:ascii="Times New Roman" w:eastAsia="宋体" w:hAnsi="Times New Roman" w:cs="Times New Roman"/>
          <w:color w:val="000000" w:themeColor="text1"/>
          <w:sz w:val="28"/>
          <w14:ligatures w14:val="none"/>
        </w:rPr>
      </w:pPr>
      <m:oMathPara>
        <m:oMath>
          <m:r>
            <w:del w:id="646" w:author="yun qiao" w:date="2026-04-25T10:54:00Z">
              <m:rPr>
                <m:nor/>
              </m:rPr>
              <w:rPr>
                <w:rFonts w:ascii="Cambria Math" w:eastAsia="宋体" w:hAnsi="Cambria Math" w:cs="Times New Roman"/>
                <w:color w:val="000000" w:themeColor="text1"/>
                <w:sz w:val="28"/>
                <w14:ligatures w14:val="none"/>
              </w:rPr>
              <m:t>Layer</m:t>
            </w:del>
          </m:r>
          <m:d>
            <m:dPr>
              <m:ctrlPr>
                <w:del w:id="647" w:author="yun qiao" w:date="2026-04-25T10:54:00Z">
                  <w:rPr>
                    <w:rFonts w:ascii="Cambria Math" w:eastAsia="宋体" w:hAnsi="Cambria Math" w:cs="Times New Roman"/>
                    <w:i/>
                    <w:color w:val="000000" w:themeColor="text1"/>
                    <w:sz w:val="28"/>
                    <w:szCs w:val="20"/>
                    <w14:ligatures w14:val="none"/>
                  </w:rPr>
                </w:del>
              </m:ctrlPr>
            </m:dPr>
            <m:e>
              <m:r>
                <w:del w:id="648" w:author="yun qiao" w:date="2026-04-25T10:54:00Z">
                  <w:rPr>
                    <w:rFonts w:ascii="Cambria Math" w:eastAsia="宋体" w:hAnsi="Cambria Math" w:cs="Times New Roman"/>
                    <w:color w:val="000000" w:themeColor="text1"/>
                    <w:sz w:val="28"/>
                    <w14:ligatures w14:val="none"/>
                  </w:rPr>
                  <m:t>x</m:t>
                </w:del>
              </m:r>
            </m:e>
          </m:d>
          <m:r>
            <w:del w:id="649" w:author="yun qiao" w:date="2026-04-25T10:54:00Z">
              <w:rPr>
                <w:rFonts w:ascii="Cambria Math" w:eastAsia="宋体" w:hAnsi="Cambria Math" w:cs="Times New Roman"/>
                <w:color w:val="000000" w:themeColor="text1"/>
                <w:sz w:val="28"/>
                <w14:ligatures w14:val="none"/>
              </w:rPr>
              <m:t>=x+</m:t>
            </w:del>
          </m:r>
          <m:r>
            <w:del w:id="650" w:author="yun qiao" w:date="2026-04-25T10:54:00Z">
              <m:rPr>
                <m:nor/>
              </m:rPr>
              <w:rPr>
                <w:rFonts w:ascii="Cambria Math" w:eastAsia="宋体" w:hAnsi="Cambria Math" w:cs="Times New Roman"/>
                <w:color w:val="000000" w:themeColor="text1"/>
                <w:sz w:val="28"/>
                <w14:ligatures w14:val="none"/>
              </w:rPr>
              <m:t>Sublayer</m:t>
            </w:del>
          </m:r>
          <m:d>
            <m:dPr>
              <m:ctrlPr>
                <w:del w:id="651" w:author="yun qiao" w:date="2026-04-25T10:54:00Z">
                  <w:rPr>
                    <w:rFonts w:ascii="Cambria Math" w:eastAsia="宋体" w:hAnsi="Cambria Math" w:cs="Times New Roman"/>
                    <w:i/>
                    <w:color w:val="000000" w:themeColor="text1"/>
                    <w:sz w:val="28"/>
                    <w:szCs w:val="20"/>
                    <w14:ligatures w14:val="none"/>
                  </w:rPr>
                </w:del>
              </m:ctrlPr>
            </m:dPr>
            <m:e>
              <m:r>
                <w:del w:id="652" w:author="yun qiao" w:date="2026-04-25T10:54:00Z">
                  <m:rPr>
                    <m:nor/>
                  </m:rPr>
                  <w:rPr>
                    <w:rFonts w:ascii="Cambria Math" w:eastAsia="宋体" w:hAnsi="Cambria Math" w:cs="Times New Roman"/>
                    <w:color w:val="000000" w:themeColor="text1"/>
                    <w:sz w:val="28"/>
                    <w14:ligatures w14:val="none"/>
                  </w:rPr>
                  <m:t>LayerNorm</m:t>
                </w:del>
              </m:r>
              <m:d>
                <m:dPr>
                  <m:ctrlPr>
                    <w:del w:id="653" w:author="yun qiao" w:date="2026-04-25T10:54:00Z">
                      <w:rPr>
                        <w:rFonts w:ascii="Cambria Math" w:eastAsia="宋体" w:hAnsi="Cambria Math" w:cs="Times New Roman"/>
                        <w:i/>
                        <w:color w:val="000000" w:themeColor="text1"/>
                        <w:sz w:val="28"/>
                        <w:szCs w:val="20"/>
                        <w14:ligatures w14:val="none"/>
                      </w:rPr>
                    </w:del>
                  </m:ctrlPr>
                </m:dPr>
                <m:e>
                  <m:r>
                    <w:del w:id="654" w:author="yun qiao" w:date="2026-04-25T10:54:00Z">
                      <w:rPr>
                        <w:rFonts w:ascii="Cambria Math" w:eastAsia="宋体" w:hAnsi="Cambria Math" w:cs="Times New Roman"/>
                        <w:color w:val="000000" w:themeColor="text1"/>
                        <w:sz w:val="28"/>
                        <w14:ligatures w14:val="none"/>
                      </w:rPr>
                      <m:t>x</m:t>
                    </w:del>
                  </m:r>
                </m:e>
              </m:d>
            </m:e>
          </m:d>
        </m:oMath>
      </m:oMathPara>
    </w:p>
    <w:p w14:paraId="1BCC3921" w14:textId="2AC75AB7" w:rsidR="003E6244" w:rsidDel="00D235AC" w:rsidRDefault="00000000">
      <w:pPr>
        <w:widowControl/>
        <w:spacing w:before="100" w:after="0" w:line="480" w:lineRule="exact"/>
        <w:ind w:firstLineChars="202" w:firstLine="566"/>
        <w:jc w:val="both"/>
        <w:rPr>
          <w:del w:id="655" w:author="yun qiao" w:date="2026-04-25T10:54:00Z"/>
          <w:rFonts w:ascii="Times New Roman" w:eastAsia="宋体" w:hAnsi="Times New Roman" w:cs="Times New Roman"/>
          <w:color w:val="000000" w:themeColor="text1"/>
          <w:sz w:val="28"/>
          <w14:ligatures w14:val="none"/>
        </w:rPr>
      </w:pPr>
      <w:del w:id="656" w:author="yun qiao" w:date="2026-04-25T10:54:00Z">
        <w:r>
          <w:rPr>
            <w:rFonts w:ascii="Times New Roman" w:eastAsia="宋体" w:hAnsi="Times New Roman" w:cs="Times New Roman" w:hint="eastAsia"/>
            <w:color w:val="000000" w:themeColor="text1"/>
            <w:sz w:val="28"/>
            <w14:ligatures w14:val="none"/>
          </w:rPr>
          <w:delText>其中注意力机制采用多头注意力结构：</w:delText>
        </w:r>
      </w:del>
    </w:p>
    <w:p w14:paraId="04B8785D" w14:textId="38B457BA" w:rsidR="003E6244" w:rsidDel="00D235AC" w:rsidRDefault="00000000">
      <w:pPr>
        <w:widowControl/>
        <w:spacing w:before="100" w:after="0" w:line="480" w:lineRule="exact"/>
        <w:jc w:val="both"/>
        <w:rPr>
          <w:del w:id="657" w:author="yun qiao" w:date="2026-04-25T10:54:00Z"/>
          <w:rFonts w:ascii="Times New Roman" w:eastAsia="宋体" w:hAnsi="Times New Roman" w:cs="Times New Roman"/>
          <w:color w:val="000000" w:themeColor="text1"/>
          <w:sz w:val="28"/>
          <w14:ligatures w14:val="none"/>
        </w:rPr>
      </w:pPr>
      <m:oMathPara>
        <m:oMath>
          <m:r>
            <w:del w:id="658" w:author="yun qiao" w:date="2026-04-25T10:54:00Z">
              <m:rPr>
                <m:nor/>
              </m:rPr>
              <w:rPr>
                <w:rFonts w:ascii="Cambria Math" w:eastAsia="宋体" w:hAnsi="Cambria Math" w:cs="Times New Roman"/>
                <w:color w:val="000000" w:themeColor="text1"/>
                <w:sz w:val="28"/>
                <w14:ligatures w14:val="none"/>
              </w:rPr>
              <m:t>MultiHead</m:t>
            </w:del>
          </m:r>
          <m:d>
            <m:dPr>
              <m:ctrlPr>
                <w:del w:id="659" w:author="yun qiao" w:date="2026-04-25T10:54:00Z">
                  <w:rPr>
                    <w:rFonts w:ascii="Cambria Math" w:eastAsia="宋体" w:hAnsi="Cambria Math" w:cs="Times New Roman"/>
                    <w:i/>
                    <w:color w:val="000000" w:themeColor="text1"/>
                    <w:sz w:val="28"/>
                    <w:szCs w:val="20"/>
                    <w14:ligatures w14:val="none"/>
                  </w:rPr>
                </w:del>
              </m:ctrlPr>
            </m:dPr>
            <m:e>
              <m:r>
                <w:del w:id="660" w:author="yun qiao" w:date="2026-04-25T10:54:00Z">
                  <w:rPr>
                    <w:rFonts w:ascii="Cambria Math" w:eastAsia="宋体" w:hAnsi="Cambria Math" w:cs="Times New Roman"/>
                    <w:color w:val="000000" w:themeColor="text1"/>
                    <w:sz w:val="28"/>
                    <w14:ligatures w14:val="none"/>
                  </w:rPr>
                  <m:t>Q,K,V</m:t>
                </w:del>
              </m:r>
            </m:e>
          </m:d>
          <m:r>
            <w:del w:id="661" w:author="yun qiao" w:date="2026-04-25T10:54:00Z">
              <w:rPr>
                <w:rFonts w:ascii="Cambria Math" w:eastAsia="宋体" w:hAnsi="Cambria Math" w:cs="Times New Roman"/>
                <w:color w:val="000000" w:themeColor="text1"/>
                <w:sz w:val="28"/>
                <w14:ligatures w14:val="none"/>
              </w:rPr>
              <m:t>=</m:t>
            </w:del>
          </m:r>
          <m:r>
            <w:del w:id="662" w:author="yun qiao" w:date="2026-04-25T10:54:00Z">
              <m:rPr>
                <m:nor/>
              </m:rPr>
              <w:rPr>
                <w:rFonts w:ascii="Cambria Math" w:eastAsia="宋体" w:hAnsi="Cambria Math" w:cs="Times New Roman"/>
                <w:color w:val="000000" w:themeColor="text1"/>
                <w:sz w:val="28"/>
                <w14:ligatures w14:val="none"/>
              </w:rPr>
              <m:t>Concat</m:t>
            </w:del>
          </m:r>
          <m:d>
            <m:dPr>
              <m:ctrlPr>
                <w:del w:id="663" w:author="yun qiao" w:date="2026-04-25T10:54:00Z">
                  <w:rPr>
                    <w:rFonts w:ascii="Cambria Math" w:eastAsia="宋体" w:hAnsi="Cambria Math" w:cs="Times New Roman"/>
                    <w:i/>
                    <w:color w:val="000000" w:themeColor="text1"/>
                    <w:sz w:val="28"/>
                    <w:szCs w:val="20"/>
                    <w14:ligatures w14:val="none"/>
                  </w:rPr>
                </w:del>
              </m:ctrlPr>
            </m:dPr>
            <m:e>
              <m:r>
                <w:del w:id="664" w:author="yun qiao" w:date="2026-04-25T10:54:00Z">
                  <w:rPr>
                    <w:rFonts w:ascii="Cambria Math" w:eastAsia="宋体" w:hAnsi="Cambria Math" w:cs="Times New Roman"/>
                    <w:color w:val="000000" w:themeColor="text1"/>
                    <w:sz w:val="28"/>
                    <w14:ligatures w14:val="none"/>
                  </w:rPr>
                  <m:t>hea</m:t>
                </w:del>
              </m:r>
              <m:sSub>
                <m:sSubPr>
                  <m:ctrlPr>
                    <w:del w:id="665" w:author="yun qiao" w:date="2026-04-25T10:54:00Z">
                      <w:rPr>
                        <w:rFonts w:ascii="Cambria Math" w:eastAsia="宋体" w:hAnsi="Cambria Math" w:cs="Times New Roman"/>
                        <w:i/>
                        <w:color w:val="000000" w:themeColor="text1"/>
                        <w:sz w:val="28"/>
                        <w:szCs w:val="20"/>
                        <w14:ligatures w14:val="none"/>
                      </w:rPr>
                    </w:del>
                  </m:ctrlPr>
                </m:sSubPr>
                <m:e>
                  <m:r>
                    <w:del w:id="666" w:author="yun qiao" w:date="2026-04-25T10:54:00Z">
                      <w:rPr>
                        <w:rFonts w:ascii="Cambria Math" w:eastAsia="宋体" w:hAnsi="Cambria Math" w:cs="Times New Roman"/>
                        <w:color w:val="000000" w:themeColor="text1"/>
                        <w:sz w:val="28"/>
                        <w14:ligatures w14:val="none"/>
                      </w:rPr>
                      <m:t>d</m:t>
                    </w:del>
                  </m:r>
                </m:e>
                <m:sub>
                  <m:r>
                    <w:del w:id="667" w:author="yun qiao" w:date="2026-04-25T10:54:00Z">
                      <w:rPr>
                        <w:rFonts w:ascii="Cambria Math" w:eastAsia="宋体" w:hAnsi="Cambria Math" w:cs="Times New Roman"/>
                        <w:color w:val="000000" w:themeColor="text1"/>
                        <w:sz w:val="28"/>
                        <w14:ligatures w14:val="none"/>
                      </w:rPr>
                      <m:t>1</m:t>
                    </w:del>
                  </m:r>
                </m:sub>
              </m:sSub>
              <m:r>
                <w:del w:id="668" w:author="yun qiao" w:date="2026-04-25T10:54:00Z">
                  <w:rPr>
                    <w:rFonts w:ascii="Cambria Math" w:eastAsia="宋体" w:hAnsi="Cambria Math" w:cs="Times New Roman"/>
                    <w:color w:val="000000" w:themeColor="text1"/>
                    <w:sz w:val="28"/>
                    <w14:ligatures w14:val="none"/>
                  </w:rPr>
                  <m:t>,</m:t>
                </w:del>
              </m:r>
              <m:r>
                <w:del w:id="669" w:author="yun qiao" w:date="2026-04-25T10:54:00Z">
                  <m:rPr>
                    <m:sty m:val="p"/>
                  </m:rPr>
                  <w:rPr>
                    <w:rFonts w:ascii="Cambria Math" w:eastAsia="宋体" w:hAnsi="Cambria Math" w:cs="Times New Roman" w:hint="eastAsia"/>
                    <w:color w:val="000000" w:themeColor="text1"/>
                    <w:sz w:val="28"/>
                    <w14:ligatures w14:val="none"/>
                  </w:rPr>
                  <m:t>…</m:t>
                </w:del>
              </m:r>
              <m:r>
                <w:del w:id="670" w:author="yun qiao" w:date="2026-04-25T10:54:00Z">
                  <m:rPr>
                    <m:sty m:val="p"/>
                  </m:rPr>
                  <w:rPr>
                    <w:rFonts w:ascii="Cambria Math" w:eastAsia="宋体" w:hAnsi="Cambria Math" w:cs="Times New Roman" w:hint="eastAsia"/>
                    <w:color w:val="000000" w:themeColor="text1"/>
                    <w:sz w:val="28"/>
                    <w14:ligatures w14:val="none"/>
                  </w:rPr>
                  <m:t>,hea</m:t>
                </w:del>
              </m:r>
              <m:sSub>
                <m:sSubPr>
                  <m:ctrlPr>
                    <w:del w:id="671" w:author="yun qiao" w:date="2026-04-25T10:54:00Z">
                      <w:rPr>
                        <w:rFonts w:ascii="Cambria Math" w:eastAsia="宋体" w:hAnsi="Cambria Math" w:cs="Times New Roman"/>
                        <w:i/>
                        <w:color w:val="000000" w:themeColor="text1"/>
                        <w:sz w:val="28"/>
                        <w:szCs w:val="20"/>
                        <w14:ligatures w14:val="none"/>
                      </w:rPr>
                    </w:del>
                  </m:ctrlPr>
                </m:sSubPr>
                <m:e>
                  <m:r>
                    <w:del w:id="672" w:author="yun qiao" w:date="2026-04-25T10:54:00Z">
                      <w:rPr>
                        <w:rFonts w:ascii="Cambria Math" w:eastAsia="宋体" w:hAnsi="Cambria Math" w:cs="Times New Roman"/>
                        <w:color w:val="000000" w:themeColor="text1"/>
                        <w:sz w:val="28"/>
                        <w14:ligatures w14:val="none"/>
                      </w:rPr>
                      <m:t>d</m:t>
                    </w:del>
                  </m:r>
                </m:e>
                <m:sub>
                  <m:r>
                    <w:del w:id="673" w:author="yun qiao" w:date="2026-04-25T10:54:00Z">
                      <w:rPr>
                        <w:rFonts w:ascii="Cambria Math" w:eastAsia="宋体" w:hAnsi="Cambria Math" w:cs="Times New Roman"/>
                        <w:color w:val="000000" w:themeColor="text1"/>
                        <w:sz w:val="28"/>
                        <w14:ligatures w14:val="none"/>
                      </w:rPr>
                      <m:t>h</m:t>
                    </w:del>
                  </m:r>
                </m:sub>
              </m:sSub>
            </m:e>
          </m:d>
          <m:sSup>
            <m:sSupPr>
              <m:ctrlPr>
                <w:del w:id="674" w:author="yun qiao" w:date="2026-04-25T10:54:00Z">
                  <w:rPr>
                    <w:rFonts w:ascii="Cambria Math" w:eastAsia="宋体" w:hAnsi="Cambria Math" w:cs="Times New Roman"/>
                    <w:i/>
                    <w:color w:val="000000" w:themeColor="text1"/>
                    <w:sz w:val="28"/>
                    <w:szCs w:val="20"/>
                    <w14:ligatures w14:val="none"/>
                  </w:rPr>
                </w:del>
              </m:ctrlPr>
            </m:sSupPr>
            <m:e>
              <m:r>
                <w:del w:id="675" w:author="yun qiao" w:date="2026-04-25T10:54:00Z">
                  <w:rPr>
                    <w:rFonts w:ascii="Cambria Math" w:eastAsia="宋体" w:hAnsi="Cambria Math" w:cs="Times New Roman"/>
                    <w:color w:val="000000" w:themeColor="text1"/>
                    <w:sz w:val="28"/>
                    <w14:ligatures w14:val="none"/>
                  </w:rPr>
                  <m:t>W</m:t>
                </w:del>
              </m:r>
            </m:e>
            <m:sup>
              <m:r>
                <w:del w:id="676" w:author="yun qiao" w:date="2026-04-25T10:54:00Z">
                  <w:rPr>
                    <w:rFonts w:ascii="Cambria Math" w:eastAsia="宋体" w:hAnsi="Cambria Math" w:cs="Times New Roman"/>
                    <w:color w:val="000000" w:themeColor="text1"/>
                    <w:sz w:val="28"/>
                    <w14:ligatures w14:val="none"/>
                  </w:rPr>
                  <m:t>O</m:t>
                </w:del>
              </m:r>
            </m:sup>
          </m:sSup>
        </m:oMath>
      </m:oMathPara>
    </w:p>
    <w:p w14:paraId="33EE454D" w14:textId="37B14975" w:rsidR="003E6244" w:rsidDel="00D235AC" w:rsidRDefault="00000000">
      <w:pPr>
        <w:widowControl/>
        <w:spacing w:before="100" w:after="0" w:line="480" w:lineRule="exact"/>
        <w:jc w:val="both"/>
        <w:rPr>
          <w:del w:id="677" w:author="yun qiao" w:date="2026-04-25T10:54:00Z"/>
          <w:rFonts w:ascii="Times New Roman" w:eastAsia="宋体" w:hAnsi="Times New Roman" w:cs="Times New Roman"/>
          <w:color w:val="000000" w:themeColor="text1"/>
          <w:sz w:val="28"/>
          <w14:ligatures w14:val="none"/>
        </w:rPr>
      </w:pPr>
      <m:oMathPara>
        <m:oMath>
          <m:r>
            <w:del w:id="678" w:author="yun qiao" w:date="2026-04-25T10:54:00Z">
              <w:rPr>
                <w:rFonts w:ascii="Cambria Math" w:eastAsia="宋体" w:hAnsi="Cambria Math" w:cs="Times New Roman"/>
                <w:color w:val="000000" w:themeColor="text1"/>
                <w:sz w:val="28"/>
                <w14:ligatures w14:val="none"/>
              </w:rPr>
              <m:t>hea</m:t>
            </w:del>
          </m:r>
          <m:sSub>
            <m:sSubPr>
              <m:ctrlPr>
                <w:del w:id="679" w:author="yun qiao" w:date="2026-04-25T10:54:00Z">
                  <w:rPr>
                    <w:rFonts w:ascii="Cambria Math" w:eastAsia="宋体" w:hAnsi="Cambria Math" w:cs="Times New Roman"/>
                    <w:i/>
                    <w:color w:val="000000" w:themeColor="text1"/>
                    <w:sz w:val="28"/>
                    <w:szCs w:val="20"/>
                    <w14:ligatures w14:val="none"/>
                  </w:rPr>
                </w:del>
              </m:ctrlPr>
            </m:sSubPr>
            <m:e>
              <m:r>
                <w:del w:id="680" w:author="yun qiao" w:date="2026-04-25T10:54:00Z">
                  <w:rPr>
                    <w:rFonts w:ascii="Cambria Math" w:eastAsia="宋体" w:hAnsi="Cambria Math" w:cs="Times New Roman"/>
                    <w:color w:val="000000" w:themeColor="text1"/>
                    <w:sz w:val="28"/>
                    <w14:ligatures w14:val="none"/>
                  </w:rPr>
                  <m:t>d</m:t>
                </w:del>
              </m:r>
            </m:e>
            <m:sub>
              <m:r>
                <w:del w:id="681" w:author="yun qiao" w:date="2026-04-25T10:54:00Z">
                  <w:rPr>
                    <w:rFonts w:ascii="Cambria Math" w:eastAsia="宋体" w:hAnsi="Cambria Math" w:cs="Times New Roman"/>
                    <w:color w:val="000000" w:themeColor="text1"/>
                    <w:sz w:val="28"/>
                    <w14:ligatures w14:val="none"/>
                  </w:rPr>
                  <m:t>i</m:t>
                </w:del>
              </m:r>
            </m:sub>
          </m:sSub>
          <m:r>
            <w:del w:id="682" w:author="yun qiao" w:date="2026-04-25T10:54:00Z">
              <w:rPr>
                <w:rFonts w:ascii="Cambria Math" w:eastAsia="宋体" w:hAnsi="Cambria Math" w:cs="Times New Roman"/>
                <w:color w:val="000000" w:themeColor="text1"/>
                <w:sz w:val="28"/>
                <w14:ligatures w14:val="none"/>
              </w:rPr>
              <m:t>=</m:t>
            </w:del>
          </m:r>
          <m:r>
            <w:del w:id="683" w:author="yun qiao" w:date="2026-04-25T10:54:00Z">
              <m:rPr>
                <m:nor/>
              </m:rPr>
              <w:rPr>
                <w:rFonts w:ascii="Cambria Math" w:eastAsia="宋体" w:hAnsi="Cambria Math" w:cs="Times New Roman"/>
                <w:color w:val="000000" w:themeColor="text1"/>
                <w:sz w:val="28"/>
                <w14:ligatures w14:val="none"/>
              </w:rPr>
              <m:t>Attn</m:t>
            </w:del>
          </m:r>
          <m:d>
            <m:dPr>
              <m:ctrlPr>
                <w:del w:id="684" w:author="yun qiao" w:date="2026-04-25T10:54:00Z">
                  <w:rPr>
                    <w:rFonts w:ascii="Cambria Math" w:eastAsia="宋体" w:hAnsi="Cambria Math" w:cs="Times New Roman"/>
                    <w:i/>
                    <w:color w:val="000000" w:themeColor="text1"/>
                    <w:sz w:val="28"/>
                    <w:szCs w:val="20"/>
                    <w14:ligatures w14:val="none"/>
                  </w:rPr>
                </w:del>
              </m:ctrlPr>
            </m:dPr>
            <m:e>
              <m:r>
                <w:del w:id="685" w:author="yun qiao" w:date="2026-04-25T10:54:00Z">
                  <w:rPr>
                    <w:rFonts w:ascii="Cambria Math" w:eastAsia="宋体" w:hAnsi="Cambria Math" w:cs="Times New Roman"/>
                    <w:color w:val="000000" w:themeColor="text1"/>
                    <w:sz w:val="28"/>
                    <w14:ligatures w14:val="none"/>
                  </w:rPr>
                  <m:t>Q</m:t>
                </w:del>
              </m:r>
              <m:sSubSup>
                <m:sSubSupPr>
                  <m:ctrlPr>
                    <w:del w:id="686" w:author="yun qiao" w:date="2026-04-25T10:54:00Z">
                      <w:rPr>
                        <w:rFonts w:ascii="Cambria Math" w:eastAsia="宋体" w:hAnsi="Cambria Math" w:cs="Times New Roman"/>
                        <w:i/>
                        <w:color w:val="000000" w:themeColor="text1"/>
                        <w:sz w:val="28"/>
                        <w:szCs w:val="20"/>
                        <w14:ligatures w14:val="none"/>
                      </w:rPr>
                    </w:del>
                  </m:ctrlPr>
                </m:sSubSupPr>
                <m:e>
                  <m:r>
                    <w:del w:id="687" w:author="yun qiao" w:date="2026-04-25T10:54:00Z">
                      <w:rPr>
                        <w:rFonts w:ascii="Cambria Math" w:eastAsia="宋体" w:hAnsi="Cambria Math" w:cs="Times New Roman"/>
                        <w:color w:val="000000" w:themeColor="text1"/>
                        <w:sz w:val="28"/>
                        <w14:ligatures w14:val="none"/>
                      </w:rPr>
                      <m:t>W</m:t>
                    </w:del>
                  </m:r>
                </m:e>
                <m:sub>
                  <m:r>
                    <w:del w:id="688" w:author="yun qiao" w:date="2026-04-25T10:54:00Z">
                      <w:rPr>
                        <w:rFonts w:ascii="Cambria Math" w:eastAsia="宋体" w:hAnsi="Cambria Math" w:cs="Times New Roman"/>
                        <w:color w:val="000000" w:themeColor="text1"/>
                        <w:sz w:val="28"/>
                        <w14:ligatures w14:val="none"/>
                      </w:rPr>
                      <m:t>i</m:t>
                    </w:del>
                  </m:r>
                </m:sub>
                <m:sup>
                  <m:r>
                    <w:del w:id="689" w:author="yun qiao" w:date="2026-04-25T10:54:00Z">
                      <w:rPr>
                        <w:rFonts w:ascii="Cambria Math" w:eastAsia="宋体" w:hAnsi="Cambria Math" w:cs="Times New Roman"/>
                        <w:color w:val="000000" w:themeColor="text1"/>
                        <w:sz w:val="28"/>
                        <w14:ligatures w14:val="none"/>
                      </w:rPr>
                      <m:t>Q</m:t>
                    </w:del>
                  </m:r>
                </m:sup>
              </m:sSubSup>
              <m:r>
                <w:del w:id="690" w:author="yun qiao" w:date="2026-04-25T10:54:00Z">
                  <w:rPr>
                    <w:rFonts w:ascii="Cambria Math" w:eastAsia="宋体" w:hAnsi="Cambria Math" w:cs="Times New Roman"/>
                    <w:color w:val="000000" w:themeColor="text1"/>
                    <w:sz w:val="28"/>
                    <w14:ligatures w14:val="none"/>
                  </w:rPr>
                  <m:t>,K</m:t>
                </w:del>
              </m:r>
              <m:sSubSup>
                <m:sSubSupPr>
                  <m:ctrlPr>
                    <w:del w:id="691" w:author="yun qiao" w:date="2026-04-25T10:54:00Z">
                      <w:rPr>
                        <w:rFonts w:ascii="Cambria Math" w:eastAsia="宋体" w:hAnsi="Cambria Math" w:cs="Times New Roman"/>
                        <w:i/>
                        <w:color w:val="000000" w:themeColor="text1"/>
                        <w:sz w:val="28"/>
                        <w:szCs w:val="20"/>
                        <w14:ligatures w14:val="none"/>
                      </w:rPr>
                    </w:del>
                  </m:ctrlPr>
                </m:sSubSupPr>
                <m:e>
                  <m:r>
                    <w:del w:id="692" w:author="yun qiao" w:date="2026-04-25T10:54:00Z">
                      <w:rPr>
                        <w:rFonts w:ascii="Cambria Math" w:eastAsia="宋体" w:hAnsi="Cambria Math" w:cs="Times New Roman"/>
                        <w:color w:val="000000" w:themeColor="text1"/>
                        <w:sz w:val="28"/>
                        <w14:ligatures w14:val="none"/>
                      </w:rPr>
                      <m:t>W</m:t>
                    </w:del>
                  </m:r>
                </m:e>
                <m:sub>
                  <m:r>
                    <w:del w:id="693" w:author="yun qiao" w:date="2026-04-25T10:54:00Z">
                      <w:rPr>
                        <w:rFonts w:ascii="Cambria Math" w:eastAsia="宋体" w:hAnsi="Cambria Math" w:cs="Times New Roman"/>
                        <w:color w:val="000000" w:themeColor="text1"/>
                        <w:sz w:val="28"/>
                        <w14:ligatures w14:val="none"/>
                      </w:rPr>
                      <m:t>i</m:t>
                    </w:del>
                  </m:r>
                </m:sub>
                <m:sup>
                  <m:r>
                    <w:del w:id="694" w:author="yun qiao" w:date="2026-04-25T10:54:00Z">
                      <w:rPr>
                        <w:rFonts w:ascii="Cambria Math" w:eastAsia="宋体" w:hAnsi="Cambria Math" w:cs="Times New Roman"/>
                        <w:color w:val="000000" w:themeColor="text1"/>
                        <w:sz w:val="28"/>
                        <w14:ligatures w14:val="none"/>
                      </w:rPr>
                      <m:t>K</m:t>
                    </w:del>
                  </m:r>
                </m:sup>
              </m:sSubSup>
              <m:r>
                <w:del w:id="695" w:author="yun qiao" w:date="2026-04-25T10:54:00Z">
                  <w:rPr>
                    <w:rFonts w:ascii="Cambria Math" w:eastAsia="宋体" w:hAnsi="Cambria Math" w:cs="Times New Roman"/>
                    <w:color w:val="000000" w:themeColor="text1"/>
                    <w:sz w:val="28"/>
                    <w14:ligatures w14:val="none"/>
                  </w:rPr>
                  <m:t>,V</m:t>
                </w:del>
              </m:r>
              <m:sSubSup>
                <m:sSubSupPr>
                  <m:ctrlPr>
                    <w:del w:id="696" w:author="yun qiao" w:date="2026-04-25T10:54:00Z">
                      <w:rPr>
                        <w:rFonts w:ascii="Cambria Math" w:eastAsia="宋体" w:hAnsi="Cambria Math" w:cs="Times New Roman"/>
                        <w:i/>
                        <w:color w:val="000000" w:themeColor="text1"/>
                        <w:sz w:val="28"/>
                        <w:szCs w:val="20"/>
                        <w14:ligatures w14:val="none"/>
                      </w:rPr>
                    </w:del>
                  </m:ctrlPr>
                </m:sSubSupPr>
                <m:e>
                  <m:r>
                    <w:del w:id="697" w:author="yun qiao" w:date="2026-04-25T10:54:00Z">
                      <w:rPr>
                        <w:rFonts w:ascii="Cambria Math" w:eastAsia="宋体" w:hAnsi="Cambria Math" w:cs="Times New Roman"/>
                        <w:color w:val="000000" w:themeColor="text1"/>
                        <w:sz w:val="28"/>
                        <w14:ligatures w14:val="none"/>
                      </w:rPr>
                      <m:t>W</m:t>
                    </w:del>
                  </m:r>
                </m:e>
                <m:sub>
                  <m:r>
                    <w:del w:id="698" w:author="yun qiao" w:date="2026-04-25T10:54:00Z">
                      <w:rPr>
                        <w:rFonts w:ascii="Cambria Math" w:eastAsia="宋体" w:hAnsi="Cambria Math" w:cs="Times New Roman"/>
                        <w:color w:val="000000" w:themeColor="text1"/>
                        <w:sz w:val="28"/>
                        <w14:ligatures w14:val="none"/>
                      </w:rPr>
                      <m:t>i</m:t>
                    </w:del>
                  </m:r>
                </m:sub>
                <m:sup>
                  <m:r>
                    <w:del w:id="699" w:author="yun qiao" w:date="2026-04-25T10:54:00Z">
                      <w:rPr>
                        <w:rFonts w:ascii="Cambria Math" w:eastAsia="宋体" w:hAnsi="Cambria Math" w:cs="Times New Roman"/>
                        <w:color w:val="000000" w:themeColor="text1"/>
                        <w:sz w:val="28"/>
                        <w14:ligatures w14:val="none"/>
                      </w:rPr>
                      <m:t>V</m:t>
                    </w:del>
                  </m:r>
                </m:sup>
              </m:sSubSup>
            </m:e>
          </m:d>
        </m:oMath>
      </m:oMathPara>
    </w:p>
    <w:bookmarkEnd w:id="434"/>
    <w:p w14:paraId="56E579A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16</w:t>
      </w:r>
      <w:r>
        <w:rPr>
          <w:rFonts w:ascii="Times New Roman" w:eastAsia="宋体" w:hAnsi="Times New Roman" w:cs="Times New Roman" w:hint="eastAsia"/>
          <w:color w:val="000000" w:themeColor="text1"/>
          <w:sz w:val="28"/>
          <w:szCs w:val="28"/>
          <w14:ligatures w14:val="none"/>
        </w:rPr>
        <w:t>、输出投影模块与图谱先验词嵌入。</w:t>
      </w:r>
    </w:p>
    <w:p w14:paraId="3C79F8D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w:t>
      </w:r>
      <w:proofErr w:type="gramStart"/>
      <w:r>
        <w:rPr>
          <w:rFonts w:ascii="Times New Roman" w:eastAsia="宋体" w:hAnsi="Times New Roman" w:cs="Times New Roman" w:hint="eastAsia"/>
          <w:color w:val="000000" w:themeColor="text1"/>
          <w:sz w:val="28"/>
          <w14:ligatures w14:val="none"/>
        </w:rPr>
        <w:t>至操作</w:t>
      </w:r>
      <w:proofErr w:type="gramEnd"/>
      <w:r>
        <w:rPr>
          <w:rFonts w:ascii="Times New Roman" w:eastAsia="宋体" w:hAnsi="Times New Roman" w:cs="Times New Roman" w:hint="eastAsia"/>
          <w:color w:val="000000" w:themeColor="text1"/>
          <w:sz w:val="28"/>
          <w14:ligatures w14:val="none"/>
        </w:rPr>
        <w:t>原语词表空间，从而计算当前</w:t>
      </w:r>
      <w:proofErr w:type="gramStart"/>
      <w:r>
        <w:rPr>
          <w:rFonts w:ascii="Times New Roman" w:eastAsia="宋体" w:hAnsi="Times New Roman" w:cs="Times New Roman" w:hint="eastAsia"/>
          <w:color w:val="000000" w:themeColor="text1"/>
          <w:sz w:val="28"/>
          <w14:ligatures w14:val="none"/>
        </w:rPr>
        <w:t>时间步各候选</w:t>
      </w:r>
      <w:proofErr w:type="gramEnd"/>
      <w:r>
        <w:rPr>
          <w:rFonts w:ascii="Times New Roman" w:eastAsia="宋体" w:hAnsi="Times New Roman" w:cs="Times New Roman" w:hint="eastAsia"/>
          <w:color w:val="000000" w:themeColor="text1"/>
          <w:sz w:val="28"/>
          <w14:ligatures w14:val="none"/>
        </w:rPr>
        <w:t>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p>
    <w:p w14:paraId="2E4BB71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具体地，在第</w:t>
      </w:r>
      <m:oMath>
        <m:r>
          <w:del w:id="700" w:author="yun qiao" w:date="2026-04-25T13:11:00Z">
            <w:rPr>
              <w:rFonts w:ascii="Cambria Math" w:eastAsia="宋体" w:hAnsi="Cambria Math" w:cs="Times New Roman"/>
              <w:color w:val="000000" w:themeColor="text1"/>
              <w:sz w:val="28"/>
              <w14:ligatures w14:val="none"/>
            </w:rPr>
            <m:t xml:space="preserve"> </m:t>
          </w:del>
        </m:r>
        <m:r>
          <w:rPr>
            <w:rFonts w:ascii="Cambria Math" w:eastAsia="宋体" w:hAnsi="Cambria Math" w:cs="Times New Roman"/>
            <w:color w:val="000000" w:themeColor="text1"/>
            <w:sz w:val="28"/>
            <w14:ligatures w14:val="none"/>
          </w:rPr>
          <m:t>t</m:t>
        </m:r>
        <m:r>
          <w:del w:id="701" w:author="yun qiao" w:date="2026-04-25T13:11:00Z">
            <w:rPr>
              <w:rFonts w:ascii="Cambria Math" w:eastAsia="宋体" w:hAnsi="Cambria Math" w:cs="Times New Roman"/>
              <w:color w:val="000000" w:themeColor="text1"/>
              <w:sz w:val="28"/>
              <w14:ligatures w14:val="none"/>
            </w:rPr>
            <m:t xml:space="preserve"> </m:t>
          </w:del>
        </m:r>
      </m:oMath>
      <w:proofErr w:type="gramStart"/>
      <w:r>
        <w:rPr>
          <w:rFonts w:ascii="Times New Roman" w:eastAsia="宋体" w:hAnsi="Times New Roman" w:cs="Times New Roman" w:hint="eastAsia"/>
          <w:color w:val="000000" w:themeColor="text1"/>
          <w:sz w:val="28"/>
          <w14:ligatures w14:val="none"/>
        </w:rPr>
        <w:t>个</w:t>
      </w:r>
      <w:proofErr w:type="gramEnd"/>
      <w:r>
        <w:rPr>
          <w:rFonts w:ascii="Times New Roman" w:eastAsia="宋体" w:hAnsi="Times New Roman" w:cs="Times New Roman" w:hint="eastAsia"/>
          <w:color w:val="000000" w:themeColor="text1"/>
          <w:sz w:val="28"/>
          <w14:ligatures w14:val="none"/>
        </w:rPr>
        <w:t>时间步，解码器输出的隐藏状态记为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0247D9FB"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w:t>
      </w:r>
      <w:proofErr w:type="gramStart"/>
      <w:r>
        <w:rPr>
          <w:rFonts w:ascii="Times New Roman" w:eastAsia="宋体" w:hAnsi="Times New Roman" w:cs="等线" w:hint="eastAsia"/>
          <w:color w:val="000000" w:themeColor="text1"/>
          <w:sz w:val="28"/>
          <w14:ligatures w14:val="none"/>
        </w:rPr>
        <w:t>经条件</w:t>
      </w:r>
      <w:proofErr w:type="gramEnd"/>
      <w:r>
        <w:rPr>
          <w:rFonts w:ascii="Times New Roman" w:eastAsia="宋体" w:hAnsi="Times New Roman" w:cs="等线" w:hint="eastAsia"/>
          <w:color w:val="000000" w:themeColor="text1"/>
          <w:sz w:val="28"/>
          <w14:ligatures w14:val="none"/>
        </w:rPr>
        <w:t>调制后的第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步隐藏状态</w:t>
      </w:r>
      <w:ins w:id="702" w:author="yun qiao" w:date="2026-04-25T13:14:00Z">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所述线性映射结果</w:t>
        </w:r>
        <w:r>
          <w:rPr>
            <w:rFonts w:ascii="Times New Roman" w:eastAsia="宋体" w:hAnsi="Times New Roman" w:cs="等线"/>
            <w:color w:val="000000" w:themeColor="text1"/>
            <w:sz w:val="28"/>
            <w14:ligatures w14:val="none"/>
          </w:rPr>
          <w:t xml:space="preserve"> </w:t>
        </w:r>
      </w:ins>
      <m:oMath>
        <m:sSup>
          <m:sSupPr>
            <m:ctrlPr>
              <w:ins w:id="703" w:author="yun qiao" w:date="2026-04-25T13:14:00Z">
                <w:rPr>
                  <w:rFonts w:ascii="Cambria Math" w:eastAsia="宋体" w:hAnsi="Cambria Math" w:cs="Times New Roman"/>
                  <w:i/>
                  <w:color w:val="000000" w:themeColor="text1"/>
                  <w:sz w:val="28"/>
                  <w:szCs w:val="20"/>
                  <w14:ligatures w14:val="none"/>
                </w:rPr>
              </w:ins>
            </m:ctrlPr>
          </m:sSupPr>
          <m:e>
            <m:r>
              <w:ins w:id="704" w:author="yun qiao" w:date="2026-04-25T13:14:00Z">
                <w:rPr>
                  <w:rFonts w:ascii="Cambria Math" w:eastAsia="宋体" w:hAnsi="Cambria Math" w:cs="Times New Roman"/>
                  <w:color w:val="000000" w:themeColor="text1"/>
                  <w:sz w:val="28"/>
                  <w14:ligatures w14:val="none"/>
                </w:rPr>
                <m:t>E</m:t>
              </w:ins>
            </m:r>
          </m:e>
          <m:sup>
            <m:r>
              <w:ins w:id="705" w:author="yun qiao" w:date="2026-04-25T13:14:00Z">
                <m:rPr>
                  <m:sty m:val="p"/>
                </m:rPr>
                <w:rPr>
                  <w:rFonts w:ascii="Cambria Math" w:eastAsia="宋体" w:hAnsi="Cambria Math" w:cs="Times New Roman"/>
                  <w:color w:val="000000" w:themeColor="text1"/>
                  <w:sz w:val="28"/>
                  <w14:ligatures w14:val="none"/>
                </w:rPr>
                <m:t>⊤</m:t>
              </w:ins>
            </m:r>
          </m:sup>
        </m:sSup>
        <m:sSubSup>
          <m:sSubSupPr>
            <m:ctrlPr>
              <w:ins w:id="706" w:author="yun qiao" w:date="2026-04-25T13:14:00Z">
                <w:rPr>
                  <w:rFonts w:ascii="Cambria Math" w:eastAsia="宋体" w:hAnsi="Cambria Math" w:cs="Times New Roman"/>
                  <w:i/>
                  <w:color w:val="000000" w:themeColor="text1"/>
                  <w:sz w:val="28"/>
                  <w:szCs w:val="20"/>
                  <w14:ligatures w14:val="none"/>
                </w:rPr>
              </w:ins>
            </m:ctrlPr>
          </m:sSubSupPr>
          <m:e>
            <m:r>
              <w:ins w:id="707" w:author="yun qiao" w:date="2026-04-25T13:14:00Z">
                <w:rPr>
                  <w:rFonts w:ascii="Cambria Math" w:eastAsia="宋体" w:hAnsi="Cambria Math" w:cs="Times New Roman"/>
                  <w:color w:val="000000" w:themeColor="text1"/>
                  <w:sz w:val="28"/>
                  <w14:ligatures w14:val="none"/>
                </w:rPr>
                <m:t>h</m:t>
              </w:ins>
            </m:r>
          </m:e>
          <m:sub>
            <m:r>
              <w:ins w:id="708" w:author="yun qiao" w:date="2026-04-25T13:14:00Z">
                <w:rPr>
                  <w:rFonts w:ascii="Cambria Math" w:eastAsia="宋体" w:hAnsi="Cambria Math" w:cs="Times New Roman"/>
                  <w:color w:val="000000" w:themeColor="text1"/>
                  <w:sz w:val="28"/>
                  <w14:ligatures w14:val="none"/>
                </w:rPr>
                <m:t>t</m:t>
              </w:ins>
            </m:r>
          </m:sub>
          <m:sup>
            <m:r>
              <w:ins w:id="709" w:author="yun qiao" w:date="2026-04-25T13:14:00Z">
                <w:rPr>
                  <w:rFonts w:ascii="Cambria Math" w:eastAsia="宋体" w:hAnsi="Cambria Math" w:cs="Times New Roman"/>
                  <w:color w:val="000000" w:themeColor="text1"/>
                  <w:sz w:val="28"/>
                  <w14:ligatures w14:val="none"/>
                </w:rPr>
                <m:t>'</m:t>
              </w:ins>
            </m:r>
          </m:sup>
        </m:sSubSup>
      </m:oMath>
      <w:ins w:id="710" w:author="yun qiao" w:date="2026-04-25T13:14:00Z">
        <w:r>
          <w:rPr>
            <w:rFonts w:ascii="Times New Roman" w:eastAsia="宋体" w:hAnsi="Times New Roman" w:cs="等线"/>
            <w:color w:val="000000" w:themeColor="text1"/>
            <w:sz w:val="28"/>
            <w14:ligatures w14:val="none"/>
          </w:rPr>
          <w:t>表示当前隐藏状态在操作原语词表空间上的匹配得分，</w:t>
        </w:r>
        <w:proofErr w:type="spellStart"/>
        <w:r>
          <w:rPr>
            <w:rFonts w:ascii="Times New Roman" w:eastAsia="宋体" w:hAnsi="Times New Roman" w:cs="等线"/>
            <w:color w:val="000000" w:themeColor="text1"/>
            <w:sz w:val="28"/>
            <w14:ligatures w14:val="none"/>
          </w:rPr>
          <w:t>softmax</w:t>
        </w:r>
        <w:proofErr w:type="spellEnd"/>
        <w:r>
          <w:rPr>
            <w:rFonts w:ascii="Times New Roman" w:eastAsia="宋体" w:hAnsi="Times New Roman" w:cs="等线"/>
            <w:color w:val="000000" w:themeColor="text1"/>
            <w:sz w:val="28"/>
            <w14:ligatures w14:val="none"/>
          </w:rPr>
          <w:t>(</w:t>
        </w:r>
        <w:r>
          <w:rPr>
            <w:rFonts w:ascii="MS Gothic" w:eastAsia="MS Gothic" w:hAnsi="MS Gothic" w:cs="MS Gothic"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color w:val="000000" w:themeColor="text1"/>
            <w:sz w:val="28"/>
            <w14:ligatures w14:val="none"/>
          </w:rPr>
          <w:t>用于对各候选操作原语的得分进行归一化，从而得到对应的生成概率分布。</w:t>
        </w:r>
      </w:ins>
      <w:r>
        <w:rPr>
          <w:rFonts w:ascii="Times New Roman" w:eastAsia="宋体" w:hAnsi="Times New Roman" w:cs="Times New Roman" w:hint="eastAsia"/>
          <w:color w:val="000000" w:themeColor="text1"/>
          <w:sz w:val="28"/>
          <w14:ligatures w14:val="none"/>
        </w:rPr>
        <w:t>。</w:t>
      </w:r>
    </w:p>
    <w:p w14:paraId="68E8D67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w:t>
      </w:r>
      <w:proofErr w:type="gramStart"/>
      <w:r>
        <w:rPr>
          <w:rFonts w:ascii="Times New Roman" w:eastAsia="宋体" w:hAnsi="Times New Roman" w:cs="Times New Roman"/>
          <w:color w:val="000000" w:themeColor="text1"/>
          <w:sz w:val="28"/>
          <w14:ligatures w14:val="none"/>
        </w:rPr>
        <w:t>预训练</w:t>
      </w:r>
      <w:proofErr w:type="gramEnd"/>
      <w:r>
        <w:rPr>
          <w:rFonts w:ascii="Times New Roman" w:eastAsia="宋体" w:hAnsi="Times New Roman" w:cs="Times New Roman"/>
          <w:color w:val="000000" w:themeColor="text1"/>
          <w:sz w:val="28"/>
          <w14:ligatures w14:val="none"/>
        </w:rPr>
        <w:t>获得，以引入操作原语之间的层次关系、语义关联关系及共</w:t>
      </w:r>
      <w:proofErr w:type="gramStart"/>
      <w:r>
        <w:rPr>
          <w:rFonts w:ascii="Times New Roman" w:eastAsia="宋体" w:hAnsi="Times New Roman" w:cs="Times New Roman"/>
          <w:color w:val="000000" w:themeColor="text1"/>
          <w:sz w:val="28"/>
          <w14:ligatures w14:val="none"/>
        </w:rPr>
        <w:t>现模式</w:t>
      </w:r>
      <w:proofErr w:type="gramEnd"/>
      <w:r>
        <w:rPr>
          <w:rFonts w:ascii="Times New Roman" w:eastAsia="宋体" w:hAnsi="Times New Roman" w:cs="Times New Roman"/>
          <w:color w:val="000000" w:themeColor="text1"/>
          <w:sz w:val="28"/>
          <w14:ligatures w14:val="none"/>
        </w:rPr>
        <w:t>作为语义先验，使模型在概率建模阶段即具备对操作语义结构的感知能力。</w:t>
      </w:r>
    </w:p>
    <w:p w14:paraId="47793A9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w:t>
      </w:r>
      <w:r>
        <w:rPr>
          <w:rFonts w:ascii="Times New Roman" w:eastAsia="宋体" w:hAnsi="Times New Roman" w:cs="Times New Roman" w:hint="eastAsia"/>
          <w:color w:val="000000" w:themeColor="text1"/>
          <w:sz w:val="28"/>
          <w:szCs w:val="28"/>
          <w14:ligatures w14:val="none"/>
        </w:rPr>
        <w:t>、模型训练目标。</w:t>
      </w:r>
    </w:p>
    <w:p w14:paraId="2ACF141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w:t>
      </w:r>
      <w:proofErr w:type="gramStart"/>
      <w:r>
        <w:rPr>
          <w:rFonts w:ascii="Times New Roman" w:eastAsia="宋体" w:hAnsi="Times New Roman" w:cs="Times New Roman"/>
          <w:color w:val="000000" w:themeColor="text1"/>
          <w:sz w:val="28"/>
          <w14:ligatures w14:val="none"/>
        </w:rPr>
        <w:t>设真实</w:t>
      </w:r>
      <w:proofErr w:type="gramEnd"/>
      <w:r>
        <w:rPr>
          <w:rFonts w:ascii="Times New Roman" w:eastAsia="宋体" w:hAnsi="Times New Roman" w:cs="Times New Roman"/>
          <w:color w:val="000000" w:themeColor="text1"/>
          <w:sz w:val="28"/>
          <w14:ligatures w14:val="none"/>
        </w:rPr>
        <w:t>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w:t>
      </w:r>
      <w:proofErr w:type="gramStart"/>
      <w:r>
        <w:rPr>
          <w:rFonts w:ascii="Times New Roman" w:eastAsia="宋体" w:hAnsi="Times New Roman" w:cs="Times New Roman"/>
          <w:color w:val="000000" w:themeColor="text1"/>
          <w:sz w:val="28"/>
          <w14:ligatures w14:val="none"/>
        </w:rPr>
        <w:t>主训练</w:t>
      </w:r>
      <w:proofErr w:type="gramEnd"/>
      <w:r>
        <w:rPr>
          <w:rFonts w:ascii="Times New Roman" w:eastAsia="宋体" w:hAnsi="Times New Roman" w:cs="Times New Roman"/>
          <w:color w:val="000000" w:themeColor="text1"/>
          <w:sz w:val="28"/>
          <w14:ligatures w14:val="none"/>
        </w:rPr>
        <w:t>目标为最大化真实序列的条件生成概率，其对应损失函数为：</w:t>
      </w:r>
    </w:p>
    <w:p w14:paraId="6542C923"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62F0A332"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w:t>
      </w:r>
      <w:proofErr w:type="gramStart"/>
      <w:ins w:id="711" w:author="yun qiao" w:date="2026-04-25T13:36:00Z">
        <w:r>
          <w:rPr>
            <w:rFonts w:ascii="Times New Roman" w:eastAsia="宋体" w:hAnsi="Times New Roman" w:cs="Times New Roman" w:hint="eastAsia"/>
            <w:color w:val="000000" w:themeColor="text1"/>
            <w:sz w:val="28"/>
            <w14:ligatures w14:val="none"/>
          </w:rPr>
          <w:t>个</w:t>
        </w:r>
        <w:proofErr w:type="gramEnd"/>
        <w:r>
          <w:rPr>
            <w:rFonts w:ascii="Times New Roman" w:eastAsia="宋体" w:hAnsi="Times New Roman" w:cs="Times New Roman" w:hint="eastAsia"/>
            <w:color w:val="000000" w:themeColor="text1"/>
            <w:sz w:val="28"/>
            <w14:ligatures w14:val="none"/>
          </w:rPr>
          <w:t>时间</w:t>
        </w:r>
      </w:ins>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w:t>
      </w:r>
      <w:ins w:id="712" w:author="yun qiao" w:date="2026-04-25T13:37:00Z">
        <w:r>
          <w:rPr>
            <w:rFonts w:ascii="Times New Roman" w:eastAsia="宋体" w:hAnsi="Times New Roman" w:cs="Times New Roman" w:hint="eastAsia"/>
            <w:color w:val="000000" w:themeColor="text1"/>
            <w:sz w:val="28"/>
            <w14:ligatures w14:val="none"/>
          </w:rPr>
          <w:t>在第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hint="eastAsia"/>
            <w:color w:val="000000" w:themeColor="text1"/>
            <w:sz w:val="28"/>
            <w14:ligatures w14:val="none"/>
          </w:rPr>
          <w:t>步</w:t>
        </w:r>
      </w:ins>
      <w:del w:id="713" w:author="yun qiao" w:date="2026-04-25T13:37:00Z">
        <w:r>
          <w:rPr>
            <w:rFonts w:ascii="Times New Roman" w:eastAsia="宋体" w:hAnsi="Times New Roman" w:cs="Times New Roman" w:hint="eastAsia"/>
            <w:color w:val="000000" w:themeColor="text1"/>
            <w:sz w:val="28"/>
            <w14:ligatures w14:val="none"/>
          </w:rPr>
          <w:delText>其</w:delText>
        </w:r>
      </w:del>
      <w:r>
        <w:rPr>
          <w:rFonts w:ascii="Times New Roman" w:eastAsia="宋体" w:hAnsi="Times New Roman" w:cs="Times New Roman" w:hint="eastAsia"/>
          <w:color w:val="000000" w:themeColor="text1"/>
          <w:sz w:val="28"/>
          <w14:ligatures w14:val="none"/>
        </w:rPr>
        <w:t>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ins w:id="714" w:author="yun qiao" w:date="2026-04-25T13:37:00Z">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P(</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表示模型在当前条件下对操作原语的生成概率</w:t>
        </w:r>
        <w:r>
          <w:rPr>
            <w:rFonts w:ascii="Times New Roman" w:eastAsia="宋体" w:hAnsi="Times New Roman" w:cs="Times New Roman" w:hint="eastAsia"/>
            <w:color w:val="000000" w:themeColor="text1"/>
            <w:sz w:val="28"/>
            <w14:ligatures w14:val="none"/>
          </w:rPr>
          <w:t>，</w:t>
        </w:r>
      </w:ins>
      <m:oMath>
        <m:sSub>
          <m:sSubPr>
            <m:ctrlPr>
              <w:ins w:id="715" w:author="yun qiao" w:date="2026-04-25T13:38:00Z">
                <w:rPr>
                  <w:rFonts w:ascii="Cambria Math" w:eastAsia="宋体" w:hAnsi="Cambria Math" w:cs="Times New Roman"/>
                  <w:i/>
                  <w:color w:val="000000" w:themeColor="text1"/>
                  <w:sz w:val="28"/>
                  <w:szCs w:val="20"/>
                  <w14:ligatures w14:val="none"/>
                </w:rPr>
              </w:ins>
            </m:ctrlPr>
          </m:sSubPr>
          <m:e>
            <m:r>
              <w:ins w:id="716" w:author="yun qiao" w:date="2026-04-25T13:38:00Z">
                <m:rPr>
                  <m:scr m:val="script"/>
                </m:rPr>
                <w:rPr>
                  <w:rFonts w:ascii="Cambria Math" w:eastAsia="宋体" w:hAnsi="Cambria Math" w:cs="Times New Roman"/>
                  <w:color w:val="000000" w:themeColor="text1"/>
                  <w:sz w:val="28"/>
                  <w14:ligatures w14:val="none"/>
                </w:rPr>
                <m:t>L</m:t>
              </w:ins>
            </m:r>
          </m:e>
          <m:sub>
            <m:r>
              <w:ins w:id="717" w:author="yun qiao" w:date="2026-04-25T13:38:00Z">
                <w:rPr>
                  <w:rFonts w:ascii="Cambria Math" w:eastAsia="宋体" w:hAnsi="Cambria Math" w:cs="Times New Roman"/>
                  <w:color w:val="000000" w:themeColor="text1"/>
                  <w:sz w:val="28"/>
                  <w14:ligatures w14:val="none"/>
                </w:rPr>
                <m:t>CE</m:t>
              </w:ins>
            </m:r>
          </m:sub>
        </m:sSub>
      </m:oMath>
      <w:ins w:id="718" w:author="yun qiao" w:date="2026-04-25T13:38:00Z">
        <w:r>
          <w:rPr>
            <w:rFonts w:ascii="Times New Roman" w:eastAsia="宋体" w:hAnsi="Times New Roman" w:cs="Times New Roman"/>
            <w:color w:val="000000" w:themeColor="text1"/>
            <w:sz w:val="28"/>
            <w:szCs w:val="20"/>
            <w14:ligatures w14:val="none"/>
          </w:rPr>
          <w:t>表示基于序列生成概率的监督学习损失</w:t>
        </w:r>
        <w:r>
          <w:rPr>
            <w:rFonts w:ascii="Times New Roman" w:eastAsia="宋体" w:hAnsi="Times New Roman" w:cs="Times New Roman" w:hint="eastAsia"/>
            <w:color w:val="000000" w:themeColor="text1"/>
            <w:sz w:val="28"/>
            <w:szCs w:val="20"/>
            <w14:ligatures w14:val="none"/>
          </w:rPr>
          <w:t>，</w:t>
        </w:r>
        <w:r>
          <w:rPr>
            <w:rFonts w:ascii="Times New Roman" w:eastAsia="宋体" w:hAnsi="Times New Roman" w:cs="Times New Roman"/>
            <w:color w:val="000000" w:themeColor="text1"/>
            <w:sz w:val="28"/>
            <w:szCs w:val="20"/>
            <w14:ligatures w14:val="none"/>
          </w:rPr>
          <w:t>所述损失函数通过最大化真实操作原语序列的条件生成概率，引导模型学习从任务语义到操作序列的映射关系。</w:t>
        </w:r>
      </w:ins>
      <w:del w:id="719" w:author="yun qiao" w:date="2026-04-25T13:38:00Z">
        <w:r>
          <w:rPr>
            <w:rFonts w:ascii="Times New Roman" w:eastAsia="宋体" w:hAnsi="Times New Roman" w:cs="Times New Roman" w:hint="eastAsia"/>
            <w:color w:val="000000" w:themeColor="text1"/>
            <w:sz w:val="28"/>
            <w14:ligatures w14:val="none"/>
          </w:rPr>
          <w:delText>。</w:delText>
        </w:r>
      </w:del>
    </w:p>
    <w:p w14:paraId="6BE50B0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w:t>
      </w:r>
      <w:proofErr w:type="gramStart"/>
      <w:r>
        <w:rPr>
          <w:rFonts w:ascii="Times New Roman" w:eastAsia="宋体" w:hAnsi="Times New Roman" w:cs="Times New Roman"/>
          <w:color w:val="000000" w:themeColor="text1"/>
          <w:sz w:val="28"/>
          <w14:ligatures w14:val="none"/>
        </w:rPr>
        <w:t>计得到</w:t>
      </w:r>
      <w:proofErr w:type="gramEnd"/>
      <w:r>
        <w:rPr>
          <w:rFonts w:ascii="Times New Roman" w:eastAsia="宋体" w:hAnsi="Times New Roman" w:cs="Times New Roman"/>
          <w:color w:val="000000" w:themeColor="text1"/>
          <w:sz w:val="28"/>
          <w14:ligatures w14:val="none"/>
        </w:rPr>
        <w:t>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3E6244"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6A58627B" w:rsidR="003E6244" w:rsidRDefault="00000000">
      <w:pPr>
        <w:widowControl/>
        <w:spacing w:before="100" w:after="0" w:line="360" w:lineRule="auto"/>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ins w:id="720" w:author="yun qiao" w:date="2026-04-25T13:39:00Z">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j</w:t>
        </w:r>
        <w:r>
          <w:rPr>
            <w:rFonts w:ascii="Times New Roman" w:eastAsia="宋体" w:hAnsi="Times New Roman" w:cs="Times New Roman"/>
            <w:color w:val="000000" w:themeColor="text1"/>
            <w:sz w:val="28"/>
            <w14:ligatures w14:val="none"/>
          </w:rPr>
          <w:t>表示候选操作原语</w:t>
        </w:r>
        <w:r>
          <w:rPr>
            <w:rFonts w:ascii="Times New Roman" w:eastAsia="宋体" w:hAnsi="Times New Roman" w:cs="Times New Roman" w:hint="eastAsia"/>
            <w:color w:val="000000" w:themeColor="text1"/>
            <w:sz w:val="28"/>
            <w14:ligatures w14:val="none"/>
          </w:rPr>
          <w:t>，</w:t>
        </w:r>
      </w:ins>
      <m:oMath>
        <m:r>
          <w:ins w:id="721" w:author="yun qiao" w:date="2026-04-25T13:40:00Z">
            <w:rPr>
              <w:rFonts w:ascii="Cambria Math" w:eastAsia="宋体" w:hAnsi="Cambria Math" w:cs="Times New Roman"/>
              <w:color w:val="000000" w:themeColor="text1"/>
              <w:sz w:val="28"/>
              <w14:ligatures w14:val="none"/>
            </w:rPr>
            <m:t>P</m:t>
          </w:ins>
        </m:r>
        <m:d>
          <m:dPr>
            <m:sepChr m:val="∣"/>
            <m:ctrlPr>
              <w:ins w:id="722" w:author="yun qiao" w:date="2026-04-25T13:40:00Z">
                <w:rPr>
                  <w:rFonts w:ascii="Cambria Math" w:eastAsia="宋体" w:hAnsi="Cambria Math" w:cs="Times New Roman"/>
                  <w:i/>
                  <w:color w:val="000000" w:themeColor="text1"/>
                  <w:sz w:val="28"/>
                  <w:szCs w:val="20"/>
                  <w14:ligatures w14:val="none"/>
                </w:rPr>
              </w:ins>
            </m:ctrlPr>
          </m:dPr>
          <m:e>
            <m:r>
              <w:ins w:id="723" w:author="yun qiao" w:date="2026-04-25T13:40:00Z">
                <w:rPr>
                  <w:rFonts w:ascii="Cambria Math" w:eastAsia="宋体" w:hAnsi="Cambria Math" w:cs="Times New Roman"/>
                  <w:color w:val="000000" w:themeColor="text1"/>
                  <w:sz w:val="28"/>
                  <w14:ligatures w14:val="none"/>
                </w:rPr>
                <m:t>j</m:t>
              </w:ins>
            </m:r>
          </m:e>
          <m:e>
            <m:sSub>
              <m:sSubPr>
                <m:ctrlPr>
                  <w:ins w:id="724" w:author="yun qiao" w:date="2026-04-25T13:40:00Z">
                    <w:rPr>
                      <w:rFonts w:ascii="Cambria Math" w:eastAsia="宋体" w:hAnsi="Cambria Math" w:cs="Times New Roman"/>
                      <w:i/>
                      <w:color w:val="000000" w:themeColor="text1"/>
                      <w:sz w:val="28"/>
                      <w:szCs w:val="20"/>
                      <w14:ligatures w14:val="none"/>
                    </w:rPr>
                  </w:ins>
                </m:ctrlPr>
              </m:sSubPr>
              <m:e>
                <m:r>
                  <w:ins w:id="725" w:author="yun qiao" w:date="2026-04-25T13:40:00Z">
                    <w:rPr>
                      <w:rFonts w:ascii="Cambria Math" w:eastAsia="宋体" w:hAnsi="Cambria Math" w:cs="Times New Roman"/>
                      <w:color w:val="000000" w:themeColor="text1"/>
                      <w:sz w:val="28"/>
                      <w14:ligatures w14:val="none"/>
                    </w:rPr>
                    <m:t>y</m:t>
                  </w:ins>
                </m:r>
              </m:e>
              <m:sub>
                <m:r>
                  <w:ins w:id="726" w:author="yun qiao" w:date="2026-04-25T13:40:00Z">
                    <w:rPr>
                      <w:rFonts w:ascii="Cambria Math" w:eastAsia="宋体" w:hAnsi="Cambria Math" w:cs="Times New Roman"/>
                      <w:color w:val="000000" w:themeColor="text1"/>
                      <w:sz w:val="28"/>
                      <w14:ligatures w14:val="none"/>
                    </w:rPr>
                    <m:t>&lt;t</m:t>
                  </w:ins>
                </m:r>
              </m:sub>
            </m:sSub>
            <m:r>
              <w:ins w:id="727" w:author="yun qiao" w:date="2026-04-25T13:40:00Z">
                <w:rPr>
                  <w:rFonts w:ascii="Cambria Math" w:eastAsia="宋体" w:hAnsi="Cambria Math" w:cs="Times New Roman"/>
                  <w:color w:val="000000" w:themeColor="text1"/>
                  <w:sz w:val="28"/>
                  <w14:ligatures w14:val="none"/>
                </w:rPr>
                <m:t>,c</m:t>
              </w:ins>
            </m:r>
          </m:e>
        </m:d>
      </m:oMath>
      <w:ins w:id="728" w:author="yun qiao" w:date="2026-04-25T13:40:00Z">
        <w:r>
          <w:rPr>
            <w:rFonts w:ascii="Times New Roman" w:eastAsia="宋体" w:hAnsi="Times New Roman" w:cs="Times New Roman" w:hint="eastAsia"/>
            <w:color w:val="000000" w:themeColor="text1"/>
            <w:sz w:val="28"/>
            <w:szCs w:val="20"/>
            <w14:ligatures w14:val="none"/>
          </w:rPr>
          <w:t>表示</w:t>
        </w:r>
        <w:r>
          <w:rPr>
            <w:rFonts w:ascii="Times New Roman" w:eastAsia="宋体" w:hAnsi="Times New Roman" w:cs="Times New Roman"/>
            <w:color w:val="000000" w:themeColor="text1"/>
            <w:sz w:val="28"/>
            <w:szCs w:val="20"/>
            <w14:ligatures w14:val="none"/>
          </w:rPr>
          <w:t>模型在当前条件下生成候选操作原语</w:t>
        </w:r>
        <w:r>
          <w:rPr>
            <w:rFonts w:ascii="Times New Roman" w:eastAsia="宋体" w:hAnsi="Times New Roman" w:cs="Times New Roman"/>
            <w:color w:val="000000" w:themeColor="text1"/>
            <w:sz w:val="28"/>
            <w:szCs w:val="20"/>
            <w14:ligatures w14:val="none"/>
          </w:rPr>
          <w:t>j</w:t>
        </w:r>
        <w:r>
          <w:rPr>
            <w:rFonts w:ascii="Times New Roman" w:eastAsia="宋体" w:hAnsi="Times New Roman" w:cs="Times New Roman"/>
            <w:color w:val="000000" w:themeColor="text1"/>
            <w:sz w:val="28"/>
            <w:szCs w:val="20"/>
            <w14:ligatures w14:val="none"/>
          </w:rPr>
          <w:t>的概率</w:t>
        </w:r>
        <w:r>
          <w:rPr>
            <w:rFonts w:ascii="Times New Roman" w:eastAsia="宋体" w:hAnsi="Times New Roman" w:cs="Times New Roman" w:hint="eastAsia"/>
            <w:color w:val="000000" w:themeColor="text1"/>
            <w:sz w:val="28"/>
            <w:szCs w:val="20"/>
            <w14:ligatures w14:val="none"/>
          </w:rPr>
          <w:t>，</w:t>
        </w:r>
      </w:ins>
      <m:oMath>
        <m:sSub>
          <m:sSubPr>
            <m:ctrlPr>
              <w:ins w:id="729" w:author="yun qiao" w:date="2026-04-25T13:40:00Z">
                <w:rPr>
                  <w:rFonts w:ascii="Cambria Math" w:eastAsia="宋体" w:hAnsi="Cambria Math" w:cs="Times New Roman"/>
                  <w:i/>
                  <w:color w:val="000000" w:themeColor="text1"/>
                  <w:sz w:val="28"/>
                  <w:szCs w:val="20"/>
                  <w14:ligatures w14:val="none"/>
                </w:rPr>
              </w:ins>
            </m:ctrlPr>
          </m:sSubPr>
          <m:e>
            <m:r>
              <w:ins w:id="730" w:author="yun qiao" w:date="2026-04-25T13:40:00Z">
                <m:rPr>
                  <m:scr m:val="script"/>
                </m:rPr>
                <w:rPr>
                  <w:rFonts w:ascii="Cambria Math" w:eastAsia="宋体" w:hAnsi="Cambria Math" w:cs="Times New Roman"/>
                  <w:color w:val="000000" w:themeColor="text1"/>
                  <w:sz w:val="28"/>
                  <w14:ligatures w14:val="none"/>
                </w:rPr>
                <m:t>L</m:t>
              </w:ins>
            </m:r>
          </m:e>
          <m:sub>
            <m:r>
              <w:ins w:id="731" w:author="yun qiao" w:date="2026-04-25T13:40:00Z">
                <w:rPr>
                  <w:rFonts w:ascii="Cambria Math" w:eastAsia="宋体" w:hAnsi="Cambria Math" w:cs="Times New Roman"/>
                  <w:color w:val="000000" w:themeColor="text1"/>
                  <w:sz w:val="28"/>
                  <w14:ligatures w14:val="none"/>
                </w:rPr>
                <m:t>trans</m:t>
              </w:ins>
            </m:r>
          </m:sub>
        </m:sSub>
      </m:oMath>
      <w:ins w:id="732" w:author="yun qiao" w:date="2026-04-25T13:41:00Z">
        <w:r>
          <w:rPr>
            <w:rFonts w:ascii="Times New Roman" w:eastAsia="宋体" w:hAnsi="Times New Roman" w:cs="Times New Roman"/>
            <w:color w:val="000000" w:themeColor="text1"/>
            <w:sz w:val="28"/>
            <w:szCs w:val="20"/>
            <w14:ligatures w14:val="none"/>
          </w:rPr>
          <w:t>表示对不符合操作语义约束的转移行为进行惩罚的损失项</w:t>
        </w:r>
      </w:ins>
      <w:r>
        <w:rPr>
          <w:rFonts w:ascii="Times New Roman" w:eastAsia="宋体" w:hAnsi="Times New Roman" w:cs="Times New Roman" w:hint="eastAsia"/>
          <w:color w:val="000000" w:themeColor="text1"/>
          <w:sz w:val="28"/>
          <w14:ligatures w14:val="none"/>
        </w:rPr>
        <w:t>。</w:t>
      </w:r>
      <w:ins w:id="733" w:author="yun qiao" w:date="2026-04-25T13:41:00Z">
        <w:r>
          <w:rPr>
            <w:rFonts w:ascii="Times New Roman" w:eastAsia="宋体" w:hAnsi="Times New Roman" w:cs="Times New Roman"/>
            <w:color w:val="000000" w:themeColor="text1"/>
            <w:sz w:val="28"/>
            <w14:ligatures w14:val="none"/>
          </w:rPr>
          <w:t>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ins>
    </w:p>
    <w:p w14:paraId="2172CC31"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最终，整体训练目标为多任务加权组合：</w:t>
      </w:r>
    </w:p>
    <w:p w14:paraId="4C103284"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0672259F"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ins w:id="734" w:author="yun qiao" w:date="2026-04-25T13:42:00Z">
        <w:r>
          <w:rPr>
            <w:rFonts w:ascii="Times New Roman" w:eastAsia="宋体" w:hAnsi="Times New Roman" w:cs="Times New Roman" w:hint="eastAsia"/>
            <w:color w:val="000000" w:themeColor="text1"/>
            <w:sz w:val="28"/>
            <w:szCs w:val="20"/>
            <w14:ligatures w14:val="none"/>
          </w:rPr>
          <w:t>表示结构约束损失的权重系数，用于调节</w:t>
        </w:r>
        <w:proofErr w:type="gramStart"/>
        <w:r>
          <w:rPr>
            <w:rFonts w:ascii="Times New Roman" w:eastAsia="宋体" w:hAnsi="Times New Roman" w:cs="Times New Roman" w:hint="eastAsia"/>
            <w:color w:val="000000" w:themeColor="text1"/>
            <w:sz w:val="28"/>
            <w:szCs w:val="20"/>
            <w14:ligatures w14:val="none"/>
          </w:rPr>
          <w:t>主任务</w:t>
        </w:r>
        <w:proofErr w:type="gramEnd"/>
        <w:r>
          <w:rPr>
            <w:rFonts w:ascii="Times New Roman" w:eastAsia="宋体" w:hAnsi="Times New Roman" w:cs="Times New Roman" w:hint="eastAsia"/>
            <w:color w:val="000000" w:themeColor="text1"/>
            <w:sz w:val="28"/>
            <w:szCs w:val="20"/>
            <w14:ligatures w14:val="none"/>
          </w:rPr>
          <w:t>损失与结构约束损失之间的平衡关系；</w:t>
        </w:r>
      </w:ins>
      <m:oMath>
        <m:r>
          <w:ins w:id="735" w:author="yun qiao" w:date="2026-04-25T13:42:00Z">
            <m:rPr>
              <m:scr m:val="script"/>
            </m:rPr>
            <w:rPr>
              <w:rFonts w:ascii="Cambria Math" w:eastAsia="宋体" w:hAnsi="Cambria Math" w:cs="Times New Roman"/>
              <w:color w:val="000000" w:themeColor="text1"/>
              <w:sz w:val="28"/>
              <w14:ligatures w14:val="none"/>
            </w:rPr>
            <m:t>L</m:t>
          </w:ins>
        </m:r>
      </m:oMath>
      <w:ins w:id="736" w:author="yun qiao" w:date="2026-04-25T13:42:00Z">
        <w:r>
          <w:rPr>
            <w:rFonts w:ascii="Times New Roman" w:eastAsia="宋体" w:hAnsi="Times New Roman" w:cs="Times New Roman"/>
            <w:color w:val="000000" w:themeColor="text1"/>
            <w:sz w:val="28"/>
            <w14:ligatures w14:val="none"/>
          </w:rPr>
          <w:t>表示整体训练目标函数。通过对</w:t>
        </w:r>
        <w:proofErr w:type="gramStart"/>
        <w:r>
          <w:rPr>
            <w:rFonts w:ascii="Times New Roman" w:eastAsia="宋体" w:hAnsi="Times New Roman" w:cs="Times New Roman"/>
            <w:color w:val="000000" w:themeColor="text1"/>
            <w:sz w:val="28"/>
            <w14:ligatures w14:val="none"/>
          </w:rPr>
          <w:t>主任务</w:t>
        </w:r>
        <w:proofErr w:type="gramEnd"/>
        <w:r>
          <w:rPr>
            <w:rFonts w:ascii="Times New Roman" w:eastAsia="宋体" w:hAnsi="Times New Roman" w:cs="Times New Roman"/>
            <w:color w:val="000000" w:themeColor="text1"/>
            <w:sz w:val="28"/>
            <w14:ligatures w14:val="none"/>
          </w:rPr>
          <w:t>生成损失与结构约束损失进行加权融合，使模型在学习生成准确性的同时，兼顾操作序列的结构合理性。</w:t>
        </w:r>
      </w:ins>
      <w:del w:id="737" w:author="yun qiao" w:date="2026-04-25T13:42:00Z">
        <w:r>
          <w:rPr>
            <w:rFonts w:ascii="Times New Roman" w:eastAsia="宋体" w:hAnsi="Times New Roman" w:cs="Times New Roman" w:hint="eastAsia"/>
            <w:color w:val="000000" w:themeColor="text1"/>
            <w:sz w:val="28"/>
            <w:szCs w:val="20"/>
            <w14:ligatures w14:val="none"/>
          </w:rPr>
          <w:delText>为权重系数</w:delText>
        </w:r>
      </w:del>
      <w:r>
        <w:rPr>
          <w:rFonts w:ascii="Times New Roman" w:eastAsia="宋体" w:hAnsi="Times New Roman" w:cs="Times New Roman" w:hint="eastAsia"/>
          <w:color w:val="000000" w:themeColor="text1"/>
          <w:sz w:val="28"/>
          <w:szCs w:val="20"/>
          <w14:ligatures w14:val="none"/>
        </w:rPr>
        <w:t>。</w:t>
      </w:r>
    </w:p>
    <w:p w14:paraId="49BDDA38"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w:t>
      </w:r>
      <w:r>
        <w:rPr>
          <w:rFonts w:ascii="Times New Roman" w:eastAsia="宋体" w:hAnsi="Times New Roman" w:cs="Times New Roman" w:hint="eastAsia"/>
          <w:color w:val="000000" w:themeColor="text1"/>
          <w:sz w:val="28"/>
          <w:szCs w:val="28"/>
          <w14:ligatures w14:val="none"/>
        </w:rPr>
        <w:t>、模型训练策略。</w:t>
      </w:r>
    </w:p>
    <w:p w14:paraId="4FF022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w:t>
      </w:r>
      <w:proofErr w:type="gramStart"/>
      <w:r>
        <w:rPr>
          <w:rFonts w:ascii="Times New Roman" w:eastAsia="宋体" w:hAnsi="Times New Roman" w:cs="Times New Roman" w:hint="eastAsia"/>
          <w:color w:val="000000" w:themeColor="text1"/>
          <w:sz w:val="28"/>
          <w:szCs w:val="28"/>
          <w14:ligatures w14:val="none"/>
        </w:rPr>
        <w:t>时间步均使用</w:t>
      </w:r>
      <w:proofErr w:type="gramEnd"/>
      <w:r>
        <w:rPr>
          <w:rFonts w:ascii="Times New Roman" w:eastAsia="宋体" w:hAnsi="Times New Roman" w:cs="Times New Roman" w:hint="eastAsia"/>
          <w:color w:val="000000" w:themeColor="text1"/>
          <w:sz w:val="28"/>
          <w:szCs w:val="28"/>
          <w14:ligatures w14:val="none"/>
        </w:rPr>
        <w:t>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3E6244"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3E8C29A4" w14:textId="77777777" w:rsidR="00917533" w:rsidRDefault="00000000" w:rsidP="00917533">
      <w:pPr>
        <w:widowControl/>
        <w:spacing w:before="100" w:after="0" w:line="480" w:lineRule="exact"/>
        <w:ind w:firstLineChars="202" w:firstLine="566"/>
        <w:jc w:val="both"/>
        <w:rPr>
          <w:ins w:id="738" w:author="yun qiao" w:date="2026-04-25T13:4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739" w:author="yun qiao" w:date="2026-04-25T13:45:00Z">
                <w:rPr>
                  <w:rFonts w:ascii="Cambria Math" w:eastAsia="宋体" w:hAnsi="Cambria Math" w:cs="Times New Roman"/>
                  <w:i/>
                  <w:color w:val="000000" w:themeColor="text1"/>
                  <w:sz w:val="28"/>
                  <w:szCs w:val="28"/>
                  <w14:ligatures w14:val="none"/>
                </w:rPr>
              </w:ins>
            </m:ctrlPr>
          </m:sSubPr>
          <m:e>
            <m:r>
              <w:ins w:id="740" w:author="yun qiao" w:date="2026-04-25T13:45:00Z">
                <w:rPr>
                  <w:rFonts w:ascii="Cambria Math" w:eastAsia="宋体" w:hAnsi="Cambria Math" w:cs="Times New Roman"/>
                  <w:color w:val="000000" w:themeColor="text1"/>
                  <w:sz w:val="28"/>
                  <w:szCs w:val="28"/>
                  <w14:ligatures w14:val="none"/>
                </w:rPr>
                <m:t>P</m:t>
              </w:ins>
            </m:r>
          </m:e>
          <m:sub>
            <m:r>
              <w:ins w:id="741" w:author="yun qiao" w:date="2026-04-25T13:45:00Z">
                <m:rPr>
                  <m:nor/>
                </m:rPr>
                <w:rPr>
                  <w:rFonts w:ascii="Times New Roman" w:eastAsia="宋体" w:hAnsi="Times New Roman" w:cs="Times New Roman"/>
                  <w:i/>
                  <w:color w:val="000000" w:themeColor="text1"/>
                  <w:sz w:val="28"/>
                  <w:szCs w:val="28"/>
                  <w14:ligatures w14:val="none"/>
                </w:rPr>
                <m:t>AR</m:t>
              </w:ins>
            </m:r>
          </m:sub>
        </m:sSub>
      </m:oMath>
      <w:ins w:id="742" w:author="yun qiao" w:date="2026-04-25T13:45:00Z">
        <w:r>
          <w:rPr>
            <w:rFonts w:ascii="Times New Roman" w:eastAsia="宋体" w:hAnsi="Times New Roman" w:cs="Times New Roman"/>
            <w:color w:val="000000" w:themeColor="text1"/>
            <w:sz w:val="28"/>
            <w:szCs w:val="28"/>
            <w14:ligatures w14:val="none"/>
          </w:rPr>
          <w:t>表示在当前训练阶段采用模型自身生成结果作为下一步输入的概率；</w:t>
        </w:r>
      </w:ins>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w:t>
      </w:r>
      <w:ins w:id="743" w:author="yun qiao" w:date="2026-04-25T13:45:00Z">
        <w:r>
          <w:rPr>
            <w:rFonts w:ascii="Times New Roman" w:eastAsia="宋体" w:hAnsi="Times New Roman" w:cs="Times New Roman"/>
            <w:color w:val="000000" w:themeColor="text1"/>
            <w:sz w:val="28"/>
            <w:szCs w:val="28"/>
            <w14:ligatures w14:val="none"/>
          </w:rPr>
          <w:t>，用于控制采样概率的增长速率</w:t>
        </w:r>
        <w:r>
          <w:rPr>
            <w:rFonts w:ascii="Times New Roman" w:eastAsia="宋体" w:hAnsi="Times New Roman" w:cs="Times New Roman" w:hint="eastAsia"/>
            <w:color w:val="000000" w:themeColor="text1"/>
            <w:sz w:val="28"/>
            <w:szCs w:val="28"/>
            <w14:ligatures w14:val="none"/>
          </w:rPr>
          <w:t>。</w:t>
        </w:r>
      </w:ins>
    </w:p>
    <w:p w14:paraId="1111A1B3" w14:textId="27EE4180" w:rsidR="003E6244" w:rsidRDefault="00917533"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744" w:author="yun qiao" w:date="2026-04-25T13:45:00Z">
        <w:r>
          <w:rPr>
            <w:rFonts w:ascii="Times New Roman" w:eastAsia="宋体" w:hAnsi="Times New Roman" w:cs="Times New Roman"/>
            <w:color w:val="000000" w:themeColor="text1"/>
            <w:sz w:val="28"/>
            <w:szCs w:val="28"/>
            <w14:ligatures w14:val="none"/>
          </w:rPr>
          <w:t>在训练过程中，以概率</w:t>
        </w:r>
      </w:ins>
      <m:oMath>
        <m:sSub>
          <m:sSubPr>
            <m:ctrlPr>
              <w:ins w:id="745" w:author="yun qiao" w:date="2026-04-25T13:46:00Z">
                <w:rPr>
                  <w:rFonts w:ascii="Cambria Math" w:eastAsia="宋体" w:hAnsi="Cambria Math" w:cs="Times New Roman"/>
                  <w:i/>
                  <w:color w:val="000000" w:themeColor="text1"/>
                  <w:sz w:val="28"/>
                  <w:szCs w:val="28"/>
                  <w14:ligatures w14:val="none"/>
                </w:rPr>
              </w:ins>
            </m:ctrlPr>
          </m:sSubPr>
          <m:e>
            <m:r>
              <w:ins w:id="746" w:author="yun qiao" w:date="2026-04-25T13:46:00Z">
                <w:rPr>
                  <w:rFonts w:ascii="Cambria Math" w:eastAsia="宋体" w:hAnsi="Cambria Math" w:cs="Times New Roman"/>
                  <w:color w:val="000000" w:themeColor="text1"/>
                  <w:sz w:val="28"/>
                  <w:szCs w:val="28"/>
                  <w14:ligatures w14:val="none"/>
                </w:rPr>
                <m:t>P</m:t>
              </w:ins>
            </m:r>
          </m:e>
          <m:sub>
            <m:r>
              <w:ins w:id="747" w:author="yun qiao" w:date="2026-04-25T13:46:00Z">
                <m:rPr>
                  <m:nor/>
                </m:rPr>
                <w:rPr>
                  <w:rFonts w:ascii="Times New Roman" w:eastAsia="宋体" w:hAnsi="Times New Roman" w:cs="Times New Roman"/>
                  <w:i/>
                  <w:color w:val="000000" w:themeColor="text1"/>
                  <w:sz w:val="28"/>
                  <w:szCs w:val="28"/>
                  <w14:ligatures w14:val="none"/>
                </w:rPr>
                <m:t>AR</m:t>
              </w:ins>
            </m:r>
          </m:sub>
        </m:sSub>
      </m:oMath>
      <w:ins w:id="748" w:author="yun qiao" w:date="2026-04-25T13:45:00Z">
        <w:r>
          <w:rPr>
            <w:rFonts w:ascii="Times New Roman" w:eastAsia="宋体" w:hAnsi="Times New Roman" w:cs="Times New Roman"/>
            <w:color w:val="000000" w:themeColor="text1"/>
            <w:sz w:val="28"/>
            <w:szCs w:val="28"/>
            <w14:ligatures w14:val="none"/>
          </w:rPr>
          <w:t>选择使用模型生成的操作原语作为下一时间步输入，以概率</w:t>
        </w:r>
      </w:ins>
      <m:oMath>
        <m:r>
          <w:ins w:id="749" w:author="yun qiao" w:date="2026-04-25T13:46:00Z">
            <w:rPr>
              <w:rFonts w:ascii="Cambria Math" w:eastAsia="宋体" w:hAnsi="Cambria Math" w:cs="Times New Roman"/>
              <w:color w:val="000000" w:themeColor="text1"/>
              <w:sz w:val="28"/>
              <w:szCs w:val="28"/>
              <w14:ligatures w14:val="none"/>
            </w:rPr>
            <m:t>1-</m:t>
          </w:ins>
        </m:r>
        <m:sSub>
          <m:sSubPr>
            <m:ctrlPr>
              <w:ins w:id="750" w:author="yun qiao" w:date="2026-04-25T13:46:00Z">
                <w:rPr>
                  <w:rFonts w:ascii="Cambria Math" w:eastAsia="宋体" w:hAnsi="Cambria Math" w:cs="Times New Roman"/>
                  <w:i/>
                  <w:color w:val="000000" w:themeColor="text1"/>
                  <w:sz w:val="28"/>
                  <w:szCs w:val="28"/>
                  <w14:ligatures w14:val="none"/>
                </w:rPr>
              </w:ins>
            </m:ctrlPr>
          </m:sSubPr>
          <m:e>
            <m:r>
              <w:ins w:id="751" w:author="yun qiao" w:date="2026-04-25T13:46:00Z">
                <w:rPr>
                  <w:rFonts w:ascii="Cambria Math" w:eastAsia="宋体" w:hAnsi="Cambria Math" w:cs="Times New Roman"/>
                  <w:color w:val="000000" w:themeColor="text1"/>
                  <w:sz w:val="28"/>
                  <w:szCs w:val="28"/>
                  <w14:ligatures w14:val="none"/>
                </w:rPr>
                <m:t>P</m:t>
              </w:ins>
            </m:r>
          </m:e>
          <m:sub>
            <m:r>
              <w:ins w:id="752" w:author="yun qiao" w:date="2026-04-25T13:46:00Z">
                <m:rPr>
                  <m:nor/>
                </m:rPr>
                <w:rPr>
                  <w:rFonts w:ascii="Times New Roman" w:eastAsia="宋体" w:hAnsi="Times New Roman" w:cs="Times New Roman"/>
                  <w:i/>
                  <w:color w:val="000000" w:themeColor="text1"/>
                  <w:sz w:val="28"/>
                  <w:szCs w:val="28"/>
                  <w14:ligatures w14:val="none"/>
                </w:rPr>
                <m:t>AR</m:t>
              </w:ins>
            </m:r>
          </m:sub>
        </m:sSub>
      </m:oMath>
      <w:ins w:id="753" w:author="yun qiao" w:date="2026-04-25T13:45:00Z">
        <w:r>
          <w:rPr>
            <w:rFonts w:ascii="Times New Roman" w:eastAsia="宋体" w:hAnsi="Times New Roman" w:cs="Times New Roman"/>
            <w:color w:val="000000" w:themeColor="text1"/>
            <w:sz w:val="28"/>
            <w:szCs w:val="28"/>
            <w14:ligatures w14:val="none"/>
          </w:rPr>
          <w:t>选择使用真实操作原语作为输入，从而实现由教师强制训练向自回归生成的平滑过渡，缓解训练阶段与推理阶段输入分布不一致的问题。</w:t>
        </w:r>
      </w:ins>
      <w:r>
        <w:rPr>
          <w:rFonts w:ascii="Times New Roman" w:eastAsia="宋体" w:hAnsi="Times New Roman" w:cs="Times New Roman" w:hint="eastAsia"/>
          <w:color w:val="000000" w:themeColor="text1"/>
          <w:sz w:val="28"/>
          <w:szCs w:val="28"/>
          <w14:ligatures w14:val="none"/>
        </w:rPr>
        <w:t>。</w:t>
      </w:r>
    </w:p>
    <w:p w14:paraId="6C7505C0" w14:textId="2539272B"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w:t>
      </w:r>
      <w:proofErr w:type="gramStart"/>
      <w:r>
        <w:rPr>
          <w:rFonts w:ascii="Times New Roman" w:eastAsia="宋体" w:hAnsi="Times New Roman" w:cs="Times New Roman"/>
          <w:color w:val="000000" w:themeColor="text1"/>
          <w:sz w:val="28"/>
          <w:szCs w:val="28"/>
          <w14:ligatures w14:val="none"/>
        </w:rPr>
        <w:t>至复杂</w:t>
      </w:r>
      <w:proofErr w:type="gramEnd"/>
      <w:r>
        <w:rPr>
          <w:rFonts w:ascii="Times New Roman" w:eastAsia="宋体" w:hAnsi="Times New Roman" w:cs="Times New Roman"/>
          <w:color w:val="000000" w:themeColor="text1"/>
          <w:sz w:val="28"/>
          <w:szCs w:val="28"/>
          <w14:ligatures w14:val="none"/>
        </w:rPr>
        <w:t>模式。</w:t>
      </w:r>
      <w:ins w:id="754" w:author="yun qiao" w:date="2026-04-25T13:46:00Z">
        <w:r>
          <w:rPr>
            <w:rFonts w:ascii="Times New Roman" w:eastAsia="宋体" w:hAnsi="Times New Roman" w:cs="Times New Roman"/>
            <w:color w:val="000000" w:themeColor="text1"/>
            <w:sz w:val="28"/>
            <w:szCs w:val="28"/>
            <w14:ligatures w14:val="none"/>
          </w:rPr>
          <w:t>通过由短到长的渐进式训练方式，使模型在初期优先学习局部操作模式与基础转移关系，在后续阶段逐步学习复杂的全局依赖结构，从而提升序列生成的稳定性与结构合理性。</w:t>
        </w:r>
      </w:ins>
    </w:p>
    <w:p w14:paraId="70C1012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lastRenderedPageBreak/>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755" w:name="_Hlk227244226"/>
      <w:bookmarkEnd w:id="190"/>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通对用户输入的自然语言地理处理任务进行语义解析，提取任务意图及约束信息，构建结构化语义表示</w:t>
      </w:r>
      <w:bookmarkEnd w:id="755"/>
      <w:r>
        <w:rPr>
          <w:rFonts w:ascii="Times New Roman" w:eastAsia="宋体" w:hAnsi="Times New Roman" w:cs="Times New Roman" w:hint="eastAsia"/>
          <w:color w:val="000000" w:themeColor="text1"/>
          <w:sz w:val="28"/>
          <w14:ligatures w14:val="none"/>
        </w:rPr>
        <w:t>。</w:t>
      </w:r>
    </w:p>
    <w:p w14:paraId="07B343C8"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756" w:name="_Hlk227244378"/>
      <w:r>
        <w:rPr>
          <w:rFonts w:ascii="Times New Roman" w:eastAsia="宋体" w:hAnsi="Times New Roman" w:cs="Times New Roman" w:hint="eastAsia"/>
          <w:color w:val="000000" w:themeColor="text1"/>
          <w:sz w:val="28"/>
          <w14:ligatures w14:val="none"/>
        </w:rPr>
        <w:t>S21</w:t>
      </w:r>
      <w:r>
        <w:rPr>
          <w:rFonts w:ascii="Times New Roman" w:eastAsia="宋体" w:hAnsi="Times New Roman" w:cs="Times New Roman" w:hint="eastAsia"/>
          <w:color w:val="000000" w:themeColor="text1"/>
          <w:sz w:val="28"/>
          <w14:ligatures w14:val="none"/>
        </w:rPr>
        <w:t>、地理处理任务语义解析与特征提取。</w:t>
      </w:r>
    </w:p>
    <w:p w14:paraId="298B30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757" w:name="_Hlk227244400"/>
      <w:bookmarkEnd w:id="756"/>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2638E395" w14:textId="77777777" w:rsidR="003E6244"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758" w:name="_Hlk227244409"/>
      <w:bookmarkEnd w:id="757"/>
      <w:r>
        <w:rPr>
          <w:rFonts w:ascii="Times New Roman" w:eastAsia="宋体" w:hAnsi="Times New Roman" w:cs="Times New Roman" w:hint="eastAsia"/>
          <w:color w:val="000000" w:themeColor="text1"/>
          <w:sz w:val="28"/>
          <w14:ligatures w14:val="none"/>
        </w:rPr>
        <w:t>S22</w:t>
      </w:r>
      <w:r>
        <w:rPr>
          <w:rFonts w:ascii="Times New Roman" w:eastAsia="宋体" w:hAnsi="Times New Roman" w:cs="Times New Roman" w:hint="eastAsia"/>
          <w:color w:val="000000" w:themeColor="text1"/>
          <w:sz w:val="28"/>
          <w14:ligatures w14:val="none"/>
        </w:rPr>
        <w:t>、任务类型识别与结构化语义表示构建。</w:t>
      </w:r>
    </w:p>
    <w:p w14:paraId="741830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759" w:name="_Hlk227244419"/>
      <w:bookmarkEnd w:id="758"/>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A68742D" w14:textId="573B05F3" w:rsidR="003E6244" w:rsidDel="00917533" w:rsidRDefault="00000000" w:rsidP="00917533">
      <w:pPr>
        <w:widowControl/>
        <w:spacing w:before="100" w:after="0" w:line="480" w:lineRule="exact"/>
        <w:ind w:firstLineChars="202" w:firstLine="566"/>
        <w:jc w:val="both"/>
        <w:rPr>
          <w:del w:id="760" w:author="yun qiao" w:date="2026-04-25T13:49: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w:t>
      </w:r>
      <w:del w:id="761" w:author="yun qiao" w:date="2026-04-25T13:49:00Z">
        <w:r>
          <w:rPr>
            <w:rFonts w:ascii="Times New Roman" w:eastAsia="宋体" w:hAnsi="Times New Roman" w:cs="Times New Roman"/>
            <w:color w:val="000000" w:themeColor="text1"/>
            <w:sz w:val="28"/>
            <w14:ligatures w14:val="none"/>
          </w:rPr>
          <w:delText>所述相似度计算优选采用余弦相似度，其计算方式为</w:delText>
        </w:r>
        <w:bookmarkEnd w:id="759"/>
        <w:r>
          <w:rPr>
            <w:rFonts w:ascii="Times New Roman" w:eastAsia="宋体" w:hAnsi="Times New Roman" w:cs="Times New Roman" w:hint="eastAsia"/>
            <w:color w:val="000000" w:themeColor="text1"/>
            <w:sz w:val="28"/>
            <w14:ligatures w14:val="none"/>
          </w:rPr>
          <w:delText>：</w:delText>
        </w:r>
      </w:del>
    </w:p>
    <w:p w14:paraId="6D4CE76C" w14:textId="77C00A01" w:rsidR="003E6244" w:rsidDel="00917533" w:rsidRDefault="00000000">
      <w:pPr>
        <w:widowControl/>
        <w:spacing w:before="100" w:after="0" w:line="480" w:lineRule="exact"/>
        <w:ind w:firstLineChars="202" w:firstLine="566"/>
        <w:jc w:val="both"/>
        <w:rPr>
          <w:del w:id="762" w:author="yun qiao" w:date="2026-04-25T13:49:00Z"/>
          <w:rFonts w:ascii="Times New Roman" w:eastAsia="宋体" w:hAnsi="Times New Roman" w:cs="等线"/>
          <w:color w:val="000000" w:themeColor="text1"/>
          <w:sz w:val="28"/>
          <w14:ligatures w14:val="none"/>
        </w:rPr>
        <w:pPrChange w:id="763" w:author="yun qiao" w:date="2026-04-25T13:49:00Z">
          <w:pPr>
            <w:spacing w:before="100" w:after="0" w:line="240" w:lineRule="atLeast"/>
            <w:jc w:val="both"/>
          </w:pPr>
        </w:pPrChange>
      </w:pPr>
      <m:oMathPara>
        <m:oMath>
          <m:r>
            <w:del w:id="764" w:author="yun qiao" w:date="2026-04-25T13:49:00Z">
              <m:rPr>
                <m:nor/>
              </m:rPr>
              <w:rPr>
                <w:rFonts w:ascii="Cambria Math" w:eastAsia="宋体" w:hAnsi="Cambria Math" w:cs="等线"/>
                <w:i/>
                <w:iCs/>
                <w:color w:val="000000" w:themeColor="text1"/>
                <w:sz w:val="28"/>
                <w14:ligatures w14:val="none"/>
              </w:rPr>
              <m:t>sim</m:t>
            </w:del>
          </m:r>
          <m:d>
            <m:dPr>
              <m:ctrlPr>
                <w:del w:id="765" w:author="yun qiao" w:date="2026-04-25T13:49:00Z">
                  <w:rPr>
                    <w:rFonts w:ascii="Cambria Math" w:eastAsia="宋体" w:hAnsi="Cambria Math" w:cs="Times New Roman"/>
                    <w:i/>
                    <w:color w:val="000000" w:themeColor="text1"/>
                    <w:sz w:val="28"/>
                    <w:szCs w:val="20"/>
                    <w14:ligatures w14:val="none"/>
                  </w:rPr>
                </w:del>
              </m:ctrlPr>
            </m:dPr>
            <m:e>
              <m:sSub>
                <m:sSubPr>
                  <m:ctrlPr>
                    <w:del w:id="766" w:author="yun qiao" w:date="2026-04-25T13:49:00Z">
                      <w:rPr>
                        <w:rFonts w:ascii="Cambria Math" w:eastAsia="宋体" w:hAnsi="Cambria Math" w:cs="Times New Roman"/>
                        <w:i/>
                        <w:color w:val="000000" w:themeColor="text1"/>
                        <w:sz w:val="28"/>
                        <w:szCs w:val="20"/>
                        <w14:ligatures w14:val="none"/>
                      </w:rPr>
                    </w:del>
                  </m:ctrlPr>
                </m:sSubPr>
                <m:e>
                  <m:r>
                    <w:del w:id="767" w:author="yun qiao" w:date="2026-04-25T13:49:00Z">
                      <w:rPr>
                        <w:rFonts w:ascii="Cambria Math" w:eastAsia="宋体" w:hAnsi="Cambria Math" w:cs="等线"/>
                        <w:color w:val="000000" w:themeColor="text1"/>
                        <w:sz w:val="28"/>
                        <w14:ligatures w14:val="none"/>
                      </w:rPr>
                      <m:t>v</m:t>
                    </w:del>
                  </m:r>
                </m:e>
                <m:sub>
                  <m:r>
                    <w:del w:id="768" w:author="yun qiao" w:date="2026-04-25T13:49:00Z">
                      <w:rPr>
                        <w:rFonts w:ascii="Cambria Math" w:eastAsia="宋体" w:hAnsi="Cambria Math" w:cs="等线"/>
                        <w:color w:val="000000" w:themeColor="text1"/>
                        <w:sz w:val="28"/>
                        <w14:ligatures w14:val="none"/>
                      </w:rPr>
                      <m:t>q</m:t>
                    </w:del>
                  </m:r>
                </m:sub>
              </m:sSub>
              <m:r>
                <w:del w:id="769" w:author="yun qiao" w:date="2026-04-25T13:49:00Z">
                  <w:rPr>
                    <w:rFonts w:ascii="Cambria Math" w:eastAsia="宋体" w:hAnsi="Cambria Math" w:cs="等线"/>
                    <w:color w:val="000000" w:themeColor="text1"/>
                    <w:sz w:val="28"/>
                    <w14:ligatures w14:val="none"/>
                  </w:rPr>
                  <m:t>,</m:t>
                </w:del>
              </m:r>
              <m:sSub>
                <m:sSubPr>
                  <m:ctrlPr>
                    <w:del w:id="770" w:author="yun qiao" w:date="2026-04-25T13:49:00Z">
                      <w:rPr>
                        <w:rFonts w:ascii="Cambria Math" w:eastAsia="宋体" w:hAnsi="Cambria Math" w:cs="Times New Roman"/>
                        <w:i/>
                        <w:color w:val="000000" w:themeColor="text1"/>
                        <w:sz w:val="28"/>
                        <w:szCs w:val="20"/>
                        <w14:ligatures w14:val="none"/>
                      </w:rPr>
                    </w:del>
                  </m:ctrlPr>
                </m:sSubPr>
                <m:e>
                  <m:r>
                    <w:del w:id="771" w:author="yun qiao" w:date="2026-04-25T13:49:00Z">
                      <w:rPr>
                        <w:rFonts w:ascii="Cambria Math" w:eastAsia="宋体" w:hAnsi="Cambria Math" w:cs="等线"/>
                        <w:color w:val="000000" w:themeColor="text1"/>
                        <w:sz w:val="28"/>
                        <w14:ligatures w14:val="none"/>
                      </w:rPr>
                      <m:t>v</m:t>
                    </w:del>
                  </m:r>
                </m:e>
                <m:sub>
                  <m:r>
                    <w:del w:id="772" w:author="yun qiao" w:date="2026-04-25T13:49:00Z">
                      <w:rPr>
                        <w:rFonts w:ascii="Cambria Math" w:eastAsia="宋体" w:hAnsi="Cambria Math" w:cs="等线"/>
                        <w:color w:val="000000" w:themeColor="text1"/>
                        <w:sz w:val="28"/>
                        <w14:ligatures w14:val="none"/>
                      </w:rPr>
                      <m:t>i</m:t>
                    </w:del>
                  </m:r>
                </m:sub>
              </m:sSub>
            </m:e>
          </m:d>
          <m:r>
            <w:del w:id="773" w:author="yun qiao" w:date="2026-04-25T13:49:00Z">
              <w:rPr>
                <w:rFonts w:ascii="Cambria Math" w:eastAsia="宋体" w:hAnsi="Cambria Math" w:cs="等线"/>
                <w:color w:val="000000" w:themeColor="text1"/>
                <w:sz w:val="28"/>
                <w14:ligatures w14:val="none"/>
              </w:rPr>
              <m:t>=</m:t>
            </w:del>
          </m:r>
          <m:f>
            <m:fPr>
              <m:ctrlPr>
                <w:del w:id="774" w:author="yun qiao" w:date="2026-04-25T13:49:00Z">
                  <w:rPr>
                    <w:rFonts w:ascii="Cambria Math" w:eastAsia="宋体" w:hAnsi="Cambria Math" w:cs="Times New Roman"/>
                    <w:i/>
                    <w:color w:val="000000" w:themeColor="text1"/>
                    <w:sz w:val="28"/>
                    <w:szCs w:val="20"/>
                    <w14:ligatures w14:val="none"/>
                  </w:rPr>
                </w:del>
              </m:ctrlPr>
            </m:fPr>
            <m:num>
              <m:sSub>
                <m:sSubPr>
                  <m:ctrlPr>
                    <w:del w:id="775" w:author="yun qiao" w:date="2026-04-25T13:49:00Z">
                      <w:rPr>
                        <w:rFonts w:ascii="Cambria Math" w:eastAsia="宋体" w:hAnsi="Cambria Math" w:cs="Times New Roman"/>
                        <w:i/>
                        <w:color w:val="000000" w:themeColor="text1"/>
                        <w:sz w:val="28"/>
                        <w:szCs w:val="20"/>
                        <w14:ligatures w14:val="none"/>
                      </w:rPr>
                    </w:del>
                  </m:ctrlPr>
                </m:sSubPr>
                <m:e>
                  <m:r>
                    <w:del w:id="776" w:author="yun qiao" w:date="2026-04-25T13:49:00Z">
                      <w:rPr>
                        <w:rFonts w:ascii="Cambria Math" w:eastAsia="宋体" w:hAnsi="Cambria Math" w:cs="等线"/>
                        <w:color w:val="000000" w:themeColor="text1"/>
                        <w:sz w:val="28"/>
                        <w14:ligatures w14:val="none"/>
                      </w:rPr>
                      <m:t>v</m:t>
                    </w:del>
                  </m:r>
                </m:e>
                <m:sub>
                  <m:r>
                    <w:del w:id="777" w:author="yun qiao" w:date="2026-04-25T13:49:00Z">
                      <w:rPr>
                        <w:rFonts w:ascii="Cambria Math" w:eastAsia="宋体" w:hAnsi="Cambria Math" w:cs="等线"/>
                        <w:color w:val="000000" w:themeColor="text1"/>
                        <w:sz w:val="28"/>
                        <w14:ligatures w14:val="none"/>
                      </w:rPr>
                      <m:t>q</m:t>
                    </w:del>
                  </m:r>
                </m:sub>
              </m:sSub>
              <m:r>
                <w:del w:id="778" w:author="yun qiao" w:date="2026-04-25T13:49:00Z">
                  <w:rPr>
                    <w:rFonts w:ascii="Cambria Math" w:eastAsia="宋体" w:hAnsi="Cambria Math" w:cs="等线"/>
                    <w:color w:val="000000" w:themeColor="text1"/>
                    <w:sz w:val="28"/>
                    <w14:ligatures w14:val="none"/>
                  </w:rPr>
                  <m:t>⋅</m:t>
                </w:del>
              </m:r>
              <m:sSub>
                <m:sSubPr>
                  <m:ctrlPr>
                    <w:del w:id="779" w:author="yun qiao" w:date="2026-04-25T13:49:00Z">
                      <w:rPr>
                        <w:rFonts w:ascii="Cambria Math" w:eastAsia="宋体" w:hAnsi="Cambria Math" w:cs="Times New Roman"/>
                        <w:i/>
                        <w:color w:val="000000" w:themeColor="text1"/>
                        <w:sz w:val="28"/>
                        <w:szCs w:val="20"/>
                        <w14:ligatures w14:val="none"/>
                      </w:rPr>
                    </w:del>
                  </m:ctrlPr>
                </m:sSubPr>
                <m:e>
                  <m:r>
                    <w:del w:id="780" w:author="yun qiao" w:date="2026-04-25T13:49:00Z">
                      <w:rPr>
                        <w:rFonts w:ascii="Cambria Math" w:eastAsia="宋体" w:hAnsi="Cambria Math" w:cs="等线"/>
                        <w:color w:val="000000" w:themeColor="text1"/>
                        <w:sz w:val="28"/>
                        <w14:ligatures w14:val="none"/>
                      </w:rPr>
                      <m:t>v</m:t>
                    </w:del>
                  </m:r>
                </m:e>
                <m:sub>
                  <m:r>
                    <w:del w:id="781" w:author="yun qiao" w:date="2026-04-25T13:49:00Z">
                      <w:rPr>
                        <w:rFonts w:ascii="Cambria Math" w:eastAsia="宋体" w:hAnsi="Cambria Math" w:cs="等线"/>
                        <w:color w:val="000000" w:themeColor="text1"/>
                        <w:sz w:val="28"/>
                        <w14:ligatures w14:val="none"/>
                      </w:rPr>
                      <m:t>i</m:t>
                    </w:del>
                  </m:r>
                </m:sub>
              </m:sSub>
            </m:num>
            <m:den>
              <m:r>
                <w:del w:id="782" w:author="yun qiao" w:date="2026-04-25T13:49:00Z">
                  <m:rPr>
                    <m:lit/>
                  </m:rPr>
                  <w:rPr>
                    <w:rFonts w:ascii="Cambria Math" w:eastAsia="宋体" w:hAnsi="Cambria Math" w:cs="等线"/>
                    <w:color w:val="000000" w:themeColor="text1"/>
                    <w:sz w:val="28"/>
                    <w14:ligatures w14:val="none"/>
                  </w:rPr>
                  <m:t>|</m:t>
                </w:del>
              </m:r>
              <m:sSub>
                <m:sSubPr>
                  <m:ctrlPr>
                    <w:del w:id="783" w:author="yun qiao" w:date="2026-04-25T13:49:00Z">
                      <w:rPr>
                        <w:rFonts w:ascii="Cambria Math" w:eastAsia="宋体" w:hAnsi="Cambria Math" w:cs="Times New Roman"/>
                        <w:i/>
                        <w:color w:val="000000" w:themeColor="text1"/>
                        <w:sz w:val="28"/>
                        <w:szCs w:val="20"/>
                        <w14:ligatures w14:val="none"/>
                      </w:rPr>
                    </w:del>
                  </m:ctrlPr>
                </m:sSubPr>
                <m:e>
                  <m:r>
                    <w:del w:id="784" w:author="yun qiao" w:date="2026-04-25T13:49:00Z">
                      <w:rPr>
                        <w:rFonts w:ascii="Cambria Math" w:eastAsia="宋体" w:hAnsi="Cambria Math" w:cs="等线"/>
                        <w:color w:val="000000" w:themeColor="text1"/>
                        <w:sz w:val="28"/>
                        <w14:ligatures w14:val="none"/>
                      </w:rPr>
                      <m:t>|v</m:t>
                    </w:del>
                  </m:r>
                </m:e>
                <m:sub>
                  <m:r>
                    <w:del w:id="785" w:author="yun qiao" w:date="2026-04-25T13:49:00Z">
                      <w:rPr>
                        <w:rFonts w:ascii="Cambria Math" w:eastAsia="宋体" w:hAnsi="Cambria Math" w:cs="等线"/>
                        <w:color w:val="000000" w:themeColor="text1"/>
                        <w:sz w:val="28"/>
                        <w14:ligatures w14:val="none"/>
                      </w:rPr>
                      <m:t>q</m:t>
                    </w:del>
                  </m:r>
                </m:sub>
              </m:sSub>
              <m:r>
                <w:del w:id="786" w:author="yun qiao" w:date="2026-04-25T13:49:00Z">
                  <w:rPr>
                    <w:rFonts w:ascii="Cambria Math" w:eastAsia="宋体" w:hAnsi="Cambria Math" w:cs="等线"/>
                    <w:color w:val="000000" w:themeColor="text1"/>
                    <w:sz w:val="28"/>
                    <w14:ligatures w14:val="none"/>
                  </w:rPr>
                  <m:t>|</m:t>
                </w:del>
              </m:r>
              <m:r>
                <w:del w:id="787" w:author="yun qiao" w:date="2026-04-25T13:49:00Z">
                  <m:rPr>
                    <m:lit/>
                    <m:sty m:val="p"/>
                  </m:rPr>
                  <w:rPr>
                    <w:rFonts w:ascii="Cambria Math" w:eastAsia="宋体" w:hAnsi="Cambria Math" w:cs="等线"/>
                    <w:color w:val="000000" w:themeColor="text1"/>
                    <w:sz w:val="28"/>
                    <w14:ligatures w14:val="none"/>
                  </w:rPr>
                  <m:t>| ||</m:t>
                </w:del>
              </m:r>
              <m:sSub>
                <m:sSubPr>
                  <m:ctrlPr>
                    <w:del w:id="788" w:author="yun qiao" w:date="2026-04-25T13:49:00Z">
                      <w:rPr>
                        <w:rFonts w:ascii="Cambria Math" w:eastAsia="宋体" w:hAnsi="Cambria Math" w:cs="Times New Roman"/>
                        <w:i/>
                        <w:color w:val="000000" w:themeColor="text1"/>
                        <w:sz w:val="28"/>
                        <w:szCs w:val="20"/>
                        <w14:ligatures w14:val="none"/>
                      </w:rPr>
                    </w:del>
                  </m:ctrlPr>
                </m:sSubPr>
                <m:e>
                  <m:r>
                    <w:del w:id="789" w:author="yun qiao" w:date="2026-04-25T13:49:00Z">
                      <w:rPr>
                        <w:rFonts w:ascii="Cambria Math" w:eastAsia="宋体" w:hAnsi="Cambria Math" w:cs="等线"/>
                        <w:color w:val="000000" w:themeColor="text1"/>
                        <w:sz w:val="28"/>
                        <w14:ligatures w14:val="none"/>
                      </w:rPr>
                      <m:t>v</m:t>
                    </w:del>
                  </m:r>
                </m:e>
                <m:sub>
                  <m:r>
                    <w:del w:id="790" w:author="yun qiao" w:date="2026-04-25T13:49:00Z">
                      <w:rPr>
                        <w:rFonts w:ascii="Cambria Math" w:eastAsia="宋体" w:hAnsi="Cambria Math" w:cs="等线"/>
                        <w:color w:val="000000" w:themeColor="text1"/>
                        <w:sz w:val="28"/>
                        <w14:ligatures w14:val="none"/>
                      </w:rPr>
                      <m:t>i</m:t>
                    </w:del>
                  </m:r>
                </m:sub>
              </m:sSub>
              <m:r>
                <w:del w:id="791" w:author="yun qiao" w:date="2026-04-25T13:49:00Z">
                  <m:rPr>
                    <m:lit/>
                  </m:rPr>
                  <w:rPr>
                    <w:rFonts w:ascii="Cambria Math" w:eastAsia="宋体" w:hAnsi="Cambria Math" w:cs="等线"/>
                    <w:color w:val="000000" w:themeColor="text1"/>
                    <w:sz w:val="28"/>
                    <w14:ligatures w14:val="none"/>
                  </w:rPr>
                  <m:t>|</m:t>
                </w:del>
              </m:r>
              <m:r>
                <w:del w:id="792" w:author="yun qiao" w:date="2026-04-25T13:49:00Z">
                  <m:rPr>
                    <m:lit/>
                    <m:sty m:val="p"/>
                  </m:rPr>
                  <w:rPr>
                    <w:rFonts w:ascii="Cambria Math" w:eastAsia="宋体" w:hAnsi="Cambria Math" w:cs="等线"/>
                    <w:color w:val="000000" w:themeColor="text1"/>
                    <w:sz w:val="28"/>
                    <w14:ligatures w14:val="none"/>
                  </w:rPr>
                  <m:t>|</m:t>
                </w:del>
              </m:r>
            </m:den>
          </m:f>
        </m:oMath>
      </m:oMathPara>
    </w:p>
    <w:p w14:paraId="45DF9A59" w14:textId="7D6C55E6"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Change w:id="793" w:author="yun qiao" w:date="2026-04-25T13:49:00Z">
          <w:pPr>
            <w:widowControl/>
            <w:spacing w:before="100" w:after="0" w:line="480" w:lineRule="exact"/>
            <w:ind w:firstLineChars="200" w:firstLine="560"/>
            <w:jc w:val="both"/>
          </w:pPr>
        </w:pPrChange>
      </w:pPr>
      <w:del w:id="794" w:author="yun qiao" w:date="2026-04-25T13:49:00Z">
        <w:r>
          <w:rPr>
            <w:rFonts w:ascii="Times New Roman" w:eastAsia="宋体" w:hAnsi="Times New Roman" w:cs="Times New Roman" w:hint="eastAsia"/>
            <w:color w:val="000000" w:themeColor="text1"/>
            <w:sz w:val="28"/>
            <w:szCs w:val="28"/>
            <w14:ligatures w14:val="none"/>
          </w:rPr>
          <w:delText>其中，</w:delText>
        </w:r>
      </w:del>
      <m:oMath>
        <m:sSub>
          <m:sSubPr>
            <m:ctrlPr>
              <w:del w:id="795" w:author="yun qiao" w:date="2026-04-25T13:49:00Z">
                <w:rPr>
                  <w:rFonts w:ascii="Cambria Math" w:eastAsia="宋体" w:hAnsi="Cambria Math" w:cs="Times New Roman"/>
                  <w:color w:val="000000" w:themeColor="text1"/>
                  <w:sz w:val="28"/>
                  <w:szCs w:val="20"/>
                  <w14:ligatures w14:val="none"/>
                </w:rPr>
              </w:del>
            </m:ctrlPr>
          </m:sSubPr>
          <m:e>
            <m:r>
              <w:del w:id="796" w:author="yun qiao" w:date="2026-04-25T13:49:00Z">
                <w:rPr>
                  <w:rFonts w:ascii="Cambria Math" w:eastAsia="宋体" w:hAnsi="Cambria Math" w:cs="Times New Roman"/>
                  <w:color w:val="000000" w:themeColor="text1"/>
                  <w:sz w:val="28"/>
                  <w:szCs w:val="28"/>
                  <w14:ligatures w14:val="none"/>
                </w:rPr>
                <m:t>v</m:t>
              </w:del>
            </m:r>
          </m:e>
          <m:sub>
            <m:r>
              <w:del w:id="797" w:author="yun qiao" w:date="2026-04-25T13:49:00Z">
                <w:rPr>
                  <w:rFonts w:ascii="Cambria Math" w:eastAsia="宋体" w:hAnsi="Cambria Math" w:cs="Times New Roman"/>
                  <w:color w:val="000000" w:themeColor="text1"/>
                  <w:sz w:val="28"/>
                  <w:szCs w:val="28"/>
                  <w14:ligatures w14:val="none"/>
                </w:rPr>
                <m:t>q</m:t>
              </w:del>
            </m:r>
          </m:sub>
        </m:sSub>
      </m:oMath>
      <w:del w:id="798" w:author="yun qiao" w:date="2026-04-25T13:49:00Z">
        <w:r>
          <w:rPr>
            <w:rFonts w:ascii="Times New Roman" w:eastAsia="宋体" w:hAnsi="Times New Roman" w:cs="Times New Roman" w:hint="eastAsia"/>
            <w:color w:val="000000" w:themeColor="text1"/>
            <w:sz w:val="28"/>
            <w:szCs w:val="28"/>
            <w14:ligatures w14:val="none"/>
          </w:rPr>
          <w:delText>表示结构化语义表示对应的向量表示，</w:delText>
        </w:r>
      </w:del>
      <m:oMath>
        <m:sSub>
          <m:sSubPr>
            <m:ctrlPr>
              <w:del w:id="799" w:author="yun qiao" w:date="2026-04-25T13:49:00Z">
                <w:rPr>
                  <w:rFonts w:ascii="Cambria Math" w:eastAsia="宋体" w:hAnsi="Cambria Math" w:cs="Times New Roman"/>
                  <w:color w:val="000000" w:themeColor="text1"/>
                  <w:sz w:val="28"/>
                  <w:szCs w:val="20"/>
                  <w14:ligatures w14:val="none"/>
                </w:rPr>
              </w:del>
            </m:ctrlPr>
          </m:sSubPr>
          <m:e>
            <m:r>
              <w:del w:id="800" w:author="yun qiao" w:date="2026-04-25T13:49:00Z">
                <w:rPr>
                  <w:rFonts w:ascii="Cambria Math" w:eastAsia="宋体" w:hAnsi="Cambria Math" w:cs="Times New Roman"/>
                  <w:color w:val="000000" w:themeColor="text1"/>
                  <w:sz w:val="28"/>
                  <w:szCs w:val="28"/>
                  <w14:ligatures w14:val="none"/>
                </w:rPr>
                <m:t>v</m:t>
              </w:del>
            </m:r>
          </m:e>
          <m:sub>
            <m:r>
              <w:del w:id="801" w:author="yun qiao" w:date="2026-04-25T13:49:00Z">
                <w:rPr>
                  <w:rFonts w:ascii="Cambria Math" w:eastAsia="宋体" w:hAnsi="Cambria Math" w:cs="Times New Roman"/>
                  <w:color w:val="000000" w:themeColor="text1"/>
                  <w:sz w:val="28"/>
                  <w:szCs w:val="28"/>
                  <w14:ligatures w14:val="none"/>
                </w:rPr>
                <m:t>i</m:t>
              </w:del>
            </m:r>
          </m:sub>
        </m:sSub>
      </m:oMath>
      <w:del w:id="802" w:author="yun qiao" w:date="2026-04-25T13:49:00Z">
        <w:r>
          <w:rPr>
            <w:rFonts w:ascii="Times New Roman" w:eastAsia="宋体" w:hAnsi="Times New Roman" w:cs="Times New Roman" w:hint="eastAsia"/>
            <w:color w:val="000000" w:themeColor="text1"/>
            <w:sz w:val="28"/>
            <w:szCs w:val="28"/>
            <w14:ligatures w14:val="none"/>
          </w:rPr>
          <w:delText>表示候选任务类型对应的向量表示。</w:delText>
        </w:r>
      </w:del>
      <w:bookmarkStart w:id="803" w:name="_Hlk227244458"/>
      <w:del w:id="804" w:author="yun qiao" w:date="2026-04-25T13:50:00Z">
        <w:r>
          <w:rPr>
            <w:rFonts w:ascii="Times New Roman" w:eastAsia="宋体" w:hAnsi="Times New Roman" w:cs="Times New Roman" w:hint="eastAsia"/>
            <w:color w:val="000000" w:themeColor="text1"/>
            <w:sz w:val="28"/>
            <w14:ligatures w14:val="none"/>
          </w:rPr>
          <w:delText>选择相似度最高的候选任务类型作为所述任务描述对应的任务类型</w:delText>
        </w:r>
        <w:r>
          <w:rPr>
            <w:rFonts w:ascii="Times New Roman" w:eastAsia="宋体" w:hAnsi="Times New Roman" w:cs="Times New Roman" w:hint="eastAsia"/>
            <w:color w:val="000000" w:themeColor="text1"/>
            <w:sz w:val="28"/>
            <w14:ligatures w14:val="none"/>
          </w:rPr>
          <w:lastRenderedPageBreak/>
          <w:delText>标识。</w:delText>
        </w:r>
      </w:del>
      <w:bookmarkEnd w:id="803"/>
      <w:r>
        <w:rPr>
          <w:rFonts w:ascii="Times New Roman" w:eastAsia="宋体" w:hAnsi="Times New Roman" w:cs="Times New Roman" w:hint="eastAsia"/>
          <w:color w:val="000000" w:themeColor="text1"/>
          <w:sz w:val="28"/>
          <w14:ligatures w14:val="none"/>
        </w:rPr>
        <w:t>在获得任务类型标识后，将所述任务类型标识与结构化语义特征进行</w:t>
      </w:r>
      <w:ins w:id="805" w:author="yun qiao" w:date="2026-04-25T13:50:00Z">
        <w:r>
          <w:rPr>
            <w:rFonts w:ascii="Times New Roman" w:eastAsia="宋体" w:hAnsi="Times New Roman" w:cs="Times New Roman" w:hint="eastAsia"/>
            <w:color w:val="000000" w:themeColor="text1"/>
            <w:sz w:val="28"/>
            <w14:ligatures w14:val="none"/>
          </w:rPr>
          <w:t>融合，形成</w:t>
        </w:r>
      </w:ins>
      <w:r>
        <w:rPr>
          <w:rFonts w:ascii="Times New Roman" w:eastAsia="宋体" w:hAnsi="Times New Roman" w:cs="Times New Roman" w:hint="eastAsia"/>
          <w:color w:val="000000" w:themeColor="text1"/>
          <w:sz w:val="28"/>
          <w14:ligatures w14:val="none"/>
        </w:rPr>
        <w:t>统一</w:t>
      </w:r>
      <w:ins w:id="806" w:author="yun qiao" w:date="2026-04-25T13:51:00Z">
        <w:r>
          <w:rPr>
            <w:rFonts w:ascii="Times New Roman" w:eastAsia="宋体" w:hAnsi="Times New Roman" w:cs="Times New Roman" w:hint="eastAsia"/>
            <w:color w:val="000000" w:themeColor="text1"/>
            <w:sz w:val="28"/>
            <w14:ligatures w14:val="none"/>
          </w:rPr>
          <w:t>的语义表示，</w:t>
        </w:r>
      </w:ins>
      <w:del w:id="807" w:author="yun qiao" w:date="2026-04-25T13:51:00Z">
        <w:r>
          <w:rPr>
            <w:rFonts w:ascii="Times New Roman" w:eastAsia="宋体" w:hAnsi="Times New Roman" w:cs="Times New Roman" w:hint="eastAsia"/>
            <w:color w:val="000000" w:themeColor="text1"/>
            <w:sz w:val="28"/>
            <w14:ligatures w14:val="none"/>
          </w:rPr>
          <w:delText>组织，形成结构化语义表示，</w:delText>
        </w:r>
      </w:del>
      <w:r>
        <w:rPr>
          <w:rFonts w:ascii="Times New Roman" w:eastAsia="宋体" w:hAnsi="Times New Roman" w:cs="Times New Roman" w:hint="eastAsia"/>
          <w:color w:val="000000" w:themeColor="text1"/>
          <w:sz w:val="28"/>
          <w14:ligatures w14:val="none"/>
        </w:rPr>
        <w:t>并将所述</w:t>
      </w:r>
      <w:bookmarkStart w:id="808" w:name="_Hlk227244530"/>
      <w:r>
        <w:rPr>
          <w:rFonts w:ascii="Times New Roman" w:eastAsia="宋体" w:hAnsi="Times New Roman" w:cs="Times New Roman" w:hint="eastAsia"/>
          <w:color w:val="000000" w:themeColor="text1"/>
          <w:sz w:val="28"/>
          <w14:ligatures w14:val="none"/>
        </w:rPr>
        <w:t>任务类型标识、</w:t>
      </w:r>
      <w:del w:id="809" w:author="yun qiao" w:date="2026-04-25T13:51:00Z">
        <w:r>
          <w:rPr>
            <w:rFonts w:ascii="Times New Roman" w:eastAsia="宋体" w:hAnsi="Times New Roman" w:cs="Times New Roman" w:hint="eastAsia"/>
            <w:color w:val="000000" w:themeColor="text1"/>
            <w:sz w:val="28"/>
            <w14:ligatures w14:val="none"/>
          </w:rPr>
          <w:delText>结构化语义表示</w:delText>
        </w:r>
      </w:del>
      <w:ins w:id="810" w:author="yun qiao" w:date="2026-04-25T13:51:00Z">
        <w:r>
          <w:rPr>
            <w:rFonts w:ascii="Times New Roman" w:eastAsia="宋体" w:hAnsi="Times New Roman" w:cs="Times New Roman" w:hint="eastAsia"/>
            <w:color w:val="000000" w:themeColor="text1"/>
            <w:sz w:val="28"/>
            <w14:ligatures w14:val="none"/>
          </w:rPr>
          <w:t>所述统一语义表示</w:t>
        </w:r>
      </w:ins>
      <w:r>
        <w:rPr>
          <w:rFonts w:ascii="Times New Roman" w:eastAsia="宋体" w:hAnsi="Times New Roman" w:cs="Times New Roman" w:hint="eastAsia"/>
          <w:color w:val="000000" w:themeColor="text1"/>
          <w:sz w:val="28"/>
          <w14:ligatures w14:val="none"/>
        </w:rPr>
        <w:t>及原始任务描述的文本编码结果作为后续条件化序列生成模型的输入特征。</w:t>
      </w:r>
      <w:bookmarkEnd w:id="808"/>
    </w:p>
    <w:p w14:paraId="6F3A74A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811" w:name="_Hlk211500314"/>
      <w:bookmarkStart w:id="812" w:name="_Hlk227245595"/>
      <w:bookmarkEnd w:id="811"/>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基于所述结构化语义表示，利用所述条件化</w:t>
      </w:r>
      <w:r>
        <w:rPr>
          <w:rFonts w:ascii="Times New Roman" w:eastAsia="宋体" w:hAnsi="Times New Roman" w:cs="Times New Roman" w:hint="eastAsia"/>
          <w:color w:val="000000" w:themeColor="text1"/>
          <w:sz w:val="28"/>
          <w:szCs w:val="28"/>
          <w14:ligatures w14:val="none"/>
        </w:rPr>
        <w:t>序列</w:t>
      </w:r>
      <w:r>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w14:ligatures w14:val="none"/>
        </w:rPr>
        <w:t>。</w:t>
      </w:r>
      <w:bookmarkEnd w:id="812"/>
    </w:p>
    <w:p w14:paraId="5400D11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813"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、操作原语转移合法性约束构建。</w:t>
      </w:r>
    </w:p>
    <w:p w14:paraId="5079F1E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在地理空间处理任务中，不同处理步骤之间通常具有明确的数据流衔接要求。当相邻操作之间输入输出数据类型不兼容时，</w:t>
      </w:r>
      <w:proofErr w:type="gramStart"/>
      <w:r>
        <w:rPr>
          <w:rFonts w:ascii="Times New Roman" w:eastAsia="宋体" w:hAnsi="Times New Roman" w:cs="Times New Roman" w:hint="eastAsia"/>
          <w:color w:val="000000" w:themeColor="text1"/>
          <w:sz w:val="28"/>
          <w:szCs w:val="28"/>
          <w14:ligatures w14:val="none"/>
        </w:rPr>
        <w:t>该转移</w:t>
      </w:r>
      <w:proofErr w:type="gramEnd"/>
      <w:r>
        <w:rPr>
          <w:rFonts w:ascii="Times New Roman" w:eastAsia="宋体" w:hAnsi="Times New Roman" w:cs="Times New Roman" w:hint="eastAsia"/>
          <w:color w:val="000000" w:themeColor="text1"/>
          <w:sz w:val="28"/>
          <w:szCs w:val="28"/>
          <w14:ligatures w14:val="none"/>
        </w:rPr>
        <w:t>路径不应被视为有效生成路径。因此，将操作原语之间的转移合法性与输入输出数据类型兼容性共同纳入统一约束体系。</w:t>
      </w:r>
    </w:p>
    <w:p w14:paraId="24A451D5" w14:textId="5DF8E31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ins w:id="814" w:author="yun qiao" w:date="2026-04-25T13:52:00Z">
        <w:r>
          <w:rPr>
            <w:rFonts w:ascii="Times New Roman" w:eastAsia="宋体" w:hAnsi="Times New Roman" w:cs="Times New Roman" w:hint="eastAsia"/>
            <w:color w:val="000000" w:themeColor="text1"/>
            <w:sz w:val="28"/>
            <w:szCs w:val="28"/>
            <w14:ligatures w14:val="none"/>
          </w:rPr>
          <w:t>，</w:t>
        </w:r>
      </w:ins>
      <m:oMath>
        <m:r>
          <w:del w:id="815" w:author="yun qiao" w:date="2026-04-25T13:52:00Z">
            <w:rPr>
              <w:rFonts w:ascii="Cambria Math" w:eastAsia="宋体" w:hAnsi="Cambria Math" w:cs="Times New Roman"/>
              <w:color w:val="000000" w:themeColor="text1"/>
              <w:sz w:val="28"/>
              <w:szCs w:val="28"/>
              <w14:ligatures w14:val="none"/>
            </w:rPr>
            <m:t>​</m:t>
          </w:del>
        </m:r>
      </m:oMath>
      <w:del w:id="816" w:author="yun qiao" w:date="2026-04-25T13:51:00Z">
        <w:r>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color w:val="000000" w:themeColor="text1"/>
          <w:sz w:val="28"/>
          <w:szCs w:val="28"/>
          <w14:ligatures w14:val="none"/>
        </w:rPr>
        <w:t>则：</w:t>
      </w:r>
    </w:p>
    <w:p w14:paraId="7AA0F9CB" w14:textId="77777777" w:rsidR="003E6244" w:rsidDel="00BD561B" w:rsidRDefault="00000000">
      <w:pPr>
        <w:spacing w:after="0" w:line="480" w:lineRule="exact"/>
        <w:ind w:firstLineChars="200" w:firstLine="560"/>
        <w:jc w:val="both"/>
        <w:rPr>
          <w:del w:id="817" w:author="yun qiao" w:date="2026-04-25T13:52: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del w:id="818" w:author="yun qiao" w:date="2026-04-25T13:52:00Z">
              <w:rPr>
                <w:rFonts w:ascii="Cambria Math" w:eastAsia="宋体" w:hAnsi="Cambria Math" w:cs="Times New Roman"/>
                <w:color w:val="000000" w:themeColor="text1"/>
                <w:sz w:val="28"/>
                <w:szCs w:val="28"/>
                <w14:ligatures w14:val="none"/>
              </w:rPr>
              <m:t>​</m:t>
            </w:del>
          </m:r>
        </m:oMath>
      </m:oMathPara>
    </w:p>
    <w:p w14:paraId="182941E3" w14:textId="77777777" w:rsidR="003E6244" w:rsidRDefault="00000000" w:rsidP="00BD561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5BEEC401" w14:textId="77777777" w:rsidR="00A106CE" w:rsidRDefault="00BD561B" w:rsidP="00A106CE">
      <w:pPr>
        <w:spacing w:after="0" w:line="480" w:lineRule="exact"/>
        <w:ind w:firstLineChars="200" w:firstLine="560"/>
        <w:jc w:val="both"/>
        <w:rPr>
          <w:ins w:id="819" w:author="yun qiao" w:date="2026-04-25T15:08:00Z"/>
          <w:rFonts w:ascii="Times New Roman" w:eastAsia="宋体" w:hAnsi="Times New Roman" w:cs="Times New Roman"/>
          <w:color w:val="000000" w:themeColor="text1"/>
          <w:sz w:val="28"/>
          <w:szCs w:val="28"/>
          <w14:ligatures w14:val="none"/>
        </w:rPr>
      </w:pPr>
      <w:ins w:id="820" w:author="yun qiao" w:date="2026-04-25T13:53:00Z">
        <w:r>
          <w:rPr>
            <w:rFonts w:ascii="Times New Roman" w:eastAsia="宋体" w:hAnsi="Times New Roman" w:cs="Times New Roman" w:hint="eastAsia"/>
            <w:color w:val="000000" w:themeColor="text1"/>
            <w:sz w:val="28"/>
            <w:szCs w:val="28"/>
            <w14:ligatures w14:val="none"/>
          </w:rPr>
          <w:t>其中，</w:t>
        </w:r>
      </w:ins>
      <m:oMath>
        <m:sSubSup>
          <m:sSubSupPr>
            <m:ctrlPr>
              <w:ins w:id="821" w:author="yun qiao" w:date="2026-04-25T15:05:00Z">
                <w:rPr>
                  <w:rFonts w:ascii="Cambria Math" w:eastAsia="宋体" w:hAnsi="Cambria Math" w:cs="Times New Roman"/>
                  <w:i/>
                  <w:color w:val="000000" w:themeColor="text1"/>
                  <w:sz w:val="28"/>
                  <w:szCs w:val="28"/>
                  <w14:ligatures w14:val="none"/>
                </w:rPr>
              </w:ins>
            </m:ctrlPr>
          </m:sSubSupPr>
          <m:e>
            <m:r>
              <w:ins w:id="822" w:author="yun qiao" w:date="2026-04-25T15:05:00Z">
                <w:rPr>
                  <w:rFonts w:ascii="Cambria Math" w:eastAsia="宋体" w:hAnsi="Cambria Math" w:cs="Times New Roman"/>
                  <w:color w:val="000000" w:themeColor="text1"/>
                  <w:sz w:val="28"/>
                  <w:szCs w:val="28"/>
                  <w14:ligatures w14:val="none"/>
                </w:rPr>
                <m:t>R</m:t>
              </w:ins>
            </m:r>
          </m:e>
          <m:sub>
            <m:r>
              <w:ins w:id="823" w:author="yun qiao" w:date="2026-04-25T15:05:00Z">
                <m:rPr>
                  <m:sty m:val="p"/>
                </m:rPr>
                <w:rPr>
                  <w:rFonts w:ascii="Cambria Math" w:eastAsia="宋体" w:hAnsi="Cambria Math" w:cs="Times New Roman" w:hint="eastAsia"/>
                  <w:color w:val="000000" w:themeColor="text1"/>
                  <w:sz w:val="28"/>
                  <w:szCs w:val="28"/>
                  <w14:ligatures w14:val="none"/>
                </w:rPr>
                <m:t>≥</m:t>
              </w:ins>
            </m:r>
            <m:r>
              <w:ins w:id="824" w:author="yun qiao" w:date="2026-04-25T15:05:00Z">
                <m:rPr>
                  <m:sty m:val="p"/>
                </m:rPr>
                <w:rPr>
                  <w:rFonts w:ascii="Cambria Math" w:eastAsia="宋体" w:hAnsi="Cambria Math" w:cs="Times New Roman" w:hint="eastAsia"/>
                  <w:color w:val="000000" w:themeColor="text1"/>
                  <w:sz w:val="28"/>
                  <w:szCs w:val="28"/>
                  <w14:ligatures w14:val="none"/>
                </w:rPr>
                <m:t>0</m:t>
              </w:ins>
            </m:r>
          </m:sub>
          <m:sup>
            <m:r>
              <w:ins w:id="825" w:author="yun qiao" w:date="2026-04-25T15:06:00Z">
                <w:rPr>
                  <w:rFonts w:ascii="Cambria Math" w:eastAsia="宋体" w:hAnsi="Cambria Math" w:cs="Times New Roman"/>
                  <w:color w:val="000000" w:themeColor="text1"/>
                  <w:sz w:val="28"/>
                  <w:szCs w:val="28"/>
                  <w14:ligatures w14:val="none"/>
                </w:rPr>
                <m:t xml:space="preserve"> </m:t>
              </w:ins>
            </m:r>
          </m:sup>
        </m:sSubSup>
      </m:oMath>
      <w:ins w:id="826" w:author="yun qiao" w:date="2026-04-25T13:54:00Z">
        <w:r>
          <w:rPr>
            <w:rFonts w:ascii="Times New Roman" w:eastAsia="宋体" w:hAnsi="Times New Roman" w:cs="Times New Roman"/>
            <w:color w:val="000000" w:themeColor="text1"/>
            <w:sz w:val="28"/>
            <w:szCs w:val="28"/>
            <w14:ligatures w14:val="none"/>
          </w:rPr>
          <w:t>表示非负实数集合</w:t>
        </w:r>
        <w:r>
          <w:rPr>
            <w:rFonts w:ascii="Times New Roman" w:eastAsia="宋体" w:hAnsi="Times New Roman" w:cs="Times New Roman" w:hint="eastAsia"/>
            <w:color w:val="000000" w:themeColor="text1"/>
            <w:sz w:val="28"/>
            <w:szCs w:val="28"/>
            <w14:ligatures w14:val="none"/>
          </w:rPr>
          <w:t>，</w:t>
        </w:r>
      </w:ins>
      <m:oMath>
        <m:d>
          <m:dPr>
            <m:begChr m:val="|"/>
            <m:endChr m:val="|"/>
            <m:ctrlPr>
              <w:ins w:id="827" w:author="yun qiao" w:date="2026-04-25T15:06:00Z">
                <w:rPr>
                  <w:rFonts w:ascii="Cambria Math" w:eastAsia="宋体" w:hAnsi="Cambria Math" w:cs="Times New Roman"/>
                  <w:i/>
                  <w:color w:val="000000" w:themeColor="text1"/>
                  <w:sz w:val="28"/>
                  <w:szCs w:val="28"/>
                  <w14:ligatures w14:val="none"/>
                </w:rPr>
              </w:ins>
            </m:ctrlPr>
          </m:dPr>
          <m:e>
            <m:sSub>
              <m:sSubPr>
                <m:ctrlPr>
                  <w:ins w:id="828" w:author="yun qiao" w:date="2026-04-25T15:06:00Z">
                    <w:rPr>
                      <w:rFonts w:ascii="Cambria Math" w:eastAsia="宋体" w:hAnsi="Cambria Math" w:cs="Times New Roman"/>
                      <w:i/>
                      <w:color w:val="000000" w:themeColor="text1"/>
                      <w:sz w:val="28"/>
                      <w:szCs w:val="28"/>
                      <w14:ligatures w14:val="none"/>
                    </w:rPr>
                  </w:ins>
                </m:ctrlPr>
              </m:sSubPr>
              <m:e>
                <m:r>
                  <w:ins w:id="829" w:author="yun qiao" w:date="2026-04-25T15:06:00Z">
                    <m:rPr>
                      <m:scr m:val="script"/>
                    </m:rPr>
                    <w:rPr>
                      <w:rFonts w:ascii="Cambria Math" w:eastAsia="宋体" w:hAnsi="Cambria Math" w:cs="Times New Roman"/>
                      <w:color w:val="000000" w:themeColor="text1"/>
                      <w:sz w:val="28"/>
                      <w:szCs w:val="28"/>
                      <w14:ligatures w14:val="none"/>
                    </w:rPr>
                    <m:t>L</m:t>
                  </w:ins>
                </m:r>
              </m:e>
              <m:sub>
                <m:r>
                  <w:ins w:id="830" w:author="yun qiao" w:date="2026-04-25T15:06:00Z">
                    <w:rPr>
                      <w:rFonts w:ascii="Cambria Math" w:eastAsia="宋体" w:hAnsi="Cambria Math" w:cs="Times New Roman"/>
                      <w:color w:val="000000" w:themeColor="text1"/>
                      <w:sz w:val="28"/>
                      <w:szCs w:val="28"/>
                      <w14:ligatures w14:val="none"/>
                    </w:rPr>
                    <m:t>3</m:t>
                  </w:ins>
                </m:r>
              </m:sub>
            </m:sSub>
          </m:e>
        </m:d>
      </m:oMath>
      <w:ins w:id="831" w:author="yun qiao" w:date="2026-04-25T15:06:00Z">
        <w:r>
          <w:rPr>
            <w:rFonts w:ascii="Times New Roman" w:eastAsia="宋体" w:hAnsi="Times New Roman" w:cs="Times New Roman"/>
            <w:color w:val="000000" w:themeColor="text1"/>
            <w:sz w:val="28"/>
            <w:szCs w:val="28"/>
            <w14:ligatures w14:val="none"/>
          </w:rPr>
          <w:t>表示操作原语集合的基数，即操作原语的数量；</w:t>
        </w:r>
      </w:ins>
      <m:oMath>
        <m:sSub>
          <m:sSubPr>
            <m:ctrlPr>
              <w:ins w:id="832" w:author="yun qiao" w:date="2026-04-25T15:07:00Z">
                <w:rPr>
                  <w:rFonts w:ascii="Cambria Math" w:eastAsia="宋体" w:hAnsi="Cambria Math" w:cs="Times New Roman"/>
                  <w:i/>
                  <w:color w:val="000000" w:themeColor="text1"/>
                  <w:sz w:val="28"/>
                  <w:szCs w:val="28"/>
                  <w14:ligatures w14:val="none"/>
                </w:rPr>
              </w:ins>
            </m:ctrlPr>
          </m:sSubPr>
          <m:e>
            <m:r>
              <w:ins w:id="833" w:author="yun qiao" w:date="2026-04-25T15:07:00Z">
                <w:rPr>
                  <w:rFonts w:ascii="Cambria Math" w:eastAsia="宋体" w:hAnsi="Cambria Math" w:cs="Times New Roman"/>
                  <w:color w:val="000000" w:themeColor="text1"/>
                  <w:sz w:val="28"/>
                  <w:szCs w:val="28"/>
                  <w14:ligatures w14:val="none"/>
                </w:rPr>
                <m:t>M</m:t>
              </w:ins>
            </m:r>
          </m:e>
          <m:sub>
            <m:r>
              <w:ins w:id="834" w:author="yun qiao" w:date="2026-04-25T15:07:00Z">
                <w:rPr>
                  <w:rFonts w:ascii="Cambria Math" w:eastAsia="宋体" w:hAnsi="Cambria Math" w:cs="Times New Roman"/>
                  <w:color w:val="000000" w:themeColor="text1"/>
                  <w:sz w:val="28"/>
                  <w:szCs w:val="28"/>
                  <w14:ligatures w14:val="none"/>
                </w:rPr>
                <m:t>ij</m:t>
              </w:ins>
            </m:r>
          </m:sub>
        </m:sSub>
      </m:oMath>
      <w:ins w:id="835" w:author="yun qiao" w:date="2026-04-25T15:07:00Z">
        <w:r>
          <w:rPr>
            <w:rFonts w:ascii="Times New Roman" w:eastAsia="宋体" w:hAnsi="Times New Roman" w:cs="Times New Roman"/>
            <w:color w:val="000000" w:themeColor="text1"/>
            <w:sz w:val="28"/>
            <w:szCs w:val="28"/>
            <w14:ligatures w14:val="none"/>
          </w:rPr>
          <w:t>表示第</w:t>
        </w:r>
        <w:proofErr w:type="spellStart"/>
        <w:r>
          <w:rPr>
            <w:rFonts w:ascii="Times New Roman" w:eastAsia="宋体" w:hAnsi="Times New Roman" w:cs="Times New Roman"/>
            <w:color w:val="000000" w:themeColor="text1"/>
            <w:sz w:val="28"/>
            <w:szCs w:val="28"/>
            <w14:ligatures w14:val="none"/>
          </w:rPr>
          <w:t>i</w:t>
        </w:r>
        <w:proofErr w:type="spellEnd"/>
        <w:proofErr w:type="gramStart"/>
        <w:r>
          <w:rPr>
            <w:rFonts w:ascii="Times New Roman" w:eastAsia="宋体" w:hAnsi="Times New Roman" w:cs="Times New Roman"/>
            <w:color w:val="000000" w:themeColor="text1"/>
            <w:sz w:val="28"/>
            <w:szCs w:val="28"/>
            <w14:ligatures w14:val="none"/>
          </w:rPr>
          <w:t>个</w:t>
        </w:r>
        <w:proofErr w:type="gramEnd"/>
        <w:r>
          <w:rPr>
            <w:rFonts w:ascii="Times New Roman" w:eastAsia="宋体" w:hAnsi="Times New Roman" w:cs="Times New Roman"/>
            <w:color w:val="000000" w:themeColor="text1"/>
            <w:sz w:val="28"/>
            <w:szCs w:val="28"/>
            <w14:ligatures w14:val="none"/>
          </w:rPr>
          <w:t>操作原语向第</w:t>
        </w:r>
        <w:r>
          <w:rPr>
            <w:rFonts w:ascii="Times New Roman" w:eastAsia="宋体" w:hAnsi="Times New Roman" w:cs="Times New Roman"/>
            <w:color w:val="000000" w:themeColor="text1"/>
            <w:sz w:val="28"/>
            <w:szCs w:val="28"/>
            <w14:ligatures w14:val="none"/>
          </w:rPr>
          <w:t>j</w:t>
        </w:r>
        <w:proofErr w:type="gramStart"/>
        <w:r>
          <w:rPr>
            <w:rFonts w:ascii="Times New Roman" w:eastAsia="宋体" w:hAnsi="Times New Roman" w:cs="Times New Roman"/>
            <w:color w:val="000000" w:themeColor="text1"/>
            <w:sz w:val="28"/>
            <w:szCs w:val="28"/>
            <w14:ligatures w14:val="none"/>
          </w:rPr>
          <w:t>个</w:t>
        </w:r>
        <w:proofErr w:type="gramEnd"/>
        <w:r>
          <w:rPr>
            <w:rFonts w:ascii="Times New Roman" w:eastAsia="宋体" w:hAnsi="Times New Roman" w:cs="Times New Roman"/>
            <w:color w:val="000000" w:themeColor="text1"/>
            <w:sz w:val="28"/>
            <w:szCs w:val="28"/>
            <w14:ligatures w14:val="none"/>
          </w:rPr>
          <w:t>操作原语的转移合法性程度</w:t>
        </w:r>
        <w:r>
          <w:rPr>
            <w:rFonts w:ascii="Times New Roman" w:eastAsia="宋体" w:hAnsi="Times New Roman" w:cs="Times New Roman" w:hint="eastAsia"/>
            <w:color w:val="000000" w:themeColor="text1"/>
            <w:sz w:val="28"/>
            <w:szCs w:val="28"/>
            <w14:ligatures w14:val="none"/>
          </w:rPr>
          <w:t>，</w:t>
        </w:r>
      </w:ins>
      <m:oMath>
        <m:r>
          <w:ins w:id="836" w:author="yun qiao" w:date="2026-04-25T15:07:00Z">
            <w:rPr>
              <w:rFonts w:ascii="Cambria Math" w:eastAsia="宋体" w:hAnsi="Cambria Math" w:cs="Times New Roman"/>
              <w:color w:val="000000" w:themeColor="text1"/>
              <w:sz w:val="28"/>
              <w:szCs w:val="28"/>
              <w14:ligatures w14:val="none"/>
            </w:rPr>
            <m:t>i,j</m:t>
          </w:ins>
        </m:r>
        <m:r>
          <m:rPr>
            <m:sty m:val="p"/>
          </m:rPr>
          <w:rPr>
            <w:rFonts w:ascii="Cambria Math" w:eastAsia="宋体" w:hAnsi="Cambria Math" w:cs="Times New Roman" w:hint="eastAsia"/>
            <w:color w:val="000000" w:themeColor="text1"/>
            <w:sz w:val="28"/>
            <w:szCs w:val="28"/>
            <w14:ligatures w14:val="none"/>
          </w:rPr>
          <m:t>∈</m:t>
        </m:r>
        <m:r>
          <w:ins w:id="837" w:author="yun qiao" w:date="2026-04-25T15:07:00Z">
            <m:rPr>
              <m:lit/>
            </m:rPr>
            <w:rPr>
              <w:rFonts w:ascii="Cambria Math" w:eastAsia="宋体" w:hAnsi="Cambria Math" w:cs="Times New Roman"/>
              <w:color w:val="000000" w:themeColor="text1"/>
              <w:sz w:val="28"/>
              <w:szCs w:val="28"/>
              <w14:ligatures w14:val="none"/>
            </w:rPr>
            <m:t>{1,2,</m:t>
          </w:ins>
        </m:r>
        <m:r>
          <m:rPr>
            <m:sty m:val="p"/>
          </m:rPr>
          <w:rPr>
            <w:rFonts w:ascii="Cambria Math" w:eastAsia="宋体" w:hAnsi="Cambria Math" w:cs="Times New Roman" w:hint="eastAsia"/>
            <w:color w:val="000000" w:themeColor="text1"/>
            <w:sz w:val="28"/>
            <w:szCs w:val="28"/>
            <w14:ligatures w14:val="none"/>
          </w:rPr>
          <m:t>…</m:t>
        </m:r>
        <m:r>
          <w:ins w:id="838" w:author="yun qiao" w:date="2026-04-25T15:07:00Z">
            <w:rPr>
              <w:rFonts w:ascii="Cambria Math" w:eastAsia="宋体" w:hAnsi="Cambria Math" w:cs="Times New Roman"/>
              <w:color w:val="000000" w:themeColor="text1"/>
              <w:sz w:val="28"/>
              <w:szCs w:val="28"/>
              <w14:ligatures w14:val="none"/>
            </w:rPr>
            <m:t>,</m:t>
          </w:ins>
        </m:r>
        <m:d>
          <m:dPr>
            <m:begChr m:val="|"/>
            <m:endChr m:val="|"/>
            <m:ctrlPr>
              <w:ins w:id="839" w:author="yun qiao" w:date="2026-04-25T15:07:00Z">
                <w:rPr>
                  <w:rFonts w:ascii="Cambria Math" w:eastAsia="宋体" w:hAnsi="Cambria Math" w:cs="Times New Roman"/>
                  <w:i/>
                  <w:color w:val="000000" w:themeColor="text1"/>
                  <w:sz w:val="28"/>
                  <w:szCs w:val="28"/>
                  <w14:ligatures w14:val="none"/>
                </w:rPr>
              </w:ins>
            </m:ctrlPr>
          </m:dPr>
          <m:e>
            <m:sSub>
              <m:sSubPr>
                <m:ctrlPr>
                  <w:ins w:id="840" w:author="yun qiao" w:date="2026-04-25T15:07:00Z">
                    <w:rPr>
                      <w:rFonts w:ascii="Cambria Math" w:eastAsia="宋体" w:hAnsi="Cambria Math" w:cs="Times New Roman"/>
                      <w:i/>
                      <w:color w:val="000000" w:themeColor="text1"/>
                      <w:sz w:val="28"/>
                      <w:szCs w:val="28"/>
                      <w14:ligatures w14:val="none"/>
                    </w:rPr>
                  </w:ins>
                </m:ctrlPr>
              </m:sSubPr>
              <m:e>
                <m:r>
                  <w:ins w:id="841" w:author="yun qiao" w:date="2026-04-25T15:07:00Z">
                    <m:rPr>
                      <m:scr m:val="script"/>
                    </m:rPr>
                    <w:rPr>
                      <w:rFonts w:ascii="Cambria Math" w:eastAsia="宋体" w:hAnsi="Cambria Math" w:cs="Times New Roman"/>
                      <w:color w:val="000000" w:themeColor="text1"/>
                      <w:sz w:val="28"/>
                      <w:szCs w:val="28"/>
                      <w14:ligatures w14:val="none"/>
                    </w:rPr>
                    <m:t>L</m:t>
                  </w:ins>
                </m:r>
              </m:e>
              <m:sub>
                <m:r>
                  <w:ins w:id="842" w:author="yun qiao" w:date="2026-04-25T15:07:00Z">
                    <w:rPr>
                      <w:rFonts w:ascii="Cambria Math" w:eastAsia="宋体" w:hAnsi="Cambria Math" w:cs="Times New Roman"/>
                      <w:color w:val="000000" w:themeColor="text1"/>
                      <w:sz w:val="28"/>
                      <w:szCs w:val="28"/>
                      <w14:ligatures w14:val="none"/>
                    </w:rPr>
                    <m:t>3</m:t>
                  </w:ins>
                </m:r>
              </m:sub>
            </m:sSub>
          </m:e>
        </m:d>
        <m:r>
          <w:ins w:id="843" w:author="yun qiao" w:date="2026-04-25T15:07:00Z">
            <m:rPr>
              <m:lit/>
            </m:rPr>
            <w:rPr>
              <w:rFonts w:ascii="Cambria Math" w:eastAsia="宋体" w:hAnsi="Cambria Math" w:cs="Times New Roman"/>
              <w:color w:val="000000" w:themeColor="text1"/>
              <w:sz w:val="28"/>
              <w:szCs w:val="28"/>
              <w14:ligatures w14:val="none"/>
            </w:rPr>
            <m:t>}</m:t>
          </w:ins>
        </m:r>
      </m:oMath>
      <w:ins w:id="844" w:author="yun qiao" w:date="2026-04-25T15:08:00Z">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所述转移合法性矩阵为基于规则约束与统计信息构建的加权矩阵，其取值综合反映操作原语层次结构约束、训练样本中的转移统计规律以及输入输出数据类型兼容关系。</w:t>
        </w:r>
      </w:ins>
    </w:p>
    <w:p w14:paraId="0E175DF0" w14:textId="0790E005" w:rsidR="003E6244" w:rsidRPr="00A106CE" w:rsidRDefault="00000000"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进一步地，所述转移合法性矩阵的构建依据至少包括以下条件：</w:t>
      </w:r>
    </w:p>
    <w:p w14:paraId="2E06CF1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）操作原语在操作大类及操作子类层面满足预定义的层次衔接规则；</w:t>
      </w:r>
    </w:p>
    <w:p w14:paraId="4F52C5E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）在训练样本中存在相邻操作原语转移关系，或符合领域规则允许的处理流程</w:t>
      </w:r>
      <w:r>
        <w:rPr>
          <w:rFonts w:ascii="Times New Roman" w:eastAsia="宋体" w:hAnsi="Times New Roman" w:cs="Times New Roman" w:hint="eastAsia"/>
          <w:color w:val="000000" w:themeColor="text1"/>
          <w:sz w:val="28"/>
          <w:szCs w:val="28"/>
          <w14:ligatures w14:val="none"/>
        </w:rPr>
        <w:t>；</w:t>
      </w:r>
    </w:p>
    <w:p w14:paraId="4C5214CE"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）前一操作原语的输出数据类型与后一操作原语的输入数据类型兼容，所述数据类型包括矢量、栅格、影像、影像集合、表格及属性字段等。</w:t>
      </w:r>
    </w:p>
    <w:p w14:paraId="5F072FA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、基于约束机制的候选操作原语筛选与概率重归一化方法。</w:t>
      </w:r>
    </w:p>
    <w:p w14:paraId="31BBC8B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proofErr w:type="gramStart"/>
      <w:r>
        <w:rPr>
          <w:rFonts w:ascii="Times New Roman" w:eastAsia="宋体" w:hAnsi="Times New Roman" w:cs="Times New Roman" w:hint="eastAsia"/>
          <w:color w:val="000000" w:themeColor="text1"/>
          <w:sz w:val="28"/>
          <w:szCs w:val="28"/>
          <w14:ligatures w14:val="none"/>
        </w:rPr>
        <w:t>个</w:t>
      </w:r>
      <w:proofErr w:type="gramEnd"/>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3E6244"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）任务类型对应的操作大类约束；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）已生成操作原语序列的层次归属关系约束；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）相邻步骤输入输出数据类型兼容性约束。</w:t>
      </w:r>
    </w:p>
    <w:p w14:paraId="1605A95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，否则取值为</w:t>
      </w:r>
      <w:r>
        <w:rPr>
          <w:rFonts w:ascii="Times New Roman" w:eastAsia="宋体" w:hAnsi="Times New Roman" w:cs="Times New Roman"/>
          <w:color w:val="000000" w:themeColor="text1"/>
          <w:sz w:val="28"/>
          <w:szCs w:val="28"/>
          <w14:ligatures w14:val="none"/>
        </w:rPr>
        <w:t>0</w:t>
      </w:r>
      <w:r>
        <w:rPr>
          <w:rFonts w:ascii="Times New Roman" w:eastAsia="宋体" w:hAnsi="Times New Roman" w:cs="Times New Roman"/>
          <w:color w:val="000000" w:themeColor="text1"/>
          <w:sz w:val="28"/>
          <w:szCs w:val="28"/>
          <w14:ligatures w14:val="none"/>
        </w:rPr>
        <w:t>，则经约束筛选后的概率分布可表示为：</w:t>
      </w:r>
    </w:p>
    <w:p w14:paraId="5BB508DD" w14:textId="2715C017" w:rsidR="003E6244"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ins w:id="845" w:author="yun qiao" w:date="2026-04-25T15:15:00Z">
                  <w:rPr>
                    <w:rFonts w:ascii="Cambria Math" w:eastAsia="宋体" w:hAnsi="Cambria Math" w:cs="Times New Roman" w:hint="eastAsia"/>
                    <w:color w:val="000000" w:themeColor="text1"/>
                    <w:sz w:val="28"/>
                    <w:szCs w:val="28"/>
                    <w14:ligatures w14:val="none"/>
                  </w:rPr>
                  <m:t>P</m:t>
                </w:ins>
              </m:r>
            </m:e>
          </m:acc>
          <m:d>
            <m:dPr>
              <m:ctrlPr>
                <w:ins w:id="846" w:author="yun qiao" w:date="2026-04-25T15:15:00Z">
                  <w:rPr>
                    <w:rFonts w:ascii="Cambria Math" w:eastAsia="宋体" w:hAnsi="Cambria Math" w:cs="Times New Roman"/>
                    <w:i/>
                    <w:color w:val="000000" w:themeColor="text1"/>
                    <w:sz w:val="28"/>
                    <w:szCs w:val="28"/>
                    <w14:ligatures w14:val="none"/>
                  </w:rPr>
                </w:ins>
              </m:ctrlPr>
            </m:dPr>
            <m:e>
              <m:sSub>
                <m:sSubPr>
                  <m:ctrlPr>
                    <w:ins w:id="847" w:author="yun qiao" w:date="2026-04-25T15:15:00Z">
                      <w:rPr>
                        <w:rFonts w:ascii="Cambria Math" w:eastAsia="宋体" w:hAnsi="Cambria Math" w:cs="Times New Roman"/>
                        <w:i/>
                        <w:color w:val="000000" w:themeColor="text1"/>
                        <w:sz w:val="28"/>
                        <w:szCs w:val="28"/>
                        <w14:ligatures w14:val="none"/>
                      </w:rPr>
                    </w:ins>
                  </m:ctrlPr>
                </m:sSubPr>
                <m:e>
                  <m:r>
                    <w:ins w:id="848" w:author="yun qiao" w:date="2026-04-25T15:15:00Z">
                      <w:rPr>
                        <w:rFonts w:ascii="Cambria Math" w:eastAsia="宋体" w:hAnsi="Cambria Math" w:cs="Times New Roman" w:hint="eastAsia"/>
                        <w:color w:val="000000" w:themeColor="text1"/>
                        <w:sz w:val="28"/>
                        <w:szCs w:val="28"/>
                        <w14:ligatures w14:val="none"/>
                      </w:rPr>
                      <m:t>y</m:t>
                    </w:ins>
                  </m:r>
                </m:e>
                <m:sub>
                  <m:r>
                    <w:ins w:id="849" w:author="yun qiao" w:date="2026-04-25T15:15:00Z">
                      <w:rPr>
                        <w:rFonts w:ascii="Cambria Math" w:eastAsia="宋体" w:hAnsi="Cambria Math" w:cs="Times New Roman" w:hint="eastAsia"/>
                        <w:color w:val="000000" w:themeColor="text1"/>
                        <w:sz w:val="28"/>
                        <w:szCs w:val="28"/>
                        <w14:ligatures w14:val="none"/>
                      </w:rPr>
                      <m:t>t</m:t>
                    </w:ins>
                  </m:r>
                </m:sub>
              </m:sSub>
            </m:e>
          </m:d>
          <m:r>
            <w:ins w:id="850" w:author="yun qiao" w:date="2026-04-25T15:15:00Z">
              <w:rPr>
                <w:rFonts w:ascii="Cambria Math" w:eastAsia="宋体" w:hAnsi="Cambria Math" w:cs="Times New Roman" w:hint="eastAsia"/>
                <w:color w:val="000000" w:themeColor="text1"/>
                <w:sz w:val="28"/>
                <w:szCs w:val="28"/>
                <w14:ligatures w14:val="none"/>
              </w:rPr>
              <m:t>=</m:t>
            </w:ins>
          </m:r>
          <m:r>
            <w:ins w:id="851" w:author="yun qiao" w:date="2026-04-25T15:15:00Z">
              <m:rPr>
                <m:nor/>
              </m:rPr>
              <w:rPr>
                <w:rFonts w:ascii="Cambria Math" w:eastAsia="宋体" w:hAnsi="Cambria Math" w:cs="Times New Roman" w:hint="eastAsia"/>
                <w:color w:val="000000" w:themeColor="text1"/>
                <w:sz w:val="28"/>
                <w:szCs w:val="28"/>
                <w14:ligatures w14:val="none"/>
              </w:rPr>
              <m:t>Normalize</m:t>
            </w:ins>
          </m:r>
          <m:d>
            <m:dPr>
              <m:ctrlPr>
                <w:ins w:id="852" w:author="yun qiao" w:date="2026-04-25T15:15:00Z">
                  <w:rPr>
                    <w:rFonts w:ascii="Cambria Math" w:eastAsia="宋体" w:hAnsi="Cambria Math" w:cs="Times New Roman"/>
                    <w:i/>
                    <w:color w:val="000000" w:themeColor="text1"/>
                    <w:sz w:val="28"/>
                    <w:szCs w:val="28"/>
                    <w14:ligatures w14:val="none"/>
                  </w:rPr>
                </w:ins>
              </m:ctrlPr>
            </m:dPr>
            <m:e>
              <m:r>
                <w:ins w:id="853" w:author="yun qiao" w:date="2026-04-25T15:15:00Z">
                  <w:rPr>
                    <w:rFonts w:ascii="Cambria Math" w:eastAsia="宋体" w:hAnsi="Cambria Math" w:cs="Times New Roman" w:hint="eastAsia"/>
                    <w:color w:val="000000" w:themeColor="text1"/>
                    <w:sz w:val="28"/>
                    <w:szCs w:val="28"/>
                    <w14:ligatures w14:val="none"/>
                  </w:rPr>
                  <m:t>P</m:t>
                </w:ins>
              </m:r>
              <m:d>
                <m:dPr>
                  <m:sepChr m:val="∣"/>
                  <m:ctrlPr>
                    <w:ins w:id="854" w:author="yun qiao" w:date="2026-04-25T15:15:00Z">
                      <w:rPr>
                        <w:rFonts w:ascii="Cambria Math" w:eastAsia="宋体" w:hAnsi="Cambria Math" w:cs="Times New Roman"/>
                        <w:i/>
                        <w:color w:val="000000" w:themeColor="text1"/>
                        <w:sz w:val="28"/>
                        <w:szCs w:val="28"/>
                        <w14:ligatures w14:val="none"/>
                      </w:rPr>
                    </w:ins>
                  </m:ctrlPr>
                </m:dPr>
                <m:e>
                  <m:sSub>
                    <m:sSubPr>
                      <m:ctrlPr>
                        <w:ins w:id="855" w:author="yun qiao" w:date="2026-04-25T15:15:00Z">
                          <w:rPr>
                            <w:rFonts w:ascii="Cambria Math" w:eastAsia="宋体" w:hAnsi="Cambria Math" w:cs="Times New Roman"/>
                            <w:i/>
                            <w:color w:val="000000" w:themeColor="text1"/>
                            <w:sz w:val="28"/>
                            <w:szCs w:val="28"/>
                            <w14:ligatures w14:val="none"/>
                          </w:rPr>
                        </w:ins>
                      </m:ctrlPr>
                    </m:sSubPr>
                    <m:e>
                      <m:r>
                        <w:ins w:id="856" w:author="yun qiao" w:date="2026-04-25T15:15:00Z">
                          <w:rPr>
                            <w:rFonts w:ascii="Cambria Math" w:eastAsia="宋体" w:hAnsi="Cambria Math" w:cs="Times New Roman" w:hint="eastAsia"/>
                            <w:color w:val="000000" w:themeColor="text1"/>
                            <w:sz w:val="28"/>
                            <w:szCs w:val="28"/>
                            <w14:ligatures w14:val="none"/>
                          </w:rPr>
                          <m:t>y</m:t>
                        </w:ins>
                      </m:r>
                    </m:e>
                    <m:sub>
                      <m:r>
                        <w:ins w:id="857" w:author="yun qiao" w:date="2026-04-25T15:15:00Z">
                          <w:rPr>
                            <w:rFonts w:ascii="Cambria Math" w:eastAsia="宋体" w:hAnsi="Cambria Math" w:cs="Times New Roman" w:hint="eastAsia"/>
                            <w:color w:val="000000" w:themeColor="text1"/>
                            <w:sz w:val="28"/>
                            <w:szCs w:val="28"/>
                            <w14:ligatures w14:val="none"/>
                          </w:rPr>
                          <m:t>t</m:t>
                        </w:ins>
                      </m:r>
                    </m:sub>
                  </m:sSub>
                  <m:ctrlPr>
                    <w:ins w:id="858" w:author="yun qiao" w:date="2026-04-25T15:15:00Z">
                      <w:rPr>
                        <w:rFonts w:ascii="Cambria Math" w:eastAsia="宋体" w:hAnsi="Cambria Math" w:cs="Times New Roman"/>
                        <w:color w:val="000000" w:themeColor="text1"/>
                        <w:sz w:val="28"/>
                        <w:szCs w:val="28"/>
                        <w14:ligatures w14:val="none"/>
                      </w:rPr>
                    </w:ins>
                  </m:ctrlPr>
                </m:e>
                <m:e>
                  <m:sSub>
                    <m:sSubPr>
                      <m:ctrlPr>
                        <w:ins w:id="859" w:author="yun qiao" w:date="2026-04-25T15:15:00Z">
                          <w:rPr>
                            <w:rFonts w:ascii="Cambria Math" w:eastAsia="宋体" w:hAnsi="Cambria Math" w:cs="Times New Roman"/>
                            <w:i/>
                            <w:color w:val="000000" w:themeColor="text1"/>
                            <w:sz w:val="28"/>
                            <w:szCs w:val="28"/>
                            <w14:ligatures w14:val="none"/>
                          </w:rPr>
                        </w:ins>
                      </m:ctrlPr>
                    </m:sSubPr>
                    <m:e>
                      <m:r>
                        <w:ins w:id="860" w:author="yun qiao" w:date="2026-04-25T15:15:00Z">
                          <w:rPr>
                            <w:rFonts w:ascii="Cambria Math" w:eastAsia="宋体" w:hAnsi="Cambria Math" w:cs="Times New Roman" w:hint="eastAsia"/>
                            <w:color w:val="000000" w:themeColor="text1"/>
                            <w:sz w:val="28"/>
                            <w:szCs w:val="28"/>
                            <w14:ligatures w14:val="none"/>
                          </w:rPr>
                          <m:t>y</m:t>
                        </w:ins>
                      </m:r>
                      <m:ctrlPr>
                        <w:ins w:id="861" w:author="yun qiao" w:date="2026-04-25T15:15:00Z">
                          <w:rPr>
                            <w:rFonts w:ascii="Cambria Math" w:eastAsia="宋体" w:hAnsi="Cambria Math" w:cs="Times New Roman"/>
                            <w:color w:val="000000" w:themeColor="text1"/>
                            <w:sz w:val="28"/>
                            <w:szCs w:val="28"/>
                            <w14:ligatures w14:val="none"/>
                          </w:rPr>
                        </w:ins>
                      </m:ctrlPr>
                    </m:e>
                    <m:sub>
                      <m:r>
                        <w:ins w:id="862" w:author="yun qiao" w:date="2026-04-25T15:15:00Z">
                          <w:rPr>
                            <w:rFonts w:ascii="Cambria Math" w:eastAsia="宋体" w:hAnsi="Cambria Math" w:cs="Times New Roman" w:hint="eastAsia"/>
                            <w:color w:val="000000" w:themeColor="text1"/>
                            <w:sz w:val="28"/>
                            <w:szCs w:val="28"/>
                            <w14:ligatures w14:val="none"/>
                          </w:rPr>
                          <m:t>&lt;t</m:t>
                        </w:ins>
                      </m:r>
                    </m:sub>
                  </m:sSub>
                  <m:r>
                    <w:ins w:id="863" w:author="yun qiao" w:date="2026-04-25T15:15:00Z">
                      <w:rPr>
                        <w:rFonts w:ascii="Cambria Math" w:eastAsia="宋体" w:hAnsi="Cambria Math" w:cs="Times New Roman" w:hint="eastAsia"/>
                        <w:color w:val="000000" w:themeColor="text1"/>
                        <w:sz w:val="28"/>
                        <w:szCs w:val="28"/>
                        <w14:ligatures w14:val="none"/>
                      </w:rPr>
                      <m:t>,c</m:t>
                    </w:ins>
                  </m:r>
                </m:e>
              </m:d>
              <m:r>
                <m:rPr>
                  <m:sty m:val="p"/>
                </m:rPr>
                <w:rPr>
                  <w:rFonts w:ascii="Cambria Math" w:eastAsia="宋体" w:hAnsi="Cambria Math" w:cs="Times New Roman" w:hint="eastAsia"/>
                  <w:color w:val="000000" w:themeColor="text1"/>
                  <w:sz w:val="28"/>
                  <w:szCs w:val="28"/>
                  <w14:ligatures w14:val="none"/>
                </w:rPr>
                <m:t>⊙</m:t>
              </m:r>
              <m:sSub>
                <m:sSubPr>
                  <m:ctrlPr>
                    <w:ins w:id="864" w:author="yun qiao" w:date="2026-04-25T15:15:00Z">
                      <w:rPr>
                        <w:rFonts w:ascii="Cambria Math" w:eastAsia="宋体" w:hAnsi="Cambria Math" w:cs="Times New Roman"/>
                        <w:i/>
                        <w:color w:val="000000" w:themeColor="text1"/>
                        <w:sz w:val="28"/>
                        <w:szCs w:val="28"/>
                        <w14:ligatures w14:val="none"/>
                      </w:rPr>
                    </w:ins>
                  </m:ctrlPr>
                </m:sSubPr>
                <m:e>
                  <m:r>
                    <w:ins w:id="865" w:author="yun qiao" w:date="2026-04-25T15:15:00Z">
                      <w:rPr>
                        <w:rFonts w:ascii="Cambria Math" w:eastAsia="宋体" w:hAnsi="Cambria Math" w:cs="Times New Roman" w:hint="eastAsia"/>
                        <w:color w:val="000000" w:themeColor="text1"/>
                        <w:sz w:val="28"/>
                        <w:szCs w:val="28"/>
                        <w14:ligatures w14:val="none"/>
                      </w:rPr>
                      <m:t>m</m:t>
                    </w:ins>
                  </m:r>
                  <m:ctrlPr>
                    <w:ins w:id="866" w:author="yun qiao" w:date="2026-04-25T15:15:00Z">
                      <w:rPr>
                        <w:rFonts w:ascii="Cambria Math" w:eastAsia="宋体" w:hAnsi="Cambria Math" w:cs="Times New Roman"/>
                        <w:color w:val="000000" w:themeColor="text1"/>
                        <w:sz w:val="28"/>
                        <w:szCs w:val="28"/>
                        <w14:ligatures w14:val="none"/>
                      </w:rPr>
                    </w:ins>
                  </m:ctrlPr>
                </m:e>
                <m:sub>
                  <m:r>
                    <w:ins w:id="867" w:author="yun qiao" w:date="2026-04-25T15:15:00Z">
                      <w:rPr>
                        <w:rFonts w:ascii="Cambria Math" w:eastAsia="宋体" w:hAnsi="Cambria Math" w:cs="Times New Roman" w:hint="eastAsia"/>
                        <w:color w:val="000000" w:themeColor="text1"/>
                        <w:sz w:val="28"/>
                        <w:szCs w:val="28"/>
                        <w14:ligatures w14:val="none"/>
                      </w:rPr>
                      <m:t>t</m:t>
                    </w:ins>
                  </m:r>
                </m:sub>
              </m:sSub>
            </m:e>
          </m:d>
          <m:acc>
            <m:accPr>
              <m:chr m:val="̃"/>
              <m:ctrlPr>
                <w:del w:id="868" w:author="yun qiao" w:date="2026-04-25T15:16:00Z">
                  <w:rPr>
                    <w:rFonts w:ascii="Cambria Math" w:eastAsia="宋体" w:hAnsi="Cambria Math" w:cs="Times New Roman"/>
                    <w:color w:val="000000" w:themeColor="text1"/>
                    <w:sz w:val="28"/>
                    <w:szCs w:val="28"/>
                    <w14:ligatures w14:val="none"/>
                  </w:rPr>
                </w:del>
              </m:ctrlPr>
            </m:accPr>
            <m:e>
              <m:r>
                <w:del w:id="869" w:author="yun qiao" w:date="2026-04-25T15:15:00Z">
                  <w:rPr>
                    <w:rFonts w:ascii="Cambria Math" w:eastAsia="宋体" w:hAnsi="Cambria Math" w:cs="Times New Roman"/>
                    <w:color w:val="000000" w:themeColor="text1"/>
                    <w:sz w:val="28"/>
                    <w:szCs w:val="28"/>
                    <w14:ligatures w14:val="none"/>
                  </w:rPr>
                  <m:t>P</m:t>
                </w:del>
              </m:r>
            </m:e>
          </m:acc>
          <m:d>
            <m:dPr>
              <m:ctrlPr>
                <w:del w:id="870" w:author="yun qiao" w:date="2026-04-25T15:16:00Z">
                  <w:rPr>
                    <w:rFonts w:ascii="Cambria Math" w:eastAsia="宋体" w:hAnsi="Cambria Math" w:cs="Times New Roman"/>
                    <w:color w:val="000000" w:themeColor="text1"/>
                    <w:sz w:val="28"/>
                    <w:szCs w:val="28"/>
                    <w14:ligatures w14:val="none"/>
                  </w:rPr>
                </w:del>
              </m:ctrlPr>
            </m:dPr>
            <m:e>
              <m:sSub>
                <m:sSubPr>
                  <m:ctrlPr>
                    <w:del w:id="871" w:author="yun qiao" w:date="2026-04-25T15:15:00Z">
                      <w:rPr>
                        <w:rFonts w:ascii="Cambria Math" w:eastAsia="宋体" w:hAnsi="Cambria Math" w:cs="Times New Roman"/>
                        <w:i/>
                        <w:color w:val="000000" w:themeColor="text1"/>
                        <w:sz w:val="28"/>
                        <w:szCs w:val="28"/>
                        <w14:ligatures w14:val="none"/>
                      </w:rPr>
                    </w:del>
                  </m:ctrlPr>
                </m:sSubPr>
                <m:e>
                  <m:r>
                    <w:del w:id="872" w:author="yun qiao" w:date="2026-04-25T15:14:00Z">
                      <w:rPr>
                        <w:rFonts w:ascii="Cambria Math" w:eastAsia="宋体" w:hAnsi="Cambria Math" w:cs="Times New Roman"/>
                        <w:color w:val="000000" w:themeColor="text1"/>
                        <w:sz w:val="28"/>
                        <w:szCs w:val="28"/>
                        <w14:ligatures w14:val="none"/>
                      </w:rPr>
                      <m:t>o</m:t>
                    </w:del>
                  </m:r>
                  <m:ctrlPr>
                    <w:del w:id="873" w:author="yun qiao" w:date="2026-04-25T15:15:00Z">
                      <w:rPr>
                        <w:rFonts w:ascii="Cambria Math" w:eastAsia="宋体" w:hAnsi="Cambria Math" w:cs="Times New Roman"/>
                        <w:color w:val="000000" w:themeColor="text1"/>
                        <w:sz w:val="28"/>
                        <w:szCs w:val="28"/>
                        <w14:ligatures w14:val="none"/>
                      </w:rPr>
                    </w:del>
                  </m:ctrlPr>
                </m:e>
                <m:sub>
                  <m:r>
                    <w:del w:id="874" w:author="yun qiao" w:date="2026-04-25T15:15:00Z">
                      <w:rPr>
                        <w:rFonts w:ascii="Cambria Math" w:eastAsia="宋体" w:hAnsi="Cambria Math" w:cs="Times New Roman"/>
                        <w:color w:val="000000" w:themeColor="text1"/>
                        <w:sz w:val="28"/>
                        <w:szCs w:val="28"/>
                        <w14:ligatures w14:val="none"/>
                      </w:rPr>
                      <m:t>t</m:t>
                    </w:del>
                  </m:r>
                </m:sub>
              </m:sSub>
              <m:ctrlPr>
                <w:del w:id="875" w:author="yun qiao" w:date="2026-04-25T15:16:00Z">
                  <w:rPr>
                    <w:rFonts w:ascii="Cambria Math" w:eastAsia="宋体" w:hAnsi="Cambria Math" w:cs="Times New Roman"/>
                    <w:i/>
                    <w:color w:val="000000" w:themeColor="text1"/>
                    <w:sz w:val="28"/>
                    <w:szCs w:val="28"/>
                    <w14:ligatures w14:val="none"/>
                  </w:rPr>
                </w:del>
              </m:ctrlPr>
            </m:e>
          </m:d>
          <m:r>
            <w:del w:id="876" w:author="yun qiao" w:date="2026-04-25T15:15:00Z">
              <w:rPr>
                <w:rFonts w:ascii="Cambria Math" w:eastAsia="宋体" w:hAnsi="Cambria Math" w:cs="Times New Roman"/>
                <w:color w:val="000000" w:themeColor="text1"/>
                <w:sz w:val="28"/>
                <w:szCs w:val="28"/>
                <w14:ligatures w14:val="none"/>
              </w:rPr>
              <m:t>=</m:t>
            </w:del>
          </m:r>
          <m:r>
            <w:del w:id="877" w:author="yun qiao" w:date="2026-04-25T15:15:00Z">
              <m:rPr>
                <m:nor/>
              </m:rPr>
              <w:rPr>
                <w:rFonts w:ascii="Cambria Math" w:eastAsia="宋体" w:hAnsi="Cambria Math" w:cs="Times New Roman"/>
                <w:color w:val="000000" w:themeColor="text1"/>
                <w:sz w:val="28"/>
                <w:szCs w:val="28"/>
                <w14:ligatures w14:val="none"/>
              </w:rPr>
              <m:t>Normalize</m:t>
            </w:del>
          </m:r>
          <m:d>
            <m:dPr>
              <m:ctrlPr>
                <w:del w:id="878" w:author="yun qiao" w:date="2026-04-25T15:16:00Z">
                  <w:rPr>
                    <w:rFonts w:ascii="Cambria Math" w:eastAsia="宋体" w:hAnsi="Cambria Math" w:cs="Times New Roman"/>
                    <w:color w:val="000000" w:themeColor="text1"/>
                    <w:sz w:val="28"/>
                    <w:szCs w:val="28"/>
                    <w14:ligatures w14:val="none"/>
                  </w:rPr>
                </w:del>
              </m:ctrlPr>
            </m:dPr>
            <m:e>
              <m:r>
                <w:del w:id="879" w:author="yun qiao" w:date="2026-04-25T15:15:00Z">
                  <w:rPr>
                    <w:rFonts w:ascii="Cambria Math" w:eastAsia="宋体" w:hAnsi="Cambria Math" w:cs="Times New Roman"/>
                    <w:color w:val="000000" w:themeColor="text1"/>
                    <w:sz w:val="28"/>
                    <w:szCs w:val="28"/>
                    <w14:ligatures w14:val="none"/>
                  </w:rPr>
                  <m:t>P</m:t>
                </w:del>
              </m:r>
              <m:d>
                <m:dPr>
                  <m:sepChr m:val="∣"/>
                  <m:ctrlPr>
                    <w:del w:id="880" w:author="yun qiao" w:date="2026-04-25T15:16:00Z">
                      <w:rPr>
                        <w:rFonts w:ascii="Cambria Math" w:eastAsia="宋体" w:hAnsi="Cambria Math" w:cs="Times New Roman"/>
                        <w:color w:val="000000" w:themeColor="text1"/>
                        <w:sz w:val="28"/>
                        <w:szCs w:val="28"/>
                        <w14:ligatures w14:val="none"/>
                      </w:rPr>
                    </w:del>
                  </m:ctrlPr>
                </m:dPr>
                <m:e>
                  <m:sSub>
                    <m:sSubPr>
                      <m:ctrlPr>
                        <w:del w:id="881" w:author="yun qiao" w:date="2026-04-25T15:15:00Z">
                          <w:rPr>
                            <w:rFonts w:ascii="Cambria Math" w:eastAsia="宋体" w:hAnsi="Cambria Math" w:cs="Times New Roman"/>
                            <w:i/>
                            <w:color w:val="000000" w:themeColor="text1"/>
                            <w:sz w:val="28"/>
                            <w:szCs w:val="28"/>
                            <w14:ligatures w14:val="none"/>
                          </w:rPr>
                        </w:del>
                      </m:ctrlPr>
                    </m:sSubPr>
                    <m:e>
                      <m:r>
                        <w:del w:id="882" w:author="yun qiao" w:date="2026-04-25T15:15:00Z">
                          <w:rPr>
                            <w:rFonts w:ascii="Cambria Math" w:eastAsia="宋体" w:hAnsi="Cambria Math" w:cs="Times New Roman"/>
                            <w:color w:val="000000" w:themeColor="text1"/>
                            <w:sz w:val="28"/>
                            <w:szCs w:val="28"/>
                            <w14:ligatures w14:val="none"/>
                          </w:rPr>
                          <m:t>o</m:t>
                        </w:del>
                      </m:r>
                      <m:ctrlPr>
                        <w:del w:id="883" w:author="yun qiao" w:date="2026-04-25T15:15:00Z">
                          <w:rPr>
                            <w:rFonts w:ascii="Cambria Math" w:eastAsia="宋体" w:hAnsi="Cambria Math" w:cs="Times New Roman"/>
                            <w:color w:val="000000" w:themeColor="text1"/>
                            <w:sz w:val="28"/>
                            <w:szCs w:val="28"/>
                            <w14:ligatures w14:val="none"/>
                          </w:rPr>
                        </w:del>
                      </m:ctrlPr>
                    </m:e>
                    <m:sub>
                      <m:r>
                        <w:del w:id="884" w:author="yun qiao" w:date="2026-04-25T15:15:00Z">
                          <w:rPr>
                            <w:rFonts w:ascii="Cambria Math" w:eastAsia="宋体" w:hAnsi="Cambria Math" w:cs="Times New Roman"/>
                            <w:color w:val="000000" w:themeColor="text1"/>
                            <w:sz w:val="28"/>
                            <w:szCs w:val="28"/>
                            <w14:ligatures w14:val="none"/>
                          </w:rPr>
                          <m:t>t</m:t>
                        </w:del>
                      </m:r>
                    </m:sub>
                  </m:sSub>
                </m:e>
                <m:e>
                  <m:sSub>
                    <m:sSubPr>
                      <m:ctrlPr>
                        <w:del w:id="885" w:author="yun qiao" w:date="2026-04-25T15:15:00Z">
                          <w:rPr>
                            <w:rFonts w:ascii="Cambria Math" w:eastAsia="宋体" w:hAnsi="Cambria Math" w:cs="Times New Roman"/>
                            <w:i/>
                            <w:color w:val="000000" w:themeColor="text1"/>
                            <w:sz w:val="28"/>
                            <w:szCs w:val="28"/>
                            <w14:ligatures w14:val="none"/>
                          </w:rPr>
                        </w:del>
                      </m:ctrlPr>
                    </m:sSubPr>
                    <m:e>
                      <m:r>
                        <w:del w:id="886" w:author="yun qiao" w:date="2026-04-25T15:15:00Z">
                          <w:rPr>
                            <w:rFonts w:ascii="Cambria Math" w:eastAsia="宋体" w:hAnsi="Cambria Math" w:cs="Times New Roman"/>
                            <w:color w:val="000000" w:themeColor="text1"/>
                            <w:sz w:val="28"/>
                            <w:szCs w:val="28"/>
                            <w14:ligatures w14:val="none"/>
                          </w:rPr>
                          <m:t>o</m:t>
                        </w:del>
                      </m:r>
                      <m:ctrlPr>
                        <w:del w:id="887" w:author="yun qiao" w:date="2026-04-25T15:15:00Z">
                          <w:rPr>
                            <w:rFonts w:ascii="Cambria Math" w:eastAsia="宋体" w:hAnsi="Cambria Math" w:cs="Times New Roman"/>
                            <w:color w:val="000000" w:themeColor="text1"/>
                            <w:sz w:val="28"/>
                            <w:szCs w:val="28"/>
                            <w14:ligatures w14:val="none"/>
                          </w:rPr>
                        </w:del>
                      </m:ctrlPr>
                    </m:e>
                    <m:sub>
                      <m:r>
                        <w:del w:id="888" w:author="yun qiao" w:date="2026-04-25T15:15:00Z">
                          <w:rPr>
                            <w:rFonts w:ascii="Cambria Math" w:eastAsia="宋体" w:hAnsi="Cambria Math" w:cs="Times New Roman"/>
                            <w:color w:val="000000" w:themeColor="text1"/>
                            <w:sz w:val="28"/>
                            <w:szCs w:val="28"/>
                            <w14:ligatures w14:val="none"/>
                          </w:rPr>
                          <m:t>&lt;t</m:t>
                        </w:del>
                      </m:r>
                    </m:sub>
                  </m:sSub>
                  <m:r>
                    <w:del w:id="889" w:author="yun qiao" w:date="2026-04-25T15:15:00Z">
                      <w:rPr>
                        <w:rFonts w:ascii="Cambria Math" w:eastAsia="宋体" w:hAnsi="Cambria Math" w:cs="Times New Roman"/>
                        <w:color w:val="000000" w:themeColor="text1"/>
                        <w:sz w:val="28"/>
                        <w:szCs w:val="28"/>
                        <w14:ligatures w14:val="none"/>
                      </w:rPr>
                      <m:t>,c</m:t>
                    </w:del>
                  </m:r>
                  <m:ctrlPr>
                    <w:del w:id="890" w:author="yun qiao" w:date="2026-04-25T15:16:00Z">
                      <w:rPr>
                        <w:rFonts w:ascii="Cambria Math" w:eastAsia="宋体" w:hAnsi="Cambria Math" w:cs="Times New Roman"/>
                        <w:i/>
                        <w:color w:val="000000" w:themeColor="text1"/>
                        <w:sz w:val="28"/>
                        <w:szCs w:val="28"/>
                        <w14:ligatures w14:val="none"/>
                      </w:rPr>
                    </w:del>
                  </m:ctrlPr>
                </m:e>
              </m:d>
              <m:r>
                <w:del w:id="891" w:author="yun qiao" w:date="2026-04-25T15:16:00Z">
                  <m:rPr>
                    <m:sty m:val="p"/>
                  </m:rPr>
                  <w:rPr>
                    <w:rFonts w:ascii="Cambria Math" w:eastAsia="宋体" w:hAnsi="Cambria Math" w:cs="Times New Roman" w:hint="eastAsia"/>
                    <w:color w:val="000000" w:themeColor="text1"/>
                    <w:sz w:val="28"/>
                    <w:szCs w:val="28"/>
                    <w14:ligatures w14:val="none"/>
                  </w:rPr>
                  <m:t>⊙</m:t>
                </w:del>
              </m:r>
              <m:sSub>
                <m:sSubPr>
                  <m:ctrlPr>
                    <w:del w:id="892" w:author="yun qiao" w:date="2026-04-25T15:15:00Z">
                      <w:rPr>
                        <w:rFonts w:ascii="Cambria Math" w:eastAsia="宋体" w:hAnsi="Cambria Math" w:cs="Times New Roman"/>
                        <w:i/>
                        <w:color w:val="000000" w:themeColor="text1"/>
                        <w:sz w:val="28"/>
                        <w:szCs w:val="28"/>
                        <w14:ligatures w14:val="none"/>
                      </w:rPr>
                    </w:del>
                  </m:ctrlPr>
                </m:sSubPr>
                <m:e>
                  <m:r>
                    <w:del w:id="893" w:author="yun qiao" w:date="2026-04-25T15:15:00Z">
                      <w:rPr>
                        <w:rFonts w:ascii="Cambria Math" w:eastAsia="宋体" w:hAnsi="Cambria Math" w:cs="Times New Roman"/>
                        <w:color w:val="000000" w:themeColor="text1"/>
                        <w:sz w:val="28"/>
                        <w:szCs w:val="28"/>
                        <w14:ligatures w14:val="none"/>
                      </w:rPr>
                      <m:t>m</m:t>
                    </w:del>
                  </m:r>
                  <m:ctrlPr>
                    <w:del w:id="894" w:author="yun qiao" w:date="2026-04-25T15:15:00Z">
                      <w:rPr>
                        <w:rFonts w:ascii="Cambria Math" w:eastAsia="宋体" w:hAnsi="Cambria Math" w:cs="Times New Roman"/>
                        <w:color w:val="000000" w:themeColor="text1"/>
                        <w:sz w:val="28"/>
                        <w:szCs w:val="28"/>
                        <w14:ligatures w14:val="none"/>
                      </w:rPr>
                    </w:del>
                  </m:ctrlPr>
                </m:e>
                <m:sub>
                  <m:r>
                    <w:del w:id="895" w:author="yun qiao" w:date="2026-04-25T15:15:00Z">
                      <w:rPr>
                        <w:rFonts w:ascii="Cambria Math" w:eastAsia="宋体" w:hAnsi="Cambria Math" w:cs="Times New Roman"/>
                        <w:color w:val="000000" w:themeColor="text1"/>
                        <w:sz w:val="28"/>
                        <w:szCs w:val="28"/>
                        <w14:ligatures w14:val="none"/>
                      </w:rPr>
                      <m:t>t</m:t>
                    </w:del>
                  </m:r>
                </m:sub>
              </m:sSub>
              <m:ctrlPr>
                <w:del w:id="896" w:author="yun qiao" w:date="2026-04-25T15:16:00Z">
                  <w:rPr>
                    <w:rFonts w:ascii="Cambria Math" w:eastAsia="宋体" w:hAnsi="Cambria Math" w:cs="Times New Roman"/>
                    <w:i/>
                    <w:color w:val="000000" w:themeColor="text1"/>
                    <w:sz w:val="28"/>
                    <w:szCs w:val="28"/>
                    <w14:ligatures w14:val="none"/>
                  </w:rPr>
                </w:del>
              </m:ctrlPr>
            </m:e>
          </m:d>
        </m:oMath>
      </m:oMathPara>
    </w:p>
    <w:p w14:paraId="425277D1" w14:textId="1722E7D8" w:rsidR="0069252C" w:rsidRPr="0069252C" w:rsidRDefault="00000000" w:rsidP="0069252C">
      <w:pPr>
        <w:spacing w:after="0" w:line="480" w:lineRule="exact"/>
        <w:ind w:firstLineChars="200" w:firstLine="560"/>
        <w:jc w:val="both"/>
        <w:rPr>
          <w:ins w:id="897" w:author="yun qiao" w:date="2026-04-25T15:22:00Z"/>
          <w:rFonts w:ascii="Times New Roman" w:eastAsia="宋体" w:hAnsi="Times New Roman" w:cs="Times New Roman"/>
          <w:b/>
          <w:bCs/>
          <w:color w:val="000000" w:themeColor="text1"/>
          <w:sz w:val="28"/>
          <w:szCs w:val="28"/>
          <w14:ligatures w14:val="none"/>
          <w:rPrChange w:id="898" w:author="yun qiao" w:date="2026-04-25T15:23:00Z">
            <w:rPr>
              <w:ins w:id="899" w:author="yun qiao" w:date="2026-04-25T15:22:00Z"/>
              <w:rFonts w:ascii="Times New Roman" w:eastAsia="宋体" w:hAnsi="Times New Roman" w:cs="Times New Roman"/>
              <w:color w:val="000000" w:themeColor="text1"/>
              <w:sz w:val="28"/>
              <w:szCs w:val="28"/>
              <w14:ligatures w14:val="none"/>
            </w:rPr>
          </w:rPrChange>
        </w:rPr>
      </w:pPr>
      <w:r>
        <w:rPr>
          <w:rFonts w:ascii="Times New Roman" w:eastAsia="宋体" w:hAnsi="Times New Roman" w:cs="Times New Roman"/>
          <w:color w:val="000000" w:themeColor="text1"/>
          <w:sz w:val="28"/>
          <w:szCs w:val="28"/>
          <w14:ligatures w14:val="none"/>
        </w:rPr>
        <w:t>其中，</w:t>
      </w:r>
      <m:oMath>
        <m:sSub>
          <m:sSubPr>
            <m:ctrlPr>
              <w:ins w:id="900" w:author="yun qiao" w:date="2026-04-25T15:17:00Z">
                <w:rPr>
                  <w:rFonts w:ascii="Cambria Math" w:eastAsia="宋体" w:hAnsi="Cambria Math" w:cs="Times New Roman"/>
                  <w:i/>
                  <w:color w:val="000000" w:themeColor="text1"/>
                  <w:sz w:val="28"/>
                  <w:szCs w:val="20"/>
                  <w14:ligatures w14:val="none"/>
                </w:rPr>
              </w:ins>
            </m:ctrlPr>
          </m:sSubPr>
          <m:e>
            <m:r>
              <w:ins w:id="901" w:author="yun qiao" w:date="2026-04-25T15:17:00Z">
                <w:rPr>
                  <w:rFonts w:ascii="Cambria Math" w:eastAsia="宋体" w:hAnsi="Cambria Math" w:cs="等线"/>
                  <w:color w:val="000000" w:themeColor="text1"/>
                  <w:sz w:val="28"/>
                  <w14:ligatures w14:val="none"/>
                </w:rPr>
                <m:t>y</m:t>
              </w:ins>
            </m:r>
          </m:e>
          <m:sub>
            <m:r>
              <w:ins w:id="902" w:author="yun qiao" w:date="2026-04-25T15:17:00Z">
                <w:rPr>
                  <w:rFonts w:ascii="Cambria Math" w:eastAsia="宋体" w:hAnsi="Cambria Math" w:cs="等线"/>
                  <w:color w:val="000000" w:themeColor="text1"/>
                  <w:sz w:val="28"/>
                  <w14:ligatures w14:val="none"/>
                </w:rPr>
                <m:t>t</m:t>
              </w:ins>
            </m:r>
          </m:sub>
        </m:sSub>
      </m:oMath>
      <w:ins w:id="903" w:author="yun qiao" w:date="2026-04-25T15:17:00Z">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w:ins>
      <m:oMath>
        <m:sSub>
          <m:sSubPr>
            <m:ctrlPr>
              <w:ins w:id="904" w:author="yun qiao" w:date="2026-04-25T15:17:00Z">
                <w:rPr>
                  <w:rFonts w:ascii="Cambria Math" w:eastAsia="宋体" w:hAnsi="Cambria Math" w:cs="Times New Roman"/>
                  <w:i/>
                  <w:color w:val="000000" w:themeColor="text1"/>
                  <w:sz w:val="28"/>
                  <w:szCs w:val="20"/>
                  <w14:ligatures w14:val="none"/>
                </w:rPr>
              </w:ins>
            </m:ctrlPr>
          </m:sSubPr>
          <m:e>
            <m:r>
              <w:ins w:id="905" w:author="yun qiao" w:date="2026-04-25T15:17:00Z">
                <w:rPr>
                  <w:rFonts w:ascii="Cambria Math" w:eastAsia="宋体" w:hAnsi="Cambria Math" w:cs="等线"/>
                  <w:color w:val="000000" w:themeColor="text1"/>
                  <w:sz w:val="28"/>
                  <w14:ligatures w14:val="none"/>
                </w:rPr>
                <m:t>y</m:t>
              </w:ins>
            </m:r>
          </m:e>
          <m:sub>
            <m:r>
              <w:ins w:id="906" w:author="yun qiao" w:date="2026-04-25T15:17:00Z">
                <w:rPr>
                  <w:rFonts w:ascii="Cambria Math" w:eastAsia="宋体" w:hAnsi="Cambria Math" w:cs="等线"/>
                  <w:color w:val="000000" w:themeColor="text1"/>
                  <w:sz w:val="28"/>
                  <w14:ligatures w14:val="none"/>
                </w:rPr>
                <m:t>&lt;t</m:t>
              </w:ins>
            </m:r>
          </m:sub>
        </m:sSub>
      </m:oMath>
      <w:ins w:id="907" w:author="yun qiao" w:date="2026-04-25T15:17:00Z">
        <w:r>
          <w:rPr>
            <w:rFonts w:ascii="Times New Roman" w:eastAsia="宋体" w:hAnsi="Times New Roman" w:cs="等线" w:hint="eastAsia"/>
            <w:color w:val="000000" w:themeColor="text1"/>
            <w:sz w:val="28"/>
            <w14:ligatures w14:val="none"/>
          </w:rPr>
          <w:t>表示已生成的序列，</w:t>
        </w:r>
      </w:ins>
      <w:del w:id="908" w:author="yun qiao" w:date="2026-04-25T15:19:00Z">
        <w:r>
          <w:rPr>
            <w:rFonts w:ascii="宋体" w:eastAsia="宋体" w:hAnsi="宋体" w:cs="宋体" w:hint="eastAsia"/>
            <w:color w:val="000000" w:themeColor="text1"/>
            <w:sz w:val="28"/>
            <w:szCs w:val="28"/>
            <w14:ligatures w14:val="none"/>
          </w:rPr>
          <w:delText>⊙</w:delText>
        </w:r>
        <w:r>
          <w:rPr>
            <w:rFonts w:ascii="Times New Roman" w:eastAsia="宋体" w:hAnsi="Times New Roman" w:cs="Times New Roman"/>
            <w:color w:val="000000" w:themeColor="text1"/>
            <w:sz w:val="28"/>
            <w:szCs w:val="28"/>
            <w14:ligatures w14:val="none"/>
          </w:rPr>
          <w:delText>表示逐元素乘法，</w:delText>
        </w:r>
      </w:del>
      <m:oMath>
        <m:r>
          <w:ins w:id="909" w:author="yun qiao" w:date="2026-04-25T15:18:00Z">
            <w:rPr>
              <w:rFonts w:ascii="Cambria Math" w:eastAsia="宋体" w:hAnsi="Cambria Math" w:cs="Times New Roman" w:hint="eastAsia"/>
              <w:color w:val="000000" w:themeColor="text1"/>
              <w:sz w:val="28"/>
              <w:szCs w:val="28"/>
              <w14:ligatures w14:val="none"/>
            </w:rPr>
            <m:t>P</m:t>
          </w:ins>
        </m:r>
        <m:d>
          <m:dPr>
            <m:sepChr m:val="∣"/>
            <m:ctrlPr>
              <w:ins w:id="910" w:author="yun qiao" w:date="2026-04-25T15:18:00Z">
                <w:rPr>
                  <w:rFonts w:ascii="Cambria Math" w:eastAsia="宋体" w:hAnsi="Cambria Math" w:cs="Times New Roman"/>
                  <w:i/>
                  <w:color w:val="000000" w:themeColor="text1"/>
                  <w:sz w:val="28"/>
                  <w:szCs w:val="28"/>
                  <w14:ligatures w14:val="none"/>
                </w:rPr>
              </w:ins>
            </m:ctrlPr>
          </m:dPr>
          <m:e>
            <m:sSub>
              <m:sSubPr>
                <m:ctrlPr>
                  <w:ins w:id="911" w:author="yun qiao" w:date="2026-04-25T15:18:00Z">
                    <w:rPr>
                      <w:rFonts w:ascii="Cambria Math" w:eastAsia="宋体" w:hAnsi="Cambria Math" w:cs="Times New Roman"/>
                      <w:i/>
                      <w:color w:val="000000" w:themeColor="text1"/>
                      <w:sz w:val="28"/>
                      <w:szCs w:val="28"/>
                      <w14:ligatures w14:val="none"/>
                    </w:rPr>
                  </w:ins>
                </m:ctrlPr>
              </m:sSubPr>
              <m:e>
                <m:r>
                  <w:ins w:id="912" w:author="yun qiao" w:date="2026-04-25T15:18:00Z">
                    <w:rPr>
                      <w:rFonts w:ascii="Cambria Math" w:eastAsia="宋体" w:hAnsi="Cambria Math" w:cs="Times New Roman" w:hint="eastAsia"/>
                      <w:color w:val="000000" w:themeColor="text1"/>
                      <w:sz w:val="28"/>
                      <w:szCs w:val="28"/>
                      <w14:ligatures w14:val="none"/>
                    </w:rPr>
                    <m:t>y</m:t>
                  </w:ins>
                </m:r>
              </m:e>
              <m:sub>
                <m:r>
                  <w:ins w:id="913" w:author="yun qiao" w:date="2026-04-25T15:18:00Z">
                    <w:rPr>
                      <w:rFonts w:ascii="Cambria Math" w:eastAsia="宋体" w:hAnsi="Cambria Math" w:cs="Times New Roman" w:hint="eastAsia"/>
                      <w:color w:val="000000" w:themeColor="text1"/>
                      <w:sz w:val="28"/>
                      <w:szCs w:val="28"/>
                      <w14:ligatures w14:val="none"/>
                    </w:rPr>
                    <m:t>t</m:t>
                  </w:ins>
                </m:r>
              </m:sub>
            </m:sSub>
            <m:ctrlPr>
              <w:ins w:id="914" w:author="yun qiao" w:date="2026-04-25T15:18:00Z">
                <w:rPr>
                  <w:rFonts w:ascii="Cambria Math" w:eastAsia="宋体" w:hAnsi="Cambria Math" w:cs="Times New Roman"/>
                  <w:color w:val="000000" w:themeColor="text1"/>
                  <w:sz w:val="28"/>
                  <w:szCs w:val="28"/>
                  <w14:ligatures w14:val="none"/>
                </w:rPr>
              </w:ins>
            </m:ctrlPr>
          </m:e>
          <m:e>
            <m:sSub>
              <m:sSubPr>
                <m:ctrlPr>
                  <w:ins w:id="915" w:author="yun qiao" w:date="2026-04-25T15:18:00Z">
                    <w:rPr>
                      <w:rFonts w:ascii="Cambria Math" w:eastAsia="宋体" w:hAnsi="Cambria Math" w:cs="Times New Roman"/>
                      <w:i/>
                      <w:color w:val="000000" w:themeColor="text1"/>
                      <w:sz w:val="28"/>
                      <w:szCs w:val="28"/>
                      <w14:ligatures w14:val="none"/>
                    </w:rPr>
                  </w:ins>
                </m:ctrlPr>
              </m:sSubPr>
              <m:e>
                <m:r>
                  <w:ins w:id="916" w:author="yun qiao" w:date="2026-04-25T15:18:00Z">
                    <w:rPr>
                      <w:rFonts w:ascii="Cambria Math" w:eastAsia="宋体" w:hAnsi="Cambria Math" w:cs="Times New Roman" w:hint="eastAsia"/>
                      <w:color w:val="000000" w:themeColor="text1"/>
                      <w:sz w:val="28"/>
                      <w:szCs w:val="28"/>
                      <w14:ligatures w14:val="none"/>
                    </w:rPr>
                    <m:t>y</m:t>
                  </w:ins>
                </m:r>
                <m:ctrlPr>
                  <w:ins w:id="917" w:author="yun qiao" w:date="2026-04-25T15:18:00Z">
                    <w:rPr>
                      <w:rFonts w:ascii="Cambria Math" w:eastAsia="宋体" w:hAnsi="Cambria Math" w:cs="Times New Roman"/>
                      <w:color w:val="000000" w:themeColor="text1"/>
                      <w:sz w:val="28"/>
                      <w:szCs w:val="28"/>
                      <w14:ligatures w14:val="none"/>
                    </w:rPr>
                  </w:ins>
                </m:ctrlPr>
              </m:e>
              <m:sub>
                <m:r>
                  <w:ins w:id="918" w:author="yun qiao" w:date="2026-04-25T15:18:00Z">
                    <w:rPr>
                      <w:rFonts w:ascii="Cambria Math" w:eastAsia="宋体" w:hAnsi="Cambria Math" w:cs="Times New Roman" w:hint="eastAsia"/>
                      <w:color w:val="000000" w:themeColor="text1"/>
                      <w:sz w:val="28"/>
                      <w:szCs w:val="28"/>
                      <w14:ligatures w14:val="none"/>
                    </w:rPr>
                    <m:t>&lt;t</m:t>
                  </w:ins>
                </m:r>
              </m:sub>
            </m:sSub>
            <m:r>
              <w:ins w:id="919" w:author="yun qiao" w:date="2026-04-25T15:18:00Z">
                <w:rPr>
                  <w:rFonts w:ascii="Cambria Math" w:eastAsia="宋体" w:hAnsi="Cambria Math" w:cs="Times New Roman" w:hint="eastAsia"/>
                  <w:color w:val="000000" w:themeColor="text1"/>
                  <w:sz w:val="28"/>
                  <w:szCs w:val="28"/>
                  <w14:ligatures w14:val="none"/>
                </w:rPr>
                <m:t>,c</m:t>
              </w:ins>
            </m:r>
          </m:e>
        </m:d>
      </m:oMath>
      <w:ins w:id="920" w:author="yun qiao" w:date="2026-04-25T15:17:00Z">
        <w:r>
          <w:rPr>
            <w:rFonts w:ascii="Times New Roman" w:eastAsia="宋体" w:hAnsi="Times New Roman" w:cs="Times New Roman"/>
            <w:color w:val="000000" w:themeColor="text1"/>
            <w:sz w:val="28"/>
            <w:szCs w:val="28"/>
            <w14:ligatures w14:val="none"/>
          </w:rPr>
          <w:t>表示模型在当前条件下对候选操作原语的原始生成概率分布；</w:t>
        </w:r>
      </w:ins>
      <m:oMath>
        <m:sSub>
          <m:sSubPr>
            <m:ctrlPr>
              <w:ins w:id="921" w:author="yun qiao" w:date="2026-04-25T15:20:00Z">
                <w:rPr>
                  <w:rFonts w:ascii="Cambria Math" w:eastAsia="宋体" w:hAnsi="Cambria Math" w:cs="Times New Roman"/>
                  <w:i/>
                  <w:color w:val="000000" w:themeColor="text1"/>
                  <w:sz w:val="28"/>
                  <w:szCs w:val="28"/>
                  <w14:ligatures w14:val="none"/>
                </w:rPr>
              </w:ins>
            </m:ctrlPr>
          </m:sSubPr>
          <m:e>
            <m:r>
              <w:ins w:id="922" w:author="yun qiao" w:date="2026-04-25T15:20:00Z">
                <w:rPr>
                  <w:rFonts w:ascii="Cambria Math" w:eastAsia="宋体" w:hAnsi="Cambria Math" w:cs="Times New Roman"/>
                  <w:color w:val="000000" w:themeColor="text1"/>
                  <w:sz w:val="28"/>
                  <w:szCs w:val="28"/>
                  <w14:ligatures w14:val="none"/>
                </w:rPr>
                <m:t>m</m:t>
              </w:ins>
            </m:r>
          </m:e>
          <m:sub>
            <m:r>
              <w:ins w:id="923" w:author="yun qiao" w:date="2026-04-25T15:20:00Z">
                <w:rPr>
                  <w:rFonts w:ascii="Cambria Math" w:eastAsia="宋体" w:hAnsi="Cambria Math" w:cs="Times New Roman"/>
                  <w:color w:val="000000" w:themeColor="text1"/>
                  <w:sz w:val="28"/>
                  <w:szCs w:val="28"/>
                  <w14:ligatures w14:val="none"/>
                </w:rPr>
                <m:t>t</m:t>
              </w:ins>
            </m:r>
          </m:sub>
        </m:sSub>
        <m:r>
          <w:ins w:id="924" w:author="yun qiao" w:date="2026-04-25T15:20:00Z">
            <m:rPr>
              <m:sty m:val="p"/>
            </m:rPr>
            <w:rPr>
              <w:rFonts w:ascii="Cambria Math" w:eastAsia="宋体" w:hAnsi="Cambria Math" w:cs="Times New Roman" w:hint="eastAsia"/>
              <w:color w:val="000000" w:themeColor="text1"/>
              <w:sz w:val="28"/>
              <w:szCs w:val="28"/>
              <w14:ligatures w14:val="none"/>
            </w:rPr>
            <m:t>∈</m:t>
          </w:ins>
        </m:r>
        <m:r>
          <w:ins w:id="925" w:author="yun qiao" w:date="2026-04-25T15:20:00Z">
            <m:rPr>
              <m:lit/>
              <m:sty m:val="p"/>
            </m:rPr>
            <w:rPr>
              <w:rFonts w:ascii="Cambria Math" w:eastAsia="宋体" w:hAnsi="Cambria Math" w:cs="Times New Roman" w:hint="eastAsia"/>
              <w:color w:val="000000" w:themeColor="text1"/>
              <w:sz w:val="28"/>
              <w:szCs w:val="28"/>
              <w14:ligatures w14:val="none"/>
            </w:rPr>
            <m:t>{0,1</m:t>
          </w:ins>
        </m:r>
        <m:sSup>
          <m:sSupPr>
            <m:ctrlPr>
              <w:ins w:id="926" w:author="yun qiao" w:date="2026-04-25T15:20:00Z">
                <w:rPr>
                  <w:rFonts w:ascii="Cambria Math" w:eastAsia="宋体" w:hAnsi="Cambria Math" w:cs="Times New Roman"/>
                  <w:i/>
                  <w:color w:val="000000" w:themeColor="text1"/>
                  <w:sz w:val="28"/>
                  <w:szCs w:val="28"/>
                  <w14:ligatures w14:val="none"/>
                </w:rPr>
              </w:ins>
            </m:ctrlPr>
          </m:sSupPr>
          <m:e>
            <m:r>
              <w:ins w:id="927" w:author="yun qiao" w:date="2026-04-25T15:20:00Z">
                <m:rPr>
                  <m:lit/>
                </m:rPr>
                <w:rPr>
                  <w:rFonts w:ascii="Cambria Math" w:eastAsia="宋体" w:hAnsi="Cambria Math" w:cs="Times New Roman"/>
                  <w:color w:val="000000" w:themeColor="text1"/>
                  <w:sz w:val="28"/>
                  <w:szCs w:val="28"/>
                  <w14:ligatures w14:val="none"/>
                </w:rPr>
                <m:t>}</m:t>
              </w:ins>
            </m:r>
          </m:e>
          <m:sup>
            <m:d>
              <m:dPr>
                <m:begChr m:val="|"/>
                <m:endChr m:val="|"/>
                <m:ctrlPr>
                  <w:ins w:id="928" w:author="yun qiao" w:date="2026-04-25T15:20:00Z">
                    <w:rPr>
                      <w:rFonts w:ascii="Cambria Math" w:eastAsia="宋体" w:hAnsi="Cambria Math" w:cs="Times New Roman"/>
                      <w:i/>
                      <w:color w:val="000000" w:themeColor="text1"/>
                      <w:sz w:val="28"/>
                      <w:szCs w:val="28"/>
                      <w14:ligatures w14:val="none"/>
                    </w:rPr>
                  </w:ins>
                </m:ctrlPr>
              </m:dPr>
              <m:e>
                <m:sSub>
                  <m:sSubPr>
                    <m:ctrlPr>
                      <w:ins w:id="929" w:author="yun qiao" w:date="2026-04-25T15:20:00Z">
                        <w:rPr>
                          <w:rFonts w:ascii="Cambria Math" w:eastAsia="宋体" w:hAnsi="Cambria Math" w:cs="Times New Roman"/>
                          <w:i/>
                          <w:color w:val="000000" w:themeColor="text1"/>
                          <w:sz w:val="28"/>
                          <w:szCs w:val="28"/>
                          <w14:ligatures w14:val="none"/>
                        </w:rPr>
                      </w:ins>
                    </m:ctrlPr>
                  </m:sSubPr>
                  <m:e>
                    <m:r>
                      <w:ins w:id="930" w:author="yun qiao" w:date="2026-04-25T15:20:00Z">
                        <m:rPr>
                          <m:scr m:val="script"/>
                        </m:rPr>
                        <w:rPr>
                          <w:rFonts w:ascii="Cambria Math" w:eastAsia="宋体" w:hAnsi="Cambria Math" w:cs="Times New Roman"/>
                          <w:color w:val="000000" w:themeColor="text1"/>
                          <w:sz w:val="28"/>
                          <w:szCs w:val="28"/>
                          <w14:ligatures w14:val="none"/>
                        </w:rPr>
                        <m:t>L</m:t>
                      </w:ins>
                    </m:r>
                  </m:e>
                  <m:sub>
                    <m:r>
                      <w:ins w:id="931" w:author="yun qiao" w:date="2026-04-25T15:20:00Z">
                        <w:rPr>
                          <w:rFonts w:ascii="Cambria Math" w:eastAsia="宋体" w:hAnsi="Cambria Math" w:cs="Times New Roman"/>
                          <w:color w:val="000000" w:themeColor="text1"/>
                          <w:sz w:val="28"/>
                          <w:szCs w:val="28"/>
                          <w14:ligatures w14:val="none"/>
                        </w:rPr>
                        <m:t>3</m:t>
                      </w:ins>
                    </m:r>
                  </m:sub>
                </m:sSub>
              </m:e>
            </m:d>
          </m:sup>
        </m:sSup>
      </m:oMath>
      <w:ins w:id="932" w:author="yun qiao" w:date="2026-04-25T15:19:00Z">
        <w:r>
          <w:rPr>
            <w:rFonts w:ascii="Times New Roman" w:eastAsia="宋体" w:hAnsi="Times New Roman" w:cs="Times New Roman"/>
            <w:color w:val="000000" w:themeColor="text1"/>
            <w:sz w:val="28"/>
            <w:szCs w:val="28"/>
            <w14:ligatures w14:val="none"/>
          </w:rPr>
          <w:t>表示候选屏蔽向量，其维度与操作原语词表大小一致；</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表示逐元素乘法，用于将不满足约束条件的候选操作原语对应概率置</w:t>
        </w:r>
        <w:r>
          <w:rPr>
            <w:rFonts w:ascii="Times New Roman" w:eastAsia="宋体" w:hAnsi="Times New Roman" w:cs="Times New Roman" w:hint="eastAsia"/>
            <w:color w:val="000000" w:themeColor="text1"/>
            <w:sz w:val="28"/>
            <w:szCs w:val="28"/>
            <w14:ligatures w14:val="none"/>
          </w:rPr>
          <w:t>零；</w:t>
        </w:r>
      </w:ins>
      <m:oMath>
        <m:r>
          <w:del w:id="933" w:author="yun qiao" w:date="2026-04-25T15:20:00Z">
            <m:rPr>
              <m:sty m:val="p"/>
            </m:rPr>
            <w:rPr>
              <w:rFonts w:ascii="Cambria Math" w:eastAsia="宋体" w:hAnsi="Cambria Math" w:cs="Times New Roman" w:hint="eastAsia"/>
              <w:color w:val="000000" w:themeColor="text1"/>
              <w:sz w:val="28"/>
              <w:szCs w:val="28"/>
              <w14:ligatures w14:val="none"/>
            </w:rPr>
            <m:t>∈</m:t>
          </w:del>
        </m:r>
      </m:oMath>
      <w:r>
        <w:rPr>
          <w:rFonts w:ascii="Times New Roman" w:eastAsia="宋体" w:hAnsi="Times New Roman" w:cs="Times New Roman"/>
          <w:color w:val="000000" w:themeColor="text1"/>
          <w:sz w:val="28"/>
          <w:szCs w:val="28"/>
          <w14:ligatures w14:val="none"/>
        </w:rPr>
        <w:t>Normalize</w:t>
      </w:r>
      <w:r>
        <w:rPr>
          <w:rFonts w:ascii="Times New Roman" w:eastAsia="宋体" w:hAnsi="Times New Roman" w:cs="Times New Roman"/>
          <w:color w:val="000000" w:themeColor="text1"/>
          <w:sz w:val="28"/>
          <w:szCs w:val="28"/>
          <w14:ligatures w14:val="none"/>
        </w:rPr>
        <w:t>表示对筛选后的候选集合进行重新归一化</w:t>
      </w:r>
      <w:ins w:id="934" w:author="yun qiao" w:date="2026-04-25T15:21:00Z">
        <w:r>
          <w:rPr>
            <w:rFonts w:ascii="Times New Roman" w:eastAsia="宋体" w:hAnsi="Times New Roman" w:cs="Times New Roman" w:hint="eastAsia"/>
            <w:color w:val="000000" w:themeColor="text1"/>
            <w:sz w:val="28"/>
            <w:szCs w:val="28"/>
            <w14:ligatures w14:val="none"/>
          </w:rPr>
          <w:t>，使其满足概率分布约束；</w:t>
        </w:r>
      </w:ins>
      <m:oMath>
        <m:acc>
          <m:accPr>
            <m:chr m:val="̃"/>
            <m:ctrlPr>
              <w:ins w:id="935" w:author="yun qiao" w:date="2026-04-25T15:22:00Z">
                <w:rPr>
                  <w:rFonts w:ascii="Cambria Math" w:eastAsia="宋体" w:hAnsi="Cambria Math" w:cs="Times New Roman"/>
                  <w:color w:val="000000" w:themeColor="text1"/>
                  <w:sz w:val="28"/>
                  <w:szCs w:val="28"/>
                  <w14:ligatures w14:val="none"/>
                </w:rPr>
              </w:ins>
            </m:ctrlPr>
          </m:accPr>
          <m:e>
            <m:r>
              <w:ins w:id="936" w:author="yun qiao" w:date="2026-04-25T15:22:00Z">
                <w:rPr>
                  <w:rFonts w:ascii="Cambria Math" w:eastAsia="宋体" w:hAnsi="Cambria Math" w:cs="Times New Roman" w:hint="eastAsia"/>
                  <w:color w:val="000000" w:themeColor="text1"/>
                  <w:sz w:val="28"/>
                  <w:szCs w:val="28"/>
                  <w14:ligatures w14:val="none"/>
                </w:rPr>
                <m:t>P</m:t>
              </w:ins>
            </m:r>
          </m:e>
        </m:acc>
        <m:d>
          <m:dPr>
            <m:ctrlPr>
              <w:ins w:id="937" w:author="yun qiao" w:date="2026-04-25T15:22:00Z">
                <w:rPr>
                  <w:rFonts w:ascii="Cambria Math" w:eastAsia="宋体" w:hAnsi="Cambria Math" w:cs="Times New Roman"/>
                  <w:i/>
                  <w:color w:val="000000" w:themeColor="text1"/>
                  <w:sz w:val="28"/>
                  <w:szCs w:val="28"/>
                  <w14:ligatures w14:val="none"/>
                </w:rPr>
              </w:ins>
            </m:ctrlPr>
          </m:dPr>
          <m:e>
            <m:sSub>
              <m:sSubPr>
                <m:ctrlPr>
                  <w:ins w:id="938" w:author="yun qiao" w:date="2026-04-25T15:22:00Z">
                    <w:rPr>
                      <w:rFonts w:ascii="Cambria Math" w:eastAsia="宋体" w:hAnsi="Cambria Math" w:cs="Times New Roman"/>
                      <w:i/>
                      <w:color w:val="000000" w:themeColor="text1"/>
                      <w:sz w:val="28"/>
                      <w:szCs w:val="28"/>
                      <w14:ligatures w14:val="none"/>
                    </w:rPr>
                  </w:ins>
                </m:ctrlPr>
              </m:sSubPr>
              <m:e>
                <m:r>
                  <w:ins w:id="939" w:author="yun qiao" w:date="2026-04-25T15:22:00Z">
                    <w:rPr>
                      <w:rFonts w:ascii="Cambria Math" w:eastAsia="宋体" w:hAnsi="Cambria Math" w:cs="Times New Roman" w:hint="eastAsia"/>
                      <w:color w:val="000000" w:themeColor="text1"/>
                      <w:sz w:val="28"/>
                      <w:szCs w:val="28"/>
                      <w14:ligatures w14:val="none"/>
                    </w:rPr>
                    <m:t>y</m:t>
                  </w:ins>
                </m:r>
              </m:e>
              <m:sub>
                <m:r>
                  <w:ins w:id="940" w:author="yun qiao" w:date="2026-04-25T15:22:00Z">
                    <w:rPr>
                      <w:rFonts w:ascii="Cambria Math" w:eastAsia="宋体" w:hAnsi="Cambria Math" w:cs="Times New Roman" w:hint="eastAsia"/>
                      <w:color w:val="000000" w:themeColor="text1"/>
                      <w:sz w:val="28"/>
                      <w:szCs w:val="28"/>
                      <w14:ligatures w14:val="none"/>
                    </w:rPr>
                    <m:t>t</m:t>
                  </w:ins>
                </m:r>
              </m:sub>
            </m:sSub>
          </m:e>
        </m:d>
      </m:oMath>
      <w:ins w:id="941" w:author="yun qiao" w:date="2026-04-25T15:22:00Z">
        <w:r>
          <w:rPr>
            <w:rFonts w:ascii="Times New Roman" w:eastAsia="宋体" w:hAnsi="Times New Roman" w:cs="Times New Roman"/>
            <w:color w:val="000000" w:themeColor="text1"/>
            <w:sz w:val="28"/>
            <w:szCs w:val="28"/>
            <w14:ligatures w14:val="none"/>
          </w:rPr>
          <w:t>表示在引入结构约束后的候选操作原语概率分布</w:t>
        </w:r>
      </w:ins>
      <w:r>
        <w:rPr>
          <w:rFonts w:ascii="Times New Roman" w:eastAsia="宋体" w:hAnsi="Times New Roman" w:cs="Times New Roman"/>
          <w:color w:val="000000" w:themeColor="text1"/>
          <w:sz w:val="28"/>
          <w:szCs w:val="28"/>
          <w14:ligatures w14:val="none"/>
        </w:rPr>
        <w:t>。</w:t>
      </w:r>
      <w:ins w:id="942" w:author="yun qiao" w:date="2026-04-25T15:23:00Z">
        <w:r>
          <w:rPr>
            <w:rFonts w:ascii="Times New Roman" w:eastAsia="宋体" w:hAnsi="Times New Roman" w:cs="Times New Roman"/>
            <w:color w:val="000000" w:themeColor="text1"/>
            <w:sz w:val="28"/>
            <w:szCs w:val="28"/>
            <w14:ligatures w14:val="none"/>
          </w:rPr>
          <w:t>所述计算过程通过将候选屏蔽向量与原始概率分布进行逐元素相乘，对不满足结构约束条件的候选操作原语进行概率抑制或屏蔽，并对剩余候选项进行归一化处理，从而在概率空间内实现约束驱动的候选筛选。</w:t>
        </w:r>
      </w:ins>
    </w:p>
    <w:p w14:paraId="58FDBB63" w14:textId="77777777" w:rsidR="0069252C" w:rsidRPr="0069252C" w:rsidRDefault="0069252C" w:rsidP="0069252C">
      <w:pPr>
        <w:spacing w:after="0" w:line="480" w:lineRule="exact"/>
        <w:ind w:firstLineChars="200" w:firstLine="560"/>
        <w:jc w:val="both"/>
        <w:rPr>
          <w:ins w:id="943" w:author="yun qiao" w:date="2026-04-25T15:23:00Z"/>
          <w:rFonts w:ascii="Times New Roman" w:eastAsia="宋体" w:hAnsi="Times New Roman" w:cs="Times New Roman"/>
          <w:color w:val="000000" w:themeColor="text1"/>
          <w:sz w:val="28"/>
          <w:szCs w:val="28"/>
          <w14:ligatures w14:val="none"/>
        </w:rPr>
      </w:pPr>
      <w:ins w:id="944" w:author="yun qiao" w:date="2026-04-25T15:23:00Z">
        <w:r>
          <w:rPr>
            <w:rFonts w:ascii="Times New Roman" w:eastAsia="宋体" w:hAnsi="Times New Roman" w:cs="Times New Roman"/>
            <w:color w:val="000000" w:themeColor="text1"/>
            <w:sz w:val="28"/>
            <w:szCs w:val="28"/>
            <w14:ligatures w14:val="none"/>
          </w:rPr>
          <w:t>对于不满足约束条件的候选操作原语，其对应概率在筛选过程中</w:t>
        </w:r>
        <w:proofErr w:type="gramStart"/>
        <w:r>
          <w:rPr>
            <w:rFonts w:ascii="Times New Roman" w:eastAsia="宋体" w:hAnsi="Times New Roman" w:cs="Times New Roman"/>
            <w:color w:val="000000" w:themeColor="text1"/>
            <w:sz w:val="28"/>
            <w:szCs w:val="28"/>
            <w14:ligatures w14:val="none"/>
          </w:rPr>
          <w:t>被置零或</w:t>
        </w:r>
        <w:proofErr w:type="gramEnd"/>
        <w:r>
          <w:rPr>
            <w:rFonts w:ascii="Times New Roman" w:eastAsia="宋体" w:hAnsi="Times New Roman" w:cs="Times New Roman"/>
            <w:color w:val="000000" w:themeColor="text1"/>
            <w:sz w:val="28"/>
            <w:szCs w:val="28"/>
            <w14:ligatures w14:val="none"/>
          </w:rPr>
          <w:t>显著降低，从而不参与当前时间步的选择过程。</w:t>
        </w:r>
      </w:ins>
    </w:p>
    <w:p w14:paraId="7D4E2AA1" w14:textId="28E40BBB" w:rsidR="003E6244"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ins w:id="945" w:author="yun qiao" w:date="2026-04-25T15:23:00Z">
        <w:r>
          <w:rPr>
            <w:rFonts w:ascii="Times New Roman" w:eastAsia="宋体" w:hAnsi="Times New Roman" w:cs="Times New Roman"/>
            <w:color w:val="000000" w:themeColor="text1"/>
            <w:sz w:val="28"/>
            <w:szCs w:val="28"/>
            <w14:ligatures w14:val="none"/>
          </w:rPr>
          <w:lastRenderedPageBreak/>
          <w:t>进一步地，所述筛选与归一化过程等价于在解码过程中对原始概率分布施加结构化约束，使不满足约束条件的生成路径在概率空间中被有效剔除，从而保证生成序列满足地理处理任务中的结构约束与语义一致性</w:t>
        </w:r>
      </w:ins>
      <w:del w:id="946" w:author="yun qiao" w:date="2026-04-25T15:23:00Z">
        <w:r>
          <w:rPr>
            <w:rFonts w:ascii="Times New Roman" w:eastAsia="宋体" w:hAnsi="Times New Roman" w:cs="Times New Roman" w:hint="eastAsia"/>
            <w:color w:val="000000" w:themeColor="text1"/>
            <w:sz w:val="28"/>
            <w:szCs w:val="28"/>
            <w14:ligatures w14:val="none"/>
          </w:rPr>
          <w:delText>对于不满足约束条件的候选操作原语，其生成概率被抑制或置零，使其不参与当前时间步的选择过程。</w:delText>
        </w:r>
        <w:r>
          <w:rPr>
            <w:rFonts w:ascii="Times New Roman" w:eastAsia="宋体" w:hAnsi="Times New Roman" w:cs="Times New Roman"/>
            <w:color w:val="000000" w:themeColor="text1"/>
            <w:sz w:val="28"/>
            <w:szCs w:val="28"/>
            <w14:ligatures w14:val="none"/>
          </w:rPr>
          <w:delText>进一步地，所述筛选与归一化过程等价于在解码过程中对原始概率分布施加结构化约束，从而将不满足约束条件的生成路径从概率空间中剔除</w:delText>
        </w:r>
      </w:del>
      <w:r>
        <w:rPr>
          <w:rFonts w:ascii="Times New Roman" w:eastAsia="宋体" w:hAnsi="Times New Roman" w:cs="Times New Roman"/>
          <w:color w:val="000000" w:themeColor="text1"/>
          <w:sz w:val="28"/>
          <w:szCs w:val="28"/>
          <w14:ligatures w14:val="none"/>
        </w:rPr>
        <w:t>。</w:t>
      </w:r>
    </w:p>
    <w:p w14:paraId="0275FE9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、多候选操作原语序列生成策略。</w:t>
      </w:r>
    </w:p>
    <w:p w14:paraId="03B3A99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1E7DC014" w14:textId="77777777" w:rsidR="003E6244" w:rsidRPr="00CF68B4" w:rsidDel="00CF68B4" w:rsidRDefault="00000000">
      <w:pPr>
        <w:spacing w:after="0" w:line="480" w:lineRule="exact"/>
        <w:ind w:firstLineChars="200" w:firstLine="560"/>
        <w:jc w:val="both"/>
        <w:rPr>
          <w:del w:id="947" w:author="yun qiao" w:date="2026-04-25T15:26:00Z"/>
          <w:rFonts w:ascii="Times New Roman" w:eastAsia="宋体" w:hAnsi="Times New Roman" w:cs="Times New Roman"/>
          <w:i/>
          <w:color w:val="000000" w:themeColor="text1"/>
          <w:sz w:val="28"/>
          <w:szCs w:val="28"/>
          <w14:ligatures w14:val="none"/>
          <w:rPrChange w:id="948" w:author="yun qiao" w:date="2026-04-25T15:26:00Z">
            <w:rPr>
              <w:del w:id="949" w:author="yun qiao" w:date="2026-04-25T15:26:00Z"/>
              <w:rFonts w:ascii="Times New Roman" w:eastAsia="宋体" w:hAnsi="Times New Roman" w:cs="Times New Roman"/>
              <w:color w:val="000000" w:themeColor="text1"/>
              <w:sz w:val="28"/>
              <w:szCs w:val="28"/>
              <w14:ligatures w14:val="none"/>
            </w:rPr>
          </w:rPrChang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w:t>
      </w:r>
      <w:proofErr w:type="gramStart"/>
      <w:r>
        <w:rPr>
          <w:rFonts w:ascii="Times New Roman" w:eastAsia="宋体" w:hAnsi="Times New Roman" w:cs="Times New Roman"/>
          <w:color w:val="000000" w:themeColor="text1"/>
          <w:sz w:val="28"/>
          <w:szCs w:val="28"/>
          <w14:ligatures w14:val="none"/>
        </w:rPr>
        <w:t>一时间步对满足</w:t>
      </w:r>
      <w:proofErr w:type="gramEnd"/>
      <w:r>
        <w:rPr>
          <w:rFonts w:ascii="Times New Roman" w:eastAsia="宋体" w:hAnsi="Times New Roman" w:cs="Times New Roman"/>
          <w:color w:val="000000" w:themeColor="text1"/>
          <w:sz w:val="28"/>
          <w:szCs w:val="28"/>
          <w14:ligatures w14:val="none"/>
        </w:rPr>
        <w:t>约束条件的候选操作原语进行扩展，并保留若干得分较高的候选路径。设候选操作原语序列为</w:t>
      </w:r>
      <w:del w:id="950" w:author="yun qiao" w:date="2026-04-25T15:26:00Z">
        <w:r>
          <w:rPr>
            <w:rFonts w:ascii="Times New Roman" w:eastAsia="宋体" w:hAnsi="Times New Roman" w:cs="Times New Roman"/>
            <w:color w:val="000000" w:themeColor="text1"/>
            <w:sz w:val="28"/>
            <w:szCs w:val="28"/>
            <w14:ligatures w14:val="none"/>
          </w:rPr>
          <w:delText>：</w:delText>
        </w:r>
      </w:del>
    </w:p>
    <w:p w14:paraId="593E8EE7" w14:textId="3187E2BD" w:rsidR="003E6244" w:rsidRPr="00CF68B4" w:rsidDel="00CF68B4" w:rsidRDefault="00CF68B4">
      <w:pPr>
        <w:spacing w:after="0" w:line="480" w:lineRule="exact"/>
        <w:ind w:firstLineChars="200" w:firstLine="560"/>
        <w:jc w:val="both"/>
        <w:rPr>
          <w:del w:id="951" w:author="yun qiao" w:date="2026-04-25T15:26:00Z"/>
          <w:rFonts w:ascii="Cambria Math" w:eastAsia="宋体" w:hAnsi="Cambria Math" w:cs="Times New Roman"/>
          <w:i/>
          <w:color w:val="000000" w:themeColor="text1"/>
          <w:sz w:val="28"/>
          <w:szCs w:val="28"/>
          <w14:ligatures w14:val="none"/>
          <w:rPrChange w:id="952" w:author="yun qiao" w:date="2026-04-25T15:25:00Z">
            <w:rPr>
              <w:del w:id="953" w:author="yun qiao" w:date="2026-04-25T15:26:00Z"/>
              <w:rFonts w:ascii="Times New Roman" w:eastAsia="宋体" w:hAnsi="Times New Roman" w:cs="Times New Roman"/>
              <w:color w:val="000000" w:themeColor="text1"/>
              <w:sz w:val="28"/>
              <w:szCs w:val="28"/>
              <w14:ligatures w14:val="none"/>
            </w:rPr>
          </w:rPrChange>
        </w:rPr>
        <w:pPrChange w:id="954" w:author="yun qiao" w:date="2026-04-25T15:26:00Z">
          <w:pPr>
            <w:spacing w:after="0" w:line="480" w:lineRule="exact"/>
            <w:jc w:val="both"/>
          </w:pPr>
        </w:pPrChange>
      </w:pPr>
      <m:oMath>
        <m:r>
          <w:ins w:id="955" w:author="yun qiao" w:date="2026-04-25T15:25:00Z">
            <w:rPr>
              <w:rFonts w:ascii="Cambria Math" w:eastAsia="宋体" w:hAnsi="Cambria Math" w:cs="Times New Roman"/>
              <w:color w:val="000000" w:themeColor="text1"/>
              <w:sz w:val="28"/>
              <w:szCs w:val="28"/>
              <w14:ligatures w14:val="none"/>
            </w:rPr>
            <m:t>Y</m:t>
          </w:ins>
        </m:r>
        <m:r>
          <w:del w:id="956" w:author="yun qiao" w:date="2026-04-25T15:25:00Z">
            <w:rPr>
              <w:rFonts w:ascii="Cambria Math" w:eastAsia="宋体" w:hAnsi="Cambria Math" w:cs="Times New Roman"/>
              <w:color w:val="000000" w:themeColor="text1"/>
              <w:sz w:val="28"/>
              <w:szCs w:val="28"/>
              <w14:ligatures w14:val="none"/>
            </w:rPr>
            <m:t>O</m:t>
          </w:del>
        </m:r>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957" w:author="yun qiao" w:date="2026-04-25T15:25:00Z">
                <w:rPr>
                  <w:rFonts w:ascii="Cambria Math" w:eastAsia="宋体" w:hAnsi="Cambria Math" w:cs="Times New Roman"/>
                  <w:color w:val="000000" w:themeColor="text1"/>
                  <w:sz w:val="28"/>
                  <w:szCs w:val="28"/>
                  <w14:ligatures w14:val="none"/>
                </w:rPr>
                <m:t>y</m:t>
              </w:ins>
            </m:r>
            <m:r>
              <w:del w:id="958"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959" w:author="yun qiao" w:date="2026-04-25T15:25:00Z">
                <w:rPr>
                  <w:rFonts w:ascii="Cambria Math" w:eastAsia="宋体" w:hAnsi="Cambria Math" w:cs="Times New Roman"/>
                  <w:color w:val="000000" w:themeColor="text1"/>
                  <w:sz w:val="28"/>
                  <w:szCs w:val="28"/>
                  <w14:ligatures w14:val="none"/>
                </w:rPr>
                <m:t>y</m:t>
              </w:ins>
            </m:r>
            <m:r>
              <w:del w:id="960"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961" w:author="yun qiao" w:date="2026-04-25T15:25:00Z">
                <w:rPr>
                  <w:rFonts w:ascii="Cambria Math" w:eastAsia="宋体" w:hAnsi="Cambria Math" w:cs="Times New Roman"/>
                  <w:color w:val="000000" w:themeColor="text1"/>
                  <w:sz w:val="28"/>
                  <w:szCs w:val="28"/>
                  <w14:ligatures w14:val="none"/>
                </w:rPr>
                <m:t>y</m:t>
              </w:ins>
            </m:r>
            <m:r>
              <w:del w:id="962"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w:ins w:id="963" w:author="yun qiao" w:date="2026-04-25T15:26:00Z">
        <w:r>
          <w:rPr>
            <w:rFonts w:ascii="Times New Roman" w:eastAsia="宋体" w:hAnsi="Times New Roman" w:cs="Times New Roman" w:hint="eastAsia"/>
            <w:color w:val="000000" w:themeColor="text1"/>
            <w:sz w:val="28"/>
            <w:szCs w:val="28"/>
            <w14:ligatures w14:val="none"/>
          </w:rPr>
          <w:t>，</w:t>
        </w:r>
      </w:ins>
    </w:p>
    <w:p w14:paraId="4FFD2818" w14:textId="77777777" w:rsidR="003E6244" w:rsidRDefault="00000000" w:rsidP="00CF68B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其累计生成得分可表示为：</w:t>
      </w:r>
    </w:p>
    <w:p w14:paraId="3DF7FFBA" w14:textId="410F431A" w:rsidR="003E6244" w:rsidRPr="00CF68B4" w:rsidRDefault="00CF68B4">
      <w:pPr>
        <w:spacing w:after="0" w:line="360" w:lineRule="auto"/>
        <w:ind w:firstLineChars="200" w:firstLine="560"/>
        <w:jc w:val="both"/>
        <w:rPr>
          <w:rFonts w:ascii="Cambria Math" w:eastAsia="宋体" w:hAnsi="Cambria Math" w:cs="Times New Roman"/>
          <w:i/>
          <w:color w:val="000000" w:themeColor="text1"/>
          <w:sz w:val="28"/>
          <w:szCs w:val="28"/>
          <w14:ligatures w14:val="none"/>
          <w:rPrChange w:id="964" w:author="yun qiao" w:date="2026-04-25T15:26:00Z">
            <w:rPr>
              <w:rFonts w:ascii="Times New Roman" w:eastAsia="宋体" w:hAnsi="Times New Roman" w:cs="Times New Roman"/>
              <w:color w:val="000000" w:themeColor="text1"/>
              <w:sz w:val="28"/>
              <w:szCs w:val="28"/>
              <w14:ligatures w14:val="none"/>
            </w:rPr>
          </w:rPrChang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del w:id="965" w:author="yun qiao" w:date="2026-04-25T15:25:00Z">
                  <w:rPr>
                    <w:rFonts w:ascii="Cambria Math" w:eastAsia="宋体" w:hAnsi="Cambria Math" w:cs="Times New Roman"/>
                    <w:color w:val="000000" w:themeColor="text1"/>
                    <w:sz w:val="28"/>
                    <w:szCs w:val="28"/>
                    <w14:ligatures w14:val="none"/>
                  </w:rPr>
                  <m:t>O</m:t>
                </w:del>
              </m:r>
              <m:r>
                <w:ins w:id="966" w:author="yun qiao" w:date="2026-04-25T15:25:00Z">
                  <w:rPr>
                    <w:rFonts w:ascii="Cambria Math" w:eastAsia="宋体" w:hAnsi="Cambria Math" w:cs="Times New Roman"/>
                    <w:color w:val="000000" w:themeColor="text1"/>
                    <w:sz w:val="28"/>
                    <w:szCs w:val="28"/>
                    <w14:ligatures w14:val="none"/>
                  </w:rPr>
                  <m:t>Y</m:t>
                </w:ins>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i/>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sub>
            <m:sup>
              <m:r>
                <w:rPr>
                  <w:rFonts w:ascii="Cambria Math" w:eastAsia="宋体" w:hAnsi="Cambria Math" w:cs="Times New Roman"/>
                  <w:color w:val="000000" w:themeColor="text1"/>
                  <w:sz w:val="28"/>
                  <w:szCs w:val="28"/>
                  <w14:ligatures w14:val="none"/>
                </w:rPr>
                <m:t>T</m:t>
              </m:r>
            </m:sup>
            <m:e>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967" w:author="yun qiao" w:date="2026-04-25T15:25:00Z">
                          <w:rPr>
                            <w:rFonts w:ascii="Cambria Math" w:eastAsia="宋体" w:hAnsi="Cambria Math" w:cs="Times New Roman"/>
                            <w:color w:val="000000" w:themeColor="text1"/>
                            <w:sz w:val="28"/>
                            <w:szCs w:val="28"/>
                            <w14:ligatures w14:val="none"/>
                          </w:rPr>
                          <m:t>y</m:t>
                        </w:ins>
                      </m:r>
                      <m:r>
                        <w:del w:id="968" w:author="yun qiao" w:date="2026-04-25T15:25: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ins w:id="969" w:author="yun qiao" w:date="2026-04-25T15:26:00Z">
                          <w:rPr>
                            <w:rFonts w:ascii="Cambria Math" w:eastAsia="宋体" w:hAnsi="Cambria Math" w:cs="Times New Roman"/>
                            <w:color w:val="000000" w:themeColor="text1"/>
                            <w:sz w:val="28"/>
                            <w:szCs w:val="28"/>
                            <w14:ligatures w14:val="none"/>
                          </w:rPr>
                          <m:t>y</m:t>
                        </w:ins>
                      </m:r>
                      <m:r>
                        <w:del w:id="970" w:author="yun qiao" w:date="2026-04-25T15:26:00Z">
                          <w:rPr>
                            <w:rFonts w:ascii="Cambria Math" w:eastAsia="宋体" w:hAnsi="Cambria Math" w:cs="Times New Roman"/>
                            <w:color w:val="000000" w:themeColor="text1"/>
                            <w:sz w:val="28"/>
                            <w:szCs w:val="28"/>
                            <w14:ligatures w14:val="none"/>
                          </w:rPr>
                          <m:t>o</m:t>
                        </w:del>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e>
          </m:nary>
        </m:oMath>
      </m:oMathPara>
    </w:p>
    <w:p w14:paraId="599FBADF" w14:textId="4A061899" w:rsidR="00CF68B4" w:rsidRDefault="00CF68B4">
      <w:pPr>
        <w:spacing w:after="0" w:line="480" w:lineRule="exact"/>
        <w:ind w:firstLineChars="200" w:firstLine="560"/>
        <w:jc w:val="both"/>
        <w:rPr>
          <w:ins w:id="971" w:author="yun qiao" w:date="2026-04-25T15:26:00Z"/>
          <w:rFonts w:ascii="Cambria Math" w:eastAsia="宋体" w:hAnsi="Cambria Math" w:cs="Times New Roman"/>
          <w:iCs/>
          <w:color w:val="000000" w:themeColor="text1"/>
          <w:sz w:val="28"/>
          <w:szCs w:val="28"/>
          <w14:ligatures w14:val="none"/>
        </w:rPr>
      </w:pPr>
      <w:ins w:id="972" w:author="yun qiao" w:date="2026-04-25T15:26:00Z">
        <w:r>
          <w:rPr>
            <w:rFonts w:ascii="Cambria Math" w:eastAsia="宋体" w:hAnsi="Cambria Math" w:cs="Times New Roman" w:hint="eastAsia"/>
            <w:iCs/>
            <w:color w:val="000000" w:themeColor="text1"/>
            <w:sz w:val="28"/>
            <w:szCs w:val="28"/>
            <w14:ligatures w14:val="none"/>
          </w:rPr>
          <w:t>其中，</w:t>
        </w:r>
      </w:ins>
      <m:oMath>
        <m:sSub>
          <m:sSubPr>
            <m:ctrlPr>
              <w:ins w:id="973" w:author="yun qiao" w:date="2026-04-25T15:27:00Z">
                <w:rPr>
                  <w:rFonts w:ascii="Cambria Math" w:eastAsia="宋体" w:hAnsi="Cambria Math" w:cs="Times New Roman"/>
                  <w:i/>
                  <w:color w:val="000000" w:themeColor="text1"/>
                  <w:sz w:val="28"/>
                  <w:szCs w:val="20"/>
                  <w14:ligatures w14:val="none"/>
                </w:rPr>
              </w:ins>
            </m:ctrlPr>
          </m:sSubPr>
          <m:e>
            <m:r>
              <w:ins w:id="974" w:author="yun qiao" w:date="2026-04-25T15:27:00Z">
                <w:rPr>
                  <w:rFonts w:ascii="Cambria Math" w:eastAsia="宋体" w:hAnsi="Cambria Math" w:cs="等线"/>
                  <w:color w:val="000000" w:themeColor="text1"/>
                  <w:sz w:val="28"/>
                  <w14:ligatures w14:val="none"/>
                </w:rPr>
                <m:t>y</m:t>
              </w:ins>
            </m:r>
          </m:e>
          <m:sub>
            <m:r>
              <w:ins w:id="975" w:author="yun qiao" w:date="2026-04-25T15:27:00Z">
                <w:rPr>
                  <w:rFonts w:ascii="Cambria Math" w:eastAsia="宋体" w:hAnsi="Cambria Math" w:cs="等线"/>
                  <w:color w:val="000000" w:themeColor="text1"/>
                  <w:sz w:val="28"/>
                  <w14:ligatures w14:val="none"/>
                </w:rPr>
                <m:t>t</m:t>
              </w:ins>
            </m:r>
          </m:sub>
        </m:sSub>
      </m:oMath>
      <w:ins w:id="976" w:author="yun qiao" w:date="2026-04-25T15:27:00Z">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w:ins>
      <m:oMath>
        <m:sSub>
          <m:sSubPr>
            <m:ctrlPr>
              <w:ins w:id="977" w:author="yun qiao" w:date="2026-04-25T15:27:00Z">
                <w:rPr>
                  <w:rFonts w:ascii="Cambria Math" w:eastAsia="宋体" w:hAnsi="Cambria Math" w:cs="Times New Roman"/>
                  <w:i/>
                  <w:color w:val="000000" w:themeColor="text1"/>
                  <w:sz w:val="28"/>
                  <w:szCs w:val="20"/>
                  <w14:ligatures w14:val="none"/>
                </w:rPr>
              </w:ins>
            </m:ctrlPr>
          </m:sSubPr>
          <m:e>
            <m:r>
              <w:ins w:id="978" w:author="yun qiao" w:date="2026-04-25T15:27:00Z">
                <w:rPr>
                  <w:rFonts w:ascii="Cambria Math" w:eastAsia="宋体" w:hAnsi="Cambria Math" w:cs="等线"/>
                  <w:color w:val="000000" w:themeColor="text1"/>
                  <w:sz w:val="28"/>
                  <w14:ligatures w14:val="none"/>
                </w:rPr>
                <m:t>y</m:t>
              </w:ins>
            </m:r>
          </m:e>
          <m:sub>
            <m:r>
              <w:ins w:id="979" w:author="yun qiao" w:date="2026-04-25T15:27:00Z">
                <w:rPr>
                  <w:rFonts w:ascii="Cambria Math" w:eastAsia="宋体" w:hAnsi="Cambria Math" w:cs="等线"/>
                  <w:color w:val="000000" w:themeColor="text1"/>
                  <w:sz w:val="28"/>
                  <w14:ligatures w14:val="none"/>
                </w:rPr>
                <m:t>&lt;t</m:t>
              </w:ins>
            </m:r>
          </m:sub>
        </m:sSub>
      </m:oMath>
      <w:ins w:id="980" w:author="yun qiao" w:date="2026-04-25T15:27:00Z">
        <w:r>
          <w:rPr>
            <w:rFonts w:ascii="Times New Roman" w:eastAsia="宋体" w:hAnsi="Times New Roman" w:cs="等线" w:hint="eastAsia"/>
            <w:color w:val="000000" w:themeColor="text1"/>
            <w:sz w:val="28"/>
            <w14:ligatures w14:val="none"/>
          </w:rPr>
          <w:t>表示已生成的序列，</w:t>
        </w:r>
      </w:ins>
      <m:oMath>
        <m:r>
          <w:ins w:id="981" w:author="yun qiao" w:date="2026-04-25T15:27:00Z">
            <w:rPr>
              <w:rFonts w:ascii="Cambria Math" w:eastAsia="宋体" w:hAnsi="Cambria Math" w:cs="Times New Roman" w:hint="eastAsia"/>
              <w:color w:val="000000" w:themeColor="text1"/>
              <w:sz w:val="28"/>
              <w:szCs w:val="28"/>
              <w14:ligatures w14:val="none"/>
            </w:rPr>
            <m:t>P</m:t>
          </w:ins>
        </m:r>
        <m:d>
          <m:dPr>
            <m:sepChr m:val="∣"/>
            <m:ctrlPr>
              <w:ins w:id="982" w:author="yun qiao" w:date="2026-04-25T15:27:00Z">
                <w:rPr>
                  <w:rFonts w:ascii="Cambria Math" w:eastAsia="宋体" w:hAnsi="Cambria Math" w:cs="Times New Roman"/>
                  <w:i/>
                  <w:color w:val="000000" w:themeColor="text1"/>
                  <w:sz w:val="28"/>
                  <w:szCs w:val="28"/>
                  <w14:ligatures w14:val="none"/>
                </w:rPr>
              </w:ins>
            </m:ctrlPr>
          </m:dPr>
          <m:e>
            <m:sSub>
              <m:sSubPr>
                <m:ctrlPr>
                  <w:ins w:id="983" w:author="yun qiao" w:date="2026-04-25T15:27:00Z">
                    <w:rPr>
                      <w:rFonts w:ascii="Cambria Math" w:eastAsia="宋体" w:hAnsi="Cambria Math" w:cs="Times New Roman"/>
                      <w:i/>
                      <w:color w:val="000000" w:themeColor="text1"/>
                      <w:sz w:val="28"/>
                      <w:szCs w:val="28"/>
                      <w14:ligatures w14:val="none"/>
                    </w:rPr>
                  </w:ins>
                </m:ctrlPr>
              </m:sSubPr>
              <m:e>
                <m:r>
                  <w:ins w:id="984" w:author="yun qiao" w:date="2026-04-25T15:27:00Z">
                    <w:rPr>
                      <w:rFonts w:ascii="Cambria Math" w:eastAsia="宋体" w:hAnsi="Cambria Math" w:cs="Times New Roman" w:hint="eastAsia"/>
                      <w:color w:val="000000" w:themeColor="text1"/>
                      <w:sz w:val="28"/>
                      <w:szCs w:val="28"/>
                      <w14:ligatures w14:val="none"/>
                    </w:rPr>
                    <m:t>y</m:t>
                  </w:ins>
                </m:r>
              </m:e>
              <m:sub>
                <m:r>
                  <w:ins w:id="985" w:author="yun qiao" w:date="2026-04-25T15:27:00Z">
                    <w:rPr>
                      <w:rFonts w:ascii="Cambria Math" w:eastAsia="宋体" w:hAnsi="Cambria Math" w:cs="Times New Roman" w:hint="eastAsia"/>
                      <w:color w:val="000000" w:themeColor="text1"/>
                      <w:sz w:val="28"/>
                      <w:szCs w:val="28"/>
                      <w14:ligatures w14:val="none"/>
                    </w:rPr>
                    <m:t>t</m:t>
                  </w:ins>
                </m:r>
              </m:sub>
            </m:sSub>
            <m:ctrlPr>
              <w:ins w:id="986" w:author="yun qiao" w:date="2026-04-25T15:27:00Z">
                <w:rPr>
                  <w:rFonts w:ascii="Cambria Math" w:eastAsia="宋体" w:hAnsi="Cambria Math" w:cs="Times New Roman"/>
                  <w:color w:val="000000" w:themeColor="text1"/>
                  <w:sz w:val="28"/>
                  <w:szCs w:val="28"/>
                  <w14:ligatures w14:val="none"/>
                </w:rPr>
              </w:ins>
            </m:ctrlPr>
          </m:e>
          <m:e>
            <m:sSub>
              <m:sSubPr>
                <m:ctrlPr>
                  <w:ins w:id="987" w:author="yun qiao" w:date="2026-04-25T15:27:00Z">
                    <w:rPr>
                      <w:rFonts w:ascii="Cambria Math" w:eastAsia="宋体" w:hAnsi="Cambria Math" w:cs="Times New Roman"/>
                      <w:i/>
                      <w:color w:val="000000" w:themeColor="text1"/>
                      <w:sz w:val="28"/>
                      <w:szCs w:val="28"/>
                      <w14:ligatures w14:val="none"/>
                    </w:rPr>
                  </w:ins>
                </m:ctrlPr>
              </m:sSubPr>
              <m:e>
                <m:r>
                  <w:ins w:id="988" w:author="yun qiao" w:date="2026-04-25T15:27:00Z">
                    <w:rPr>
                      <w:rFonts w:ascii="Cambria Math" w:eastAsia="宋体" w:hAnsi="Cambria Math" w:cs="Times New Roman" w:hint="eastAsia"/>
                      <w:color w:val="000000" w:themeColor="text1"/>
                      <w:sz w:val="28"/>
                      <w:szCs w:val="28"/>
                      <w14:ligatures w14:val="none"/>
                    </w:rPr>
                    <m:t>y</m:t>
                  </w:ins>
                </m:r>
                <m:ctrlPr>
                  <w:ins w:id="989" w:author="yun qiao" w:date="2026-04-25T15:27:00Z">
                    <w:rPr>
                      <w:rFonts w:ascii="Cambria Math" w:eastAsia="宋体" w:hAnsi="Cambria Math" w:cs="Times New Roman"/>
                      <w:color w:val="000000" w:themeColor="text1"/>
                      <w:sz w:val="28"/>
                      <w:szCs w:val="28"/>
                      <w14:ligatures w14:val="none"/>
                    </w:rPr>
                  </w:ins>
                </m:ctrlPr>
              </m:e>
              <m:sub>
                <m:r>
                  <w:ins w:id="990" w:author="yun qiao" w:date="2026-04-25T15:27:00Z">
                    <w:rPr>
                      <w:rFonts w:ascii="Cambria Math" w:eastAsia="宋体" w:hAnsi="Cambria Math" w:cs="Times New Roman" w:hint="eastAsia"/>
                      <w:color w:val="000000" w:themeColor="text1"/>
                      <w:sz w:val="28"/>
                      <w:szCs w:val="28"/>
                      <w14:ligatures w14:val="none"/>
                    </w:rPr>
                    <m:t>&lt;t</m:t>
                  </w:ins>
                </m:r>
              </m:sub>
            </m:sSub>
            <m:r>
              <w:ins w:id="991" w:author="yun qiao" w:date="2026-04-25T15:27:00Z">
                <w:rPr>
                  <w:rFonts w:ascii="Cambria Math" w:eastAsia="宋体" w:hAnsi="Cambria Math" w:cs="Times New Roman" w:hint="eastAsia"/>
                  <w:color w:val="000000" w:themeColor="text1"/>
                  <w:sz w:val="28"/>
                  <w:szCs w:val="28"/>
                  <w14:ligatures w14:val="none"/>
                </w:rPr>
                <m:t>,c</m:t>
              </w:ins>
            </m:r>
          </m:e>
        </m:d>
      </m:oMath>
      <w:ins w:id="992" w:author="yun qiao" w:date="2026-04-25T15:27:00Z">
        <w:r>
          <w:rPr>
            <w:rFonts w:ascii="Times New Roman" w:eastAsia="宋体" w:hAnsi="Times New Roman" w:cs="Times New Roman"/>
            <w:color w:val="000000" w:themeColor="text1"/>
            <w:sz w:val="28"/>
            <w:szCs w:val="28"/>
            <w14:ligatures w14:val="none"/>
          </w:rPr>
          <w:t>表示模型在当前条件下对候选操作原语的原始生成概率分布</w:t>
        </w:r>
        <w:r>
          <w:rPr>
            <w:rFonts w:ascii="Times New Roman" w:eastAsia="宋体" w:hAnsi="Times New Roman" w:cs="Times New Roman" w:hint="eastAsia"/>
            <w:color w:val="000000" w:themeColor="text1"/>
            <w:sz w:val="28"/>
            <w:szCs w:val="28"/>
            <w14:ligatures w14:val="none"/>
          </w:rPr>
          <w:t>；</w:t>
        </w:r>
      </w:ins>
      <m:oMath>
        <m:r>
          <w:ins w:id="993" w:author="yun qiao" w:date="2026-04-25T15:27:00Z">
            <w:rPr>
              <w:rFonts w:ascii="Cambria Math" w:eastAsia="宋体" w:hAnsi="Cambria Math" w:cs="Times New Roman"/>
              <w:color w:val="000000" w:themeColor="text1"/>
              <w:sz w:val="28"/>
              <w:szCs w:val="28"/>
              <w14:ligatures w14:val="none"/>
            </w:rPr>
            <m:t>Score</m:t>
          </w:ins>
        </m:r>
        <m:d>
          <m:dPr>
            <m:ctrlPr>
              <w:ins w:id="994" w:author="yun qiao" w:date="2026-04-25T15:27:00Z">
                <w:rPr>
                  <w:rFonts w:ascii="Cambria Math" w:eastAsia="宋体" w:hAnsi="Cambria Math" w:cs="Times New Roman"/>
                  <w:i/>
                  <w:color w:val="000000" w:themeColor="text1"/>
                  <w:sz w:val="28"/>
                  <w:szCs w:val="28"/>
                  <w14:ligatures w14:val="none"/>
                </w:rPr>
              </w:ins>
            </m:ctrlPr>
          </m:dPr>
          <m:e>
            <m:r>
              <w:ins w:id="995" w:author="yun qiao" w:date="2026-04-25T15:27:00Z">
                <w:rPr>
                  <w:rFonts w:ascii="Cambria Math" w:eastAsia="宋体" w:hAnsi="Cambria Math" w:cs="Times New Roman"/>
                  <w:color w:val="000000" w:themeColor="text1"/>
                  <w:sz w:val="28"/>
                  <w:szCs w:val="28"/>
                  <w14:ligatures w14:val="none"/>
                </w:rPr>
                <m:t>Y</m:t>
              </w:ins>
            </m:r>
          </m:e>
        </m:d>
      </m:oMath>
      <w:ins w:id="996" w:author="yun qiao" w:date="2026-04-25T15:27:00Z">
        <w:r>
          <w:rPr>
            <w:rFonts w:ascii="Times New Roman" w:eastAsia="宋体" w:hAnsi="Times New Roman" w:cs="Times New Roman"/>
            <w:color w:val="000000" w:themeColor="text1"/>
            <w:sz w:val="28"/>
            <w:szCs w:val="28"/>
            <w14:ligatures w14:val="none"/>
          </w:rPr>
          <w:t>表示候选序列的累计生成得分。所述累计得分通过对各时间步的对数生成概率进行累加，用于刻画候选序列在整体生成过程中的概率一致性与语义合理性，从而为多候选路径之间的排序与筛选提供依据。</w:t>
        </w:r>
      </w:ins>
    </w:p>
    <w:p w14:paraId="7467C645" w14:textId="19B54188" w:rsidR="003E6244"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813"/>
    </w:p>
    <w:p w14:paraId="7044D930"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997" w:name="_Hlk227245766"/>
      <w:r>
        <w:rPr>
          <w:rFonts w:ascii="Times New Roman" w:eastAsia="宋体" w:hAnsi="Times New Roman" w:cs="Times New Roman"/>
          <w:color w:val="000000" w:themeColor="text1"/>
          <w:sz w:val="28"/>
          <w:szCs w:val="28"/>
          <w14:ligatures w14:val="none"/>
        </w:rPr>
        <w:lastRenderedPageBreak/>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w:t>
      </w:r>
      <w:bookmarkStart w:id="998" w:name="_Hlk227245790"/>
      <w:r>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bookmarkEnd w:id="997"/>
      <w:bookmarkEnd w:id="998"/>
      <w:r>
        <w:rPr>
          <w:rFonts w:ascii="Times New Roman" w:eastAsia="宋体" w:hAnsi="Times New Roman" w:cs="Times New Roman" w:hint="eastAsia"/>
          <w:color w:val="000000" w:themeColor="text1"/>
          <w:sz w:val="28"/>
          <w:szCs w:val="28"/>
          <w14:ligatures w14:val="none"/>
        </w:rPr>
        <w:t>。</w:t>
      </w:r>
    </w:p>
    <w:p w14:paraId="606FE99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999" w:name="_Hlk227690918"/>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999"/>
    <w:p w14:paraId="1C4D0AC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040631C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000" w:name="_Hlk227245807"/>
      <w:r>
        <w:rPr>
          <w:rFonts w:ascii="Times New Roman" w:eastAsia="宋体" w:hAnsi="Times New Roman" w:cs="Times New Roman"/>
          <w:color w:val="000000" w:themeColor="text1"/>
          <w:sz w:val="28"/>
          <w:szCs w:val="28"/>
          <w14:ligatures w14:val="none"/>
        </w:rPr>
        <w:t>在本实施方式中，</w:t>
      </w:r>
      <w:ins w:id="1001" w:author="yun qiao" w:date="2026-04-25T15:29:00Z">
        <w:r>
          <w:rPr>
            <w:rFonts w:ascii="Times New Roman" w:eastAsia="宋体" w:hAnsi="Times New Roman" w:cs="Times New Roman" w:hint="eastAsia"/>
            <w:color w:val="000000" w:themeColor="text1"/>
            <w:sz w:val="28"/>
            <w:szCs w:val="28"/>
            <w14:ligatures w14:val="none"/>
          </w:rPr>
          <w:t>设</w:t>
        </w:r>
      </w:ins>
      <w:del w:id="1002" w:author="yun qiao" w:date="2026-04-25T15:29:00Z">
        <w:r>
          <w:rPr>
            <w:rFonts w:ascii="Times New Roman" w:eastAsia="宋体" w:hAnsi="Times New Roman" w:cs="Times New Roman"/>
            <w:color w:val="000000" w:themeColor="text1"/>
            <w:sz w:val="28"/>
            <w:szCs w:val="28"/>
            <w14:ligatures w14:val="none"/>
          </w:rPr>
          <w:delText>以下以</w:delText>
        </w:r>
      </w:del>
      <m:oMath>
        <m:sSub>
          <m:sSubPr>
            <m:ctrlPr>
              <w:rPr>
                <w:rFonts w:ascii="Cambria Math" w:eastAsia="宋体" w:hAnsi="Cambria Math" w:cs="Times New Roman"/>
                <w:i/>
                <w:color w:val="000000" w:themeColor="text1"/>
                <w:sz w:val="28"/>
                <w:szCs w:val="28"/>
                <w14:ligatures w14:val="none"/>
              </w:rPr>
            </m:ctrlPr>
          </m:sSubPr>
          <m:e>
            <m:r>
              <w:ins w:id="1003" w:author="yun qiao" w:date="2026-04-25T15:30:00Z">
                <w:rPr>
                  <w:rFonts w:ascii="Cambria Math" w:eastAsia="宋体" w:hAnsi="Cambria Math" w:cs="Times New Roman" w:hint="eastAsia"/>
                  <w:color w:val="000000" w:themeColor="text1"/>
                  <w:sz w:val="28"/>
                  <w:szCs w:val="28"/>
                  <w14:ligatures w14:val="none"/>
                </w:rPr>
                <m:t>y</m:t>
              </w:ins>
            </m:r>
            <m:r>
              <w:del w:id="1004" w:author="yun qiao" w:date="2026-04-25T15:30: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proofErr w:type="gramStart"/>
      <w:r>
        <w:rPr>
          <w:rFonts w:ascii="Times New Roman" w:eastAsia="宋体" w:hAnsi="Times New Roman" w:cs="Times New Roman"/>
          <w:color w:val="000000" w:themeColor="text1"/>
          <w:sz w:val="28"/>
          <w:szCs w:val="28"/>
          <w14:ligatures w14:val="none"/>
        </w:rPr>
        <w:t>个</w:t>
      </w:r>
      <w:proofErr w:type="gramEnd"/>
      <w:r>
        <w:rPr>
          <w:rFonts w:ascii="Times New Roman" w:eastAsia="宋体" w:hAnsi="Times New Roman" w:cs="Times New Roman"/>
          <w:color w:val="000000" w:themeColor="text1"/>
          <w:sz w:val="28"/>
          <w:szCs w:val="28"/>
          <w14:ligatures w14:val="none"/>
        </w:rPr>
        <w:t>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1000"/>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ins w:id="1005" w:author="yun qiao" w:date="2026-04-25T15:30:00Z">
                <w:rPr>
                  <w:rFonts w:ascii="Cambria Math" w:eastAsia="宋体" w:hAnsi="Cambria Math" w:cs="Times New Roman"/>
                  <w:color w:val="000000" w:themeColor="text1"/>
                  <w:sz w:val="28"/>
                  <w:szCs w:val="28"/>
                  <w14:ligatures w14:val="none"/>
                </w:rPr>
                <m:t>y</m:t>
              </w:ins>
            </m:r>
            <m:r>
              <w:del w:id="1006"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ins w:id="1007" w:author="yun qiao" w:date="2026-04-25T15:30:00Z">
                <w:rPr>
                  <w:rFonts w:ascii="Cambria Math" w:eastAsia="宋体" w:hAnsi="Cambria Math" w:cs="Times New Roman"/>
                  <w:color w:val="000000" w:themeColor="text1"/>
                  <w:sz w:val="28"/>
                  <w:szCs w:val="28"/>
                  <w14:ligatures w14:val="none"/>
                </w:rPr>
                <m:t>y</m:t>
              </w:ins>
            </m:r>
            <m:r>
              <w:del w:id="1008"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ins w:id="1009" w:author="yun qiao" w:date="2026-04-25T15:30:00Z">
                <w:rPr>
                  <w:rFonts w:ascii="Cambria Math" w:eastAsia="宋体" w:hAnsi="Cambria Math" w:cs="Times New Roman"/>
                  <w:color w:val="000000" w:themeColor="text1"/>
                  <w:sz w:val="28"/>
                  <w:szCs w:val="28"/>
                  <w14:ligatures w14:val="none"/>
                </w:rPr>
                <m:t>y</m:t>
              </w:ins>
            </m:r>
            <m:r>
              <w:del w:id="1010" w:author="yun qiao" w:date="2026-04-25T15:30: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ins w:id="1011" w:author="yun qiao" w:date="2026-04-25T15:31:00Z">
                <w:rPr>
                  <w:rFonts w:ascii="Cambria Math" w:eastAsia="宋体" w:hAnsi="Cambria Math" w:cs="Times New Roman"/>
                  <w:color w:val="000000" w:themeColor="text1"/>
                  <w:sz w:val="28"/>
                  <w:szCs w:val="28"/>
                  <w14:ligatures w14:val="none"/>
                </w:rPr>
                <m:t>y</m:t>
              </w:ins>
            </m:r>
            <m:r>
              <w:del w:id="1012" w:author="yun qiao" w:date="2026-04-25T15:31: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55D382F1" w:rsidR="003E6244" w:rsidRPr="00CF68B4" w:rsidRDefault="00CF68B4">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Change w:id="1013" w:author="yun qiao" w:date="2026-04-25T15:31:00Z">
            <w:rPr>
              <w:rFonts w:ascii="Times New Roman" w:eastAsia="宋体" w:hAnsi="Times New Roman" w:cs="Times New Roman"/>
              <w:iCs/>
              <w:color w:val="000000" w:themeColor="text1"/>
              <w:sz w:val="28"/>
              <w:szCs w:val="28"/>
              <w14:ligatures w14:val="none"/>
            </w:rPr>
          </w:rPrChange>
        </w:rPr>
      </w:pPr>
      <m:oMathPara>
        <m:oMath>
          <m:r>
            <m:rPr>
              <m:scr m:val="script"/>
            </m:rPr>
            <w:rPr>
              <w:rFonts w:ascii="Cambria Math" w:eastAsia="宋体" w:hAnsi="Cambria Math" w:cs="Times New Roman"/>
              <w:color w:val="000000" w:themeColor="text1"/>
              <w:sz w:val="28"/>
              <w:szCs w:val="28"/>
              <w14:ligatures w14:val="none"/>
            </w:rPr>
            <m:t>O</m:t>
          </m:r>
          <w:bookmarkStart w:id="1014"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015" w:author="yun qiao" w:date="2026-04-25T15:31:00Z">
                      <w:rPr>
                        <w:rFonts w:ascii="Cambria Math" w:eastAsia="宋体" w:hAnsi="Cambria Math" w:cs="Times New Roman" w:hint="eastAsia"/>
                        <w:color w:val="000000" w:themeColor="text1"/>
                        <w:sz w:val="28"/>
                        <w:szCs w:val="28"/>
                        <w14:ligatures w14:val="none"/>
                      </w:rPr>
                      <m:t>y</m:t>
                    </w:ins>
                  </m:r>
                  <m:r>
                    <w:del w:id="1016" w:author="yun qiao" w:date="2026-04-25T15: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017" w:author="yun qiao" w:date="2026-04-25T15:31:00Z">
                      <w:rPr>
                        <w:rFonts w:ascii="Cambria Math" w:eastAsia="宋体" w:hAnsi="Cambria Math" w:cs="Times New Roman"/>
                        <w:color w:val="000000" w:themeColor="text1"/>
                        <w:sz w:val="28"/>
                        <w:szCs w:val="28"/>
                        <w14:ligatures w14:val="none"/>
                      </w:rPr>
                      <m:t>y</m:t>
                    </w:ins>
                  </m:r>
                  <m:r>
                    <w:del w:id="1018" w:author="yun qiao" w:date="2026-04-25T15: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1014"/>
    </w:p>
    <w:p w14:paraId="470F74F2" w14:textId="30CD416E" w:rsidR="00CF68B4" w:rsidRDefault="00CF68B4">
      <w:pPr>
        <w:widowControl/>
        <w:spacing w:before="100" w:after="0" w:line="480" w:lineRule="exact"/>
        <w:ind w:firstLineChars="202" w:firstLine="566"/>
        <w:jc w:val="both"/>
        <w:rPr>
          <w:ins w:id="1019" w:author="yun qiao" w:date="2026-04-25T15:31:00Z"/>
          <w:rFonts w:ascii="Times New Roman" w:eastAsia="宋体" w:hAnsi="Times New Roman" w:cs="Times New Roman"/>
          <w:color w:val="000000" w:themeColor="text1"/>
          <w:sz w:val="28"/>
          <w:szCs w:val="28"/>
          <w14:ligatures w14:val="none"/>
        </w:rPr>
      </w:pPr>
      <w:ins w:id="1020" w:author="yun qiao" w:date="2026-04-25T15:31:00Z">
        <w:r>
          <w:rPr>
            <w:rFonts w:ascii="Times New Roman" w:eastAsia="宋体" w:hAnsi="Times New Roman" w:cs="Times New Roman" w:hint="eastAsia"/>
            <w:color w:val="000000" w:themeColor="text1"/>
            <w:sz w:val="28"/>
            <w:szCs w:val="28"/>
            <w14:ligatures w14:val="none"/>
          </w:rPr>
          <w:t>其中，</w:t>
        </w:r>
      </w:ins>
      <m:oMath>
        <m:r>
          <w:ins w:id="1021" w:author="yun qiao" w:date="2026-04-25T15:32:00Z">
            <m:rPr>
              <m:scr m:val="script"/>
            </m:rPr>
            <w:rPr>
              <w:rFonts w:ascii="Cambria Math" w:eastAsia="宋体" w:hAnsi="Cambria Math" w:cs="Times New Roman"/>
              <w:color w:val="000000" w:themeColor="text1"/>
              <w:sz w:val="28"/>
              <w:szCs w:val="28"/>
              <w14:ligatures w14:val="none"/>
            </w:rPr>
            <m:t>O</m:t>
          </w:ins>
        </m:r>
        <m:d>
          <m:dPr>
            <m:ctrlPr>
              <w:ins w:id="1022" w:author="yun qiao" w:date="2026-04-25T15:32:00Z">
                <w:rPr>
                  <w:rFonts w:ascii="Cambria Math" w:eastAsia="宋体" w:hAnsi="Cambria Math" w:cs="Times New Roman"/>
                  <w:i/>
                  <w:color w:val="000000" w:themeColor="text1"/>
                  <w:sz w:val="28"/>
                  <w:szCs w:val="28"/>
                  <w14:ligatures w14:val="none"/>
                </w:rPr>
              </w:ins>
            </m:ctrlPr>
          </m:dPr>
          <m:e>
            <m:sSub>
              <m:sSubPr>
                <m:ctrlPr>
                  <w:ins w:id="1023" w:author="yun qiao" w:date="2026-04-25T15:32:00Z">
                    <w:rPr>
                      <w:rFonts w:ascii="Cambria Math" w:eastAsia="宋体" w:hAnsi="Cambria Math" w:cs="Times New Roman"/>
                      <w:i/>
                      <w:color w:val="000000" w:themeColor="text1"/>
                      <w:sz w:val="28"/>
                      <w:szCs w:val="28"/>
                      <w14:ligatures w14:val="none"/>
                    </w:rPr>
                  </w:ins>
                </m:ctrlPr>
              </m:sSubPr>
              <m:e>
                <m:r>
                  <w:ins w:id="1024" w:author="yun qiao" w:date="2026-04-25T15:32:00Z">
                    <w:rPr>
                      <w:rFonts w:ascii="Cambria Math" w:eastAsia="宋体" w:hAnsi="Cambria Math" w:cs="Times New Roman" w:hint="eastAsia"/>
                      <w:color w:val="000000" w:themeColor="text1"/>
                      <w:sz w:val="28"/>
                      <w:szCs w:val="28"/>
                      <w14:ligatures w14:val="none"/>
                    </w:rPr>
                    <m:t>y</m:t>
                  </w:ins>
                </m:r>
              </m:e>
              <m:sub>
                <m:r>
                  <w:ins w:id="1025" w:author="yun qiao" w:date="2026-04-25T15:32:00Z">
                    <w:rPr>
                      <w:rFonts w:ascii="Cambria Math" w:eastAsia="宋体" w:hAnsi="Cambria Math" w:cs="Times New Roman" w:hint="eastAsia"/>
                      <w:color w:val="000000" w:themeColor="text1"/>
                      <w:sz w:val="28"/>
                      <w:szCs w:val="28"/>
                      <w14:ligatures w14:val="none"/>
                    </w:rPr>
                    <m:t>i</m:t>
                  </w:ins>
                </m:r>
              </m:sub>
            </m:sSub>
          </m:e>
        </m:d>
      </m:oMath>
      <w:ins w:id="1026" w:author="yun qiao" w:date="2026-04-25T15:32:00Z">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与操作原语</w:t>
        </w:r>
      </w:ins>
      <m:oMath>
        <m:sSub>
          <m:sSubPr>
            <m:ctrlPr>
              <w:ins w:id="1027" w:author="yun qiao" w:date="2026-04-25T15:32:00Z">
                <w:rPr>
                  <w:rFonts w:ascii="Cambria Math" w:eastAsia="宋体" w:hAnsi="Cambria Math" w:cs="Times New Roman"/>
                  <w:i/>
                  <w:color w:val="000000" w:themeColor="text1"/>
                  <w:sz w:val="28"/>
                  <w:szCs w:val="28"/>
                  <w14:ligatures w14:val="none"/>
                </w:rPr>
              </w:ins>
            </m:ctrlPr>
          </m:sSubPr>
          <m:e>
            <m:r>
              <w:ins w:id="1028" w:author="yun qiao" w:date="2026-04-25T15:32:00Z">
                <w:rPr>
                  <w:rFonts w:ascii="Cambria Math" w:eastAsia="宋体" w:hAnsi="Cambria Math" w:cs="Times New Roman"/>
                  <w:color w:val="000000" w:themeColor="text1"/>
                  <w:sz w:val="28"/>
                  <w:szCs w:val="28"/>
                  <w14:ligatures w14:val="none"/>
                </w:rPr>
                <m:t>y</m:t>
              </w:ins>
            </m:r>
          </m:e>
          <m:sub>
            <m:r>
              <w:ins w:id="1029" w:author="yun qiao" w:date="2026-04-25T15:32:00Z">
                <w:rPr>
                  <w:rFonts w:ascii="Cambria Math" w:eastAsia="宋体" w:hAnsi="Cambria Math" w:cs="Times New Roman" w:hint="eastAsia"/>
                  <w:color w:val="000000" w:themeColor="text1"/>
                  <w:sz w:val="28"/>
                  <w:szCs w:val="28"/>
                  <w14:ligatures w14:val="none"/>
                </w:rPr>
                <m:t>i</m:t>
              </w:ins>
            </m:r>
          </m:sub>
        </m:sSub>
      </m:oMath>
      <w:ins w:id="1030" w:author="yun qiao" w:date="2026-04-25T15:32:00Z">
        <w:r>
          <w:rPr>
            <w:rFonts w:ascii="Times New Roman" w:eastAsia="宋体" w:hAnsi="Times New Roman" w:cs="Times New Roman"/>
            <w:color w:val="000000" w:themeColor="text1"/>
            <w:sz w:val="28"/>
            <w:szCs w:val="28"/>
            <w14:ligatures w14:val="none"/>
          </w:rPr>
          <w:t>存在映射关系的候选算子集合；</w:t>
        </w:r>
      </w:ins>
      <m:oMath>
        <m:sSub>
          <m:sSubPr>
            <m:ctrlPr>
              <w:ins w:id="1031" w:author="yun qiao" w:date="2026-04-25T15:32:00Z">
                <w:rPr>
                  <w:rFonts w:ascii="Cambria Math" w:eastAsia="宋体" w:hAnsi="Cambria Math" w:cs="Times New Roman"/>
                  <w:i/>
                  <w:color w:val="000000" w:themeColor="text1"/>
                  <w:sz w:val="28"/>
                  <w:szCs w:val="28"/>
                  <w14:ligatures w14:val="none"/>
                </w:rPr>
              </w:ins>
            </m:ctrlPr>
          </m:sSubPr>
          <m:e>
            <m:r>
              <w:ins w:id="1032" w:author="yun qiao" w:date="2026-04-25T15:32:00Z">
                <w:rPr>
                  <w:rFonts w:ascii="Cambria Math" w:eastAsia="宋体" w:hAnsi="Cambria Math" w:cs="Times New Roman"/>
                  <w:color w:val="000000" w:themeColor="text1"/>
                  <w:sz w:val="28"/>
                  <w:szCs w:val="28"/>
                  <w14:ligatures w14:val="none"/>
                </w:rPr>
                <m:t>o</m:t>
              </w:ins>
            </m:r>
          </m:e>
          <m:sub>
            <m:r>
              <w:ins w:id="1033" w:author="yun qiao" w:date="2026-04-25T15:32:00Z">
                <w:rPr>
                  <w:rFonts w:ascii="Cambria Math" w:eastAsia="宋体" w:hAnsi="Cambria Math" w:cs="Times New Roman"/>
                  <w:color w:val="000000" w:themeColor="text1"/>
                  <w:sz w:val="28"/>
                  <w:szCs w:val="28"/>
                  <w14:ligatures w14:val="none"/>
                </w:rPr>
                <m:t>j</m:t>
              </w:ins>
            </m:r>
          </m:sub>
        </m:sSub>
      </m:oMath>
      <w:ins w:id="1034" w:author="yun qiao" w:date="2026-04-25T15:32:00Z">
        <w:r>
          <w:rPr>
            <w:rFonts w:ascii="Times New Roman" w:eastAsia="宋体" w:hAnsi="Times New Roman" w:cs="Times New Roman"/>
            <w:color w:val="000000" w:themeColor="text1"/>
            <w:sz w:val="28"/>
            <w:szCs w:val="28"/>
            <w14:ligatures w14:val="none"/>
          </w:rPr>
          <w:t>表示目标平台中的具体算子；</w:t>
        </w:r>
      </w:ins>
      <m:oMath>
        <m:sSub>
          <m:sSubPr>
            <m:ctrlPr>
              <w:ins w:id="1035" w:author="yun qiao" w:date="2026-04-25T15:33:00Z">
                <w:rPr>
                  <w:rFonts w:ascii="Cambria Math" w:eastAsia="宋体" w:hAnsi="Cambria Math" w:cs="Times New Roman"/>
                  <w:i/>
                  <w:color w:val="000000" w:themeColor="text1"/>
                  <w:sz w:val="28"/>
                  <w:szCs w:val="28"/>
                  <w14:ligatures w14:val="none"/>
                </w:rPr>
              </w:ins>
            </m:ctrlPr>
          </m:sSubPr>
          <m:e>
            <m:r>
              <w:ins w:id="1036" w:author="yun qiao" w:date="2026-04-25T15:33:00Z">
                <m:rPr>
                  <m:scr m:val="script"/>
                </m:rPr>
                <w:rPr>
                  <w:rFonts w:ascii="Cambria Math" w:eastAsia="宋体" w:hAnsi="Cambria Math" w:cs="Times New Roman"/>
                  <w:color w:val="000000" w:themeColor="text1"/>
                  <w:sz w:val="28"/>
                  <w:szCs w:val="28"/>
                  <w14:ligatures w14:val="none"/>
                </w:rPr>
                <m:t>R</m:t>
              </w:ins>
            </m:r>
          </m:e>
          <m:sub>
            <m:r>
              <w:ins w:id="1037" w:author="yun qiao" w:date="2026-04-25T15:33:00Z">
                <m:rPr>
                  <m:scr m:val="script"/>
                </m:rPr>
                <w:rPr>
                  <w:rFonts w:ascii="Cambria Math" w:eastAsia="宋体" w:hAnsi="Cambria Math" w:cs="Times New Roman"/>
                  <w:color w:val="000000" w:themeColor="text1"/>
                  <w:sz w:val="28"/>
                  <w:szCs w:val="28"/>
                  <w14:ligatures w14:val="none"/>
                </w:rPr>
                <m:t>m</m:t>
              </w:ins>
            </m:r>
          </m:sub>
        </m:sSub>
      </m:oMath>
      <w:ins w:id="1038" w:author="yun qiao" w:date="2026-04-25T15:33:00Z">
        <w:r>
          <w:rPr>
            <w:rFonts w:ascii="Times New Roman" w:eastAsia="宋体" w:hAnsi="Times New Roman" w:cs="Times New Roman"/>
            <w:color w:val="000000" w:themeColor="text1"/>
            <w:sz w:val="28"/>
            <w:szCs w:val="28"/>
            <w14:ligatures w14:val="none"/>
          </w:rPr>
          <w:t>表示操作原语与具体算子之间的映射关系集合。</w:t>
        </w:r>
      </w:ins>
    </w:p>
    <w:p w14:paraId="4BFC8BBD" w14:textId="3BDA06C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ins w:id="1039" w:author="yun qiao" w:date="2026-04-25T15:35:00Z">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所述映射评分优选以语义相似度为基础进行构建</w:t>
        </w:r>
      </w:ins>
      <w:r>
        <w:rPr>
          <w:rFonts w:ascii="Times New Roman" w:eastAsia="宋体" w:hAnsi="Times New Roman" w:cs="Times New Roman" w:hint="eastAsia"/>
          <w:color w:val="000000" w:themeColor="text1"/>
          <w:sz w:val="28"/>
          <w:szCs w:val="28"/>
          <w14:ligatures w14:val="none"/>
        </w:rPr>
        <w:t>：</w:t>
      </w:r>
    </w:p>
    <w:p w14:paraId="32899C4A" w14:textId="15DD7CCE" w:rsidR="003E6244" w:rsidRPr="00CF68B4" w:rsidRDefault="00000000">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Change w:id="1040" w:author="yun qiao" w:date="2026-04-25T15:33:00Z">
            <w:rPr>
              <w:rFonts w:ascii="Times New Roman" w:eastAsia="宋体" w:hAnsi="Times New Roman" w:cs="Times New Roman"/>
              <w:color w:val="000000" w:themeColor="text1"/>
              <w:sz w:val="28"/>
              <w:szCs w:val="28"/>
              <w14:ligatures w14:val="none"/>
            </w:rPr>
          </w:rPrChang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041" w:author="yun qiao" w:date="2026-04-25T15:33:00Z">
                      <w:rPr>
                        <w:rFonts w:ascii="Cambria Math" w:eastAsia="宋体" w:hAnsi="Cambria Math" w:cs="Times New Roman" w:hint="eastAsia"/>
                        <w:color w:val="000000" w:themeColor="text1"/>
                        <w:sz w:val="28"/>
                        <w:szCs w:val="28"/>
                        <w14:ligatures w14:val="none"/>
                      </w:rPr>
                      <m:t>y</m:t>
                    </w:ins>
                  </m:r>
                  <m:r>
                    <w:del w:id="1042" w:author="yun qiao" w:date="2026-04-25T15:33: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del w:id="1043" w:author="yun qiao" w:date="2026-04-25T15:33:00Z">
                      <w:rPr>
                        <w:rFonts w:ascii="Cambria Math" w:eastAsia="宋体" w:hAnsi="Cambria Math" w:cs="Times New Roman"/>
                        <w:color w:val="000000" w:themeColor="text1"/>
                        <w:sz w:val="28"/>
                        <w:szCs w:val="28"/>
                        <w14:ligatures w14:val="none"/>
                      </w:rPr>
                      <m:t>p</m:t>
                    </w:del>
                  </m:r>
                  <m:r>
                    <w:ins w:id="1044" w:author="yun qiao" w:date="2026-04-25T15:33: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m:t>
                  </m:r>
                </m:sub>
              </m:sSub>
            </m:e>
          </m:d>
        </m:oMath>
      </m:oMathPara>
    </w:p>
    <w:p w14:paraId="643D996C" w14:textId="7F2E3BF0" w:rsidR="003E6244" w:rsidRDefault="00000000" w:rsidP="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045" w:author="yun qiao" w:date="2026-04-25T15:34:00Z">
                <w:rPr>
                  <w:rFonts w:ascii="Cambria Math" w:eastAsia="宋体" w:hAnsi="Cambria Math" w:cs="Times New Roman"/>
                  <w:i/>
                  <w:color w:val="000000" w:themeColor="text1"/>
                  <w:sz w:val="28"/>
                  <w:szCs w:val="28"/>
                  <w14:ligatures w14:val="none"/>
                </w:rPr>
              </w:ins>
            </m:ctrlPr>
          </m:sSubPr>
          <m:e>
            <m:r>
              <w:ins w:id="1046" w:author="yun qiao" w:date="2026-04-25T15:34:00Z">
                <w:rPr>
                  <w:rFonts w:ascii="Cambria Math" w:eastAsia="宋体" w:hAnsi="Cambria Math" w:cs="Times New Roman"/>
                  <w:color w:val="000000" w:themeColor="text1"/>
                  <w:sz w:val="28"/>
                  <w:szCs w:val="28"/>
                  <w14:ligatures w14:val="none"/>
                </w:rPr>
                <m:t>S</m:t>
              </w:ins>
            </m:r>
          </m:e>
          <m:sub>
            <m:r>
              <w:ins w:id="1047" w:author="yun qiao" w:date="2026-04-25T15:34:00Z">
                <w:rPr>
                  <w:rFonts w:ascii="Cambria Math" w:eastAsia="宋体" w:hAnsi="Cambria Math" w:cs="Times New Roman"/>
                  <w:color w:val="000000" w:themeColor="text1"/>
                  <w:sz w:val="28"/>
                  <w:szCs w:val="28"/>
                  <w14:ligatures w14:val="none"/>
                </w:rPr>
                <m:t>map</m:t>
              </w:ins>
            </m:r>
          </m:sub>
        </m:sSub>
        <m:d>
          <m:dPr>
            <m:ctrlPr>
              <w:ins w:id="1048" w:author="yun qiao" w:date="2026-04-25T15:34:00Z">
                <w:rPr>
                  <w:rFonts w:ascii="Cambria Math" w:eastAsia="宋体" w:hAnsi="Cambria Math" w:cs="Times New Roman"/>
                  <w:i/>
                  <w:color w:val="000000" w:themeColor="text1"/>
                  <w:sz w:val="28"/>
                  <w:szCs w:val="28"/>
                  <w14:ligatures w14:val="none"/>
                </w:rPr>
              </w:ins>
            </m:ctrlPr>
          </m:dPr>
          <m:e>
            <m:sSub>
              <m:sSubPr>
                <m:ctrlPr>
                  <w:ins w:id="1049" w:author="yun qiao" w:date="2026-04-25T15:34:00Z">
                    <w:rPr>
                      <w:rFonts w:ascii="Cambria Math" w:eastAsia="宋体" w:hAnsi="Cambria Math" w:cs="Times New Roman"/>
                      <w:i/>
                      <w:color w:val="000000" w:themeColor="text1"/>
                      <w:sz w:val="28"/>
                      <w:szCs w:val="28"/>
                      <w14:ligatures w14:val="none"/>
                    </w:rPr>
                  </w:ins>
                </m:ctrlPr>
              </m:sSubPr>
              <m:e>
                <m:r>
                  <w:ins w:id="1050" w:author="yun qiao" w:date="2026-04-25T15:34:00Z">
                    <w:rPr>
                      <w:rFonts w:ascii="Cambria Math" w:eastAsia="宋体" w:hAnsi="Cambria Math" w:cs="Times New Roman"/>
                      <w:color w:val="000000" w:themeColor="text1"/>
                      <w:sz w:val="28"/>
                      <w:szCs w:val="28"/>
                      <w14:ligatures w14:val="none"/>
                    </w:rPr>
                    <m:t>o</m:t>
                  </w:ins>
                </m:r>
              </m:e>
              <m:sub>
                <m:r>
                  <w:ins w:id="1051" w:author="yun qiao" w:date="2026-04-25T15:34:00Z">
                    <w:rPr>
                      <w:rFonts w:ascii="Cambria Math" w:eastAsia="宋体" w:hAnsi="Cambria Math" w:cs="Times New Roman"/>
                      <w:color w:val="000000" w:themeColor="text1"/>
                      <w:sz w:val="28"/>
                      <w:szCs w:val="28"/>
                      <w14:ligatures w14:val="none"/>
                    </w:rPr>
                    <m:t>j</m:t>
                  </w:ins>
                </m:r>
              </m:sub>
            </m:sSub>
            <m:r>
              <w:ins w:id="1052" w:author="yun qiao" w:date="2026-04-25T15:34:00Z">
                <w:rPr>
                  <w:rFonts w:ascii="Cambria Math" w:eastAsia="宋体" w:hAnsi="Cambria Math" w:cs="Times New Roman"/>
                  <w:color w:val="000000" w:themeColor="text1"/>
                  <w:sz w:val="28"/>
                  <w:szCs w:val="28"/>
                  <w14:ligatures w14:val="none"/>
                </w:rPr>
                <m:t>,</m:t>
              </w:ins>
            </m:r>
            <m:sSub>
              <m:sSubPr>
                <m:ctrlPr>
                  <w:ins w:id="1053" w:author="yun qiao" w:date="2026-04-25T15:34:00Z">
                    <w:rPr>
                      <w:rFonts w:ascii="Cambria Math" w:eastAsia="宋体" w:hAnsi="Cambria Math" w:cs="Times New Roman"/>
                      <w:i/>
                      <w:color w:val="000000" w:themeColor="text1"/>
                      <w:sz w:val="28"/>
                      <w:szCs w:val="28"/>
                      <w14:ligatures w14:val="none"/>
                    </w:rPr>
                  </w:ins>
                </m:ctrlPr>
              </m:sSubPr>
              <m:e>
                <m:r>
                  <w:ins w:id="1054" w:author="yun qiao" w:date="2026-04-25T15:34:00Z">
                    <w:rPr>
                      <w:rFonts w:ascii="Cambria Math" w:eastAsia="宋体" w:hAnsi="Cambria Math" w:cs="Times New Roman" w:hint="eastAsia"/>
                      <w:color w:val="000000" w:themeColor="text1"/>
                      <w:sz w:val="28"/>
                      <w:szCs w:val="28"/>
                      <w14:ligatures w14:val="none"/>
                    </w:rPr>
                    <m:t>y</m:t>
                  </w:ins>
                </m:r>
              </m:e>
              <m:sub>
                <m:r>
                  <w:ins w:id="1055" w:author="yun qiao" w:date="2026-04-25T15:34:00Z">
                    <w:rPr>
                      <w:rFonts w:ascii="Cambria Math" w:eastAsia="宋体" w:hAnsi="Cambria Math" w:cs="Times New Roman"/>
                      <w:color w:val="000000" w:themeColor="text1"/>
                      <w:sz w:val="28"/>
                      <w:szCs w:val="28"/>
                      <w14:ligatures w14:val="none"/>
                    </w:rPr>
                    <m:t>i</m:t>
                  </w:ins>
                </m:r>
              </m:sub>
            </m:sSub>
          </m:e>
        </m:d>
      </m:oMath>
      <w:ins w:id="1056" w:author="yun qiao" w:date="2026-04-25T15:34:00Z">
        <w:r>
          <w:rPr>
            <w:rFonts w:ascii="Times New Roman" w:eastAsia="宋体" w:hAnsi="Times New Roman" w:cs="Times New Roman"/>
            <w:color w:val="000000" w:themeColor="text1"/>
            <w:sz w:val="28"/>
            <w:szCs w:val="28"/>
            <w14:ligatures w14:val="none"/>
          </w:rPr>
          <w:t>表示候选算子与操作原语之间的综合映射评分；</w:t>
        </w:r>
      </w:ins>
      <m:oMath>
        <m:sSub>
          <m:sSubPr>
            <m:ctrlPr>
              <w:ins w:id="1057" w:author="yun qiao" w:date="2026-04-25T15:34:00Z">
                <w:rPr>
                  <w:rFonts w:ascii="Cambria Math" w:eastAsia="宋体" w:hAnsi="Cambria Math" w:cs="Times New Roman"/>
                  <w:i/>
                  <w:color w:val="000000" w:themeColor="text1"/>
                  <w:sz w:val="28"/>
                  <w:szCs w:val="28"/>
                  <w14:ligatures w14:val="none"/>
                </w:rPr>
              </w:ins>
            </m:ctrlPr>
          </m:sSubPr>
          <m:e>
            <m:r>
              <w:ins w:id="1058" w:author="yun qiao" w:date="2026-04-25T15:34:00Z">
                <w:rPr>
                  <w:rFonts w:ascii="Cambria Math" w:eastAsia="宋体" w:hAnsi="Cambria Math" w:cs="Times New Roman"/>
                  <w:color w:val="000000" w:themeColor="text1"/>
                  <w:sz w:val="28"/>
                  <w:szCs w:val="28"/>
                  <w14:ligatures w14:val="none"/>
                </w:rPr>
                <m:t>S</m:t>
              </w:ins>
            </m:r>
          </m:e>
          <m:sub>
            <m:r>
              <w:ins w:id="1059" w:author="yun qiao" w:date="2026-04-25T15:34:00Z">
                <w:rPr>
                  <w:rFonts w:ascii="Cambria Math" w:eastAsia="宋体" w:hAnsi="Cambria Math" w:cs="Times New Roman"/>
                  <w:color w:val="000000" w:themeColor="text1"/>
                  <w:sz w:val="28"/>
                  <w:szCs w:val="28"/>
                  <w14:ligatures w14:val="none"/>
                </w:rPr>
                <m:t>sem</m:t>
              </w:ins>
            </m:r>
          </m:sub>
        </m:sSub>
        <m:d>
          <m:dPr>
            <m:ctrlPr>
              <w:ins w:id="1060" w:author="yun qiao" w:date="2026-04-25T15:34:00Z">
                <w:rPr>
                  <w:rFonts w:ascii="Cambria Math" w:eastAsia="宋体" w:hAnsi="Cambria Math" w:cs="Times New Roman"/>
                  <w:i/>
                  <w:color w:val="000000" w:themeColor="text1"/>
                  <w:sz w:val="28"/>
                  <w:szCs w:val="28"/>
                  <w14:ligatures w14:val="none"/>
                </w:rPr>
              </w:ins>
            </m:ctrlPr>
          </m:dPr>
          <m:e>
            <m:sSub>
              <m:sSubPr>
                <m:ctrlPr>
                  <w:ins w:id="1061" w:author="yun qiao" w:date="2026-04-25T15:34:00Z">
                    <w:rPr>
                      <w:rFonts w:ascii="Cambria Math" w:eastAsia="宋体" w:hAnsi="Cambria Math" w:cs="Times New Roman"/>
                      <w:i/>
                      <w:color w:val="000000" w:themeColor="text1"/>
                      <w:sz w:val="28"/>
                      <w:szCs w:val="28"/>
                      <w14:ligatures w14:val="none"/>
                    </w:rPr>
                  </w:ins>
                </m:ctrlPr>
              </m:sSubPr>
              <m:e>
                <m:r>
                  <w:ins w:id="1062" w:author="yun qiao" w:date="2026-04-25T15:34:00Z">
                    <w:rPr>
                      <w:rFonts w:ascii="Cambria Math" w:eastAsia="宋体" w:hAnsi="Cambria Math" w:cs="Times New Roman"/>
                      <w:color w:val="000000" w:themeColor="text1"/>
                      <w:sz w:val="28"/>
                      <w:szCs w:val="28"/>
                      <w14:ligatures w14:val="none"/>
                    </w:rPr>
                    <m:t>o</m:t>
                  </w:ins>
                </m:r>
              </m:e>
              <m:sub>
                <m:r>
                  <w:ins w:id="1063" w:author="yun qiao" w:date="2026-04-25T15:34:00Z">
                    <w:rPr>
                      <w:rFonts w:ascii="Cambria Math" w:eastAsia="宋体" w:hAnsi="Cambria Math" w:cs="Times New Roman"/>
                      <w:color w:val="000000" w:themeColor="text1"/>
                      <w:sz w:val="28"/>
                      <w:szCs w:val="28"/>
                      <w14:ligatures w14:val="none"/>
                    </w:rPr>
                    <m:t>j</m:t>
                  </w:ins>
                </m:r>
              </m:sub>
            </m:sSub>
            <m:r>
              <w:ins w:id="1064" w:author="yun qiao" w:date="2026-04-25T15:34:00Z">
                <w:rPr>
                  <w:rFonts w:ascii="Cambria Math" w:eastAsia="宋体" w:hAnsi="Cambria Math" w:cs="Times New Roman"/>
                  <w:color w:val="000000" w:themeColor="text1"/>
                  <w:sz w:val="28"/>
                  <w:szCs w:val="28"/>
                  <w14:ligatures w14:val="none"/>
                </w:rPr>
                <m:t>,</m:t>
              </w:ins>
            </m:r>
            <m:sSub>
              <m:sSubPr>
                <m:ctrlPr>
                  <w:ins w:id="1065" w:author="yun qiao" w:date="2026-04-25T15:34:00Z">
                    <w:rPr>
                      <w:rFonts w:ascii="Cambria Math" w:eastAsia="宋体" w:hAnsi="Cambria Math" w:cs="Times New Roman"/>
                      <w:i/>
                      <w:color w:val="000000" w:themeColor="text1"/>
                      <w:sz w:val="28"/>
                      <w:szCs w:val="28"/>
                      <w14:ligatures w14:val="none"/>
                    </w:rPr>
                  </w:ins>
                </m:ctrlPr>
              </m:sSubPr>
              <m:e>
                <m:r>
                  <w:ins w:id="1066" w:author="yun qiao" w:date="2026-04-25T15:34:00Z">
                    <w:rPr>
                      <w:rFonts w:ascii="Cambria Math" w:eastAsia="宋体" w:hAnsi="Cambria Math" w:cs="Times New Roman"/>
                      <w:color w:val="000000" w:themeColor="text1"/>
                      <w:sz w:val="28"/>
                      <w:szCs w:val="28"/>
                      <w14:ligatures w14:val="none"/>
                    </w:rPr>
                    <m:t>y</m:t>
                  </w:ins>
                </m:r>
              </m:e>
              <m:sub>
                <m:r>
                  <w:ins w:id="1067" w:author="yun qiao" w:date="2026-04-25T15:34:00Z">
                    <w:rPr>
                      <w:rFonts w:ascii="Cambria Math" w:eastAsia="宋体" w:hAnsi="Cambria Math" w:cs="Times New Roman"/>
                      <w:color w:val="000000" w:themeColor="text1"/>
                      <w:sz w:val="28"/>
                      <w:szCs w:val="28"/>
                      <w14:ligatures w14:val="none"/>
                    </w:rPr>
                    <m:t>i</m:t>
                  </w:ins>
                </m:r>
              </m:sub>
            </m:sSub>
          </m:e>
        </m:d>
      </m:oMath>
      <w:ins w:id="1068" w:author="yun qiao" w:date="2026-04-25T15:34:00Z">
        <w:r>
          <w:rPr>
            <w:rFonts w:ascii="Times New Roman" w:eastAsia="宋体" w:hAnsi="Times New Roman" w:cs="Times New Roman"/>
            <w:color w:val="000000" w:themeColor="text1"/>
            <w:sz w:val="28"/>
            <w:szCs w:val="28"/>
            <w14:ligatures w14:val="none"/>
          </w:rPr>
          <w:t>表示基于语义编码模型计算得到的语义相似度</w:t>
        </w:r>
        <w:r>
          <w:rPr>
            <w:rFonts w:ascii="Times New Roman" w:eastAsia="宋体" w:hAnsi="Times New Roman" w:cs="Times New Roman" w:hint="eastAsia"/>
            <w:color w:val="000000" w:themeColor="text1"/>
            <w:sz w:val="28"/>
            <w:szCs w:val="28"/>
            <w14:ligatures w14:val="none"/>
          </w:rPr>
          <w:t>；所述语义相似度用于刻画候选算子与操作原语在功能语义层面的匹配程度，从而为候选算子的排序与筛选提供依据。</w:t>
        </w:r>
      </w:ins>
      <m:oMath>
        <m:sSub>
          <m:sSubPr>
            <m:ctrlPr>
              <w:del w:id="1069" w:author="yun qiao" w:date="2026-04-25T15:34:00Z">
                <w:rPr>
                  <w:rFonts w:ascii="Cambria Math" w:eastAsia="宋体" w:hAnsi="Cambria Math" w:cs="Times New Roman"/>
                  <w:i/>
                  <w:color w:val="000000" w:themeColor="text1"/>
                  <w:sz w:val="28"/>
                  <w:szCs w:val="28"/>
                  <w14:ligatures w14:val="none"/>
                </w:rPr>
              </w:del>
            </m:ctrlPr>
          </m:sSubPr>
          <m:e>
            <m:r>
              <w:del w:id="1070" w:author="yun qiao" w:date="2026-04-25T15:34:00Z">
                <w:rPr>
                  <w:rFonts w:ascii="Cambria Math" w:eastAsia="宋体" w:hAnsi="Cambria Math" w:cs="Times New Roman"/>
                  <w:color w:val="000000" w:themeColor="text1"/>
                  <w:sz w:val="28"/>
                  <w:szCs w:val="28"/>
                  <w14:ligatures w14:val="none"/>
                </w:rPr>
                <m:t>S</m:t>
              </w:del>
            </m:r>
          </m:e>
          <m:sub>
            <m:r>
              <w:del w:id="1071" w:author="yun qiao" w:date="2026-04-25T15:34:00Z">
                <w:rPr>
                  <w:rFonts w:ascii="Cambria Math" w:eastAsia="宋体" w:hAnsi="Cambria Math" w:cs="Times New Roman"/>
                  <w:color w:val="000000" w:themeColor="text1"/>
                  <w:sz w:val="28"/>
                  <w:szCs w:val="28"/>
                  <w14:ligatures w14:val="none"/>
                </w:rPr>
                <m:t>sem</m:t>
              </w:del>
            </m:r>
          </m:sub>
        </m:sSub>
        <m:d>
          <m:dPr>
            <m:ctrlPr>
              <w:del w:id="1072" w:author="yun qiao" w:date="2026-04-25T15:34:00Z">
                <w:rPr>
                  <w:rFonts w:ascii="Cambria Math" w:eastAsia="宋体" w:hAnsi="Cambria Math" w:cs="Times New Roman"/>
                  <w:i/>
                  <w:color w:val="000000" w:themeColor="text1"/>
                  <w:sz w:val="28"/>
                  <w:szCs w:val="28"/>
                  <w14:ligatures w14:val="none"/>
                </w:rPr>
              </w:del>
            </m:ctrlPr>
          </m:dPr>
          <m:e>
            <m:sSub>
              <m:sSubPr>
                <m:ctrlPr>
                  <w:del w:id="1073" w:author="yun qiao" w:date="2026-04-25T15:34:00Z">
                    <w:rPr>
                      <w:rFonts w:ascii="Cambria Math" w:eastAsia="宋体" w:hAnsi="Cambria Math" w:cs="Times New Roman"/>
                      <w:i/>
                      <w:color w:val="000000" w:themeColor="text1"/>
                      <w:sz w:val="28"/>
                      <w:szCs w:val="28"/>
                      <w14:ligatures w14:val="none"/>
                    </w:rPr>
                  </w:del>
                </m:ctrlPr>
              </m:sSubPr>
              <m:e>
                <m:r>
                  <w:del w:id="1074" w:author="yun qiao" w:date="2026-04-25T15:34:00Z">
                    <w:rPr>
                      <w:rFonts w:ascii="Cambria Math" w:eastAsia="宋体" w:hAnsi="Cambria Math" w:cs="Times New Roman"/>
                      <w:color w:val="000000" w:themeColor="text1"/>
                      <w:sz w:val="28"/>
                      <w:szCs w:val="28"/>
                      <w14:ligatures w14:val="none"/>
                    </w:rPr>
                    <m:t>o</m:t>
                  </w:del>
                </m:r>
              </m:e>
              <m:sub>
                <m:r>
                  <w:del w:id="1075" w:author="yun qiao" w:date="2026-04-25T15:34:00Z">
                    <w:rPr>
                      <w:rFonts w:ascii="Cambria Math" w:eastAsia="宋体" w:hAnsi="Cambria Math" w:cs="Times New Roman"/>
                      <w:color w:val="000000" w:themeColor="text1"/>
                      <w:sz w:val="28"/>
                      <w:szCs w:val="28"/>
                      <w14:ligatures w14:val="none"/>
                    </w:rPr>
                    <m:t>j</m:t>
                  </w:del>
                </m:r>
              </m:sub>
            </m:sSub>
            <m:r>
              <w:del w:id="1076" w:author="yun qiao" w:date="2026-04-25T15:34:00Z">
                <w:rPr>
                  <w:rFonts w:ascii="Cambria Math" w:eastAsia="宋体" w:hAnsi="Cambria Math" w:cs="Times New Roman"/>
                  <w:color w:val="000000" w:themeColor="text1"/>
                  <w:sz w:val="28"/>
                  <w:szCs w:val="28"/>
                  <w14:ligatures w14:val="none"/>
                </w:rPr>
                <m:t>,</m:t>
              </w:del>
            </m:r>
            <m:sSub>
              <m:sSubPr>
                <m:ctrlPr>
                  <w:del w:id="1077" w:author="yun qiao" w:date="2026-04-25T15:34:00Z">
                    <w:rPr>
                      <w:rFonts w:ascii="Cambria Math" w:eastAsia="宋体" w:hAnsi="Cambria Math" w:cs="Times New Roman"/>
                      <w:i/>
                      <w:color w:val="000000" w:themeColor="text1"/>
                      <w:sz w:val="28"/>
                      <w:szCs w:val="28"/>
                      <w14:ligatures w14:val="none"/>
                    </w:rPr>
                  </w:del>
                </m:ctrlPr>
              </m:sSubPr>
              <m:e>
                <m:r>
                  <w:del w:id="1078" w:author="yun qiao" w:date="2026-04-25T15:34:00Z">
                    <w:rPr>
                      <w:rFonts w:ascii="Cambria Math" w:eastAsia="宋体" w:hAnsi="Cambria Math" w:cs="Times New Roman"/>
                      <w:color w:val="000000" w:themeColor="text1"/>
                      <w:sz w:val="28"/>
                      <w:szCs w:val="28"/>
                      <w14:ligatures w14:val="none"/>
                    </w:rPr>
                    <m:t>p</m:t>
                  </w:del>
                </m:r>
              </m:e>
              <m:sub>
                <m:r>
                  <w:del w:id="1079" w:author="yun qiao" w:date="2026-04-25T15:34:00Z">
                    <w:rPr>
                      <w:rFonts w:ascii="Cambria Math" w:eastAsia="宋体" w:hAnsi="Cambria Math" w:cs="Times New Roman"/>
                      <w:color w:val="000000" w:themeColor="text1"/>
                      <w:sz w:val="28"/>
                      <w:szCs w:val="28"/>
                      <w14:ligatures w14:val="none"/>
                    </w:rPr>
                    <m:t>i</m:t>
                  </w:del>
                </m:r>
              </m:sub>
            </m:sSub>
          </m:e>
        </m:d>
      </m:oMath>
      <w:del w:id="1080" w:author="yun qiao" w:date="2026-04-25T15:34:00Z">
        <w:r>
          <w:rPr>
            <w:rFonts w:ascii="Times New Roman" w:eastAsia="宋体" w:hAnsi="Times New Roman" w:cs="Times New Roman" w:hint="eastAsia"/>
            <w:color w:val="000000" w:themeColor="text1"/>
            <w:sz w:val="28"/>
            <w:szCs w:val="28"/>
            <w14:ligatures w14:val="none"/>
          </w:rPr>
          <w:delText>表示基于语义编码模型计算的语义相似度。</w:delText>
        </w:r>
      </w:del>
    </w:p>
    <w:p w14:paraId="2A33BC9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1081"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1081"/>
    </w:p>
    <w:p w14:paraId="7FBC59EB" w14:textId="77777777" w:rsidR="003E6244"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082"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w:t>
      </w:r>
      <w:r>
        <w:rPr>
          <w:rFonts w:ascii="Times New Roman" w:eastAsia="宋体" w:hAnsi="Times New Roman" w:cs="Times New Roman"/>
          <w:color w:val="000000" w:themeColor="text1"/>
          <w:sz w:val="28"/>
          <w:szCs w:val="28"/>
          <w14:ligatures w14:val="none"/>
        </w:rPr>
        <w:lastRenderedPageBreak/>
        <w:t>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680D610B" w:rsidR="003E6244" w:rsidRPr="008D547E" w:rsidRDefault="00000000">
      <w:pPr>
        <w:widowControl/>
        <w:spacing w:before="100" w:after="0" w:line="480" w:lineRule="exact"/>
        <w:jc w:val="both"/>
        <w:rPr>
          <w:rFonts w:ascii="Times New Roman" w:eastAsia="宋体" w:hAnsi="Times New Roman" w:cs="Times New Roman"/>
          <w:i/>
          <w:color w:val="000000" w:themeColor="text1"/>
          <w:sz w:val="28"/>
          <w:szCs w:val="28"/>
          <w14:ligatures w14:val="none"/>
          <w:rPrChange w:id="1083" w:author="yun qiao" w:date="2026-04-25T16:19:00Z">
            <w:rPr>
              <w:rFonts w:ascii="Times New Roman" w:eastAsia="宋体" w:hAnsi="Times New Roman" w:cs="Times New Roman"/>
              <w:color w:val="000000" w:themeColor="text1"/>
              <w:sz w:val="28"/>
              <w:szCs w:val="28"/>
              <w14:ligatures w14:val="none"/>
            </w:rPr>
          </w:rPrChang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Change w:id="1084" w:author="yun qiao" w:date="2026-04-25T16:19:00Z">
                    <w:rPr>
                      <w:rFonts w:ascii="Cambria Math" w:eastAsia="宋体" w:hAnsi="Cambria Math" w:cs="Times New Roman"/>
                      <w:color w:val="000000" w:themeColor="text1"/>
                      <w:sz w:val="28"/>
                      <w:szCs w:val="28"/>
                      <w14:ligatures w14:val="none"/>
                    </w:rPr>
                  </w:rPrChang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085" w:author="yun qiao" w:date="2026-04-25T16:18:00Z">
                      <w:rPr>
                        <w:rFonts w:ascii="Cambria Math" w:eastAsia="宋体" w:hAnsi="Cambria Math" w:cs="Times New Roman" w:hint="eastAsia"/>
                        <w:color w:val="000000" w:themeColor="text1"/>
                        <w:sz w:val="28"/>
                        <w:szCs w:val="28"/>
                        <w14:ligatures w14:val="none"/>
                      </w:rPr>
                      <m:t>y</m:t>
                    </w:ins>
                  </m:r>
                  <m:r>
                    <w:del w:id="1086" w:author="yun qiao" w:date="2026-04-25T16:18: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del w:id="1087" w:author="yun qiao" w:date="2026-04-25T16:19:00Z">
                      <w:rPr>
                        <w:rFonts w:ascii="Cambria Math" w:eastAsia="宋体" w:hAnsi="Cambria Math" w:cs="Times New Roman" w:hint="eastAsia"/>
                        <w:color w:val="000000" w:themeColor="text1"/>
                        <w:sz w:val="28"/>
                        <w:szCs w:val="28"/>
                        <w14:ligatures w14:val="none"/>
                      </w:rPr>
                      <m:t>p</m:t>
                    </w:del>
                  </m:r>
                  <m:r>
                    <w:ins w:id="1088" w:author="yun qiao" w:date="2026-04-25T16:19:00Z">
                      <w:rPr>
                        <w:rFonts w:ascii="Cambria Math" w:eastAsia="宋体" w:hAnsi="Cambria Math" w:cs="Times New Roman" w:hint="eastAsia"/>
                        <w:color w:val="000000" w:themeColor="text1"/>
                        <w:sz w:val="28"/>
                        <w:szCs w:val="28"/>
                        <w14:ligatures w14:val="none"/>
                      </w:rPr>
                      <m:t>y</m:t>
                    </w:ins>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Change w:id="1089" w:author="yun qiao" w:date="2026-04-25T16:19:00Z">
                    <w:rPr>
                      <w:rFonts w:ascii="Cambria Math" w:eastAsia="宋体" w:hAnsi="Cambria Math" w:cs="Times New Roman"/>
                      <w:color w:val="000000" w:themeColor="text1"/>
                      <w:sz w:val="28"/>
                      <w:szCs w:val="28"/>
                      <w14:ligatures w14:val="none"/>
                    </w:rPr>
                  </w:rPrChang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Change w:id="1090" w:author="yun qiao" w:date="2026-04-25T16:19:00Z">
                    <w:rPr>
                      <w:rFonts w:ascii="Cambria Math" w:eastAsia="宋体" w:hAnsi="Cambria Math" w:cs="Times New Roman"/>
                      <w:color w:val="000000" w:themeColor="text1"/>
                      <w:sz w:val="28"/>
                      <w:szCs w:val="28"/>
                      <w14:ligatures w14:val="none"/>
                    </w:rPr>
                  </w:rPrChang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del w:id="1091" w:author="yun qiao" w:date="2026-04-25T16:19:00Z">
                      <w:rPr>
                        <w:rFonts w:ascii="Cambria Math" w:eastAsia="宋体" w:hAnsi="Cambria Math" w:cs="Times New Roman" w:hint="eastAsia"/>
                        <w:color w:val="000000" w:themeColor="text1"/>
                        <w:sz w:val="28"/>
                        <w:szCs w:val="28"/>
                        <w14:ligatures w14:val="none"/>
                      </w:rPr>
                      <m:t>p</m:t>
                    </w:del>
                  </m:r>
                  <m:r>
                    <w:ins w:id="1092" w:author="yun qiao" w:date="2026-04-25T16:19:00Z">
                      <w:rPr>
                        <w:rFonts w:ascii="Cambria Math" w:eastAsia="宋体" w:hAnsi="Cambria Math" w:cs="Times New Roman" w:hint="eastAsia"/>
                        <w:color w:val="000000" w:themeColor="text1"/>
                        <w:sz w:val="28"/>
                        <w:szCs w:val="28"/>
                        <w14:ligatures w14:val="none"/>
                      </w:rPr>
                      <m:t>y</m:t>
                    </w:ins>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093" w:author="yun qiao" w:date="2026-04-25T16:19:00Z">
                      <w:rPr>
                        <w:rFonts w:ascii="Cambria Math" w:eastAsia="宋体" w:hAnsi="Cambria Math" w:cs="Times New Roman"/>
                        <w:color w:val="000000" w:themeColor="text1"/>
                        <w:sz w:val="28"/>
                        <w:szCs w:val="28"/>
                        <w14:ligatures w14:val="none"/>
                      </w:rPr>
                      <m:t>y</m:t>
                    </w:ins>
                  </m:r>
                  <m:r>
                    <w:del w:id="1094" w:author="yun qiao" w:date="2026-04-25T16:19: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hAnsi="Cambria Math" w:cs="MS Gothic" w:hint="eastAsia"/>
                  <w:i/>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095" w:author="yun qiao" w:date="2026-04-25T16:19:00Z">
                      <w:rPr>
                        <w:rFonts w:ascii="Cambria Math" w:eastAsia="宋体" w:hAnsi="Cambria Math" w:cs="Times New Roman"/>
                        <w:color w:val="000000" w:themeColor="text1"/>
                        <w:sz w:val="28"/>
                        <w:szCs w:val="28"/>
                        <w14:ligatures w14:val="none"/>
                      </w:rPr>
                      <m:t>y</m:t>
                    </w:ins>
                  </m:r>
                  <m:r>
                    <w:del w:id="1096" w:author="yun qiao" w:date="2026-04-25T16:19: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097" w:author="yun qiao" w:date="2026-04-25T16:19:00Z">
                      <w:rPr>
                        <w:rFonts w:ascii="Cambria Math" w:eastAsia="宋体" w:hAnsi="Cambria Math" w:cs="Times New Roman"/>
                        <w:color w:val="000000" w:themeColor="text1"/>
                        <w:sz w:val="28"/>
                        <w:szCs w:val="28"/>
                        <w14:ligatures w14:val="none"/>
                      </w:rPr>
                      <m:t>y</m:t>
                    </w:ins>
                  </m:r>
                  <m:r>
                    <w:del w:id="1098" w:author="yun qiao" w:date="2026-04-25T16:19: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6E0BA85" w:rsidR="003E6244" w:rsidRDefault="00000000" w:rsidP="00EB4D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099" w:author="yun qiao" w:date="2026-04-25T16:30:00Z">
                <w:rPr>
                  <w:rFonts w:ascii="Cambria Math" w:eastAsia="宋体" w:hAnsi="Cambria Math" w:cs="Times New Roman"/>
                  <w:i/>
                  <w:color w:val="000000" w:themeColor="text1"/>
                  <w:sz w:val="28"/>
                  <w:szCs w:val="28"/>
                  <w14:ligatures w14:val="none"/>
                </w:rPr>
              </w:ins>
            </m:ctrlPr>
          </m:sSubPr>
          <m:e>
            <m:r>
              <w:ins w:id="1100" w:author="yun qiao" w:date="2026-04-25T16:30:00Z">
                <w:rPr>
                  <w:rFonts w:ascii="Cambria Math" w:eastAsia="宋体" w:hAnsi="Cambria Math" w:cs="Times New Roman" w:hint="eastAsia"/>
                  <w:color w:val="000000" w:themeColor="text1"/>
                  <w:sz w:val="28"/>
                  <w:szCs w:val="28"/>
                  <w14:ligatures w14:val="none"/>
                </w:rPr>
                <m:t>o</m:t>
              </w:ins>
            </m:r>
          </m:e>
          <m:sub>
            <m:r>
              <w:ins w:id="1101" w:author="yun qiao" w:date="2026-04-25T16:30:00Z">
                <w:rPr>
                  <w:rFonts w:ascii="Cambria Math" w:eastAsia="宋体" w:hAnsi="Cambria Math" w:cs="Times New Roman" w:hint="eastAsia"/>
                  <w:color w:val="000000" w:themeColor="text1"/>
                  <w:sz w:val="28"/>
                  <w:szCs w:val="28"/>
                  <w14:ligatures w14:val="none"/>
                </w:rPr>
                <m:t>i</m:t>
              </w:ins>
            </m:r>
          </m:sub>
        </m:sSub>
        <m:r>
          <w:ins w:id="1102" w:author="yun qiao" w:date="2026-04-25T16:30:00Z">
            <w:rPr>
              <w:rFonts w:ascii="Cambria Math" w:eastAsia="宋体" w:hAnsi="Cambria Math" w:cs="Times New Roman" w:hint="eastAsia"/>
              <w:color w:val="000000" w:themeColor="text1"/>
              <w:sz w:val="28"/>
              <w:szCs w:val="28"/>
              <w14:ligatures w14:val="none"/>
            </w:rPr>
            <m:t>,</m:t>
          </w:ins>
        </m:r>
        <m:sSub>
          <m:sSubPr>
            <m:ctrlPr>
              <w:ins w:id="1103" w:author="yun qiao" w:date="2026-04-25T16:30:00Z">
                <w:rPr>
                  <w:rFonts w:ascii="Cambria Math" w:eastAsia="宋体" w:hAnsi="Cambria Math" w:cs="Times New Roman"/>
                  <w:i/>
                  <w:color w:val="000000" w:themeColor="text1"/>
                  <w:sz w:val="28"/>
                  <w:szCs w:val="28"/>
                  <w14:ligatures w14:val="none"/>
                </w:rPr>
              </w:ins>
            </m:ctrlPr>
          </m:sSubPr>
          <m:e>
            <m:r>
              <w:ins w:id="1104" w:author="yun qiao" w:date="2026-04-25T16:30:00Z">
                <w:rPr>
                  <w:rFonts w:ascii="Cambria Math" w:eastAsia="宋体" w:hAnsi="Cambria Math" w:cs="Times New Roman" w:hint="eastAsia"/>
                  <w:color w:val="000000" w:themeColor="text1"/>
                  <w:sz w:val="28"/>
                  <w:szCs w:val="28"/>
                  <w14:ligatures w14:val="none"/>
                </w:rPr>
                <m:t>o</m:t>
              </w:ins>
            </m:r>
          </m:e>
          <m:sub>
            <m:r>
              <w:ins w:id="1105" w:author="yun qiao" w:date="2026-04-25T16:30:00Z">
                <w:rPr>
                  <w:rFonts w:ascii="Cambria Math" w:eastAsia="宋体" w:hAnsi="Cambria Math" w:cs="Times New Roman" w:hint="eastAsia"/>
                  <w:color w:val="000000" w:themeColor="text1"/>
                  <w:sz w:val="28"/>
                  <w:szCs w:val="28"/>
                  <w14:ligatures w14:val="none"/>
                </w:rPr>
                <m:t>i+1</m:t>
              </w:ins>
            </m:r>
          </m:sub>
        </m:sSub>
      </m:oMath>
      <w:ins w:id="1106" w:author="yun qiao" w:date="2026-04-25T16:22:00Z">
        <w:r>
          <w:rPr>
            <w:rFonts w:ascii="Times New Roman" w:eastAsia="宋体" w:hAnsi="Times New Roman" w:cs="Times New Roman"/>
            <w:color w:val="000000" w:themeColor="text1"/>
            <w:sz w:val="28"/>
            <w:szCs w:val="28"/>
            <w14:ligatures w14:val="none"/>
          </w:rPr>
          <w:t>表示相邻步骤中的具体算子；</w:t>
        </w:r>
      </w:ins>
      <m:oMath>
        <m:sSub>
          <m:sSubPr>
            <m:ctrlPr>
              <w:ins w:id="1107" w:author="yun qiao" w:date="2026-04-25T16:30:00Z">
                <w:rPr>
                  <w:rFonts w:ascii="Cambria Math" w:eastAsia="宋体" w:hAnsi="Cambria Math" w:cs="Times New Roman"/>
                  <w:i/>
                  <w:color w:val="000000" w:themeColor="text1"/>
                  <w:sz w:val="28"/>
                  <w:szCs w:val="28"/>
                  <w14:ligatures w14:val="none"/>
                </w:rPr>
              </w:ins>
            </m:ctrlPr>
          </m:sSubPr>
          <m:e>
            <m:r>
              <w:ins w:id="1108" w:author="yun qiao" w:date="2026-04-25T16:30:00Z">
                <w:rPr>
                  <w:rFonts w:ascii="Cambria Math" w:eastAsia="宋体" w:hAnsi="Cambria Math" w:cs="Times New Roman" w:hint="eastAsia"/>
                  <w:color w:val="000000" w:themeColor="text1"/>
                  <w:sz w:val="28"/>
                  <w:szCs w:val="28"/>
                  <w14:ligatures w14:val="none"/>
                </w:rPr>
                <m:t>y</m:t>
              </w:ins>
            </m:r>
          </m:e>
          <m:sub>
            <m:r>
              <w:ins w:id="1109" w:author="yun qiao" w:date="2026-04-25T16:30:00Z">
                <w:rPr>
                  <w:rFonts w:ascii="Cambria Math" w:eastAsia="宋体" w:hAnsi="Cambria Math" w:cs="Times New Roman" w:hint="eastAsia"/>
                  <w:color w:val="000000" w:themeColor="text1"/>
                  <w:sz w:val="28"/>
                  <w:szCs w:val="28"/>
                  <w14:ligatures w14:val="none"/>
                </w:rPr>
                <m:t>i</m:t>
              </w:ins>
            </m:r>
          </m:sub>
        </m:sSub>
        <m:r>
          <w:ins w:id="1110" w:author="yun qiao" w:date="2026-04-25T16:30:00Z">
            <w:rPr>
              <w:rFonts w:ascii="Cambria Math" w:eastAsia="宋体" w:hAnsi="Cambria Math" w:cs="Times New Roman" w:hint="eastAsia"/>
              <w:color w:val="000000" w:themeColor="text1"/>
              <w:sz w:val="28"/>
              <w:szCs w:val="28"/>
              <w14:ligatures w14:val="none"/>
            </w:rPr>
            <m:t>,</m:t>
          </w:ins>
        </m:r>
        <m:sSub>
          <m:sSubPr>
            <m:ctrlPr>
              <w:ins w:id="1111" w:author="yun qiao" w:date="2026-04-25T16:30:00Z">
                <w:rPr>
                  <w:rFonts w:ascii="Cambria Math" w:eastAsia="宋体" w:hAnsi="Cambria Math" w:cs="Times New Roman"/>
                  <w:i/>
                  <w:color w:val="000000" w:themeColor="text1"/>
                  <w:sz w:val="28"/>
                  <w:szCs w:val="28"/>
                  <w14:ligatures w14:val="none"/>
                </w:rPr>
              </w:ins>
            </m:ctrlPr>
          </m:sSubPr>
          <m:e>
            <m:r>
              <w:ins w:id="1112" w:author="yun qiao" w:date="2026-04-25T16:30:00Z">
                <w:rPr>
                  <w:rFonts w:ascii="Cambria Math" w:eastAsia="宋体" w:hAnsi="Cambria Math" w:cs="Times New Roman" w:hint="eastAsia"/>
                  <w:color w:val="000000" w:themeColor="text1"/>
                  <w:sz w:val="28"/>
                  <w:szCs w:val="28"/>
                  <w14:ligatures w14:val="none"/>
                </w:rPr>
                <m:t>y</m:t>
              </w:ins>
            </m:r>
          </m:e>
          <m:sub>
            <m:r>
              <w:ins w:id="1113" w:author="yun qiao" w:date="2026-04-25T16:30:00Z">
                <w:rPr>
                  <w:rFonts w:ascii="Cambria Math" w:eastAsia="宋体" w:hAnsi="Cambria Math" w:cs="Times New Roman" w:hint="eastAsia"/>
                  <w:color w:val="000000" w:themeColor="text1"/>
                  <w:sz w:val="28"/>
                  <w:szCs w:val="28"/>
                  <w14:ligatures w14:val="none"/>
                </w:rPr>
                <m:t>i+1</m:t>
              </w:ins>
            </m:r>
          </m:sub>
        </m:sSub>
      </m:oMath>
      <w:ins w:id="1114" w:author="yun qiao" w:date="2026-04-25T16:22:00Z">
        <w:r>
          <w:rPr>
            <w:rFonts w:ascii="Times New Roman" w:eastAsia="宋体" w:hAnsi="Times New Roman" w:cs="Times New Roman"/>
            <w:color w:val="000000" w:themeColor="text1"/>
            <w:sz w:val="28"/>
            <w:szCs w:val="28"/>
            <w14:ligatures w14:val="none"/>
          </w:rPr>
          <w:t>表示对应的相邻操作原语；</w:t>
        </w:r>
      </w:ins>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hier</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proofErr w:type="spellStart"/>
      <m:oMath>
        <m:r>
          <m:rPr>
            <m:nor/>
          </m:rPr>
          <w:rPr>
            <w:rFonts w:ascii="Times New Roman" w:eastAsia="宋体" w:hAnsi="Times New Roman" w:cs="Times New Roman"/>
            <w:color w:val="000000" w:themeColor="text1"/>
            <w:sz w:val="28"/>
            <w:szCs w:val="28"/>
            <w14:ligatures w14:val="none"/>
          </w:rPr>
          <m:t>Types_out</m:t>
        </m:r>
        <w:proofErr w:type="spellEn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3AD9ED00"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115" w:author="yun qiao" w:date="2026-04-25T16:31:00Z">
                      <w:rPr>
                        <w:rFonts w:ascii="Cambria Math" w:eastAsia="宋体" w:hAnsi="Cambria Math" w:cs="Times New Roman"/>
                        <w:color w:val="000000" w:themeColor="text1"/>
                        <w:sz w:val="28"/>
                        <w:szCs w:val="28"/>
                        <w14:ligatures w14:val="none"/>
                      </w:rPr>
                      <m:t>y</m:t>
                    </w:ins>
                  </m:r>
                  <m:r>
                    <w:del w:id="1116"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17" w:author="yun qiao" w:date="2026-04-25T16:31:00Z">
                      <w:rPr>
                        <w:rFonts w:ascii="Cambria Math" w:eastAsia="宋体" w:hAnsi="Cambria Math" w:cs="Times New Roman"/>
                        <w:color w:val="000000" w:themeColor="text1"/>
                        <w:sz w:val="28"/>
                        <w:szCs w:val="28"/>
                        <w14:ligatures w14:val="none"/>
                      </w:rPr>
                      <m:t>y</m:t>
                    </w:ins>
                  </m:r>
                  <m:r>
                    <w:del w:id="1118"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119" w:author="yun qiao" w:date="2026-04-25T16:31:00Z">
                              <w:rPr>
                                <w:rFonts w:ascii="Cambria Math" w:eastAsia="宋体" w:hAnsi="Cambria Math" w:cs="Times New Roman"/>
                                <w:color w:val="000000" w:themeColor="text1"/>
                                <w:sz w:val="28"/>
                                <w:szCs w:val="28"/>
                                <w14:ligatures w14:val="none"/>
                              </w:rPr>
                              <m:t>y</m:t>
                            </w:ins>
                          </m:r>
                          <m:r>
                            <w:del w:id="1120"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21" w:author="yun qiao" w:date="2026-04-25T16:31:00Z">
                              <w:rPr>
                                <w:rFonts w:ascii="Cambria Math" w:eastAsia="宋体" w:hAnsi="Cambria Math" w:cs="Times New Roman"/>
                                <w:color w:val="000000" w:themeColor="text1"/>
                                <w:sz w:val="28"/>
                                <w:szCs w:val="28"/>
                                <w14:ligatures w14:val="none"/>
                              </w:rPr>
                              <m:t>y</m:t>
                            </w:ins>
                          </m:r>
                          <m:r>
                            <w:del w:id="1122" w:author="yun qiao" w:date="2026-04-25T16:31: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3390BB30"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r>
          <w:ins w:id="1123" w:author="yun qiao" w:date="2026-04-25T16:34:00Z">
            <w:rPr>
              <w:rFonts w:ascii="Cambria Math" w:eastAsia="宋体" w:hAnsi="Cambria Math" w:cs="Times New Roman"/>
              <w:color w:val="000000" w:themeColor="text1"/>
              <w:sz w:val="28"/>
              <w:szCs w:val="28"/>
              <w14:ligatures w14:val="none"/>
            </w:rPr>
            <m:t>⊆</m:t>
          </w:ins>
        </m:r>
        <m:sSub>
          <m:sSubPr>
            <m:ctrlPr>
              <w:ins w:id="1124" w:author="yun qiao" w:date="2026-04-25T16:34:00Z">
                <w:rPr>
                  <w:rFonts w:ascii="Cambria Math" w:eastAsia="宋体" w:hAnsi="Cambria Math" w:cs="Times New Roman"/>
                  <w:i/>
                  <w:color w:val="000000" w:themeColor="text1"/>
                  <w:sz w:val="28"/>
                  <w:szCs w:val="28"/>
                  <w14:ligatures w14:val="none"/>
                </w:rPr>
              </w:ins>
            </m:ctrlPr>
          </m:sSubPr>
          <m:e>
            <m:r>
              <w:ins w:id="1125" w:author="yun qiao" w:date="2026-04-25T16:34:00Z">
                <m:rPr>
                  <m:scr m:val="script"/>
                </m:rPr>
                <w:rPr>
                  <w:rFonts w:ascii="Cambria Math" w:eastAsia="宋体" w:hAnsi="Cambria Math" w:cs="Times New Roman"/>
                  <w:color w:val="000000" w:themeColor="text1"/>
                  <w:sz w:val="28"/>
                  <w:szCs w:val="28"/>
                  <w14:ligatures w14:val="none"/>
                </w:rPr>
                <m:t>L</m:t>
              </w:ins>
            </m:r>
          </m:e>
          <m:sub>
            <m:r>
              <w:ins w:id="1126" w:author="yun qiao" w:date="2026-04-25T16:34:00Z">
                <w:rPr>
                  <w:rFonts w:ascii="Cambria Math" w:eastAsia="宋体" w:hAnsi="Cambria Math" w:cs="Times New Roman"/>
                  <w:color w:val="000000" w:themeColor="text1"/>
                  <w:sz w:val="28"/>
                  <w:szCs w:val="28"/>
                  <w14:ligatures w14:val="none"/>
                </w:rPr>
                <m:t>3</m:t>
              </w:ins>
            </m:r>
          </m:sub>
        </m:sSub>
        <m:r>
          <w:ins w:id="1127" w:author="yun qiao" w:date="2026-04-25T16:34:00Z">
            <w:rPr>
              <w:rFonts w:ascii="Cambria Math" w:eastAsia="宋体" w:hAnsi="Cambria Math" w:cs="Times New Roman"/>
              <w:color w:val="000000" w:themeColor="text1"/>
              <w:sz w:val="28"/>
              <w:szCs w:val="28"/>
              <w14:ligatures w14:val="none"/>
            </w:rPr>
            <m:t>×</m:t>
          </w:ins>
        </m:r>
        <m:sSub>
          <m:sSubPr>
            <m:ctrlPr>
              <w:ins w:id="1128" w:author="yun qiao" w:date="2026-04-25T16:35:00Z">
                <w:rPr>
                  <w:rFonts w:ascii="Cambria Math" w:eastAsia="宋体" w:hAnsi="Cambria Math" w:cs="Times New Roman"/>
                  <w:i/>
                  <w:color w:val="000000" w:themeColor="text1"/>
                  <w:sz w:val="28"/>
                  <w:szCs w:val="28"/>
                  <w14:ligatures w14:val="none"/>
                </w:rPr>
              </w:ins>
            </m:ctrlPr>
          </m:sSubPr>
          <m:e>
            <m:r>
              <w:ins w:id="1129" w:author="yun qiao" w:date="2026-04-25T16:35:00Z">
                <m:rPr>
                  <m:scr m:val="script"/>
                </m:rPr>
                <w:rPr>
                  <w:rFonts w:ascii="Cambria Math" w:eastAsia="宋体" w:hAnsi="Cambria Math" w:cs="Times New Roman"/>
                  <w:color w:val="000000" w:themeColor="text1"/>
                  <w:sz w:val="28"/>
                  <w:szCs w:val="28"/>
                  <w14:ligatures w14:val="none"/>
                </w:rPr>
                <m:t>L</m:t>
              </w:ins>
            </m:r>
          </m:e>
          <m:sub>
            <m:r>
              <w:ins w:id="1130" w:author="yun qiao" w:date="2026-04-25T16:35:00Z">
                <w:rPr>
                  <w:rFonts w:ascii="Cambria Math" w:eastAsia="宋体" w:hAnsi="Cambria Math" w:cs="Times New Roman"/>
                  <w:color w:val="000000" w:themeColor="text1"/>
                  <w:sz w:val="28"/>
                  <w:szCs w:val="28"/>
                  <w14:ligatures w14:val="none"/>
                </w:rPr>
                <m:t>3</m:t>
              </w:ins>
            </m:r>
          </m:sub>
        </m:sSub>
      </m:oMath>
      <w:ins w:id="1131" w:author="yun qiao" w:date="2026-04-25T16:35:00Z">
        <w:r>
          <w:rPr>
            <w:rFonts w:ascii="Times New Roman" w:eastAsia="宋体" w:hAnsi="Times New Roman" w:cs="Times New Roman" w:hint="eastAsia"/>
            <w:color w:val="000000" w:themeColor="text1"/>
            <w:sz w:val="28"/>
            <w:szCs w:val="28"/>
            <w14:ligatures w14:val="none"/>
          </w:rPr>
          <w:t>表</w:t>
        </w:r>
      </w:ins>
      <w:del w:id="1132" w:author="yun qiao" w:date="2026-04-25T16:32:00Z">
        <w:r>
          <w:rPr>
            <w:rFonts w:ascii="Times New Roman" w:eastAsia="宋体" w:hAnsi="Times New Roman" w:cs="Times New Roman"/>
            <w:color w:val="000000" w:themeColor="text1"/>
            <w:sz w:val="28"/>
            <w:szCs w:val="28"/>
            <w14:ligatures w14:val="none"/>
          </w:rPr>
          <w:delText>表</w:delText>
        </w:r>
      </w:del>
      <w:r>
        <w:rPr>
          <w:rFonts w:ascii="Times New Roman" w:eastAsia="宋体" w:hAnsi="Times New Roman" w:cs="Times New Roman"/>
          <w:color w:val="000000" w:themeColor="text1"/>
          <w:sz w:val="28"/>
          <w:szCs w:val="28"/>
          <w14:ligatures w14:val="none"/>
        </w:rPr>
        <w:t>示基于历史数据或知识图谱构建的操作原语合法转移关系集合。</w:t>
      </w:r>
    </w:p>
    <w:p w14:paraId="2B0784B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）层次结构约束</w:t>
      </w:r>
      <w:r>
        <w:rPr>
          <w:rFonts w:ascii="Times New Roman" w:eastAsia="宋体" w:hAnsi="Times New Roman" w:cs="Times New Roman" w:hint="eastAsia"/>
          <w:color w:val="000000" w:themeColor="text1"/>
          <w:sz w:val="28"/>
          <w:szCs w:val="28"/>
          <w14:ligatures w14:val="none"/>
        </w:rPr>
        <w:t>：</w:t>
      </w:r>
    </w:p>
    <w:p w14:paraId="52D1B95B" w14:textId="4084C932"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del w:id="1133" w:author="yun qiao" w:date="2026-04-25T16:48:00Z">
                      <w:rPr>
                        <w:rFonts w:ascii="Cambria Math" w:eastAsia="宋体" w:hAnsi="Cambria Math" w:cs="Times New Roman"/>
                        <w:color w:val="000000" w:themeColor="text1"/>
                        <w:sz w:val="28"/>
                        <w:szCs w:val="28"/>
                        <w14:ligatures w14:val="none"/>
                      </w:rPr>
                      <m:t>p</m:t>
                    </w:del>
                  </m:r>
                  <m:r>
                    <w:ins w:id="1134" w:author="yun qiao" w:date="2026-04-25T16:48:00Z">
                      <w:rPr>
                        <w:rFonts w:ascii="Cambria Math" w:eastAsia="宋体" w:hAnsi="Cambria Math" w:cs="Times New Roman" w:hint="eastAsia"/>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del w:id="1135" w:author="yun qiao" w:date="2026-04-25T16:48:00Z">
                      <w:rPr>
                        <w:rFonts w:ascii="Cambria Math" w:eastAsia="宋体" w:hAnsi="Cambria Math" w:cs="Times New Roman"/>
                        <w:color w:val="000000" w:themeColor="text1"/>
                        <w:sz w:val="28"/>
                        <w:szCs w:val="28"/>
                        <w14:ligatures w14:val="none"/>
                      </w:rPr>
                      <m:t>p</m:t>
                    </w:del>
                  </m:r>
                  <m:r>
                    <w:ins w:id="1136" w:author="yun qiao" w:date="2026-04-25T16:48: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137" w:author="yun qiao" w:date="2026-04-25T16:48:00Z">
                              <w:rPr>
                                <w:rFonts w:ascii="Cambria Math" w:eastAsia="宋体" w:hAnsi="Cambria Math" w:cs="Times New Roman"/>
                                <w:color w:val="000000" w:themeColor="text1"/>
                                <w:sz w:val="28"/>
                                <w:szCs w:val="28"/>
                                <w14:ligatures w14:val="none"/>
                              </w:rPr>
                              <m:t>y</m:t>
                            </w:ins>
                          </m:r>
                          <m:r>
                            <w:del w:id="1138" w:author="yun qiao" w:date="2026-04-25T16:48: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ins w:id="1139" w:author="yun qiao" w:date="2026-04-25T16:48:00Z">
                              <w:rPr>
                                <w:rFonts w:ascii="Cambria Math" w:eastAsia="宋体" w:hAnsi="Cambria Math" w:cs="Times New Roman"/>
                                <w:color w:val="000000" w:themeColor="text1"/>
                                <w:sz w:val="28"/>
                                <w:szCs w:val="28"/>
                                <w14:ligatures w14:val="none"/>
                              </w:rPr>
                              <m:t>y</m:t>
                            </w:ins>
                          </m:r>
                          <m:r>
                            <w:del w:id="1140" w:author="yun qiao" w:date="2026-04-25T16:48:00Z">
                              <w:rPr>
                                <w:rFonts w:ascii="Cambria Math" w:eastAsia="宋体" w:hAnsi="Cambria Math" w:cs="Times New Roman"/>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0A5D7EE2" w:rsidR="003E6244" w:rsidRDefault="009F35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141" w:author="yun qiao" w:date="2026-04-25T16:50:00Z">
        <w:r>
          <w:rPr>
            <w:rFonts w:ascii="Times New Roman" w:eastAsia="宋体" w:hAnsi="Times New Roman" w:cs="Times New Roman"/>
            <w:color w:val="000000" w:themeColor="text1"/>
            <w:sz w:val="28"/>
            <w:szCs w:val="28"/>
            <w14:ligatures w14:val="none"/>
          </w:rPr>
          <w:t>所述统一约束函数通过对多</w:t>
        </w:r>
        <w:proofErr w:type="gramStart"/>
        <w:r>
          <w:rPr>
            <w:rFonts w:ascii="Times New Roman" w:eastAsia="宋体" w:hAnsi="Times New Roman" w:cs="Times New Roman"/>
            <w:color w:val="000000" w:themeColor="text1"/>
            <w:sz w:val="28"/>
            <w:szCs w:val="28"/>
            <w14:ligatures w14:val="none"/>
          </w:rPr>
          <w:t>源结构</w:t>
        </w:r>
        <w:proofErr w:type="gramEnd"/>
        <w:r>
          <w:rPr>
            <w:rFonts w:ascii="Times New Roman" w:eastAsia="宋体" w:hAnsi="Times New Roman" w:cs="Times New Roman"/>
            <w:color w:val="000000" w:themeColor="text1"/>
            <w:sz w:val="28"/>
            <w:szCs w:val="28"/>
            <w14:ligatures w14:val="none"/>
          </w:rPr>
          <w:t>约束进行加权融合，对候选算子链中相邻步骤的语义一致性与结构合理性进行综合评估，从而为后续算子链筛选与优化提供统一的约束度量</w:t>
        </w:r>
      </w:ins>
      <w:del w:id="1142" w:author="yun qiao" w:date="2026-04-25T16:50:00Z">
        <w:r>
          <w:rPr>
            <w:rFonts w:ascii="Times New Roman" w:eastAsia="宋体" w:hAnsi="Times New Roman" w:cs="Times New Roman"/>
            <w:color w:val="000000" w:themeColor="text1"/>
            <w:sz w:val="28"/>
            <w:szCs w:val="28"/>
            <w14:ligatures w14:val="none"/>
          </w:rPr>
          <w:delText>通过上述统一约束函数，将输入输出约束、语义转移约束及层次结构约束在同一评分空间中进行融合，实现多源结构约束的协同建模，从</w:delText>
        </w:r>
        <w:r>
          <w:rPr>
            <w:rFonts w:ascii="Times New Roman" w:eastAsia="宋体" w:hAnsi="Times New Roman" w:cs="Times New Roman"/>
            <w:color w:val="000000" w:themeColor="text1"/>
            <w:sz w:val="28"/>
            <w:szCs w:val="28"/>
            <w14:ligatures w14:val="none"/>
          </w:rPr>
          <w:lastRenderedPageBreak/>
          <w:delText>而避免各类约束独立筛选所导致的局部最优问题，并提升候选算子链整体结构的合理性与一致性</w:delText>
        </w:r>
      </w:del>
      <w:r>
        <w:rPr>
          <w:rFonts w:ascii="Times New Roman" w:eastAsia="宋体" w:hAnsi="Times New Roman" w:cs="Times New Roman"/>
          <w:color w:val="000000" w:themeColor="text1"/>
          <w:sz w:val="28"/>
          <w:szCs w:val="28"/>
          <w14:ligatures w14:val="none"/>
        </w:rPr>
        <w:t>。</w:t>
      </w:r>
    </w:p>
    <w:bookmarkEnd w:id="1082"/>
    <w:p w14:paraId="35B99F8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2A0D3E5D" w:rsidR="003E6244" w:rsidRPr="008A7C81"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del w:id="1143" w:author="yun qiao" w:date="2026-04-25T16:52:00Z">
                      <w:rPr>
                        <w:rFonts w:ascii="Cambria Math" w:eastAsia="宋体" w:hAnsi="Cambria Math" w:cs="Times New Roman"/>
                        <w:color w:val="000000" w:themeColor="text1"/>
                        <w:sz w:val="28"/>
                        <w:szCs w:val="28"/>
                        <w14:ligatures w14:val="none"/>
                      </w:rPr>
                      <m:t>p</m:t>
                    </w:del>
                  </m:r>
                  <m:r>
                    <w:ins w:id="1144" w:author="yun qiao" w:date="2026-04-25T16:52:00Z">
                      <w:rPr>
                        <w:rFonts w:ascii="Cambria Math" w:eastAsia="宋体" w:hAnsi="Cambria Math" w:cs="Times New Roman"/>
                        <w:color w:val="000000" w:themeColor="text1"/>
                        <w:sz w:val="28"/>
                        <w:szCs w:val="28"/>
                        <w14:ligatures w14:val="none"/>
                      </w:rPr>
                      <m:t>y</m:t>
                    </w:ins>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45" w:author="yun qiao" w:date="2026-04-25T16:52:00Z">
                      <w:rPr>
                        <w:rFonts w:ascii="Cambria Math" w:eastAsia="宋体" w:hAnsi="Cambria Math" w:cs="Times New Roman" w:hint="eastAsia"/>
                        <w:color w:val="000000" w:themeColor="text1"/>
                        <w:sz w:val="28"/>
                        <w:szCs w:val="28"/>
                        <w14:ligatures w14:val="none"/>
                      </w:rPr>
                      <m:t>y</m:t>
                    </w:ins>
                  </m:r>
                  <m:r>
                    <w:del w:id="1146" w:author="yun qiao" w:date="2026-04-25T16:52: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06E06688" w14:textId="77777777" w:rsidR="00493EC5" w:rsidRDefault="00000000" w:rsidP="00493EC5">
      <w:pPr>
        <w:widowControl/>
        <w:spacing w:before="100" w:after="0" w:line="480" w:lineRule="exact"/>
        <w:ind w:firstLineChars="202" w:firstLine="566"/>
        <w:jc w:val="both"/>
        <w:rPr>
          <w:ins w:id="1147" w:author="yun qiao" w:date="2026-04-25T17:09: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p>
          <m:sSupPr>
            <m:ctrlPr>
              <w:ins w:id="1148" w:author="yun qiao" w:date="2026-04-25T16:52:00Z">
                <w:rPr>
                  <w:rFonts w:ascii="Cambria Math" w:eastAsia="宋体" w:hAnsi="Cambria Math" w:cs="Times New Roman"/>
                  <w:i/>
                  <w:color w:val="000000" w:themeColor="text1"/>
                  <w:sz w:val="28"/>
                  <w:szCs w:val="28"/>
                  <w14:ligatures w14:val="none"/>
                </w:rPr>
              </w:ins>
            </m:ctrlPr>
          </m:sSupPr>
          <m:e>
            <m:r>
              <w:ins w:id="1149" w:author="yun qiao" w:date="2026-04-25T16:52:00Z">
                <m:rPr>
                  <m:scr m:val="script"/>
                </m:rPr>
                <w:rPr>
                  <w:rFonts w:ascii="Cambria Math" w:eastAsia="宋体" w:hAnsi="Cambria Math" w:cs="Times New Roman"/>
                  <w:color w:val="000000" w:themeColor="text1"/>
                  <w:sz w:val="28"/>
                  <w:szCs w:val="28"/>
                  <w14:ligatures w14:val="none"/>
                </w:rPr>
                <m:t>O</m:t>
              </w:ins>
            </m:r>
          </m:e>
          <m:sup>
            <m:r>
              <w:ins w:id="1150" w:author="yun qiao" w:date="2026-04-25T16:52:00Z">
                <w:rPr>
                  <w:rFonts w:ascii="Cambria Math" w:eastAsia="宋体" w:hAnsi="Cambria Math" w:cs="Times New Roman"/>
                  <w:color w:val="000000" w:themeColor="text1"/>
                  <w:sz w:val="28"/>
                  <w:szCs w:val="28"/>
                  <w14:ligatures w14:val="none"/>
                </w:rPr>
                <m:t>'</m:t>
              </w:ins>
            </m:r>
          </m:sup>
        </m:sSup>
        <m:d>
          <m:dPr>
            <m:ctrlPr>
              <w:ins w:id="1151" w:author="yun qiao" w:date="2026-04-25T16:52:00Z">
                <w:rPr>
                  <w:rFonts w:ascii="Cambria Math" w:eastAsia="宋体" w:hAnsi="Cambria Math" w:cs="Times New Roman"/>
                  <w:i/>
                  <w:color w:val="000000" w:themeColor="text1"/>
                  <w:sz w:val="28"/>
                  <w:szCs w:val="28"/>
                  <w14:ligatures w14:val="none"/>
                </w:rPr>
              </w:ins>
            </m:ctrlPr>
          </m:dPr>
          <m:e>
            <m:sSub>
              <m:sSubPr>
                <m:ctrlPr>
                  <w:ins w:id="1152" w:author="yun qiao" w:date="2026-04-25T16:52:00Z">
                    <w:rPr>
                      <w:rFonts w:ascii="Cambria Math" w:eastAsia="宋体" w:hAnsi="Cambria Math" w:cs="Times New Roman"/>
                      <w:i/>
                      <w:color w:val="000000" w:themeColor="text1"/>
                      <w:sz w:val="28"/>
                      <w:szCs w:val="28"/>
                      <w14:ligatures w14:val="none"/>
                    </w:rPr>
                  </w:ins>
                </m:ctrlPr>
              </m:sSubPr>
              <m:e>
                <m:r>
                  <w:ins w:id="1153" w:author="yun qiao" w:date="2026-04-25T16:52:00Z">
                    <w:rPr>
                      <w:rFonts w:ascii="Cambria Math" w:eastAsia="宋体" w:hAnsi="Cambria Math" w:cs="Times New Roman"/>
                      <w:color w:val="000000" w:themeColor="text1"/>
                      <w:sz w:val="28"/>
                      <w:szCs w:val="28"/>
                      <w14:ligatures w14:val="none"/>
                    </w:rPr>
                    <m:t>y</m:t>
                  </w:ins>
                </m:r>
              </m:e>
              <m:sub>
                <m:r>
                  <w:ins w:id="1154" w:author="yun qiao" w:date="2026-04-25T16:52:00Z">
                    <w:rPr>
                      <w:rFonts w:ascii="Cambria Math" w:eastAsia="宋体" w:hAnsi="Cambria Math" w:cs="Times New Roman"/>
                      <w:color w:val="000000" w:themeColor="text1"/>
                      <w:sz w:val="28"/>
                      <w:szCs w:val="28"/>
                      <w14:ligatures w14:val="none"/>
                    </w:rPr>
                    <m:t>i</m:t>
                  </w:ins>
                </m:r>
              </m:sub>
            </m:sSub>
          </m:e>
        </m:d>
      </m:oMath>
      <w:ins w:id="1155" w:author="yun qiao" w:date="2026-04-25T16:52:00Z">
        <w:r>
          <w:rPr>
            <w:rFonts w:ascii="Times New Roman" w:eastAsia="宋体" w:hAnsi="Times New Roman" w:cs="Times New Roman"/>
            <w:color w:val="000000" w:themeColor="text1"/>
            <w:sz w:val="28"/>
            <w:szCs w:val="28"/>
            <w14:ligatures w14:val="none"/>
          </w:rPr>
          <w:t>表示通过语义扩展机制获得的候选算子集合</w:t>
        </w:r>
        <w:r>
          <w:rPr>
            <w:rFonts w:ascii="Times New Roman" w:eastAsia="宋体" w:hAnsi="Times New Roman" w:cs="Times New Roman" w:hint="eastAsia"/>
            <w:color w:val="000000" w:themeColor="text1"/>
            <w:sz w:val="28"/>
            <w:szCs w:val="28"/>
            <w14:ligatures w14:val="none"/>
          </w:rPr>
          <w:t>，</w:t>
        </w:r>
      </w:ins>
      <m:oMath>
        <m:sSub>
          <m:sSubPr>
            <m:ctrlPr>
              <w:ins w:id="1156" w:author="yun qiao" w:date="2026-04-25T17:07:00Z">
                <w:rPr>
                  <w:rFonts w:ascii="Cambria Math" w:eastAsia="宋体" w:hAnsi="Cambria Math" w:cs="Times New Roman"/>
                  <w:i/>
                  <w:color w:val="000000" w:themeColor="text1"/>
                  <w:sz w:val="28"/>
                  <w:szCs w:val="28"/>
                  <w14:ligatures w14:val="none"/>
                </w:rPr>
              </w:ins>
            </m:ctrlPr>
          </m:sSubPr>
          <m:e>
            <m:r>
              <w:ins w:id="1157" w:author="yun qiao" w:date="2026-04-25T17:07:00Z">
                <w:rPr>
                  <w:rFonts w:ascii="Cambria Math" w:eastAsia="宋体" w:hAnsi="Cambria Math" w:cs="Times New Roman" w:hint="eastAsia"/>
                  <w:color w:val="000000" w:themeColor="text1"/>
                  <w:sz w:val="28"/>
                  <w:szCs w:val="28"/>
                  <w14:ligatures w14:val="none"/>
                </w:rPr>
                <m:t>y</m:t>
              </w:ins>
            </m:r>
          </m:e>
          <m:sub>
            <m:r>
              <w:ins w:id="1158" w:author="yun qiao" w:date="2026-04-25T17:07:00Z">
                <w:rPr>
                  <w:rFonts w:ascii="Cambria Math" w:eastAsia="宋体" w:hAnsi="Cambria Math" w:cs="Times New Roman"/>
                  <w:color w:val="000000" w:themeColor="text1"/>
                  <w:sz w:val="28"/>
                  <w:szCs w:val="28"/>
                  <w14:ligatures w14:val="none"/>
                </w:rPr>
                <m:t>i</m:t>
              </w:ins>
            </m:r>
          </m:sub>
        </m:sSub>
      </m:oMath>
      <w:ins w:id="1159" w:author="yun qiao" w:date="2026-04-25T17:07:00Z">
        <w:r>
          <w:rPr>
            <w:rFonts w:ascii="Times New Roman" w:eastAsia="宋体" w:hAnsi="Times New Roman" w:cs="Times New Roman"/>
            <w:color w:val="000000" w:themeColor="text1"/>
            <w:sz w:val="28"/>
            <w:szCs w:val="28"/>
            <w14:ligatures w14:val="none"/>
          </w:rPr>
          <w:t>表示第</w:t>
        </w:r>
        <w:proofErr w:type="spellStart"/>
        <w:r>
          <w:rPr>
            <w:rFonts w:ascii="Times New Roman" w:eastAsia="宋体" w:hAnsi="Times New Roman" w:cs="Times New Roman"/>
            <w:color w:val="000000" w:themeColor="text1"/>
            <w:sz w:val="28"/>
            <w:szCs w:val="28"/>
            <w14:ligatures w14:val="none"/>
          </w:rPr>
          <w:t>i</w:t>
        </w:r>
        <w:proofErr w:type="spellEnd"/>
        <w:proofErr w:type="gramStart"/>
        <w:r>
          <w:rPr>
            <w:rFonts w:ascii="Times New Roman" w:eastAsia="宋体" w:hAnsi="Times New Roman" w:cs="Times New Roman"/>
            <w:color w:val="000000" w:themeColor="text1"/>
            <w:sz w:val="28"/>
            <w:szCs w:val="28"/>
            <w14:ligatures w14:val="none"/>
          </w:rPr>
          <w:t>个</w:t>
        </w:r>
        <w:proofErr w:type="gramEnd"/>
        <w:r>
          <w:rPr>
            <w:rFonts w:ascii="Times New Roman" w:eastAsia="宋体" w:hAnsi="Times New Roman" w:cs="Times New Roman"/>
            <w:color w:val="000000" w:themeColor="text1"/>
            <w:sz w:val="28"/>
            <w:szCs w:val="28"/>
            <w14:ligatures w14:val="none"/>
          </w:rPr>
          <w:t>操作原语；</w:t>
        </w:r>
      </w:ins>
      <m:oMath>
        <m:sSub>
          <m:sSubPr>
            <m:ctrlPr>
              <w:ins w:id="1160" w:author="yun qiao" w:date="2026-04-25T17:08:00Z">
                <w:rPr>
                  <w:rFonts w:ascii="Cambria Math" w:eastAsia="宋体" w:hAnsi="Cambria Math" w:cs="Times New Roman"/>
                  <w:i/>
                  <w:color w:val="000000" w:themeColor="text1"/>
                  <w:sz w:val="28"/>
                  <w:szCs w:val="28"/>
                  <w14:ligatures w14:val="none"/>
                </w:rPr>
              </w:ins>
            </m:ctrlPr>
          </m:sSubPr>
          <m:e>
            <m:r>
              <w:ins w:id="1161" w:author="yun qiao" w:date="2026-04-25T17:08:00Z">
                <w:rPr>
                  <w:rFonts w:ascii="Cambria Math" w:eastAsia="宋体" w:hAnsi="Cambria Math" w:cs="Times New Roman"/>
                  <w:color w:val="000000" w:themeColor="text1"/>
                  <w:sz w:val="28"/>
                  <w:szCs w:val="28"/>
                  <w14:ligatures w14:val="none"/>
                </w:rPr>
                <m:t>o</m:t>
              </w:ins>
            </m:r>
          </m:e>
          <m:sub>
            <m:r>
              <w:ins w:id="1162" w:author="yun qiao" w:date="2026-04-25T17:08:00Z">
                <w:rPr>
                  <w:rFonts w:ascii="Cambria Math" w:eastAsia="宋体" w:hAnsi="Cambria Math" w:cs="Times New Roman"/>
                  <w:color w:val="000000" w:themeColor="text1"/>
                  <w:sz w:val="28"/>
                  <w:szCs w:val="28"/>
                  <w14:ligatures w14:val="none"/>
                </w:rPr>
                <m:t>j</m:t>
              </w:ins>
            </m:r>
          </m:sub>
        </m:sSub>
      </m:oMath>
      <w:ins w:id="1163" w:author="yun qiao" w:date="2026-04-25T17:08:00Z">
        <w:r>
          <w:rPr>
            <w:rFonts w:ascii="Times New Roman" w:eastAsia="宋体" w:hAnsi="Times New Roman" w:cs="Times New Roman" w:hint="eastAsia"/>
            <w:color w:val="000000" w:themeColor="text1"/>
            <w:sz w:val="28"/>
            <w:szCs w:val="28"/>
            <w14:ligatures w14:val="none"/>
          </w:rPr>
          <w:t>表示目标平台中的候选具体算子；</w:t>
        </w:r>
      </w:ins>
      <m:oMath>
        <m:sSub>
          <m:sSubPr>
            <m:ctrlPr>
              <w:ins w:id="1164" w:author="yun qiao" w:date="2026-04-25T17:09:00Z">
                <w:rPr>
                  <w:rFonts w:ascii="Cambria Math" w:eastAsia="宋体" w:hAnsi="Cambria Math" w:cs="Times New Roman"/>
                  <w:i/>
                  <w:color w:val="000000" w:themeColor="text1"/>
                  <w:sz w:val="28"/>
                  <w:szCs w:val="28"/>
                  <w14:ligatures w14:val="none"/>
                </w:rPr>
              </w:ins>
            </m:ctrlPr>
          </m:sSubPr>
          <m:e>
            <m:r>
              <w:ins w:id="1165" w:author="yun qiao" w:date="2026-04-25T17:09:00Z">
                <w:rPr>
                  <w:rFonts w:ascii="Cambria Math" w:eastAsia="宋体" w:hAnsi="Cambria Math" w:cs="Times New Roman"/>
                  <w:color w:val="000000" w:themeColor="text1"/>
                  <w:sz w:val="28"/>
                  <w:szCs w:val="28"/>
                  <w14:ligatures w14:val="none"/>
                </w:rPr>
                <m:t>S</m:t>
              </w:ins>
            </m:r>
          </m:e>
          <m:sub>
            <m:r>
              <w:ins w:id="1166" w:author="yun qiao" w:date="2026-04-25T17:09:00Z">
                <w:rPr>
                  <w:rFonts w:ascii="Cambria Math" w:eastAsia="宋体" w:hAnsi="Cambria Math" w:cs="Times New Roman"/>
                  <w:color w:val="000000" w:themeColor="text1"/>
                  <w:sz w:val="28"/>
                  <w:szCs w:val="28"/>
                  <w14:ligatures w14:val="none"/>
                </w:rPr>
                <m:t>sem</m:t>
              </w:ins>
            </m:r>
          </m:sub>
        </m:sSub>
        <m:d>
          <m:dPr>
            <m:ctrlPr>
              <w:ins w:id="1167" w:author="yun qiao" w:date="2026-04-25T17:09:00Z">
                <w:rPr>
                  <w:rFonts w:ascii="Cambria Math" w:eastAsia="宋体" w:hAnsi="Cambria Math" w:cs="Times New Roman"/>
                  <w:i/>
                  <w:color w:val="000000" w:themeColor="text1"/>
                  <w:sz w:val="28"/>
                  <w:szCs w:val="28"/>
                  <w14:ligatures w14:val="none"/>
                </w:rPr>
              </w:ins>
            </m:ctrlPr>
          </m:dPr>
          <m:e>
            <m:sSub>
              <m:sSubPr>
                <m:ctrlPr>
                  <w:ins w:id="1168" w:author="yun qiao" w:date="2026-04-25T17:09:00Z">
                    <w:rPr>
                      <w:rFonts w:ascii="Cambria Math" w:eastAsia="宋体" w:hAnsi="Cambria Math" w:cs="Times New Roman"/>
                      <w:i/>
                      <w:color w:val="000000" w:themeColor="text1"/>
                      <w:sz w:val="28"/>
                      <w:szCs w:val="28"/>
                      <w14:ligatures w14:val="none"/>
                    </w:rPr>
                  </w:ins>
                </m:ctrlPr>
              </m:sSubPr>
              <m:e>
                <m:r>
                  <w:ins w:id="1169" w:author="yun qiao" w:date="2026-04-25T17:09:00Z">
                    <w:rPr>
                      <w:rFonts w:ascii="Cambria Math" w:eastAsia="宋体" w:hAnsi="Cambria Math" w:cs="Times New Roman"/>
                      <w:color w:val="000000" w:themeColor="text1"/>
                      <w:sz w:val="28"/>
                      <w:szCs w:val="28"/>
                      <w14:ligatures w14:val="none"/>
                    </w:rPr>
                    <m:t>o</m:t>
                  </w:ins>
                </m:r>
              </m:e>
              <m:sub>
                <m:r>
                  <w:ins w:id="1170" w:author="yun qiao" w:date="2026-04-25T17:09:00Z">
                    <w:rPr>
                      <w:rFonts w:ascii="Cambria Math" w:eastAsia="宋体" w:hAnsi="Cambria Math" w:cs="Times New Roman"/>
                      <w:color w:val="000000" w:themeColor="text1"/>
                      <w:sz w:val="28"/>
                      <w:szCs w:val="28"/>
                      <w14:ligatures w14:val="none"/>
                    </w:rPr>
                    <m:t>j</m:t>
                  </w:ins>
                </m:r>
              </m:sub>
            </m:sSub>
            <m:r>
              <w:ins w:id="1171" w:author="yun qiao" w:date="2026-04-25T17:09:00Z">
                <w:rPr>
                  <w:rFonts w:ascii="Cambria Math" w:eastAsia="宋体" w:hAnsi="Cambria Math" w:cs="Times New Roman"/>
                  <w:color w:val="000000" w:themeColor="text1"/>
                  <w:sz w:val="28"/>
                  <w:szCs w:val="28"/>
                  <w14:ligatures w14:val="none"/>
                </w:rPr>
                <m:t>,</m:t>
              </w:ins>
            </m:r>
            <m:sSub>
              <m:sSubPr>
                <m:ctrlPr>
                  <w:ins w:id="1172" w:author="yun qiao" w:date="2026-04-25T17:09:00Z">
                    <w:rPr>
                      <w:rFonts w:ascii="Cambria Math" w:eastAsia="宋体" w:hAnsi="Cambria Math" w:cs="Times New Roman"/>
                      <w:i/>
                      <w:color w:val="000000" w:themeColor="text1"/>
                      <w:sz w:val="28"/>
                      <w:szCs w:val="28"/>
                      <w14:ligatures w14:val="none"/>
                    </w:rPr>
                  </w:ins>
                </m:ctrlPr>
              </m:sSubPr>
              <m:e>
                <m:r>
                  <w:ins w:id="1173" w:author="yun qiao" w:date="2026-04-25T17:09:00Z">
                    <w:rPr>
                      <w:rFonts w:ascii="Cambria Math" w:eastAsia="宋体" w:hAnsi="Cambria Math" w:cs="Times New Roman" w:hint="eastAsia"/>
                      <w:color w:val="000000" w:themeColor="text1"/>
                      <w:sz w:val="28"/>
                      <w:szCs w:val="28"/>
                      <w14:ligatures w14:val="none"/>
                    </w:rPr>
                    <m:t>y</m:t>
                  </w:ins>
                </m:r>
              </m:e>
              <m:sub>
                <m:r>
                  <w:ins w:id="1174" w:author="yun qiao" w:date="2026-04-25T17:09:00Z">
                    <w:rPr>
                      <w:rFonts w:ascii="Cambria Math" w:eastAsia="宋体" w:hAnsi="Cambria Math" w:cs="Times New Roman"/>
                      <w:color w:val="000000" w:themeColor="text1"/>
                      <w:sz w:val="28"/>
                      <w:szCs w:val="28"/>
                      <w14:ligatures w14:val="none"/>
                    </w:rPr>
                    <m:t>i</m:t>
                  </w:ins>
                </m:r>
              </m:sub>
            </m:sSub>
          </m:e>
        </m:d>
      </m:oMath>
      <w:ins w:id="1175" w:author="yun qiao" w:date="2026-04-25T17:08:00Z">
        <w:r>
          <w:rPr>
            <w:rFonts w:ascii="Times New Roman" w:eastAsia="宋体" w:hAnsi="Times New Roman" w:cs="Times New Roman"/>
            <w:color w:val="000000" w:themeColor="text1"/>
            <w:sz w:val="28"/>
            <w:szCs w:val="28"/>
            <w14:ligatures w14:val="none"/>
          </w:rPr>
          <w:t>表示候选算子与操作原语之间的语义相似度</w:t>
        </w:r>
        <w:r>
          <w:rPr>
            <w:rFonts w:ascii="Times New Roman" w:eastAsia="宋体" w:hAnsi="Times New Roman" w:cs="Times New Roman" w:hint="eastAsia"/>
            <w:color w:val="000000" w:themeColor="text1"/>
            <w:sz w:val="28"/>
            <w:szCs w:val="28"/>
            <w14:ligatures w14:val="none"/>
          </w:rPr>
          <w:t>；</w:t>
        </w:r>
      </w:ins>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p>
    <w:p w14:paraId="2299028A" w14:textId="2EA83AB1"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49F9AC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176" w:author="yun qiao" w:date="2026-04-25T17:09:00Z">
                <w:rPr>
                  <w:rFonts w:ascii="Cambria Math" w:eastAsia="宋体" w:hAnsi="Cambria Math" w:cs="Times New Roman"/>
                  <w:i/>
                  <w:color w:val="000000" w:themeColor="text1"/>
                  <w:sz w:val="28"/>
                  <w:szCs w:val="28"/>
                  <w14:ligatures w14:val="none"/>
                </w:rPr>
              </w:ins>
            </m:ctrlPr>
          </m:sSubPr>
          <m:e>
            <m:r>
              <w:ins w:id="1177" w:author="yun qiao" w:date="2026-04-25T17:09:00Z">
                <w:rPr>
                  <w:rFonts w:ascii="Cambria Math" w:eastAsia="宋体" w:hAnsi="Cambria Math" w:cs="Times New Roman"/>
                  <w:color w:val="000000" w:themeColor="text1"/>
                  <w:sz w:val="28"/>
                  <w:szCs w:val="28"/>
                  <w14:ligatures w14:val="none"/>
                </w:rPr>
                <m:t>R</m:t>
              </w:ins>
            </m:r>
          </m:e>
          <m:sub>
            <m:r>
              <w:ins w:id="1178" w:author="yun qiao" w:date="2026-04-25T17:09:00Z">
                <m:rPr>
                  <m:nor/>
                </m:rPr>
                <w:rPr>
                  <w:rFonts w:ascii="Cambria Math" w:eastAsia="宋体" w:hAnsi="Cambria Math" w:cs="Times New Roman"/>
                  <w:color w:val="000000" w:themeColor="text1"/>
                  <w:sz w:val="28"/>
                  <w:szCs w:val="28"/>
                  <w14:ligatures w14:val="none"/>
                </w:rPr>
                <m:t>cover</m:t>
              </w:ins>
            </m:r>
          </m:sub>
        </m:sSub>
      </m:oMath>
      <w:ins w:id="1179" w:author="yun qiao" w:date="2026-04-25T17:09:00Z">
        <w:r>
          <w:rPr>
            <w:rFonts w:ascii="Times New Roman" w:eastAsia="宋体" w:hAnsi="Times New Roman" w:cs="Times New Roman"/>
            <w:color w:val="000000" w:themeColor="text1"/>
            <w:sz w:val="28"/>
            <w:szCs w:val="28"/>
            <w14:ligatures w14:val="none"/>
          </w:rPr>
          <w:t>表示候选序列的映射覆盖度；</w:t>
        </w:r>
      </w:ins>
      <w:r>
        <w:rPr>
          <w:rFonts w:ascii="Times New Roman" w:eastAsia="宋体" w:hAnsi="Times New Roman" w:cs="Times New Roman"/>
          <w:color w:val="000000" w:themeColor="text1"/>
          <w:sz w:val="28"/>
          <w:szCs w:val="28"/>
          <w14:ligatures w14:val="none"/>
        </w:rPr>
        <w:t>候选操作原语序列长度为</w:t>
      </w:r>
      <w:r>
        <w:rPr>
          <w:rFonts w:ascii="Times New Roman" w:eastAsia="宋体" w:hAnsi="Times New Roman" w:cs="Times New Roman"/>
          <w:color w:val="000000" w:themeColor="text1"/>
          <w:sz w:val="28"/>
          <w:szCs w:val="28"/>
          <w14:ligatures w14:val="none"/>
        </w:rPr>
        <w:t>T</w:t>
      </w:r>
      <w:r>
        <w:rPr>
          <w:rFonts w:ascii="Times New Roman" w:eastAsia="宋体" w:hAnsi="Times New Roman" w:cs="Times New Roman"/>
          <w:color w:val="000000" w:themeColor="text1"/>
          <w:sz w:val="28"/>
          <w:szCs w:val="28"/>
          <w14:ligatures w14:val="none"/>
        </w:rPr>
        <w: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1180"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1180"/>
      <w:r>
        <w:rPr>
          <w:rFonts w:ascii="Times New Roman" w:eastAsia="宋体" w:hAnsi="Times New Roman" w:cs="Times New Roman"/>
          <w:color w:val="000000" w:themeColor="text1"/>
          <w:sz w:val="28"/>
          <w:szCs w:val="28"/>
          <w14:ligatures w14:val="none"/>
        </w:rPr>
        <w:t>；</w:t>
      </w:r>
      <w:proofErr w:type="gramStart"/>
      <w:r>
        <w:rPr>
          <w:rFonts w:ascii="Times New Roman" w:eastAsia="宋体" w:hAnsi="Times New Roman" w:cs="Times New Roman"/>
          <w:color w:val="000000" w:themeColor="text1"/>
          <w:sz w:val="28"/>
          <w:szCs w:val="28"/>
          <w14:ligatures w14:val="none"/>
        </w:rPr>
        <w:t>当既不</w:t>
      </w:r>
      <w:proofErr w:type="gramEnd"/>
      <w:r>
        <w:rPr>
          <w:rFonts w:ascii="Times New Roman" w:eastAsia="宋体" w:hAnsi="Times New Roman" w:cs="Times New Roman"/>
          <w:color w:val="000000" w:themeColor="text1"/>
          <w:sz w:val="28"/>
          <w:szCs w:val="28"/>
          <w14:ligatures w14:val="none"/>
        </w:rPr>
        <w:t>存在显式映射关系，也不存在满足语义扩展条件的候选算子时，引入带有功能类别标签的占位符节点，以维持链结构完整性并记录映射缺失信息。</w:t>
      </w:r>
    </w:p>
    <w:p w14:paraId="08FD31A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5766F9C8"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181"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w:del w:id="1182" w:author="yun qiao" w:date="2026-04-25T17:14:00Z">
        <w:r>
          <w:rPr>
            <w:rFonts w:ascii="Times New Roman" w:eastAsia="宋体" w:hAnsi="Times New Roman" w:cs="Times New Roman"/>
            <w:color w:val="000000" w:themeColor="text1"/>
            <w:sz w:val="28"/>
            <w:szCs w:val="28"/>
            <w14:ligatures w14:val="none"/>
          </w:rPr>
          <w:delText>{</w:delText>
        </w:r>
      </w:del>
      <m:oMath>
        <m:r>
          <w:ins w:id="1183" w:author="yun qiao" w:date="2026-04-25T17:13:00Z">
            <w:rPr>
              <w:rFonts w:ascii="Cambria Math" w:eastAsia="宋体" w:hAnsi="Cambria Math" w:cs="Times New Roman" w:hint="eastAsia"/>
              <w:color w:val="000000" w:themeColor="text1"/>
              <w:sz w:val="28"/>
              <w:szCs w:val="28"/>
              <w14:ligatures w14:val="none"/>
            </w:rPr>
            <m:t>C={</m:t>
          </w:ins>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w:ins w:id="1184" w:author="yun qiao" w:date="2026-04-25T17:13:00Z">
            <w:rPr>
              <w:rFonts w:ascii="Cambria Math" w:eastAsia="宋体" w:hAnsi="Cambria Math" w:cs="Times New Roman"/>
              <w:color w:val="000000" w:themeColor="text1"/>
              <w:sz w:val="28"/>
              <w:szCs w:val="28"/>
              <w14:ligatures w14:val="none"/>
            </w:rPr>
            <m:t>}</m:t>
          </w:ins>
        </m:r>
      </m:oMath>
      <w:del w:id="1185" w:author="yun qiao" w:date="2026-04-25T17:13:00Z">
        <w:r>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hint="eastAsia"/>
          <w:color w:val="000000" w:themeColor="text1"/>
          <w:sz w:val="28"/>
          <w:szCs w:val="28"/>
          <w14:ligatures w14:val="none"/>
        </w:rPr>
        <w:t>，其综合评分定义为：</w:t>
      </w:r>
    </w:p>
    <w:p w14:paraId="1BAEEFE0" w14:textId="50A4DFF8"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86" w:author="yun qiao" w:date="2026-04-25T17:10:00Z">
                          <w:rPr>
                            <w:rFonts w:ascii="Cambria Math" w:eastAsia="宋体" w:hAnsi="Cambria Math" w:cs="Times New Roman" w:hint="eastAsia"/>
                            <w:color w:val="000000" w:themeColor="text1"/>
                            <w:sz w:val="28"/>
                            <w:szCs w:val="28"/>
                            <w14:ligatures w14:val="none"/>
                          </w:rPr>
                          <m:t>y</m:t>
                        </w:ins>
                      </m:r>
                      <m:r>
                        <w:del w:id="1187" w:author="yun qiao" w:date="2026-04-25T17:10: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Change w:id="1188" w:author="yun qiao" w:date="2026-04-25T17:10:00Z">
                        <w:rPr>
                          <w:rFonts w:ascii="Cambria Math" w:eastAsia="宋体" w:hAnsi="Cambria Math" w:cs="Times New Roman"/>
                          <w:iCs/>
                          <w:color w:val="000000" w:themeColor="text1"/>
                          <w:sz w:val="28"/>
                          <w:szCs w:val="28"/>
                          <w14:ligatures w14:val="none"/>
                        </w:rPr>
                      </w:rPrChang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89" w:author="yun qiao" w:date="2026-04-25T17:10:00Z">
                          <w:rPr>
                            <w:rFonts w:ascii="Cambria Math" w:eastAsia="宋体" w:hAnsi="Cambria Math" w:cs="Times New Roman"/>
                            <w:color w:val="000000" w:themeColor="text1"/>
                            <w:sz w:val="28"/>
                            <w:szCs w:val="28"/>
                            <w14:ligatures w14:val="none"/>
                          </w:rPr>
                          <m:t>y</m:t>
                        </w:ins>
                      </m:r>
                      <m:r>
                        <w:del w:id="1190" w:author="yun qiao" w:date="2026-04-25T17:10: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ins w:id="1191" w:author="yun qiao" w:date="2026-04-25T17:10:00Z">
                          <w:rPr>
                            <w:rFonts w:ascii="Cambria Math" w:eastAsia="宋体" w:hAnsi="Cambria Math" w:cs="Times New Roman"/>
                            <w:color w:val="000000" w:themeColor="text1"/>
                            <w:sz w:val="28"/>
                            <w:szCs w:val="28"/>
                            <w14:ligatures w14:val="none"/>
                          </w:rPr>
                          <m:t>y</m:t>
                        </w:ins>
                      </m:r>
                      <m:r>
                        <w:del w:id="1192" w:author="yun qiao" w:date="2026-04-25T17:10:00Z">
                          <w:rPr>
                            <w:rFonts w:ascii="Cambria Math" w:eastAsia="宋体" w:hAnsi="Cambria Math" w:cs="Times New Roman" w:hint="eastAsia"/>
                            <w:color w:val="000000" w:themeColor="text1"/>
                            <w:sz w:val="28"/>
                            <w:szCs w:val="28"/>
                            <w14:ligatures w14:val="none"/>
                          </w:rPr>
                          <m:t>p</m:t>
                        </w:del>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60957E16"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ins w:id="1193" w:author="yun qiao" w:date="2026-04-25T17:14:00Z">
        <w:r>
          <w:rPr>
            <w:rFonts w:ascii="Times New Roman" w:eastAsia="宋体" w:hAnsi="Times New Roman" w:cs="Times New Roman" w:hint="eastAsia"/>
            <w:color w:val="000000" w:themeColor="text1"/>
            <w:sz w:val="28"/>
            <w:szCs w:val="28"/>
            <w14:ligatures w14:val="none"/>
          </w:rPr>
          <w:t>，</w:t>
        </w:r>
      </w:ins>
      <w:del w:id="1194" w:author="yun qiao" w:date="2026-04-25T17:14:00Z">
        <w:r>
          <w:rPr>
            <w:rFonts w:ascii="Times New Roman" w:eastAsia="宋体" w:hAnsi="Times New Roman" w:cs="Times New Roman" w:hint="eastAsia"/>
            <w:color w:val="000000" w:themeColor="text1"/>
            <w:sz w:val="28"/>
            <w:szCs w:val="28"/>
            <w14:ligatures w14:val="none"/>
          </w:rPr>
          <w:delText>，</w:delText>
        </w:r>
      </w:del>
      <w:ins w:id="1195" w:author="yun qiao" w:date="2026-04-25T17:14:00Z">
        <w:r>
          <w:rPr>
            <w:rFonts w:ascii="Times New Roman" w:eastAsia="宋体" w:hAnsi="Times New Roman" w:cs="Times New Roman"/>
            <w:color w:val="000000" w:themeColor="text1"/>
            <w:sz w:val="28"/>
            <w:szCs w:val="28"/>
            <w14:ligatures w14:val="none"/>
          </w:rPr>
          <w:t>C</w:t>
        </w:r>
        <w:r>
          <w:rPr>
            <w:rFonts w:ascii="Times New Roman" w:eastAsia="宋体" w:hAnsi="Times New Roman" w:cs="Times New Roman"/>
            <w:color w:val="000000" w:themeColor="text1"/>
            <w:sz w:val="28"/>
            <w:szCs w:val="28"/>
            <w14:ligatures w14:val="none"/>
          </w:rPr>
          <w:t>表示候选算子链；</w:t>
        </w:r>
        <w:r>
          <w:rPr>
            <w:rFonts w:ascii="Times New Roman" w:eastAsia="宋体" w:hAnsi="Times New Roman" w:cs="Times New Roman"/>
            <w:color w:val="000000" w:themeColor="text1"/>
            <w:sz w:val="28"/>
            <w:szCs w:val="28"/>
            <w14:ligatures w14:val="none"/>
          </w:rPr>
          <w:t>Y</w:t>
        </w:r>
        <w:r>
          <w:rPr>
            <w:rFonts w:ascii="Times New Roman" w:eastAsia="宋体" w:hAnsi="Times New Roman" w:cs="Times New Roman"/>
            <w:color w:val="000000" w:themeColor="text1"/>
            <w:sz w:val="28"/>
            <w:szCs w:val="28"/>
            <w14:ligatures w14:val="none"/>
          </w:rPr>
          <w:t>表示与候选算子链对应的操作原语序列；</w:t>
        </w:r>
      </w:ins>
      <m:oMath>
        <m:sSub>
          <m:sSubPr>
            <m:ctrlPr>
              <w:ins w:id="1196" w:author="yun qiao" w:date="2026-04-25T17:14:00Z">
                <w:rPr>
                  <w:rFonts w:ascii="Cambria Math" w:eastAsia="宋体" w:hAnsi="Cambria Math" w:cs="Times New Roman"/>
                  <w:i/>
                  <w:color w:val="000000" w:themeColor="text1"/>
                  <w:sz w:val="28"/>
                  <w:szCs w:val="28"/>
                  <w14:ligatures w14:val="none"/>
                </w:rPr>
              </w:ins>
            </m:ctrlPr>
          </m:sSubPr>
          <m:e>
            <m:r>
              <w:ins w:id="1197" w:author="yun qiao" w:date="2026-04-25T17:14:00Z">
                <w:rPr>
                  <w:rFonts w:ascii="Cambria Math" w:eastAsia="宋体" w:hAnsi="Cambria Math" w:cs="Times New Roman"/>
                  <w:color w:val="000000" w:themeColor="text1"/>
                  <w:sz w:val="28"/>
                  <w:szCs w:val="28"/>
                  <w14:ligatures w14:val="none"/>
                </w:rPr>
                <m:t>o</m:t>
              </w:ins>
            </m:r>
          </m:e>
          <m:sub>
            <m:r>
              <w:ins w:id="1198" w:author="yun qiao" w:date="2026-04-25T17:14:00Z">
                <w:rPr>
                  <w:rFonts w:ascii="Cambria Math" w:eastAsia="宋体" w:hAnsi="Cambria Math" w:cs="Times New Roman"/>
                  <w:color w:val="000000" w:themeColor="text1"/>
                  <w:sz w:val="28"/>
                  <w:szCs w:val="28"/>
                  <w14:ligatures w14:val="none"/>
                </w:rPr>
                <m:t>i</m:t>
              </w:ins>
            </m:r>
          </m:sub>
        </m:sSub>
      </m:oMath>
      <w:ins w:id="1199" w:author="yun qiao" w:date="2026-04-25T17:14:00Z">
        <w:r>
          <w:rPr>
            <w:rFonts w:ascii="Times New Roman" w:eastAsia="宋体" w:hAnsi="Times New Roman" w:cs="Times New Roman"/>
            <w:color w:val="000000" w:themeColor="text1"/>
            <w:sz w:val="28"/>
            <w:szCs w:val="28"/>
            <w14:ligatures w14:val="none"/>
          </w:rPr>
          <w:t>表示第</w:t>
        </w:r>
        <w:proofErr w:type="spellStart"/>
        <w:r>
          <w:rPr>
            <w:rFonts w:ascii="Times New Roman" w:eastAsia="宋体" w:hAnsi="Times New Roman" w:cs="Times New Roman"/>
            <w:color w:val="000000" w:themeColor="text1"/>
            <w:sz w:val="28"/>
            <w:szCs w:val="28"/>
            <w14:ligatures w14:val="none"/>
          </w:rPr>
          <w:t>i</w:t>
        </w:r>
        <w:proofErr w:type="spellEnd"/>
        <w:proofErr w:type="gramStart"/>
        <w:r>
          <w:rPr>
            <w:rFonts w:ascii="Times New Roman" w:eastAsia="宋体" w:hAnsi="Times New Roman" w:cs="Times New Roman"/>
            <w:color w:val="000000" w:themeColor="text1"/>
            <w:sz w:val="28"/>
            <w:szCs w:val="28"/>
            <w14:ligatures w14:val="none"/>
          </w:rPr>
          <w:t>个</w:t>
        </w:r>
        <w:proofErr w:type="gramEnd"/>
        <w:r>
          <w:rPr>
            <w:rFonts w:ascii="Times New Roman" w:eastAsia="宋体" w:hAnsi="Times New Roman" w:cs="Times New Roman"/>
            <w:color w:val="000000" w:themeColor="text1"/>
            <w:sz w:val="28"/>
            <w:szCs w:val="28"/>
            <w14:ligatures w14:val="none"/>
          </w:rPr>
          <w:t>具体算子；</w:t>
        </w:r>
      </w:ins>
      <m:oMath>
        <m:sSub>
          <m:sSubPr>
            <m:ctrlPr>
              <w:ins w:id="1200" w:author="yun qiao" w:date="2026-04-25T17:15:00Z">
                <w:rPr>
                  <w:rFonts w:ascii="Cambria Math" w:eastAsia="宋体" w:hAnsi="Cambria Math" w:cs="Times New Roman"/>
                  <w:i/>
                  <w:color w:val="000000" w:themeColor="text1"/>
                  <w:sz w:val="28"/>
                  <w:szCs w:val="28"/>
                  <w14:ligatures w14:val="none"/>
                </w:rPr>
              </w:ins>
            </m:ctrlPr>
          </m:sSubPr>
          <m:e>
            <m:r>
              <w:ins w:id="1201" w:author="yun qiao" w:date="2026-04-25T17:15:00Z">
                <w:rPr>
                  <w:rFonts w:ascii="Cambria Math" w:eastAsia="宋体" w:hAnsi="Cambria Math" w:cs="Times New Roman"/>
                  <w:color w:val="000000" w:themeColor="text1"/>
                  <w:sz w:val="28"/>
                  <w:szCs w:val="28"/>
                  <w14:ligatures w14:val="none"/>
                </w:rPr>
                <m:t>y</m:t>
              </w:ins>
            </m:r>
          </m:e>
          <m:sub>
            <m:r>
              <w:ins w:id="1202" w:author="yun qiao" w:date="2026-04-25T17:15:00Z">
                <w:rPr>
                  <w:rFonts w:ascii="Cambria Math" w:eastAsia="宋体" w:hAnsi="Cambria Math" w:cs="Times New Roman" w:hint="eastAsia"/>
                  <w:color w:val="000000" w:themeColor="text1"/>
                  <w:sz w:val="28"/>
                  <w:szCs w:val="28"/>
                  <w14:ligatures w14:val="none"/>
                </w:rPr>
                <m:t>i</m:t>
              </w:ins>
            </m:r>
          </m:sub>
        </m:sSub>
      </m:oMath>
      <w:ins w:id="1203" w:author="yun qiao" w:date="2026-04-25T17:14:00Z">
        <w:r>
          <w:rPr>
            <w:rFonts w:ascii="Times New Roman" w:eastAsia="宋体" w:hAnsi="Times New Roman" w:cs="Times New Roman"/>
            <w:color w:val="000000" w:themeColor="text1"/>
            <w:sz w:val="28"/>
            <w:szCs w:val="28"/>
            <w14:ligatures w14:val="none"/>
          </w:rPr>
          <w:t>表示第</w:t>
        </w:r>
        <w:proofErr w:type="spellStart"/>
        <w:r>
          <w:rPr>
            <w:rFonts w:ascii="Times New Roman" w:eastAsia="宋体" w:hAnsi="Times New Roman" w:cs="Times New Roman"/>
            <w:color w:val="000000" w:themeColor="text1"/>
            <w:sz w:val="28"/>
            <w:szCs w:val="28"/>
            <w14:ligatures w14:val="none"/>
          </w:rPr>
          <w:t>i</w:t>
        </w:r>
        <w:proofErr w:type="spellEnd"/>
        <w:proofErr w:type="gramStart"/>
        <w:r>
          <w:rPr>
            <w:rFonts w:ascii="Times New Roman" w:eastAsia="宋体" w:hAnsi="Times New Roman" w:cs="Times New Roman"/>
            <w:color w:val="000000" w:themeColor="text1"/>
            <w:sz w:val="28"/>
            <w:szCs w:val="28"/>
            <w14:ligatures w14:val="none"/>
          </w:rPr>
          <w:t>个</w:t>
        </w:r>
        <w:proofErr w:type="gramEnd"/>
        <w:r>
          <w:rPr>
            <w:rFonts w:ascii="Times New Roman" w:eastAsia="宋体" w:hAnsi="Times New Roman" w:cs="Times New Roman"/>
            <w:color w:val="000000" w:themeColor="text1"/>
            <w:sz w:val="28"/>
            <w:szCs w:val="28"/>
            <w14:ligatures w14:val="none"/>
          </w:rPr>
          <w:t>操作原语；</w:t>
        </w:r>
      </w:ins>
      <m:oMath>
        <m:sSub>
          <m:sSubPr>
            <m:ctrlPr>
              <w:ins w:id="1204" w:author="yun qiao" w:date="2026-04-25T17:15:00Z">
                <w:rPr>
                  <w:rFonts w:ascii="Cambria Math" w:eastAsia="宋体" w:hAnsi="Cambria Math" w:cs="Times New Roman"/>
                  <w:i/>
                  <w:color w:val="000000" w:themeColor="text1"/>
                  <w:sz w:val="28"/>
                  <w:szCs w:val="28"/>
                  <w14:ligatures w14:val="none"/>
                </w:rPr>
              </w:ins>
            </m:ctrlPr>
          </m:sSubPr>
          <m:e>
            <m:r>
              <w:ins w:id="1205" w:author="yun qiao" w:date="2026-04-25T17:15:00Z">
                <w:rPr>
                  <w:rFonts w:ascii="Cambria Math" w:eastAsia="宋体" w:hAnsi="Cambria Math" w:cs="Times New Roman"/>
                  <w:color w:val="000000" w:themeColor="text1"/>
                  <w:sz w:val="28"/>
                  <w:szCs w:val="28"/>
                  <w14:ligatures w14:val="none"/>
                </w:rPr>
                <m:t>S</m:t>
              </w:ins>
            </m:r>
          </m:e>
          <m:sub>
            <m:r>
              <w:ins w:id="1206" w:author="yun qiao" w:date="2026-04-25T17:15:00Z">
                <w:rPr>
                  <w:rFonts w:ascii="Cambria Math" w:eastAsia="宋体" w:hAnsi="Cambria Math" w:cs="Times New Roman"/>
                  <w:color w:val="000000" w:themeColor="text1"/>
                  <w:sz w:val="28"/>
                  <w:szCs w:val="28"/>
                  <w14:ligatures w14:val="none"/>
                </w:rPr>
                <m:t>map</m:t>
              </w:ins>
            </m:r>
          </m:sub>
        </m:sSub>
        <m:d>
          <m:dPr>
            <m:ctrlPr>
              <w:ins w:id="1207" w:author="yun qiao" w:date="2026-04-25T17:15:00Z">
                <w:rPr>
                  <w:rFonts w:ascii="Cambria Math" w:eastAsia="宋体" w:hAnsi="Cambria Math" w:cs="Times New Roman"/>
                  <w:i/>
                  <w:color w:val="000000" w:themeColor="text1"/>
                  <w:sz w:val="28"/>
                  <w:szCs w:val="28"/>
                  <w14:ligatures w14:val="none"/>
                </w:rPr>
              </w:ins>
            </m:ctrlPr>
          </m:dPr>
          <m:e>
            <m:sSub>
              <m:sSubPr>
                <m:ctrlPr>
                  <w:ins w:id="1208" w:author="yun qiao" w:date="2026-04-25T17:15:00Z">
                    <w:rPr>
                      <w:rFonts w:ascii="Cambria Math" w:eastAsia="宋体" w:hAnsi="Cambria Math" w:cs="Times New Roman"/>
                      <w:i/>
                      <w:color w:val="000000" w:themeColor="text1"/>
                      <w:sz w:val="28"/>
                      <w:szCs w:val="28"/>
                      <w14:ligatures w14:val="none"/>
                    </w:rPr>
                  </w:ins>
                </m:ctrlPr>
              </m:sSubPr>
              <m:e>
                <m:r>
                  <w:ins w:id="1209" w:author="yun qiao" w:date="2026-04-25T17:15:00Z">
                    <w:rPr>
                      <w:rFonts w:ascii="Cambria Math" w:eastAsia="宋体" w:hAnsi="Cambria Math" w:cs="Times New Roman"/>
                      <w:color w:val="000000" w:themeColor="text1"/>
                      <w:sz w:val="28"/>
                      <w:szCs w:val="28"/>
                      <w14:ligatures w14:val="none"/>
                    </w:rPr>
                    <m:t>o</m:t>
                  </w:ins>
                </m:r>
              </m:e>
              <m:sub>
                <m:r>
                  <w:ins w:id="1210" w:author="yun qiao" w:date="2026-04-25T17:15:00Z">
                    <w:rPr>
                      <w:rFonts w:ascii="Cambria Math" w:eastAsia="宋体" w:hAnsi="Cambria Math" w:cs="Times New Roman"/>
                      <w:color w:val="000000" w:themeColor="text1"/>
                      <w:sz w:val="28"/>
                      <w:szCs w:val="28"/>
                      <w14:ligatures w14:val="none"/>
                    </w:rPr>
                    <m:t>i</m:t>
                  </w:ins>
                </m:r>
              </m:sub>
            </m:sSub>
            <m:r>
              <w:ins w:id="1211" w:author="yun qiao" w:date="2026-04-25T17:15:00Z">
                <w:rPr>
                  <w:rFonts w:ascii="Cambria Math" w:eastAsia="宋体" w:hAnsi="Cambria Math" w:cs="Times New Roman"/>
                  <w:color w:val="000000" w:themeColor="text1"/>
                  <w:sz w:val="28"/>
                  <w:szCs w:val="28"/>
                  <w14:ligatures w14:val="none"/>
                </w:rPr>
                <m:t>,</m:t>
              </w:ins>
            </m:r>
            <m:sSub>
              <m:sSubPr>
                <m:ctrlPr>
                  <w:ins w:id="1212" w:author="yun qiao" w:date="2026-04-25T17:15:00Z">
                    <w:rPr>
                      <w:rFonts w:ascii="Cambria Math" w:eastAsia="宋体" w:hAnsi="Cambria Math" w:cs="Times New Roman"/>
                      <w:i/>
                      <w:color w:val="000000" w:themeColor="text1"/>
                      <w:sz w:val="28"/>
                      <w:szCs w:val="28"/>
                      <w14:ligatures w14:val="none"/>
                    </w:rPr>
                  </w:ins>
                </m:ctrlPr>
              </m:sSubPr>
              <m:e>
                <m:r>
                  <w:ins w:id="1213" w:author="yun qiao" w:date="2026-04-25T17:15:00Z">
                    <w:rPr>
                      <w:rFonts w:ascii="Cambria Math" w:eastAsia="宋体" w:hAnsi="Cambria Math" w:cs="Times New Roman" w:hint="eastAsia"/>
                      <w:color w:val="000000" w:themeColor="text1"/>
                      <w:sz w:val="28"/>
                      <w:szCs w:val="28"/>
                      <w14:ligatures w14:val="none"/>
                    </w:rPr>
                    <m:t>y</m:t>
                  </w:ins>
                </m:r>
              </m:e>
              <m:sub>
                <m:r>
                  <w:ins w:id="1214" w:author="yun qiao" w:date="2026-04-25T17:15:00Z">
                    <w:rPr>
                      <w:rFonts w:ascii="Cambria Math" w:eastAsia="宋体" w:hAnsi="Cambria Math" w:cs="Times New Roman"/>
                      <w:color w:val="000000" w:themeColor="text1"/>
                      <w:sz w:val="28"/>
                      <w:szCs w:val="28"/>
                      <w14:ligatures w14:val="none"/>
                    </w:rPr>
                    <m:t>i</m:t>
                  </w:ins>
                </m:r>
              </m:sub>
            </m:sSub>
          </m:e>
        </m:d>
      </m:oMath>
      <w:ins w:id="1215" w:author="yun qiao" w:date="2026-04-25T17:15:00Z">
        <w:r>
          <w:rPr>
            <w:rFonts w:ascii="Times New Roman" w:eastAsia="宋体" w:hAnsi="Times New Roman" w:cs="Times New Roman"/>
            <w:color w:val="000000" w:themeColor="text1"/>
            <w:sz w:val="28"/>
            <w:szCs w:val="28"/>
            <w14:ligatures w14:val="none"/>
          </w:rPr>
          <w:t>表示算子与操作原语</w:t>
        </w:r>
        <w:r>
          <w:rPr>
            <w:rFonts w:ascii="Times New Roman" w:eastAsia="宋体" w:hAnsi="Times New Roman" w:cs="Times New Roman"/>
            <w:color w:val="000000" w:themeColor="text1"/>
            <w:sz w:val="28"/>
            <w:szCs w:val="28"/>
            <w14:ligatures w14:val="none"/>
          </w:rPr>
          <w:lastRenderedPageBreak/>
          <w:t>之间的语义映射评分；</w:t>
        </w:r>
      </w:ins>
      <m:oMath>
        <m:sSub>
          <m:sSubPr>
            <m:ctrlPr>
              <w:ins w:id="1216" w:author="yun qiao" w:date="2026-04-25T17:15:00Z">
                <w:rPr>
                  <w:rFonts w:ascii="Cambria Math" w:eastAsia="宋体" w:hAnsi="Cambria Math" w:cs="Times New Roman"/>
                  <w:i/>
                  <w:color w:val="000000" w:themeColor="text1"/>
                  <w:sz w:val="28"/>
                  <w:szCs w:val="28"/>
                  <w14:ligatures w14:val="none"/>
                </w:rPr>
              </w:ins>
            </m:ctrlPr>
          </m:sSubPr>
          <m:e>
            <m:r>
              <w:ins w:id="1217" w:author="yun qiao" w:date="2026-04-25T17:15:00Z">
                <w:rPr>
                  <w:rFonts w:ascii="Cambria Math" w:eastAsia="宋体" w:hAnsi="Cambria Math" w:cs="Times New Roman" w:hint="eastAsia"/>
                  <w:color w:val="000000" w:themeColor="text1"/>
                  <w:sz w:val="28"/>
                  <w:szCs w:val="28"/>
                  <w14:ligatures w14:val="none"/>
                </w:rPr>
                <m:t>f</m:t>
              </w:ins>
            </m:r>
            <m:ctrlPr>
              <w:ins w:id="1218" w:author="yun qiao" w:date="2026-04-25T17:15:00Z">
                <w:rPr>
                  <w:rFonts w:ascii="Cambria Math" w:eastAsia="宋体" w:hAnsi="Cambria Math" w:cs="Times New Roman" w:hint="eastAsia"/>
                  <w:i/>
                  <w:color w:val="000000" w:themeColor="text1"/>
                  <w:sz w:val="28"/>
                  <w:szCs w:val="28"/>
                  <w14:ligatures w14:val="none"/>
                </w:rPr>
              </w:ins>
            </m:ctrlPr>
          </m:e>
          <m:sub>
            <m:r>
              <w:ins w:id="1219" w:author="yun qiao" w:date="2026-04-25T17:15:00Z">
                <m:rPr>
                  <m:nor/>
                </m:rPr>
                <w:rPr>
                  <w:rFonts w:ascii="Cambria Math" w:eastAsia="宋体" w:hAnsi="Cambria Math" w:cs="Times New Roman" w:hint="eastAsia"/>
                  <w:i/>
                  <w:color w:val="000000" w:themeColor="text1"/>
                  <w:sz w:val="28"/>
                  <w:szCs w:val="28"/>
                  <w14:ligatures w14:val="none"/>
                </w:rPr>
                <m:t>cons</m:t>
              </w:ins>
            </m:r>
          </m:sub>
        </m:sSub>
        <m:d>
          <m:dPr>
            <m:ctrlPr>
              <w:ins w:id="1220" w:author="yun qiao" w:date="2026-04-25T17:15:00Z">
                <w:rPr>
                  <w:rFonts w:ascii="Cambria Math" w:eastAsia="宋体" w:hAnsi="Cambria Math" w:cs="Times New Roman"/>
                  <w:i/>
                  <w:color w:val="000000" w:themeColor="text1"/>
                  <w:sz w:val="28"/>
                  <w:szCs w:val="28"/>
                  <w14:ligatures w14:val="none"/>
                </w:rPr>
              </w:ins>
            </m:ctrlPr>
          </m:dPr>
          <m:e>
            <m:sSub>
              <m:sSubPr>
                <m:ctrlPr>
                  <w:ins w:id="1221" w:author="yun qiao" w:date="2026-04-25T17:15:00Z">
                    <w:rPr>
                      <w:rFonts w:ascii="Cambria Math" w:eastAsia="宋体" w:hAnsi="Cambria Math" w:cs="Times New Roman"/>
                      <w:i/>
                      <w:color w:val="000000" w:themeColor="text1"/>
                      <w:sz w:val="28"/>
                      <w:szCs w:val="28"/>
                      <w14:ligatures w14:val="none"/>
                    </w:rPr>
                  </w:ins>
                </m:ctrlPr>
              </m:sSubPr>
              <m:e>
                <m:r>
                  <w:ins w:id="1222" w:author="yun qiao" w:date="2026-04-25T17:15:00Z">
                    <w:rPr>
                      <w:rFonts w:ascii="Cambria Math" w:eastAsia="宋体" w:hAnsi="Cambria Math" w:cs="Times New Roman" w:hint="eastAsia"/>
                      <w:color w:val="000000" w:themeColor="text1"/>
                      <w:sz w:val="28"/>
                      <w:szCs w:val="28"/>
                      <w14:ligatures w14:val="none"/>
                    </w:rPr>
                    <m:t>o</m:t>
                  </w:ins>
                </m:r>
              </m:e>
              <m:sub>
                <m:r>
                  <w:ins w:id="1223" w:author="yun qiao" w:date="2026-04-25T17:15:00Z">
                    <w:rPr>
                      <w:rFonts w:ascii="Cambria Math" w:eastAsia="宋体" w:hAnsi="Cambria Math" w:cs="Times New Roman" w:hint="eastAsia"/>
                      <w:color w:val="000000" w:themeColor="text1"/>
                      <w:sz w:val="28"/>
                      <w:szCs w:val="28"/>
                      <w14:ligatures w14:val="none"/>
                    </w:rPr>
                    <m:t>i</m:t>
                  </w:ins>
                </m:r>
              </m:sub>
            </m:sSub>
            <m:r>
              <w:ins w:id="1224" w:author="yun qiao" w:date="2026-04-25T17:15:00Z">
                <w:rPr>
                  <w:rFonts w:ascii="Cambria Math" w:eastAsia="宋体" w:hAnsi="Cambria Math" w:cs="Times New Roman" w:hint="eastAsia"/>
                  <w:color w:val="000000" w:themeColor="text1"/>
                  <w:sz w:val="28"/>
                  <w:szCs w:val="28"/>
                  <w14:ligatures w14:val="none"/>
                </w:rPr>
                <m:t>,</m:t>
              </w:ins>
            </m:r>
            <m:sSub>
              <m:sSubPr>
                <m:ctrlPr>
                  <w:ins w:id="1225" w:author="yun qiao" w:date="2026-04-25T17:15:00Z">
                    <w:rPr>
                      <w:rFonts w:ascii="Cambria Math" w:eastAsia="宋体" w:hAnsi="Cambria Math" w:cs="Times New Roman"/>
                      <w:i/>
                      <w:color w:val="000000" w:themeColor="text1"/>
                      <w:sz w:val="28"/>
                      <w:szCs w:val="28"/>
                      <w14:ligatures w14:val="none"/>
                    </w:rPr>
                  </w:ins>
                </m:ctrlPr>
              </m:sSubPr>
              <m:e>
                <m:r>
                  <w:ins w:id="1226" w:author="yun qiao" w:date="2026-04-25T17:15:00Z">
                    <w:rPr>
                      <w:rFonts w:ascii="Cambria Math" w:eastAsia="宋体" w:hAnsi="Cambria Math" w:cs="Times New Roman" w:hint="eastAsia"/>
                      <w:color w:val="000000" w:themeColor="text1"/>
                      <w:sz w:val="28"/>
                      <w:szCs w:val="28"/>
                      <w14:ligatures w14:val="none"/>
                    </w:rPr>
                    <m:t>o</m:t>
                  </w:ins>
                </m:r>
              </m:e>
              <m:sub>
                <m:r>
                  <w:ins w:id="1227" w:author="yun qiao" w:date="2026-04-25T17:15:00Z">
                    <w:rPr>
                      <w:rFonts w:ascii="Cambria Math" w:eastAsia="宋体" w:hAnsi="Cambria Math" w:cs="Times New Roman" w:hint="eastAsia"/>
                      <w:color w:val="000000" w:themeColor="text1"/>
                      <w:sz w:val="28"/>
                      <w:szCs w:val="28"/>
                      <w14:ligatures w14:val="none"/>
                    </w:rPr>
                    <m:t>i+1</m:t>
                  </w:ins>
                </m:r>
              </m:sub>
            </m:sSub>
            <m:r>
              <w:ins w:id="1228" w:author="yun qiao" w:date="2026-04-25T17:15:00Z">
                <w:rPr>
                  <w:rFonts w:ascii="Cambria Math" w:eastAsia="宋体" w:hAnsi="Cambria Math" w:cs="Times New Roman" w:hint="eastAsia"/>
                  <w:color w:val="000000" w:themeColor="text1"/>
                  <w:sz w:val="28"/>
                  <w:szCs w:val="28"/>
                  <w14:ligatures w14:val="none"/>
                </w:rPr>
                <m:t>,</m:t>
              </w:ins>
            </m:r>
            <m:sSub>
              <m:sSubPr>
                <m:ctrlPr>
                  <w:ins w:id="1229" w:author="yun qiao" w:date="2026-04-25T17:15:00Z">
                    <w:rPr>
                      <w:rFonts w:ascii="Cambria Math" w:eastAsia="宋体" w:hAnsi="Cambria Math" w:cs="Times New Roman"/>
                      <w:i/>
                      <w:color w:val="000000" w:themeColor="text1"/>
                      <w:sz w:val="28"/>
                      <w:szCs w:val="28"/>
                      <w14:ligatures w14:val="none"/>
                    </w:rPr>
                  </w:ins>
                </m:ctrlPr>
              </m:sSubPr>
              <m:e>
                <m:r>
                  <w:ins w:id="1230" w:author="yun qiao" w:date="2026-04-25T17:15:00Z">
                    <w:rPr>
                      <w:rFonts w:ascii="Cambria Math" w:eastAsia="宋体" w:hAnsi="Cambria Math" w:cs="Times New Roman"/>
                      <w:color w:val="000000" w:themeColor="text1"/>
                      <w:sz w:val="28"/>
                      <w:szCs w:val="28"/>
                      <w14:ligatures w14:val="none"/>
                    </w:rPr>
                    <m:t>y</m:t>
                  </w:ins>
                </m:r>
              </m:e>
              <m:sub>
                <m:r>
                  <w:ins w:id="1231" w:author="yun qiao" w:date="2026-04-25T17:15:00Z">
                    <w:rPr>
                      <w:rFonts w:ascii="Cambria Math" w:eastAsia="宋体" w:hAnsi="Cambria Math" w:cs="Times New Roman" w:hint="eastAsia"/>
                      <w:color w:val="000000" w:themeColor="text1"/>
                      <w:sz w:val="28"/>
                      <w:szCs w:val="28"/>
                      <w14:ligatures w14:val="none"/>
                    </w:rPr>
                    <m:t>i</m:t>
                  </w:ins>
                </m:r>
              </m:sub>
            </m:sSub>
            <m:r>
              <w:ins w:id="1232" w:author="yun qiao" w:date="2026-04-25T17:15:00Z">
                <w:rPr>
                  <w:rFonts w:ascii="Cambria Math" w:eastAsia="宋体" w:hAnsi="Cambria Math" w:cs="Times New Roman" w:hint="eastAsia"/>
                  <w:color w:val="000000" w:themeColor="text1"/>
                  <w:sz w:val="28"/>
                  <w:szCs w:val="28"/>
                  <w14:ligatures w14:val="none"/>
                </w:rPr>
                <m:t>,</m:t>
              </w:ins>
            </m:r>
            <m:sSub>
              <m:sSubPr>
                <m:ctrlPr>
                  <w:ins w:id="1233" w:author="yun qiao" w:date="2026-04-25T17:15:00Z">
                    <w:rPr>
                      <w:rFonts w:ascii="Cambria Math" w:eastAsia="宋体" w:hAnsi="Cambria Math" w:cs="Times New Roman"/>
                      <w:i/>
                      <w:color w:val="000000" w:themeColor="text1"/>
                      <w:sz w:val="28"/>
                      <w:szCs w:val="28"/>
                      <w14:ligatures w14:val="none"/>
                    </w:rPr>
                  </w:ins>
                </m:ctrlPr>
              </m:sSubPr>
              <m:e>
                <m:r>
                  <w:ins w:id="1234" w:author="yun qiao" w:date="2026-04-25T17:15:00Z">
                    <w:rPr>
                      <w:rFonts w:ascii="Cambria Math" w:eastAsia="宋体" w:hAnsi="Cambria Math" w:cs="Times New Roman"/>
                      <w:color w:val="000000" w:themeColor="text1"/>
                      <w:sz w:val="28"/>
                      <w:szCs w:val="28"/>
                      <w14:ligatures w14:val="none"/>
                    </w:rPr>
                    <m:t>y</m:t>
                  </w:ins>
                </m:r>
              </m:e>
              <m:sub>
                <m:r>
                  <w:ins w:id="1235" w:author="yun qiao" w:date="2026-04-25T17:15:00Z">
                    <w:rPr>
                      <w:rFonts w:ascii="Cambria Math" w:eastAsia="宋体" w:hAnsi="Cambria Math" w:cs="Times New Roman" w:hint="eastAsia"/>
                      <w:color w:val="000000" w:themeColor="text1"/>
                      <w:sz w:val="28"/>
                      <w:szCs w:val="28"/>
                      <w14:ligatures w14:val="none"/>
                    </w:rPr>
                    <m:t>i+1</m:t>
                  </w:ins>
                </m:r>
              </m:sub>
            </m:sSub>
          </m:e>
        </m:d>
      </m:oMath>
      <w:ins w:id="1236" w:author="yun qiao" w:date="2026-04-25T17:16:00Z">
        <w:r>
          <w:rPr>
            <w:rFonts w:ascii="Times New Roman" w:eastAsia="宋体" w:hAnsi="Times New Roman" w:cs="Times New Roman"/>
            <w:color w:val="000000" w:themeColor="text1"/>
            <w:sz w:val="28"/>
            <w:szCs w:val="28"/>
            <w14:ligatures w14:val="none"/>
          </w:rPr>
          <w:t>表示统一约束函数；</w:t>
        </w:r>
      </w:ins>
      <m:oMath>
        <m:r>
          <w:ins w:id="1237" w:author="yun qiao" w:date="2026-04-25T17:16:00Z">
            <m:rPr>
              <m:nor/>
            </m:rPr>
            <w:rPr>
              <w:rFonts w:ascii="Times New Roman" w:eastAsia="宋体" w:hAnsi="Times New Roman" w:cs="Times New Roman"/>
              <w:color w:val="000000" w:themeColor="text1"/>
              <w:sz w:val="28"/>
              <w:szCs w:val="28"/>
              <w14:ligatures w14:val="none"/>
            </w:rPr>
            <m:t>Score</m:t>
          </w:ins>
        </m:r>
        <m:d>
          <m:dPr>
            <m:ctrlPr>
              <w:ins w:id="1238" w:author="yun qiao" w:date="2026-04-25T17:16:00Z">
                <w:rPr>
                  <w:rFonts w:ascii="Cambria Math" w:eastAsia="宋体" w:hAnsi="Cambria Math" w:cs="Times New Roman"/>
                  <w:i/>
                  <w:color w:val="000000" w:themeColor="text1"/>
                  <w:sz w:val="28"/>
                  <w:szCs w:val="28"/>
                  <w14:ligatures w14:val="none"/>
                </w:rPr>
              </w:ins>
            </m:ctrlPr>
          </m:dPr>
          <m:e>
            <m:r>
              <w:ins w:id="1239" w:author="yun qiao" w:date="2026-04-25T17:16:00Z">
                <w:rPr>
                  <w:rFonts w:ascii="Cambria Math" w:eastAsia="宋体" w:hAnsi="Cambria Math" w:cs="Times New Roman"/>
                  <w:color w:val="000000" w:themeColor="text1"/>
                  <w:sz w:val="28"/>
                  <w:szCs w:val="28"/>
                  <w14:ligatures w14:val="none"/>
                </w:rPr>
                <m:t>C</m:t>
              </w:ins>
            </m:r>
          </m:e>
        </m:d>
      </m:oMath>
      <w:ins w:id="1240" w:author="yun qiao" w:date="2026-04-25T17:16:00Z">
        <w:r>
          <w:rPr>
            <w:rFonts w:ascii="Times New Roman" w:eastAsia="宋体" w:hAnsi="Times New Roman" w:cs="Times New Roman"/>
            <w:color w:val="000000" w:themeColor="text1"/>
            <w:sz w:val="28"/>
            <w:szCs w:val="28"/>
            <w14:ligatures w14:val="none"/>
          </w:rPr>
          <w:t>表示候选算子链的综合评分。</w:t>
        </w:r>
      </w:ins>
      <w:del w:id="1241" w:author="yun qiao" w:date="2026-04-25T17:21:00Z">
        <w:r>
          <w:rPr>
            <w:rFonts w:ascii="Times New Roman" w:eastAsia="宋体" w:hAnsi="Times New Roman" w:cs="Times New Roman" w:hint="eastAsia"/>
            <w:color w:val="000000" w:themeColor="text1"/>
            <w:sz w:val="28"/>
            <w:szCs w:val="28"/>
            <w14:ligatures w14:val="none"/>
          </w:rPr>
          <w:delText>第一项衡量语义匹配程度，</w:delText>
        </w:r>
        <w:r>
          <w:rPr>
            <w:rFonts w:ascii="Times New Roman" w:eastAsia="宋体" w:hAnsi="Times New Roman" w:cs="Times New Roman"/>
            <w:color w:val="000000" w:themeColor="text1"/>
            <w:sz w:val="28"/>
            <w:szCs w:val="28"/>
            <w14:ligatures w14:val="none"/>
          </w:rPr>
          <w:delText>第二项表示基于统一约束函数的结构一致性评分</w:delText>
        </w:r>
        <w:r>
          <w:rPr>
            <w:rFonts w:ascii="Times New Roman" w:eastAsia="宋体" w:hAnsi="Times New Roman" w:cs="Times New Roman" w:hint="eastAsia"/>
            <w:color w:val="000000" w:themeColor="text1"/>
            <w:sz w:val="28"/>
            <w:szCs w:val="28"/>
            <w14:ligatures w14:val="none"/>
          </w:rPr>
          <w:delText>；</w:delText>
        </w:r>
      </w:del>
      <w:ins w:id="1242" w:author="yun qiao" w:date="2026-04-25T17:17:00Z">
        <w:r>
          <w:rPr>
            <w:rFonts w:ascii="Times New Roman" w:eastAsia="宋体" w:hAnsi="Times New Roman" w:cs="Times New Roman"/>
            <w:color w:val="000000" w:themeColor="text1"/>
            <w:sz w:val="28"/>
            <w:szCs w:val="28"/>
            <w14:ligatures w14:val="none"/>
          </w:rPr>
          <w:t>所述综合评分通过对算子与操作原语之间的语义匹配程度以及相邻步骤之间的结构约束一致性进行联合建模，实现对候选算子链在语义合理性与结构完整性两个方面的综合评估。</w:t>
        </w:r>
      </w:ins>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3E6244"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5954D8D5" w14:textId="680D3E01" w:rsidR="00D92F8E" w:rsidRDefault="00D92F8E" w:rsidP="00D92F8E">
      <w:pPr>
        <w:widowControl/>
        <w:spacing w:before="100" w:after="0" w:line="480" w:lineRule="exact"/>
        <w:ind w:firstLineChars="202" w:firstLine="566"/>
        <w:jc w:val="both"/>
        <w:rPr>
          <w:ins w:id="1243" w:author="yun qiao" w:date="2026-04-25T17:17:00Z"/>
          <w:rFonts w:ascii="Times New Roman" w:eastAsia="宋体" w:hAnsi="Times New Roman" w:cs="Times New Roman"/>
          <w:color w:val="000000" w:themeColor="text1"/>
          <w:sz w:val="28"/>
          <w:szCs w:val="28"/>
          <w14:ligatures w14:val="none"/>
        </w:rPr>
      </w:pPr>
      <w:ins w:id="1244" w:author="yun qiao" w:date="2026-04-25T17:17:00Z">
        <w:r>
          <w:rPr>
            <w:rFonts w:ascii="Times New Roman" w:eastAsia="宋体" w:hAnsi="Times New Roman" w:cs="Times New Roman" w:hint="eastAsia"/>
            <w:color w:val="000000" w:themeColor="text1"/>
            <w:sz w:val="28"/>
            <w:szCs w:val="28"/>
            <w14:ligatures w14:val="none"/>
          </w:rPr>
          <w:t>其中，</w:t>
        </w:r>
      </w:ins>
      <m:oMath>
        <m:r>
          <w:ins w:id="1245" w:author="yun qiao" w:date="2026-04-25T17:17:00Z">
            <m:rPr>
              <m:scr m:val="script"/>
              <m:sty m:val="p"/>
            </m:rPr>
            <w:rPr>
              <w:rFonts w:ascii="Cambria Math" w:eastAsia="宋体" w:hAnsi="Cambria Math" w:cs="Times New Roman"/>
              <w:color w:val="000000" w:themeColor="text1"/>
              <w:sz w:val="28"/>
              <w:szCs w:val="28"/>
              <w14:ligatures w14:val="none"/>
            </w:rPr>
            <m:t>C</m:t>
          </w:ins>
        </m:r>
      </m:oMath>
      <w:ins w:id="1246" w:author="yun qiao" w:date="2026-04-25T17:17:00Z">
        <w:r>
          <w:rPr>
            <w:rFonts w:ascii="Times New Roman" w:eastAsia="宋体" w:hAnsi="Times New Roman" w:cs="Times New Roman"/>
            <w:color w:val="000000" w:themeColor="text1"/>
            <w:sz w:val="28"/>
            <w:szCs w:val="28"/>
            <w14:ligatures w14:val="none"/>
          </w:rPr>
          <w:t>表示所有候选算子链的集合；</w:t>
        </w:r>
      </w:ins>
      <m:oMath>
        <m:r>
          <w:ins w:id="1247" w:author="yun qiao" w:date="2026-04-25T17:17:00Z">
            <m:rPr>
              <m:nor/>
            </m:rPr>
            <w:rPr>
              <w:rFonts w:ascii="Times New Roman" w:eastAsia="宋体" w:hAnsi="Times New Roman" w:cs="Times New Roman"/>
              <w:iCs/>
              <w:color w:val="000000" w:themeColor="text1"/>
              <w:sz w:val="28"/>
              <w:szCs w:val="28"/>
              <w14:ligatures w14:val="none"/>
            </w:rPr>
            <m:t>K</m:t>
          </w:ins>
        </m:r>
      </m:oMath>
      <w:ins w:id="1248" w:author="yun qiao" w:date="2026-04-25T17:17:00Z">
        <w:r>
          <w:rPr>
            <w:rFonts w:ascii="Times New Roman" w:eastAsia="宋体" w:hAnsi="Times New Roman" w:cs="Times New Roman"/>
            <w:color w:val="000000" w:themeColor="text1"/>
            <w:sz w:val="28"/>
            <w:szCs w:val="28"/>
            <w14:ligatures w14:val="none"/>
          </w:rPr>
          <w:t>表示预设保留的候选链数量；</w:t>
        </w:r>
      </w:ins>
      <m:oMath>
        <m:sSub>
          <m:sSubPr>
            <m:ctrlPr>
              <w:ins w:id="1249" w:author="yun qiao" w:date="2026-04-25T17:17:00Z">
                <w:rPr>
                  <w:rFonts w:ascii="Cambria Math" w:eastAsia="宋体" w:hAnsi="Cambria Math" w:cs="Times New Roman"/>
                  <w:iCs/>
                  <w:color w:val="000000" w:themeColor="text1"/>
                  <w:sz w:val="28"/>
                  <w:szCs w:val="28"/>
                  <w14:ligatures w14:val="none"/>
                </w:rPr>
              </w:ins>
            </m:ctrlPr>
          </m:sSubPr>
          <m:e>
            <m:r>
              <w:ins w:id="1250" w:author="yun qiao" w:date="2026-04-25T17:17:00Z">
                <m:rPr>
                  <m:scr m:val="script"/>
                  <m:sty m:val="p"/>
                </m:rPr>
                <w:rPr>
                  <w:rFonts w:ascii="Cambria Math" w:eastAsia="宋体" w:hAnsi="Cambria Math" w:cs="Times New Roman"/>
                  <w:color w:val="000000" w:themeColor="text1"/>
                  <w:sz w:val="28"/>
                  <w:szCs w:val="28"/>
                  <w14:ligatures w14:val="none"/>
                </w:rPr>
                <m:t>C</m:t>
              </w:ins>
            </m:r>
          </m:e>
          <m:sub>
            <m:r>
              <w:ins w:id="1251" w:author="yun qiao" w:date="2026-04-25T17:17:00Z">
                <m:rPr>
                  <m:scr m:val="script"/>
                  <m:sty m:val="p"/>
                </m:rPr>
                <w:rPr>
                  <w:rFonts w:ascii="Cambria Math" w:eastAsia="宋体" w:hAnsi="Cambria Math" w:cs="Times New Roman"/>
                  <w:color w:val="000000" w:themeColor="text1"/>
                  <w:sz w:val="28"/>
                  <w:szCs w:val="28"/>
                  <w14:ligatures w14:val="none"/>
                </w:rPr>
                <m:t>top</m:t>
              </w:ins>
            </m:r>
          </m:sub>
        </m:sSub>
      </m:oMath>
      <w:ins w:id="1252" w:author="yun qiao" w:date="2026-04-25T17:17:00Z">
        <w:r>
          <w:rPr>
            <w:rFonts w:ascii="Times New Roman" w:eastAsia="宋体" w:hAnsi="Times New Roman" w:cs="Times New Roman"/>
            <w:color w:val="000000" w:themeColor="text1"/>
            <w:sz w:val="28"/>
            <w:szCs w:val="28"/>
            <w14:ligatures w14:val="none"/>
          </w:rPr>
          <w:t>表示筛选后的候选算子链集合。</w:t>
        </w:r>
      </w:ins>
    </w:p>
    <w:p w14:paraId="2662E08C" w14:textId="56BE306E"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56A97DB3" w:rsidR="003E6244" w:rsidRDefault="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253" w:author="yun qiao" w:date="2026-04-25T17:18:00Z">
        <w:r>
          <w:rPr>
            <w:rFonts w:ascii="Times New Roman" w:eastAsia="宋体" w:hAnsi="Times New Roman" w:cs="Times New Roman"/>
            <w:color w:val="000000" w:themeColor="text1"/>
            <w:sz w:val="28"/>
            <w:szCs w:val="28"/>
            <w14:ligatures w14:val="none"/>
          </w:rPr>
          <w:t>所述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ins>
      <w:del w:id="1254" w:author="yun qiao" w:date="2026-04-25T17:18:00Z">
        <w:r>
          <w:rPr>
            <w:rFonts w:ascii="Times New Roman" w:eastAsia="宋体" w:hAnsi="Times New Roman" w:cs="Times New Roman"/>
            <w:color w:val="000000" w:themeColor="text1"/>
            <w:sz w:val="28"/>
            <w:szCs w:val="28"/>
            <w14:ligatures w14:val="none"/>
          </w:rPr>
          <w:delText>所述统一约束函数在路径扩展过程中对候选算子链进行全局一致性评估，使语义约束、结构约束及数据类型约束在同一评分空间中协同作用，从而避免各类约束独立筛选所导致的局部最优问题，提高生成算子链的整体结构合理性与语义一致性</w:delText>
        </w:r>
      </w:del>
      <w:r>
        <w:rPr>
          <w:rFonts w:ascii="Times New Roman" w:eastAsia="宋体" w:hAnsi="Times New Roman" w:cs="Times New Roman"/>
          <w:color w:val="000000" w:themeColor="text1"/>
          <w:sz w:val="28"/>
          <w:szCs w:val="28"/>
          <w14:ligatures w14:val="none"/>
        </w:rPr>
        <w:t>。</w:t>
      </w:r>
    </w:p>
    <w:p w14:paraId="3A4D304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255" w:name="_Hlk227245968"/>
      <w:bookmarkEnd w:id="1181"/>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1255"/>
    <w:p w14:paraId="3E41F05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1256" w:name="_Hlk227245984"/>
      <w:r>
        <w:rPr>
          <w:rFonts w:ascii="Times New Roman" w:eastAsia="宋体" w:hAnsi="Times New Roman" w:cs="Times New Roman" w:hint="eastAsia"/>
          <w:color w:val="000000" w:themeColor="text1"/>
          <w:sz w:val="28"/>
          <w:szCs w:val="28"/>
          <w14:ligatures w14:val="none"/>
        </w:rPr>
        <w:t>结构合理性与可执行性</w:t>
      </w:r>
      <w:bookmarkEnd w:id="1256"/>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w:t>
      </w:r>
      <w:r>
        <w:rPr>
          <w:rFonts w:ascii="Times New Roman" w:eastAsia="宋体" w:hAnsi="Times New Roman" w:cs="Times New Roman" w:hint="eastAsia"/>
          <w:color w:val="000000" w:themeColor="text1"/>
          <w:sz w:val="28"/>
          <w:szCs w:val="28"/>
          <w14:ligatures w14:val="none"/>
        </w:rPr>
        <w:lastRenderedPageBreak/>
        <w:t>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1257"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1257"/>
    </w:p>
    <w:p w14:paraId="55E2C45F"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54F0C02B" w:rsidR="003E6244"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ins w:id="1258" w:author="yun qiao" w:date="2026-04-25T17:28:00Z">
        <w:r>
          <w:rPr>
            <w:rFonts w:ascii="Times New Roman" w:eastAsia="宋体" w:hAnsi="Times New Roman" w:cs="等线"/>
            <w:color w:val="000000" w:themeColor="text1"/>
            <w:sz w:val="28"/>
            <w14:ligatures w14:val="none"/>
          </w:rPr>
          <w:t>所述映射覆盖度</w:t>
        </w:r>
      </w:ins>
      <m:oMath>
        <m:sSub>
          <m:sSubPr>
            <m:ctrlPr>
              <w:ins w:id="1259" w:author="yun qiao" w:date="2026-04-25T17:29:00Z">
                <w:rPr>
                  <w:rFonts w:ascii="Cambria Math" w:eastAsia="宋体" w:hAnsi="Cambria Math" w:cs="Times New Roman"/>
                  <w:i/>
                  <w:color w:val="000000" w:themeColor="text1"/>
                  <w:sz w:val="28"/>
                  <w:szCs w:val="20"/>
                  <w14:ligatures w14:val="none"/>
                </w:rPr>
              </w:ins>
            </m:ctrlPr>
          </m:sSubPr>
          <m:e>
            <m:r>
              <w:ins w:id="1260" w:author="yun qiao" w:date="2026-04-25T17:29:00Z">
                <w:rPr>
                  <w:rFonts w:ascii="Cambria Math" w:eastAsia="宋体" w:hAnsi="Cambria Math" w:cs="Times New Roman"/>
                  <w:color w:val="000000" w:themeColor="text1"/>
                  <w:sz w:val="28"/>
                  <w:szCs w:val="28"/>
                  <w14:ligatures w14:val="none"/>
                </w:rPr>
                <m:t>R</m:t>
              </w:ins>
            </m:r>
          </m:e>
          <m:sub>
            <m:r>
              <w:ins w:id="1261" w:author="yun qiao" w:date="2026-04-25T17:29:00Z">
                <w:rPr>
                  <w:rFonts w:ascii="Cambria Math" w:eastAsia="宋体" w:hAnsi="Cambria Math" w:cs="Times New Roman" w:hint="eastAsia"/>
                  <w:color w:val="000000" w:themeColor="text1"/>
                  <w:sz w:val="28"/>
                  <w:szCs w:val="28"/>
                  <w14:ligatures w14:val="none"/>
                </w:rPr>
                <m:t>cover</m:t>
              </w:ins>
            </m:r>
          </m:sub>
        </m:sSub>
      </m:oMath>
      <w:ins w:id="1262" w:author="yun qiao" w:date="2026-04-25T17:28:00Z">
        <w:r>
          <w:rPr>
            <w:rFonts w:ascii="Times New Roman" w:eastAsia="宋体" w:hAnsi="Times New Roman" w:cs="等线"/>
            <w:color w:val="000000" w:themeColor="text1"/>
            <w:sz w:val="28"/>
            <w14:ligatures w14:val="none"/>
          </w:rPr>
          <w:t>在映射阶段用于刻画候选操作原语序列向具体平台算子空间的映射完整性，并在本步骤中作为候选算子链的整体特征参与结构一致性评分计算，记为</w:t>
        </w:r>
      </w:ins>
      <m:oMath>
        <m:sSub>
          <m:sSubPr>
            <m:ctrlPr>
              <w:ins w:id="1263" w:author="yun qiao" w:date="2026-04-25T17:29:00Z">
                <w:rPr>
                  <w:rFonts w:ascii="Cambria Math" w:eastAsia="宋体" w:hAnsi="Cambria Math" w:cs="Times New Roman"/>
                  <w:i/>
                  <w:color w:val="000000" w:themeColor="text1"/>
                  <w:sz w:val="28"/>
                  <w:szCs w:val="20"/>
                  <w14:ligatures w14:val="none"/>
                </w:rPr>
              </w:ins>
            </m:ctrlPr>
          </m:sSubPr>
          <m:e>
            <m:r>
              <w:ins w:id="1264" w:author="yun qiao" w:date="2026-04-25T17:29:00Z">
                <w:rPr>
                  <w:rFonts w:ascii="Cambria Math" w:eastAsia="宋体" w:hAnsi="Cambria Math" w:cs="Times New Roman"/>
                  <w:color w:val="000000" w:themeColor="text1"/>
                  <w:sz w:val="28"/>
                  <w:szCs w:val="28"/>
                  <w14:ligatures w14:val="none"/>
                </w:rPr>
                <m:t>R</m:t>
              </w:ins>
            </m:r>
          </m:e>
          <m:sub>
            <m:r>
              <w:ins w:id="1265" w:author="yun qiao" w:date="2026-04-25T17:29:00Z">
                <w:rPr>
                  <w:rFonts w:ascii="Cambria Math" w:eastAsia="宋体" w:hAnsi="Cambria Math" w:cs="Times New Roman" w:hint="eastAsia"/>
                  <w:color w:val="000000" w:themeColor="text1"/>
                  <w:sz w:val="28"/>
                  <w:szCs w:val="28"/>
                  <w14:ligatures w14:val="none"/>
                </w:rPr>
                <m:t>cover</m:t>
              </w:ins>
            </m:r>
          </m:sub>
        </m:sSub>
        <m:d>
          <m:dPr>
            <m:ctrlPr>
              <w:ins w:id="1266" w:author="yun qiao" w:date="2026-04-25T17:29:00Z">
                <w:rPr>
                  <w:rFonts w:ascii="Cambria Math" w:eastAsia="宋体" w:hAnsi="Cambria Math" w:cs="Times New Roman"/>
                  <w:i/>
                  <w:color w:val="000000" w:themeColor="text1"/>
                  <w:sz w:val="28"/>
                  <w:szCs w:val="20"/>
                  <w14:ligatures w14:val="none"/>
                </w:rPr>
              </w:ins>
            </m:ctrlPr>
          </m:dPr>
          <m:e>
            <m:r>
              <w:ins w:id="1267" w:author="yun qiao" w:date="2026-04-25T17:29:00Z">
                <w:rPr>
                  <w:rFonts w:ascii="Cambria Math" w:eastAsia="宋体" w:hAnsi="Cambria Math" w:cs="Times New Roman"/>
                  <w:color w:val="000000" w:themeColor="text1"/>
                  <w:sz w:val="28"/>
                  <w:szCs w:val="28"/>
                  <w14:ligatures w14:val="none"/>
                </w:rPr>
                <m:t>C</m:t>
              </w:ins>
            </m:r>
          </m:e>
        </m:d>
      </m:oMath>
      <w:ins w:id="1268" w:author="yun qiao" w:date="2026-04-25T17:28:00Z">
        <w:r>
          <w:rPr>
            <w:rFonts w:ascii="Times New Roman" w:eastAsia="宋体" w:hAnsi="Times New Roman" w:cs="等线"/>
            <w:color w:val="000000" w:themeColor="text1"/>
            <w:sz w:val="28"/>
            <w14:ligatures w14:val="none"/>
          </w:rPr>
          <w:t>。所述结构一致性评分通过融合语义映射质量、映射完整性、数据流连贯性及结构有效性等多维指标，实现对候选算子</w:t>
        </w:r>
        <w:proofErr w:type="gramStart"/>
        <w:r>
          <w:rPr>
            <w:rFonts w:ascii="Times New Roman" w:eastAsia="宋体" w:hAnsi="Times New Roman" w:cs="等线"/>
            <w:color w:val="000000" w:themeColor="text1"/>
            <w:sz w:val="28"/>
            <w14:ligatures w14:val="none"/>
          </w:rPr>
          <w:t>链结构</w:t>
        </w:r>
        <w:proofErr w:type="gramEnd"/>
        <w:r>
          <w:rPr>
            <w:rFonts w:ascii="Times New Roman" w:eastAsia="宋体" w:hAnsi="Times New Roman" w:cs="等线"/>
            <w:color w:val="000000" w:themeColor="text1"/>
            <w:sz w:val="28"/>
            <w14:ligatures w14:val="none"/>
          </w:rPr>
          <w:t>合理性与可执行性的统一建模</w:t>
        </w:r>
      </w:ins>
      <w:del w:id="1269" w:author="yun qiao" w:date="2026-04-25T17:29:00Z">
        <w:r>
          <w:rPr>
            <w:rFonts w:ascii="Times New Roman" w:eastAsia="宋体" w:hAnsi="Times New Roman" w:cs="Times New Roman" w:hint="eastAsia"/>
            <w:color w:val="000000" w:themeColor="text1"/>
            <w:sz w:val="28"/>
            <w:szCs w:val="28"/>
            <w14:ligatures w14:val="none"/>
          </w:rPr>
          <w:delText>所述结构评估基于知识图谱的多跳关系查询实现，用于提取算子之间的输入输出关系、功能关联及数据类型约束</w:delText>
        </w:r>
      </w:del>
      <w:r>
        <w:rPr>
          <w:rFonts w:ascii="Times New Roman" w:eastAsia="宋体" w:hAnsi="Times New Roman" w:cs="Times New Roman" w:hint="eastAsia"/>
          <w:color w:val="000000" w:themeColor="text1"/>
          <w:sz w:val="28"/>
          <w:szCs w:val="28"/>
          <w14:ligatures w14:val="none"/>
        </w:rPr>
        <w:t>。</w:t>
      </w:r>
    </w:p>
    <w:p w14:paraId="1EA1DE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1270"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1270"/>
      <w:r>
        <w:rPr>
          <w:rFonts w:ascii="Times New Roman" w:eastAsia="宋体" w:hAnsi="Times New Roman" w:cs="Times New Roman" w:hint="eastAsia"/>
          <w:color w:val="000000" w:themeColor="text1"/>
          <w:sz w:val="28"/>
          <w:szCs w:val="28"/>
          <w14:ligatures w14:val="none"/>
        </w:rPr>
        <w:t>其计算方式如下：</w:t>
      </w:r>
    </w:p>
    <w:p w14:paraId="6BE29EC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69F4CC8" w:rsidR="003E6244" w:rsidRDefault="00000000" w:rsidP="00EB36C1">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ins w:id="1271" w:author="yun qiao" w:date="2026-04-25T17:30:00Z">
                <w:rPr>
                  <w:rFonts w:ascii="Cambria Math" w:eastAsia="宋体" w:hAnsi="Cambria Math" w:cs="Times New Roman"/>
                  <w:color w:val="000000" w:themeColor="text1"/>
                  <w:sz w:val="28"/>
                  <w:szCs w:val="28"/>
                  <w14:ligatures w14:val="none"/>
                </w:rPr>
              </w:ins>
            </m:ctrlPr>
          </m:sSubPr>
          <m:e>
            <m:r>
              <w:ins w:id="1272" w:author="yun qiao" w:date="2026-04-25T17:30:00Z">
                <w:rPr>
                  <w:rFonts w:ascii="Cambria Math" w:eastAsia="宋体" w:hAnsi="Cambria Math" w:cs="Times New Roman"/>
                  <w:color w:val="000000" w:themeColor="text1"/>
                  <w:sz w:val="28"/>
                  <w:szCs w:val="28"/>
                  <w14:ligatures w14:val="none"/>
                </w:rPr>
                <m:t>S</m:t>
              </w:ins>
            </m:r>
          </m:e>
          <m:sub>
            <m:r>
              <w:ins w:id="1273" w:author="yun qiao" w:date="2026-04-25T17:30:00Z">
                <w:rPr>
                  <w:rFonts w:ascii="Cambria Math" w:eastAsia="宋体" w:hAnsi="Cambria Math" w:cs="Times New Roman"/>
                  <w:color w:val="000000" w:themeColor="text1"/>
                  <w:sz w:val="28"/>
                  <w:szCs w:val="28"/>
                  <w14:ligatures w14:val="none"/>
                </w:rPr>
                <m:t>final</m:t>
              </w:ins>
            </m:r>
          </m:sub>
        </m:sSub>
        <m:d>
          <m:dPr>
            <m:ctrlPr>
              <w:ins w:id="1274" w:author="yun qiao" w:date="2026-04-25T17:30:00Z">
                <w:rPr>
                  <w:rFonts w:ascii="Cambria Math" w:eastAsia="宋体" w:hAnsi="Cambria Math" w:cs="Times New Roman"/>
                  <w:color w:val="000000" w:themeColor="text1"/>
                  <w:sz w:val="28"/>
                  <w:szCs w:val="28"/>
                  <w14:ligatures w14:val="none"/>
                </w:rPr>
              </w:ins>
            </m:ctrlPr>
          </m:dPr>
          <m:e>
            <m:r>
              <w:ins w:id="1275" w:author="yun qiao" w:date="2026-04-25T17:30:00Z">
                <w:rPr>
                  <w:rFonts w:ascii="Cambria Math" w:eastAsia="宋体" w:hAnsi="Cambria Math" w:cs="Times New Roman"/>
                  <w:color w:val="000000" w:themeColor="text1"/>
                  <w:sz w:val="28"/>
                  <w:szCs w:val="28"/>
                  <w14:ligatures w14:val="none"/>
                </w:rPr>
                <m:t>C</m:t>
              </w:ins>
            </m:r>
          </m:e>
        </m:d>
      </m:oMath>
      <w:ins w:id="1276" w:author="yun qiao" w:date="2026-04-25T17:30:00Z">
        <w:r>
          <w:rPr>
            <w:rFonts w:ascii="Times New Roman" w:eastAsia="宋体" w:hAnsi="Times New Roman" w:cs="Times New Roman"/>
            <w:color w:val="000000" w:themeColor="text1"/>
            <w:sz w:val="28"/>
            <w:szCs w:val="28"/>
            <w14:ligatures w14:val="none"/>
          </w:rPr>
          <w:t>表示候选算子链的综合评分；</w:t>
        </w:r>
      </w:ins>
      <m:oMath>
        <m:sSub>
          <m:sSubPr>
            <m:ctrlPr>
              <w:ins w:id="1277" w:author="yun qiao" w:date="2026-04-25T17:30:00Z">
                <w:rPr>
                  <w:rFonts w:ascii="Cambria Math" w:eastAsia="宋体" w:hAnsi="Cambria Math" w:cs="Times New Roman"/>
                  <w:color w:val="000000" w:themeColor="text1"/>
                  <w:sz w:val="28"/>
                  <w:szCs w:val="28"/>
                  <w14:ligatures w14:val="none"/>
                </w:rPr>
              </w:ins>
            </m:ctrlPr>
          </m:sSubPr>
          <m:e>
            <m:r>
              <w:ins w:id="1278" w:author="yun qiao" w:date="2026-04-25T17:30:00Z">
                <w:rPr>
                  <w:rFonts w:ascii="Cambria Math" w:eastAsia="宋体" w:hAnsi="Cambria Math" w:cs="Times New Roman"/>
                  <w:color w:val="000000" w:themeColor="text1"/>
                  <w:sz w:val="28"/>
                  <w:szCs w:val="28"/>
                  <w14:ligatures w14:val="none"/>
                </w:rPr>
                <m:t>S</m:t>
              </w:ins>
            </m:r>
          </m:e>
          <m:sub>
            <m:r>
              <w:ins w:id="1279" w:author="yun qiao" w:date="2026-04-25T17:30:00Z">
                <w:rPr>
                  <w:rFonts w:ascii="Cambria Math" w:eastAsia="宋体" w:hAnsi="Cambria Math" w:cs="Times New Roman"/>
                  <w:color w:val="000000" w:themeColor="text1"/>
                  <w:sz w:val="28"/>
                  <w:szCs w:val="28"/>
                  <w14:ligatures w14:val="none"/>
                </w:rPr>
                <m:t>struct</m:t>
              </w:ins>
            </m:r>
          </m:sub>
        </m:sSub>
        <m:d>
          <m:dPr>
            <m:ctrlPr>
              <w:ins w:id="1280" w:author="yun qiao" w:date="2026-04-25T17:30:00Z">
                <w:rPr>
                  <w:rFonts w:ascii="Cambria Math" w:eastAsia="宋体" w:hAnsi="Cambria Math" w:cs="Times New Roman"/>
                  <w:color w:val="000000" w:themeColor="text1"/>
                  <w:sz w:val="28"/>
                  <w:szCs w:val="28"/>
                  <w14:ligatures w14:val="none"/>
                </w:rPr>
              </w:ins>
            </m:ctrlPr>
          </m:dPr>
          <m:e>
            <m:r>
              <w:ins w:id="1281" w:author="yun qiao" w:date="2026-04-25T17:30:00Z">
                <w:rPr>
                  <w:rFonts w:ascii="Cambria Math" w:eastAsia="宋体" w:hAnsi="Cambria Math" w:cs="Times New Roman"/>
                  <w:color w:val="000000" w:themeColor="text1"/>
                  <w:sz w:val="28"/>
                  <w:szCs w:val="28"/>
                  <w14:ligatures w14:val="none"/>
                </w:rPr>
                <m:t>C</m:t>
              </w:ins>
            </m:r>
          </m:e>
        </m:d>
      </m:oMath>
      <w:ins w:id="1282" w:author="yun qiao" w:date="2026-04-25T17:30:00Z">
        <w:r>
          <w:rPr>
            <w:rFonts w:ascii="Times New Roman" w:eastAsia="宋体" w:hAnsi="Times New Roman" w:cs="Times New Roman"/>
            <w:color w:val="000000" w:themeColor="text1"/>
            <w:sz w:val="28"/>
            <w:szCs w:val="28"/>
            <w14:ligatures w14:val="none"/>
          </w:rPr>
          <w:t>表示结构一致性评分；</w:t>
        </w:r>
      </w:ins>
      <m:oMath>
        <m:sSub>
          <m:sSubPr>
            <m:ctrlPr>
              <w:ins w:id="1283" w:author="yun qiao" w:date="2026-04-25T17:30:00Z">
                <w:rPr>
                  <w:rFonts w:ascii="Cambria Math" w:eastAsia="宋体" w:hAnsi="Cambria Math" w:cs="Times New Roman"/>
                  <w:color w:val="000000" w:themeColor="text1"/>
                  <w:sz w:val="28"/>
                  <w:szCs w:val="28"/>
                  <w14:ligatures w14:val="none"/>
                </w:rPr>
              </w:ins>
            </m:ctrlPr>
          </m:sSubPr>
          <m:e>
            <m:r>
              <w:ins w:id="1284" w:author="yun qiao" w:date="2026-04-25T17:30:00Z">
                <w:rPr>
                  <w:rFonts w:ascii="Cambria Math" w:eastAsia="宋体" w:hAnsi="Cambria Math" w:cs="Times New Roman"/>
                  <w:color w:val="000000" w:themeColor="text1"/>
                  <w:sz w:val="28"/>
                  <w:szCs w:val="28"/>
                  <w14:ligatures w14:val="none"/>
                </w:rPr>
                <m:t>S</m:t>
              </w:ins>
            </m:r>
          </m:e>
          <m:sub>
            <m:r>
              <w:ins w:id="1285" w:author="yun qiao" w:date="2026-04-25T17:30:00Z">
                <w:rPr>
                  <w:rFonts w:ascii="Cambria Math" w:eastAsia="宋体" w:hAnsi="Cambria Math" w:cs="Times New Roman"/>
                  <w:color w:val="000000" w:themeColor="text1"/>
                  <w:sz w:val="28"/>
                  <w:szCs w:val="28"/>
                  <w14:ligatures w14:val="none"/>
                </w:rPr>
                <m:t>llm</m:t>
              </w:ins>
            </m:r>
          </m:sub>
        </m:sSub>
        <m:d>
          <m:dPr>
            <m:ctrlPr>
              <w:ins w:id="1286" w:author="yun qiao" w:date="2026-04-25T17:30:00Z">
                <w:rPr>
                  <w:rFonts w:ascii="Cambria Math" w:eastAsia="宋体" w:hAnsi="Cambria Math" w:cs="Times New Roman"/>
                  <w:color w:val="000000" w:themeColor="text1"/>
                  <w:sz w:val="28"/>
                  <w:szCs w:val="28"/>
                  <w14:ligatures w14:val="none"/>
                </w:rPr>
              </w:ins>
            </m:ctrlPr>
          </m:dPr>
          <m:e>
            <m:r>
              <w:ins w:id="1287" w:author="yun qiao" w:date="2026-04-25T17:30:00Z">
                <w:rPr>
                  <w:rFonts w:ascii="Cambria Math" w:eastAsia="宋体" w:hAnsi="Cambria Math" w:cs="Times New Roman"/>
                  <w:color w:val="000000" w:themeColor="text1"/>
                  <w:sz w:val="28"/>
                  <w:szCs w:val="28"/>
                  <w14:ligatures w14:val="none"/>
                </w:rPr>
                <m:t>C</m:t>
              </w:ins>
            </m:r>
          </m:e>
        </m:d>
      </m:oMath>
      <w:ins w:id="1288" w:author="yun qiao" w:date="2026-04-25T17:30:00Z">
        <w:r>
          <w:rPr>
            <w:rFonts w:ascii="Times New Roman" w:eastAsia="宋体" w:hAnsi="Times New Roman" w:cs="Times New Roman"/>
            <w:color w:val="000000" w:themeColor="text1"/>
            <w:sz w:val="28"/>
            <w:szCs w:val="28"/>
            <w14:ligatures w14:val="none"/>
          </w:rPr>
          <w:t>表示语义一致性评分；</w:t>
        </w:r>
      </w:ins>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w:t>
      </w:r>
      <w:ins w:id="1289" w:author="yun qiao" w:date="2026-04-25T17:31:00Z">
        <w:r>
          <w:rPr>
            <w:rFonts w:ascii="Times New Roman" w:eastAsia="宋体" w:hAnsi="Times New Roman" w:cs="Times New Roman"/>
            <w:color w:val="000000" w:themeColor="text1"/>
            <w:sz w:val="28"/>
            <w:szCs w:val="28"/>
            <w14:ligatures w14:val="none"/>
          </w:rPr>
          <w:t>通过将基于知识图谱的</w:t>
        </w:r>
        <w:r>
          <w:rPr>
            <w:rFonts w:ascii="Times New Roman" w:eastAsia="宋体" w:hAnsi="Times New Roman" w:cs="Times New Roman"/>
            <w:color w:val="000000" w:themeColor="text1"/>
            <w:sz w:val="28"/>
            <w:szCs w:val="28"/>
            <w14:ligatures w14:val="none"/>
          </w:rPr>
          <w:lastRenderedPageBreak/>
          <w:t>结构一致性评分与基于大语言模型的语义一致性评分进行融合，实现结构约束与语义匹配的协同优化。</w:t>
        </w:r>
      </w:ins>
      <w:r>
        <w:rPr>
          <w:rFonts w:ascii="Times New Roman" w:eastAsia="宋体" w:hAnsi="Times New Roman" w:cs="Times New Roman" w:hint="eastAsia"/>
          <w:color w:val="000000" w:themeColor="text1"/>
          <w:sz w:val="28"/>
          <w:szCs w:val="28"/>
          <w14:ligatures w14:val="none"/>
        </w:rPr>
        <w:t>根据综合评分对候选算子链进行排序，选取得分最高的候选</w:t>
      </w:r>
      <w:proofErr w:type="gramStart"/>
      <w:r>
        <w:rPr>
          <w:rFonts w:ascii="Times New Roman" w:eastAsia="宋体" w:hAnsi="Times New Roman" w:cs="Times New Roman" w:hint="eastAsia"/>
          <w:color w:val="000000" w:themeColor="text1"/>
          <w:sz w:val="28"/>
          <w:szCs w:val="28"/>
          <w14:ligatures w14:val="none"/>
        </w:rPr>
        <w:t>链作为</w:t>
      </w:r>
      <w:proofErr w:type="gramEnd"/>
      <w:r>
        <w:rPr>
          <w:rFonts w:ascii="Times New Roman" w:eastAsia="宋体" w:hAnsi="Times New Roman" w:cs="Times New Roman" w:hint="eastAsia"/>
          <w:color w:val="000000" w:themeColor="text1"/>
          <w:sz w:val="28"/>
          <w:szCs w:val="28"/>
          <w14:ligatures w14:val="none"/>
        </w:rPr>
        <w:t>当前最优候选链。</w:t>
      </w:r>
    </w:p>
    <w:p w14:paraId="57DF1E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290" w:name="_Hlk227246108"/>
      <w:bookmarkStart w:id="1291" w:name="_Hlk227691084"/>
      <w:r>
        <w:rPr>
          <w:rFonts w:ascii="Times New Roman" w:eastAsia="宋体" w:hAnsi="Times New Roman" w:cs="Times New Roman"/>
          <w:color w:val="000000" w:themeColor="text1"/>
          <w:sz w:val="28"/>
          <w:szCs w:val="28"/>
          <w14:ligatures w14:val="none"/>
        </w:rPr>
        <w:t>在最优候选</w:t>
      </w:r>
      <w:proofErr w:type="gramStart"/>
      <w:r>
        <w:rPr>
          <w:rFonts w:ascii="Times New Roman" w:eastAsia="宋体" w:hAnsi="Times New Roman" w:cs="Times New Roman"/>
          <w:color w:val="000000" w:themeColor="text1"/>
          <w:sz w:val="28"/>
          <w:szCs w:val="28"/>
          <w14:ligatures w14:val="none"/>
        </w:rPr>
        <w:t>算子链仍存在</w:t>
      </w:r>
      <w:proofErr w:type="gramEnd"/>
      <w:r>
        <w:rPr>
          <w:rFonts w:ascii="Times New Roman" w:eastAsia="宋体" w:hAnsi="Times New Roman" w:cs="Times New Roman"/>
          <w:color w:val="000000" w:themeColor="text1"/>
          <w:sz w:val="28"/>
          <w:szCs w:val="28"/>
          <w14:ligatures w14:val="none"/>
        </w:rPr>
        <w:t>输入输出不兼容或局部链路不合法时，启动基于层次化操作语义空间的约束驱动修复机制，对算子链进行迭代优化。</w:t>
      </w:r>
    </w:p>
    <w:p w14:paraId="4EBC1A8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w:t>
      </w:r>
      <w:proofErr w:type="gramStart"/>
      <w:r>
        <w:rPr>
          <w:rFonts w:ascii="Times New Roman" w:eastAsia="宋体" w:hAnsi="Times New Roman" w:cs="Times New Roman"/>
          <w:color w:val="000000" w:themeColor="text1"/>
          <w:sz w:val="28"/>
          <w:szCs w:val="28"/>
          <w14:ligatures w14:val="none"/>
        </w:rPr>
        <w:t>类范围</w:t>
      </w:r>
      <w:proofErr w:type="gramEnd"/>
      <w:r>
        <w:rPr>
          <w:rFonts w:ascii="Times New Roman" w:eastAsia="宋体" w:hAnsi="Times New Roman" w:cs="Times New Roman"/>
          <w:color w:val="000000" w:themeColor="text1"/>
          <w:sz w:val="28"/>
          <w:szCs w:val="28"/>
          <w14:ligatures w14:val="none"/>
        </w:rPr>
        <w:t>内检索满足前后衔接关系的替代操作原语，并基于所述替代操作原语重新执行算子映射及约束筛选，从而实现语义相关性受控扩展下的替代优化；在完成替换后，对更新后的算子</w:t>
      </w:r>
      <w:proofErr w:type="gramStart"/>
      <w:r>
        <w:rPr>
          <w:rFonts w:ascii="Times New Roman" w:eastAsia="宋体" w:hAnsi="Times New Roman" w:cs="Times New Roman"/>
          <w:color w:val="000000" w:themeColor="text1"/>
          <w:sz w:val="28"/>
          <w:szCs w:val="28"/>
          <w14:ligatures w14:val="none"/>
        </w:rPr>
        <w:t>链重新</w:t>
      </w:r>
      <w:proofErr w:type="gramEnd"/>
      <w:r>
        <w:rPr>
          <w:rFonts w:ascii="Times New Roman" w:eastAsia="宋体" w:hAnsi="Times New Roman" w:cs="Times New Roman"/>
          <w:color w:val="000000" w:themeColor="text1"/>
          <w:sz w:val="28"/>
          <w:szCs w:val="28"/>
          <w14:ligatures w14:val="none"/>
        </w:rPr>
        <w:t>执行输入输出兼容性验证、映射覆盖度评估及结构一致性评估，并根据替换前后不兼容问题数量及映射覆盖度变化情况</w:t>
      </w:r>
      <w:proofErr w:type="gramStart"/>
      <w:r>
        <w:rPr>
          <w:rFonts w:ascii="Times New Roman" w:eastAsia="宋体" w:hAnsi="Times New Roman" w:cs="Times New Roman"/>
          <w:color w:val="000000" w:themeColor="text1"/>
          <w:sz w:val="28"/>
          <w:szCs w:val="28"/>
          <w14:ligatures w14:val="none"/>
        </w:rPr>
        <w:t>执行回滚控制</w:t>
      </w:r>
      <w:proofErr w:type="gramEnd"/>
      <w:r>
        <w:rPr>
          <w:rFonts w:ascii="Times New Roman" w:eastAsia="宋体" w:hAnsi="Times New Roman" w:cs="Times New Roman"/>
          <w:color w:val="000000" w:themeColor="text1"/>
          <w:sz w:val="28"/>
          <w:szCs w:val="28"/>
          <w14:ligatures w14:val="none"/>
        </w:rPr>
        <w:t>，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21"/>
          <w:footerReference w:type="default" r:id="rId22"/>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操作原语层级内优先替换</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操作子类层级扩展替代</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重映射筛选</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w:t>
      </w:r>
      <w:proofErr w:type="gramStart"/>
      <w:r>
        <w:rPr>
          <w:rFonts w:ascii="Times New Roman" w:eastAsia="宋体" w:hAnsi="Times New Roman" w:cs="Times New Roman"/>
          <w:color w:val="000000" w:themeColor="text1"/>
          <w:sz w:val="28"/>
          <w:szCs w:val="28"/>
          <w14:ligatures w14:val="none"/>
        </w:rPr>
        <w:t>回滚方法</w:t>
      </w:r>
      <w:proofErr w:type="gramEnd"/>
      <w:r>
        <w:rPr>
          <w:rFonts w:ascii="Times New Roman" w:eastAsia="宋体" w:hAnsi="Times New Roman" w:cs="Times New Roman"/>
          <w:color w:val="000000" w:themeColor="text1"/>
          <w:sz w:val="28"/>
          <w:szCs w:val="28"/>
          <w14:ligatures w14:val="none"/>
        </w:rPr>
        <w:t>的约束驱动优化机制</w:t>
      </w:r>
      <w:bookmarkEnd w:id="1290"/>
      <w:r>
        <w:rPr>
          <w:rFonts w:ascii="Times New Roman" w:eastAsia="宋体" w:hAnsi="Times New Roman" w:cs="Times New Roman" w:hint="eastAsia"/>
          <w:color w:val="000000" w:themeColor="text1"/>
          <w:sz w:val="28"/>
          <w:szCs w:val="28"/>
          <w14:ligatures w14:val="none"/>
        </w:rPr>
        <w:t>。</w:t>
      </w:r>
      <w:bookmarkEnd w:id="1291"/>
    </w:p>
    <w:p w14:paraId="644CC443" w14:textId="3731B9BA" w:rsidR="003E6244" w:rsidRDefault="00000000">
      <w:pPr>
        <w:rPr>
          <w:rFonts w:hint="eastAsia"/>
          <w:color w:val="000000" w:themeColor="text1"/>
        </w:rPr>
      </w:pPr>
      <w:del w:id="1292" w:author="yun qiao" w:date="2026-04-24T20:52:00Z">
        <w:r>
          <w:rPr>
            <w:noProof/>
            <w:color w:val="000000" w:themeColor="text1"/>
          </w:rPr>
          <w:lastRenderedPageBreak/>
          <w:drawing>
            <wp:inline distT="0" distB="0" distL="0" distR="0" wp14:anchorId="085391A9" wp14:editId="1DCA77FC">
              <wp:extent cx="6070600" cy="463550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075061" cy="4638579"/>
                      </a:xfrm>
                      <a:prstGeom prst="rect">
                        <a:avLst/>
                      </a:prstGeom>
                      <a:noFill/>
                      <a:ln>
                        <a:noFill/>
                      </a:ln>
                    </pic:spPr>
                  </pic:pic>
                </a:graphicData>
              </a:graphic>
            </wp:inline>
          </w:drawing>
        </w:r>
      </w:del>
      <w:ins w:id="1293" w:author="yun qiao" w:date="2026-04-24T20:53:00Z">
        <w:r>
          <w:rPr>
            <w:rFonts w:hint="eastAsia"/>
          </w:rPr>
          <w:object w:dxaOrig="25656" w:dyaOrig="17125" w14:anchorId="605AA719">
            <v:shape id="_x0000_i1026" type="#_x0000_t75" style="width:470.8pt;height:315.1pt" o:ole="">
              <v:imagedata r:id="rId24" o:title=""/>
            </v:shape>
            <o:OLEObject Type="Embed" ProgID="Visio.Drawing.15" ShapeID="_x0000_i1026" DrawAspect="Content" ObjectID="_1840719628" r:id="rId25"/>
          </w:object>
        </w:r>
      </w:ins>
    </w:p>
    <w:p w14:paraId="70123B3E" w14:textId="77777777" w:rsidR="003E6244"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图</w:t>
      </w:r>
      <w:r>
        <w:rPr>
          <w:rFonts w:ascii="Times New Roman" w:eastAsia="宋体" w:hAnsi="Times New Roman"/>
          <w:color w:val="000000" w:themeColor="text1"/>
          <w:sz w:val="28"/>
          <w:szCs w:val="28"/>
        </w:rPr>
        <w:t xml:space="preserve"> </w:t>
      </w:r>
      <w:r>
        <w:rPr>
          <w:rFonts w:ascii="Times New Roman" w:eastAsia="宋体" w:hAnsi="Times New Roman" w:hint="eastAsia"/>
          <w:color w:val="000000" w:themeColor="text1"/>
          <w:sz w:val="28"/>
          <w:szCs w:val="28"/>
        </w:rPr>
        <w:t>1</w:t>
      </w:r>
    </w:p>
    <w:p w14:paraId="0677B1DD" w14:textId="77777777" w:rsidR="003E6244" w:rsidRDefault="00000000">
      <w:pPr>
        <w:rPr>
          <w:rFonts w:hint="eastAsia"/>
          <w:color w:val="000000" w:themeColor="text1"/>
        </w:rPr>
      </w:pPr>
      <w:r>
        <w:rPr>
          <w:noProof/>
          <w:color w:val="000000" w:themeColor="text1"/>
        </w:rPr>
        <w:lastRenderedPageBreak/>
        <w:drawing>
          <wp:inline distT="0" distB="0" distL="0" distR="0" wp14:anchorId="08A03746" wp14:editId="05751F79">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3E6244"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79450A6B" wp14:editId="68ADA42E">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3E6244"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3E6244" w:rsidRDefault="003E6244">
      <w:pPr>
        <w:jc w:val="center"/>
        <w:rPr>
          <w:rFonts w:hint="eastAsia"/>
          <w:color w:val="000000" w:themeColor="text1"/>
          <w:sz w:val="28"/>
          <w:szCs w:val="28"/>
        </w:rPr>
      </w:pPr>
    </w:p>
    <w:p w14:paraId="66AD1035" w14:textId="77777777" w:rsidR="003E6244" w:rsidRDefault="00000000">
      <w:pPr>
        <w:jc w:val="center"/>
        <w:rPr>
          <w:rFonts w:hint="eastAsia"/>
          <w:color w:val="000000" w:themeColor="text1"/>
        </w:rPr>
      </w:pPr>
      <w:r>
        <w:rPr>
          <w:noProof/>
          <w:color w:val="000000" w:themeColor="text1"/>
        </w:rPr>
        <w:lastRenderedPageBreak/>
        <w:drawing>
          <wp:inline distT="0" distB="0" distL="0" distR="0" wp14:anchorId="6880558C" wp14:editId="1E5EB7B9">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3E6244" w:rsidRDefault="003E6244">
      <w:pPr>
        <w:widowControl/>
        <w:spacing w:before="100" w:after="0" w:line="480" w:lineRule="exact"/>
        <w:jc w:val="both"/>
        <w:rPr>
          <w:rFonts w:hint="eastAsia"/>
          <w:color w:val="000000" w:themeColor="text1"/>
        </w:rPr>
      </w:pPr>
    </w:p>
    <w:sectPr w:rsidR="003E6244">
      <w:headerReference w:type="default" r:id="rId2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AA" w:date="2026-04-23T11:34:00Z" w:initials="A">
    <w:p w14:paraId="5BC1B753" w14:textId="77777777" w:rsidR="003E6244" w:rsidRDefault="00000000">
      <w:pPr>
        <w:pStyle w:val="a4"/>
      </w:pPr>
      <w:r>
        <w:rPr>
          <w:rFonts w:hint="eastAsia"/>
        </w:rPr>
        <w:t>这个图要么只展示大的模块，表示数据流向，子模块图拿出来单独展示，要么需要把所有字体调大，这个图转档后会看不清，建议给</w:t>
      </w:r>
      <w:proofErr w:type="spellStart"/>
      <w:r>
        <w:rPr>
          <w:rFonts w:hint="eastAsia"/>
        </w:rPr>
        <w:t>visio</w:t>
      </w:r>
      <w:proofErr w:type="spellEnd"/>
      <w:r>
        <w:rPr>
          <w:rFonts w:hint="eastAsia"/>
        </w:rPr>
        <w:t>版本可编辑的原图</w:t>
      </w:r>
    </w:p>
  </w:comment>
  <w:comment w:id="3" w:author="mdzhang" w:date="2026-04-22T09:13:00Z" w:initials="da">
    <w:p w14:paraId="01C6B40D" w14:textId="77777777" w:rsidR="003E6244" w:rsidRDefault="00000000">
      <w:pPr>
        <w:pStyle w:val="a4"/>
      </w:pPr>
      <w:r>
        <w:rPr>
          <w:rFonts w:hint="eastAsia"/>
        </w:rPr>
        <w:t>更新</w:t>
      </w:r>
    </w:p>
  </w:comment>
  <w:comment w:id="4" w:author="mdzhang" w:date="2026-04-22T09:01:00Z" w:initials="da">
    <w:p w14:paraId="506EE35D" w14:textId="77777777" w:rsidR="003E6244" w:rsidRDefault="00000000">
      <w:pPr>
        <w:pStyle w:val="a4"/>
      </w:pPr>
      <w:r>
        <w:rPr>
          <w:rFonts w:hint="eastAsia"/>
        </w:rPr>
        <w:t>两方面成果？</w:t>
      </w:r>
    </w:p>
  </w:comment>
  <w:comment w:id="20" w:author="AAA" w:date="2026-04-23T11:21:00Z" w:initials="A">
    <w:p w14:paraId="2DFC8143" w14:textId="77777777" w:rsidR="003E6244" w:rsidRDefault="00000000">
      <w:pPr>
        <w:pStyle w:val="a4"/>
      </w:pPr>
      <w:r>
        <w:rPr>
          <w:rFonts w:hint="eastAsia"/>
        </w:rPr>
        <w:t>这部分对于获取平台算子的展开内容对应的就是之前版本的内容吗，那部分内容是不要了吗</w:t>
      </w:r>
    </w:p>
  </w:comment>
  <w:comment w:id="22" w:author="AAA" w:date="2026-04-23T11:19:00Z" w:initials="A">
    <w:p w14:paraId="2874BD50" w14:textId="77777777" w:rsidR="003E6244" w:rsidRDefault="00000000">
      <w:pPr>
        <w:pStyle w:val="a4"/>
      </w:pPr>
      <w:r>
        <w:rPr>
          <w:rFonts w:hint="eastAsia"/>
        </w:rPr>
        <w:t>这里的统一整理是构建</w:t>
      </w:r>
      <w:r>
        <w:rPr>
          <w:rFonts w:hint="eastAsia"/>
          <w:color w:val="000000" w:themeColor="text1"/>
          <w:sz w:val="28"/>
        </w:rPr>
        <w:t>抽象操作空间进行统一整理，还是还有一个前序的预处理步骤</w:t>
      </w:r>
    </w:p>
  </w:comment>
  <w:comment w:id="63" w:author="AAA" w:date="2026-04-23T11:26:00Z" w:initials="A">
    <w:p w14:paraId="0E717EC1" w14:textId="77777777" w:rsidR="003E6244" w:rsidRDefault="00000000">
      <w:pPr>
        <w:pStyle w:val="a4"/>
      </w:pPr>
      <w:r>
        <w:rPr>
          <w:rFonts w:hint="eastAsia"/>
        </w:rPr>
        <w:t>公式中出现的每个字符均需给出对应的解释，大小写对应的含义应该不一样</w:t>
      </w:r>
    </w:p>
  </w:comment>
  <w:comment w:id="106" w:author="AAA" w:date="2026-04-23T11:28:00Z" w:initials="A">
    <w:p w14:paraId="741074C4" w14:textId="77777777" w:rsidR="003E6244" w:rsidRDefault="00000000">
      <w:pPr>
        <w:pStyle w:val="a4"/>
      </w:pPr>
      <w:r>
        <w:rPr>
          <w:rFonts w:hint="eastAsia"/>
        </w:rPr>
        <w:t>语义相似度的计算方式参照以下公式对吗</w:t>
      </w:r>
      <w:r>
        <w:rPr>
          <w:noProof/>
        </w:rPr>
        <w:drawing>
          <wp:inline distT="0" distB="0" distL="114300" distR="114300" wp14:anchorId="32BB0235" wp14:editId="4B508877">
            <wp:extent cx="2352675" cy="561975"/>
            <wp:effectExtent l="0" t="0" r="952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2352675" cy="561975"/>
                    </a:xfrm>
                    <a:prstGeom prst="rect">
                      <a:avLst/>
                    </a:prstGeom>
                    <a:noFill/>
                    <a:ln>
                      <a:noFill/>
                    </a:ln>
                  </pic:spPr>
                </pic:pic>
              </a:graphicData>
            </a:graphic>
          </wp:inline>
        </w:drawing>
      </w:r>
    </w:p>
  </w:comment>
  <w:comment w:id="195" w:author="AAA" w:date="2026-04-23T11:30:00Z" w:initials="A">
    <w:p w14:paraId="1D7B3E26" w14:textId="77777777" w:rsidR="003E6244" w:rsidRDefault="00000000">
      <w:pPr>
        <w:pStyle w:val="a4"/>
      </w:pPr>
      <w:r>
        <w:rPr>
          <w:rFonts w:hint="eastAsia"/>
        </w:rPr>
        <w:t>字符含义</w:t>
      </w:r>
      <w:proofErr w:type="gramStart"/>
      <w:r>
        <w:rPr>
          <w:rFonts w:hint="eastAsia"/>
        </w:rPr>
        <w:t>需解释</w:t>
      </w:r>
      <w:proofErr w:type="gramEnd"/>
      <w:r>
        <w:rPr>
          <w:rFonts w:hint="eastAsia"/>
        </w:rPr>
        <w:t>全面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1B753" w15:done="0"/>
  <w15:commentEx w15:paraId="01C6B40D" w15:done="0"/>
  <w15:commentEx w15:paraId="506EE35D" w15:done="0"/>
  <w15:commentEx w15:paraId="2DFC8143" w15:done="0"/>
  <w15:commentEx w15:paraId="2874BD50" w15:done="0"/>
  <w15:commentEx w15:paraId="0E717EC1" w15:done="0"/>
  <w15:commentEx w15:paraId="741074C4" w15:done="0"/>
  <w15:commentEx w15:paraId="1D7B3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1B753" w16cid:durableId="070E11CE"/>
  <w16cid:commentId w16cid:paraId="01C6B40D" w16cid:durableId="634C23AB"/>
  <w16cid:commentId w16cid:paraId="506EE35D" w16cid:durableId="3C6E15AF"/>
  <w16cid:commentId w16cid:paraId="2DFC8143" w16cid:durableId="4638C7FB"/>
  <w16cid:commentId w16cid:paraId="2874BD50" w16cid:durableId="24654739"/>
  <w16cid:commentId w16cid:paraId="0E717EC1" w16cid:durableId="3859F861"/>
  <w16cid:commentId w16cid:paraId="741074C4" w16cid:durableId="2B7B5960"/>
  <w16cid:commentId w16cid:paraId="1D7B3E26" w16cid:durableId="6D969D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97050" w14:textId="77777777" w:rsidR="00C31EB9" w:rsidRDefault="00C31EB9">
      <w:pPr>
        <w:spacing w:line="240" w:lineRule="auto"/>
        <w:rPr>
          <w:rFonts w:hint="eastAsia"/>
        </w:rPr>
      </w:pPr>
      <w:r>
        <w:separator/>
      </w:r>
    </w:p>
  </w:endnote>
  <w:endnote w:type="continuationSeparator" w:id="0">
    <w:p w14:paraId="436ECBBE" w14:textId="77777777" w:rsidR="00C31EB9" w:rsidRDefault="00C31EB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1DECAE58" wp14:editId="1BE93AA4">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ECAE58"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qPpM9gEAAO8DAAAOAAAAZHJzL2Uyb0RvYy54bWysU8GK2zAQvRf6D0L3xk5KlxDiLOkuKYXQ XUhLz4osxQZJI6RJ7PTrO5LtpLQ9lV6kkWb0ZubN0/qxt4ZdVIgtuIrPZyVnykmoW3eq+Levu3dL ziIKVwsDTlX8qiJ/3Lx9s+78Si2gAVOrwAjExVXnK94g+lVRRNkoK+IMvHLk1BCsQDqGU1EH0RG6 NcWiLB+KDkLtA0gVI90+D06+yfhaK4kvWkeFzFScasO8hrwe01ps1mJ1CsI3rRzLEP9QhRWto6Q3 qGeBgp1D+weUbWWACBpnEmwBWrdS5R6om3n5WzeHRniVeyFyor/RFP8frPxyOfjXwLD/CD0NMBHS +biKdJn66XWwaadKGfmJwuuNNtUjk+nRcrFcluSS5JsOhFPcn/sQ8ZMCy5JR8UBzyXSJyz7iEDqF pGwOdq0xeTbGsa7iD+8/lPnBzUPgxqVYlac8wtxLTxb2x37s5wj1ldoMMCggerlrqZS9iPgqAo2c yicZ4wst2gClhNHirIHw42/3KZ4mQV7OOpJQxR1pnDPz2dGEktomI0zGcTLc2T4BaXJO38PLbNKD gGYydQD7nbS9TTnIJZykTBXHyXzCQcb0N6TabnMQacoL3LuDlwk60RP99oxEZ2Y5kTIwQdNJB1JV ntP4A5Jsfz3nqPs/3fwEAAD//wMAUEsDBBQABgAIAAAAIQBxqtG51wAAAAUBAAAPAAAAZHJzL2Rv d25yZXYueG1sTI9BT8MwDIXvk/YfIiNx21IGQlVpOrGJckRi5cAxa0xbSJwqybry7zEICS6Wn571 /L1yOzsrJgxx8KTgap2BQGq9GahT8NLUqxxETJqMtp5QwSdG2FbLRakL48/0jNMhdYJDKBZaQZ/S WEgZ2x6djms/IrH35oPTiWXopAn6zOHOyk2W3UqnB+IPvR5x32P7cTg5Bfu6acKEMdhXfKyv3592 N/gwK3V5Md/fgUg4p79j+MZndKiY6ehPZKKwCrhI+pnsbfKc5fF3kVUp/9NXXwAAAP//AwBQSwEC LQAUAAYACAAAACEAtoM4kv4AAADhAQAAEwAAAAAAAAAAAAAAAAAAAAAAW0NvbnRlbnRfVHlwZXNd LnhtbFBLAQItABQABgAIAAAAIQA4/SH/1gAAAJQBAAALAAAAAAAAAAAAAAAAAC8BAABfcmVscy8u cmVsc1BLAQItABQABgAIAAAAIQCGqPpM9gEAAO8DAAAOAAAAAAAAAAAAAAAAAC4CAABkcnMvZTJv RG9jLnhtbFBLAQItABQABgAIAAAAIQBxqtG51wAAAAUBAAAPAAAAAAAAAAAAAAAAAFAEAABkcnMv ZG93bnJldi54bWxQSwUGAAAAAAQABADzAAAAVAUAAAAA " filled="f" stroked="f" strokeweight=".5pt">
              <v:textbox style="mso-fit-shape-to-text:t" inset="0,0,0,0">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5D7B62CB" wp14:editId="6189EEF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iT0Mh4wEAAKsDAAAOAAAAZHJzL2Uyb0RvYy54bWytU8Fu EzEQvSPxD5bvZDeJVNAqmx4SlUuBSC0f4Hi9WQvbY3mcbPIT/AASNzhx5M7fUD6DsTcJpb300D1Y tmfmzXtvvLPLvTVspwJqcDUfj0rOlJPQaLep+cfbq1dvOMMoXCMMOFXzg0J+OX/5Ytb7Sk2gA9Oo wAjEYdX7mncx+qooUHbKChyBV46CLQQrIh3DpmiC6AndmmJSlhdFD6HxAaRCpNvlEORHxPAUQGhb LdUS5NYqFwfUoIyIJAk77ZHPM9u2VTJ+aFtUkZmak9KYV2pC+3Vai/lMVJsgfKflkYJ4CoUHmqzQ jpqeoZYiCrYN+hGU1TIAQhtHEmwxCMmOkIpx+cCbm054lbWQ1ejPpuPzwcr3u1Vguqn5lDMnLA38 7svP35+//fn1lda7H9/ZNJnUe6wod+FWIcmUe3fjr0F+QuZg0Qm3UZns7cETwjhVFP+VpAN6arXu 30FDOWIbITu2b4NNkOQF2+fBHM6DUfvIJF1ejMmdKc1MnmKFqE6FPmB8q8CytKm50S55Jiqxu8aY iIjqlJKuHVxpY/LcjWM9sZ28Ls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ok9DI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3E6244" w:rsidRDefault="003E624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694A0318" wp14:editId="5765A8CD">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4A031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oZfU+QEAAPYDAAAOAAAAZHJzL2Uyb0RvYy54bWysU8GK2zAQvRf6D0L3xk5KlxDiLNldUgqh u5AtPSuyFBskjRgpsdOv70iOk6XtqexFGmlGb2bePC3ve2vYSWFowVV8Oik5U05C3bpDxX+8bj7N OQtRuFoYcKriZxX4/erjh2XnF2oGDZhaISMQFxadr3gTo18URZCNsiJMwCtHTg1oRaQjHooaRUfo 1hSzsrwrOsDaI0gVAt0+DU6+yvhaKxmftQ4qMlNxqi3mFfO6T2uxWorFAYVvWnkpQ/xHFVa0jpJe oZ5EFOyI7V9QtpUIAXScSLAFaN1KlXugbqblH93sGuFV7oXICf5KU3g/WPn9tPMvyGL/AD0NMBHS +bAIdJn66TXatFOljPxE4flKm+ojk+nRfDafl+SS5BsPhFPcnnsM8asCy5JRcaS5ZLrEaRviEDqG pGwONq0xeTbGsa7id5+/lPnB1UPgxqVYlad8gbmVnqzY73vW1m/a2kN9pm4RBiEELzctVbQVIb4I pMlTF6Tm+EyLNkCZ4WJx1gD++td9iqeBkJezjpRUcUdS58x8czSoJLrRwNHYj4Y72kcgaU7pl3iZ TXqA0YymRrA/SeLrlINcwknKVPE4mo9xUDN9EanW6xxE0vIibt3OywSdWAp+fYzEaiY7cTMwQUNK BxJXHtflIyT1vj3nqNt3Xf0GAAD//wMAUEsDBBQABgAIAAAAIQBxqtG51wAAAAUBAAAPAAAAZHJz L2Rvd25yZXYueG1sTI9BT8MwDIXvk/YfIiNx21IGQlVpOrGJckRi5cAxa0xbSJwqybry7zEICS6W n571/L1yOzsrJgxx8KTgap2BQGq9GahT8NLUqxxETJqMtp5QwSdG2FbLRakL48/0jNMhdYJDKBZa QZ/SWEgZ2x6djms/IrH35oPTiWXopAn6zOHOyk2W3UqnB+IPvR5x32P7cTg5Bfu6acKEMdhXfKyv 3592N/gwK3V5Md/fgUg4p79j+MZndKiY6ehPZKKwCrhI+pnsbfKc5fF3kVUp/9NXXwAAAP//AwBQ SwECLQAUAAYACAAAACEAtoM4kv4AAADhAQAAEwAAAAAAAAAAAAAAAAAAAAAAW0NvbnRlbnRfVHlw ZXNdLnhtbFBLAQItABQABgAIAAAAIQA4/SH/1gAAAJQBAAALAAAAAAAAAAAAAAAAAC8BAABfcmVs cy8ucmVsc1BLAQItABQABgAIAAAAIQC5oZfU+QEAAPYDAAAOAAAAAAAAAAAAAAAAAC4CAABkcnMv ZTJvRG9jLnhtbFBLAQItABQABgAIAAAAIQBxqtG51wAAAAUBAAAPAAAAAAAAAAAAAAAAAFMEAABk cnMvZG93bnJldi54bWxQSwUGAAAAAAQABADzAAAAVwUAAAAA " filled="f" stroked="f" strokeweight=".5pt">
              <v:textbox style="mso-fit-shape-to-text:t" inset="0,0,0,0">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7209AEB0" wp14:editId="787F9D8E">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Apdhx54wEAAKsDAAAOAAAAZHJzL2Uyb0RvYy54bWytU0uO EzEQ3SNxB8t70p0gBdRKZxaJhs0AkWY4gON2py1sl+Vy0skluAASO1ixZM9tmDkGZXcS5rOZBb2w bFfVq/deuWcXe2vYTgXU4Go+HpWcKSeh0W5T8083l6/ecoZRuEYYcKrmB4X8Yv7yxaz3lZpAB6ZR gRGIw6r3Ne9i9FVRoOyUFTgCrxwFWwhWRDqGTdEE0RO6NcWkLKdFD6HxAaRCpNvlEORHxPAcQGhb LdUS5NYqFwfUoIyIJAk77ZHPM9u2VTJ+bFtUkZmak9KYV2pC+3Vai/lMVJsgfKflkYJ4DoVHmqzQ jpqeoZYiCrYN+gmU1TIAQhtHEmwxCMmOkIpx+cib6054lbWQ1ejPpuP/g5UfdqvAdFPzKWdOWBr4 7ddff758v/v9jdbbnz/YNJnUe6wod+FWIcmUe3ftr0B+RuZg0Qm3UZnszcETwjhVFA9K0gE9tVr3 76GhHLGNkB3bt8EmSPKC7fNgDufBqH1kki6nY3LnNc1MnmKFqE6FPmB8p8CytKm50S55Jiqxu8KY iIjqlJKuHVxqY/LcjWM9sZ28Kc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KXYce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3E6244" w:rsidRDefault="003E624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70B60207" wp14:editId="1178B1EC">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6020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Lq4D+gEAAPYDAAAOAAAAZHJzL2Uyb0RvYy54bWysU8GK2zAQvRf6D0L3xk5Kl2DiLOkuKYXQ XUhLz4osxQZJI0ZK7PTrO5LjpLQ9lV6kkWb0ZubN0+pxsIadFYYOXM3ns5Iz5SQ0nTvW/NvX7bsl ZyEK1wgDTtX8ogJ/XL99s+p9pRbQgmkUMgJxoep9zdsYfVUUQbbKijADrxw5NaAVkY54LBoUPaFb UyzK8qHoARuPIFUIdPs8Ovk642utZHzROqjITM2ptphXzOshrcV6JaojCt928lqG+IcqrOgcJb1B PYso2Am7P6BsJxEC6DiTYAvQupMq90DdzMvfutm3wqvcC5ET/I2m8P9g5Zfz3r8ii8NHGGiAiZDe hyrQZepn0GjTTpUy8hOFlxttaohMpkfLxXJZkkuSbzoQTnF/7jHETwosS0bNkeaS6RLnXYhj6BSS sjnYdsbk2RjH+po/vP9Q5gc3D4Ebl2JVnvIV5l56suJwGFjX1HwxtXWA5kLdIoxCCF5uO6poJ0J8 FUiTpy5IzfGFFm2AMsPV4qwF/PG3+xRPAyEvZz0pqeaOpM6Z+exoUEl0k4GTcZgMd7JPQNKc0y/x Mpv0AKOZTI1gv5PENykHuYSTlKnmcTKf4qhm+iJSbTY5iKTlRdy5vZcJOrEU/OYUidVMduJmZIKG lA4krjyu60dI6v31nKPu33X9EwAA//8DAFBLAwQUAAYACAAAACEAcarRudcAAAAFAQAADwAAAGRy cy9kb3ducmV2LnhtbEyPQU/DMAyF75P2HyIjcdtSBkJVaTqxiXJEYuXAMWtMW0icKsm68u8xCAku lp+e9fy9cjs7KyYMcfCk4GqdgUBqvRmoU/DS1KscREyajLaeUMEnRthWy0WpC+PP9IzTIXWCQygW WkGf0lhIGdsenY5rPyKx9+aD04ll6KQJ+szhzspNlt1KpwfiD70ecd9j+3E4OQX7umnChDHYV3ys r9+fdjf4MCt1eTHf34FIOKe/Y/jGZ3SomOnoT2SisAq4SPqZ7G3ynOXxd5FVKf/TV18AAAD//wMA UEsBAi0AFAAGAAgAAAAhALaDOJL+AAAA4QEAABMAAAAAAAAAAAAAAAAAAAAAAFtDb250ZW50X1R5 cGVzXS54bWxQSwECLQAUAAYACAAAACEAOP0h/9YAAACUAQAACwAAAAAAAAAAAAAAAAAvAQAAX3Jl bHMvLnJlbHNQSwECLQAUAAYACAAAACEAOC6uA/oBAAD2AwAADgAAAAAAAAAAAAAAAAAuAgAAZHJz L2Uyb0RvYy54bWxQSwECLQAUAAYACAAAACEAcarRudcAAAAFAQAADwAAAAAAAAAAAAAAAABUBAAA ZHJzL2Rvd25yZXYueG1sUEsFBgAAAAAEAAQA8wAAAFgFAAAAAA== " filled="f" stroked="f" strokeweight=".5pt">
              <v:textbox style="mso-fit-shape-to-text:t" inset="0,0,0,0">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E4E5A03" wp14:editId="7EE01687">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0PP2R5AEAAKsDAAAOAAAAZHJzL2Uyb0RvYy54bWytU0uO EzEQ3SNxB8t70p0gDUwrnVkkGjYDRJrhAI7bnbawXZbLSSeX4AJI7GDFkj23meEYlN1JmM9mFvTC sl1Vr9575Z5e7KxhWxVQg6v5eFRyppyERrt1zT/dXL56yxlG4RphwKma7xXyi9nLF9PeV2oCHZhG BUYgDqve17yL0VdFgbJTVuAIvHIUbCFYEekY1kUTRE/o1hSTsjwregiNDyAVIt0uhiA/IIbnAELb aqkWIDdWuTigBmVEJEnYaY98ltm2rZLxY9uiiszUnJTGvFIT2q/SWsymoloH4TstDxTEcyg80mSF dtT0BLUQUbBN0E+grJYBENo4kmCLQUh2hFSMy0feXHfCq6yFrEZ/Mh3/H6z8sF0Gppuan3PmhKWB 3339dfvl+5/f32i9+/mDnSeTeo8V5c7dMiSZcueu/RXIz8gczDvh1iqTvdl7QhiniuJBSTqgp1ar /j00lCM2EbJjuzbYBElesF0ezP40GLWLTNLl2ZjceU0zk8dYIapjoQ8Y3ymwLG1qbrRLnolKbK8w JiKiOqakaweX2pg8d+NYT2wnb8oyVyAY3aRoysOwXs1NYFuRnk7+siyK3E8LsHHN0MW4g+okdLBs Bc1+GY5u0AwzncN7S4/k/jlX//vHZn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LQ8/ZHk AQAAqw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3E6244" w:rsidRDefault="003E6244">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24CAB611" wp14:editId="0FB77C00">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CAB611"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qWn4+wEAAPYDAAAOAAAAZHJzL2Uyb0RvYy54bWysU8GK2zAQvRf6D0L3xk6WLiHEWdJdUgqh u5AtPSuyFBskjRgpsdOv70iOk9L2tOxFGmlGb2bePC0femvYSWFowVV8Oik5U05C3bpDxX+8bj7N OQtRuFoYcKriZxX4w+rjh2XnF2oGDZhaISMQFxadr3gTo18URZCNsiJMwCtHTg1oRaQjHooaRUfo 1hSzsrwvOsDaI0gVAt0+DU6+yvhaKxmftQ4qMlNxqi3mFfO6T2uxWorFAYVvWnkpQ7yhCitaR0mv UE8iCnbE9h8o20qEADpOJNgCtG6lyj1QN9Pyr252jfAq90LkBH+lKbwfrPx+2vkXZLH/Aj0NMBHS +bAIdJn66TXatFOljPxE4flKm+ojk+nRfDafl+SS5BsPhFPcnnsM8asCy5JRcaS5ZLrEaRviEDqG pGwONq0xeTbGsa7i93efy/zg6iFw41KsylO+wNxKT1bs9z1r64rfjW3toT5TtwiDEIKXm5Yq2ooQ XwTS5KkLUnN8pkUboMxwsThrAH/97z7F00DIy1lHSqq4I6lzZr45GlQS3WjgaOxHwx3tI5A0p/RL vMwmPcBoRlMj2J8k8XXKQS7hJGWqeBzNxziomb6IVOt1DiJpeRG3budlgk4sBb8+RmI1k524GZig IaUDiSuP6/IRknr/POeo23dd/QYAAP//AwBQSwMEFAAGAAgAAAAhAHGq0bnXAAAABQEAAA8AAABk cnMvZG93bnJldi54bWxMj0FPwzAMhe+T9h8iI3HbUgZCVWk6sYlyRGLlwDFrTFtInCrJuvLvMQgJ LpafnvX8vXI7OysmDHHwpOBqnYFAar0ZqFPw0tSrHERMmoy2nlDBJ0bYVstFqQvjz/SM0yF1gkMo FlpBn9JYSBnbHp2Oaz8isffmg9OJZeikCfrM4c7KTZbdSqcH4g+9HnHfY/txODkF+7ppwoQx2Fd8 rK/fn3Y3+DArdXkx39+BSDinv2P4xmd0qJjp6E9korAKuEj6mext8pzl8XeRVSn/01dfAAAA//8D AFBLAQItABQABgAIAAAAIQC2gziS/gAAAOEBAAATAAAAAAAAAAAAAAAAAAAAAABbQ29udGVudF9U eXBlc10ueG1sUEsBAi0AFAAGAAgAAAAhADj9If/WAAAAlAEAAAsAAAAAAAAAAAAAAAAALwEAAF9y ZWxzLy5yZWxzUEsBAi0AFAAGAAgAAAAhAHipafj7AQAA9gMAAA4AAAAAAAAAAAAAAAAALgIAAGRy cy9lMm9Eb2MueG1sUEsBAi0AFAAGAAgAAAAhAHGq0bnXAAAABQEAAA8AAAAAAAAAAAAAAAAAVQQA AGRycy9kb3ducmV2LnhtbFBLBQYAAAAABAAEAPMAAABZBQAAAAA= " filled="f" stroked="f" strokeweight=".5pt">
              <v:textbox style="mso-fit-shape-to-text:t" inset="0,0,0,0">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0D1CCCF7" wp14:editId="24EFE5B7">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B2EHn45AEAAK0DAAAOAAAAZHJzL2Uyb0RvYy54bWytU8GO 0zAQvSPxD5bvNGlBC4qa7qHVclmg0i4f4DpOY2F7LI/bpD/BDyBxgxNH7vwNy2cwdtqyLJc9kIPl 8cy8mfdmMr8crGF7FVCDq/l0UnKmnIRGu23N399ePXvFGUbhGmHAqZofFPLLxdMn895XagYdmEYF RiAOq97XvIvRV0WBslNW4AS8cuRsIVgRyQzbogmiJ3RrillZXhQ9hMYHkAqRXlejkx8Rw2MAoW21 VCuQO6tcHFGDMiISJey0R77I3batkvFd26KKzNScmMZ8UhG6b9JZLOai2gbhOy2PLYjHtPCAkxXa UdEz1EpEwXZB/wNltQyA0MaJBFuMRLIixGJaPtDmphNeZS4kNfqz6Pj/YOXb/Tow3dAmvODMCUsT v/v0/efHL79+fKbz7ttXRh6SqfdYUfTSrUMiKgd3469BfkDmYNkJt1W53duDJ4hpyij+SkkGeiq2 6d9AQzFiFyFrNrTBJkhSgw15NIfzaNQQmaTHiynp85ymJk++QlSnRB8wvlZgWbrU3GiXVBOV2F9j TI2I6hSSnh1caWPy5I1jPXU7e1mWOQPB6CZ5UxyG7WZpAtuLtDz5y7TIcz8swM41YxXjjqwT0VGy DTSHdTipQVPM7Rw3Lq3JfTtn//nLFr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HYQefjk AQAArQ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3E6244" w:rsidRDefault="003E624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8B3C5" w14:textId="77777777" w:rsidR="00C31EB9" w:rsidRDefault="00C31EB9">
      <w:pPr>
        <w:spacing w:after="0"/>
        <w:rPr>
          <w:rFonts w:hint="eastAsia"/>
        </w:rPr>
      </w:pPr>
      <w:r>
        <w:separator/>
      </w:r>
    </w:p>
  </w:footnote>
  <w:footnote w:type="continuationSeparator" w:id="0">
    <w:p w14:paraId="1ECBA844" w14:textId="77777777" w:rsidR="00C31EB9" w:rsidRDefault="00C31EB9">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6B901592" wp14:editId="119861CD">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X0Ga6OMBAACrAwAADgAAAGRycy9lMm9Eb2MueG1srVPNjtMw EL4j8Q6W7zRpkRYUNd1Dq+WyQKVdHmDqOImF7bFst0lfghdA4gYnjtx5G3Yfg7H7w7Jc9kAOlu2Z +eb7vnHml6PRbCd9UGhrPp2UnEkrsFG2q/mH26sXrzkLEWwDGq2s+V4Gfrl4/mw+uErOsEfdSM8I xIZqcDXvY3RVUQTRSwNhgk5aCrboDUQ6+q5oPAyEbnQxK8uLYkDfOI9ChkC3q0OQHxH9UwCxbZWQ KxRbI208oHqpIZKk0CsX+CKzbVsp4vu2DTIyXXNSGvNKTWi/SWuxmEPVeXC9EkcK8BQKjzQZUJaa nqFWEIFtvfoHyijhMWAbJwJNcRCSHSEV0/KRNzc9OJm1kNXBnU0P/w9WvNutPVNNzWecWTA08LvP P359+nr/8wutd9+/sVkyaXChotylXfskU4z2xl2j+BiYxWUPtpOZ7O3eEcI0VRR/laRDcNRqM7zF hnJgGzE7NrbeJEjygo15MPvzYOQYmaDLiym585JmJk6xAqpTofMhvpFoWNrUXCubPIMKdtchJiJQ nVLStcUrpXWeu7ZsILazV2WZKwJq1aRoygu+2yy1ZztITyd/WRZFHqZ53Nrm0EXbo+ok9GDZBpv9 2p/coBlmOsf3lh7Jw3Ou/vOPLX4D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F9Bmu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3A094A8" wp14:editId="4273A33C">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b2MG+OMBAACrAwAADgAAAGRycy9lMm9Eb2MueG1srVNLjhMx EN0jcQfLe9KdoBlQK51ZJBo2A0Sa4QAVt7vbwnZZtpNOLsEFkNjBiiV7bjPDMSg7H+azmQW9sGxX 1av3XrmnF1uj2Ub6oNDWfDwqOZNWYKNsV/NPN5ev3nIWItgGNFpZ850M/GL28sV0cJWcYI+6kZ4R iA3V4Grex+iqogiilwbCCJ20FGzRG4h09F3ReBgI3ehiUpbnxYC+cR6FDIFuF/sgPyD65wBi2yoh FyjWRtq4R/VSQyRJoVcu8Flm27ZSxI9tG2RkuuakNOaVmtB+ldZiNoWq8+B6JQ4U4DkUHmkyoCw1 PUEtIAJbe/UEyijhMWAbRwJNsReSHSEV4/KRN9c9OJm1kNXBnUwP/w9WfNgsPVNNzc84s2Bo4Hdf f91++f7n9zda737+YGfJpMGFinLndumTTLG11+4KxefALM57sJ3MZG92jhDGqaJ4UJIOwVGr1fAe G8qBdcTs2Lb1JkGSF2ybB7M7DUZuIxN0eT4md17TzMQxVkB1LHQ+xHcSDUubmmtlk2dQweYqxEQE qmNKurZ4qbTOc9eWDcR28qYsc0VArZoUTXnBd6u59mwD6enkL8uiyP00j2vb7Ltoe1CdhO4tW2Gz W/qjGzTDTOfw3tIjuX/O1f/+sdlf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G9jBv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52CC4819" wp14:editId="01F6B623">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STIkWOIBAACrAwAADgAAAGRycy9lMm9Eb2MueG1srVPBjtMw EL0j8Q+W7zRpkZZV1HQPrZbLApV2+YCp4zQWtsey3Sb9CX4AiRucOHLnb1g+g7HTlmW57IEcLNsz 82bee878ajCa7aUPCm3Np5OSM2kFNspua/7+7vrFJWchgm1Ao5U1P8jArxbPn817V8kZdqgb6RmB 2FD1ruZdjK4qiiA6aSBM0ElLwRa9gUhHvy0aDz2hG13MyvKi6NE3zqOQIdDtagzyI6J/CiC2rRJy hWJnpI0jqpcaIlEKnXKBL/K0bStFfNe2QUama05MY16pCe03aS0Wc6i2HlynxHEEeMoIjzgZUJaa nqFWEIHtvPoHyijhMWAbJwJNMRLJihCLaflIm9sOnMxcSOrgzqKH/wcr3u7Xnqmm5mS7BUOG33/6 /vPjl18/PtN6/+0ru0wi9S5UlLu0a59oisHeuhsUHwKzuOzAbmUe9u7gCGGaKoq/StIhOGq16d9g Qzmwi5gVG1pvEiRpwYZszOFsjBwiE3R5MSV1XpJn4hQroDoVOh/ia4mGpU3NtbJJM6hgfxNiGgSq U0q6tnittM6+a8t6mnb2qixzRUCtmhRNecFvN0vt2R7S08lfpkWRh2ked7YZu2h7ZJ2IjpJtsDms /UkN8jCPc3xv6ZE8POfqP//Y4jd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STIkWOIBAACr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75CD3964" wp14:editId="5D1FB76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ddQgpOIBAACt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6acOWFp4nef f/z69PX+5xc6775/YxQhmXqPFWUv3TokonJwN/4a5EdkDpadcFuV2709eILIFcWDkmSgp8c2/Vto KEfsImTNhjbYBElqsCGP5nAejRoik+S8mJI+L2lq8hQrRHUq9AHjGwWWpUvNjXZJNVGJ/TVGap1S TynJ7eBKG5MnbxzrqdvZq7LMFQhGNyma8jBsN0sT2F6k5clfEoLQHqQF2Llm9BtH4RPRUbINNId1 SOHkpylmgOPGpTX5285Zf/6yxW9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ddQgpOIBAACt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24C69FC" wp14:editId="688AAD7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GVSAaeEBAACr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zhzwtLA7z7/ +PXp6/3PL3Teff/Gpkmk3mNFuUu3DommHNyNvwb5EZmDZSfcVuVmbw+eEHJF8aAkGejpqU3/FhrK EbsIWbGhDTZBkhZsyIM5nAejhsgkOS+mpM5Lmpk8xQpRnQp9wPhGgWXpUnOjXdJMVGJ/jZFap9RT SnI7uNLG5Lkbx3rqdvaqLHMFgtFNiqY8DNvN0gS2F2l18peEILQHaQF2rhn9xlH4RHSUbAPNYR1S OPlphhnguG9pSf62c9aff2zxG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DIAD9fVAAAABgEAAA8A AAAAAAAAAQAgAAAAIgAAAGRycy9kb3ducmV2LnhtbFBLAQIUABQAAAAIAIdO4kAZVIBp4QEAAKsD AAAOAAAAAAAAAAEAIAAAACQBAABkcnMvZTJvRG9jLnhtbFBLBQYAAAAABgAGAFkBAAB3BQAAAAA= ">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D0EF4"/>
    <w:multiLevelType w:val="multilevel"/>
    <w:tmpl w:val="93A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63798641">
    <w:abstractNumId w:val="1"/>
  </w:num>
  <w:num w:numId="2" w16cid:durableId="893850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625F"/>
    <w:rsid w:val="00087346"/>
    <w:rsid w:val="0009034E"/>
    <w:rsid w:val="000961F7"/>
    <w:rsid w:val="000A27F0"/>
    <w:rsid w:val="000A75A8"/>
    <w:rsid w:val="000B535D"/>
    <w:rsid w:val="000B64FA"/>
    <w:rsid w:val="000D1724"/>
    <w:rsid w:val="000D2A25"/>
    <w:rsid w:val="000D46D0"/>
    <w:rsid w:val="000E5944"/>
    <w:rsid w:val="000F1285"/>
    <w:rsid w:val="000F5DBE"/>
    <w:rsid w:val="000F6B50"/>
    <w:rsid w:val="000F6B80"/>
    <w:rsid w:val="001004D6"/>
    <w:rsid w:val="001032BC"/>
    <w:rsid w:val="0010422B"/>
    <w:rsid w:val="00120541"/>
    <w:rsid w:val="00124DA7"/>
    <w:rsid w:val="0012512E"/>
    <w:rsid w:val="00125F7A"/>
    <w:rsid w:val="001317F4"/>
    <w:rsid w:val="0013458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B460A"/>
    <w:rsid w:val="001B572B"/>
    <w:rsid w:val="001C54D7"/>
    <w:rsid w:val="001D304A"/>
    <w:rsid w:val="001D4D69"/>
    <w:rsid w:val="001D656E"/>
    <w:rsid w:val="001E004F"/>
    <w:rsid w:val="001E34E1"/>
    <w:rsid w:val="001E60D6"/>
    <w:rsid w:val="001F338E"/>
    <w:rsid w:val="001F3A1F"/>
    <w:rsid w:val="00202938"/>
    <w:rsid w:val="00210C65"/>
    <w:rsid w:val="00217198"/>
    <w:rsid w:val="00223464"/>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90A3A"/>
    <w:rsid w:val="002953B9"/>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141E1"/>
    <w:rsid w:val="00321B95"/>
    <w:rsid w:val="00323A01"/>
    <w:rsid w:val="00332C64"/>
    <w:rsid w:val="00337414"/>
    <w:rsid w:val="003402CC"/>
    <w:rsid w:val="00341A84"/>
    <w:rsid w:val="0034379B"/>
    <w:rsid w:val="003473A0"/>
    <w:rsid w:val="00350A5D"/>
    <w:rsid w:val="003540CE"/>
    <w:rsid w:val="00355B7C"/>
    <w:rsid w:val="00355D8F"/>
    <w:rsid w:val="0037073A"/>
    <w:rsid w:val="00380A83"/>
    <w:rsid w:val="0038396E"/>
    <w:rsid w:val="003866D7"/>
    <w:rsid w:val="00387930"/>
    <w:rsid w:val="00392E6F"/>
    <w:rsid w:val="003979F5"/>
    <w:rsid w:val="00397F05"/>
    <w:rsid w:val="003A05C0"/>
    <w:rsid w:val="003C2EF6"/>
    <w:rsid w:val="003D0AB1"/>
    <w:rsid w:val="003D5080"/>
    <w:rsid w:val="003D798C"/>
    <w:rsid w:val="003E3148"/>
    <w:rsid w:val="003E50E7"/>
    <w:rsid w:val="003E6244"/>
    <w:rsid w:val="003E6C37"/>
    <w:rsid w:val="003E777D"/>
    <w:rsid w:val="003F5B91"/>
    <w:rsid w:val="00401855"/>
    <w:rsid w:val="00402990"/>
    <w:rsid w:val="0040320D"/>
    <w:rsid w:val="0040455B"/>
    <w:rsid w:val="004204FF"/>
    <w:rsid w:val="004216E3"/>
    <w:rsid w:val="004235F8"/>
    <w:rsid w:val="004275BB"/>
    <w:rsid w:val="0043022A"/>
    <w:rsid w:val="00432D62"/>
    <w:rsid w:val="004349CE"/>
    <w:rsid w:val="00444E3E"/>
    <w:rsid w:val="00445E1A"/>
    <w:rsid w:val="0046187D"/>
    <w:rsid w:val="0046229E"/>
    <w:rsid w:val="00463F29"/>
    <w:rsid w:val="004646CE"/>
    <w:rsid w:val="00467AF1"/>
    <w:rsid w:val="00493EC5"/>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1AE1"/>
    <w:rsid w:val="005D4CEA"/>
    <w:rsid w:val="005D4D45"/>
    <w:rsid w:val="005D6093"/>
    <w:rsid w:val="005E6470"/>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088"/>
    <w:rsid w:val="00646EB0"/>
    <w:rsid w:val="006501D6"/>
    <w:rsid w:val="006553FD"/>
    <w:rsid w:val="00664D58"/>
    <w:rsid w:val="00670C73"/>
    <w:rsid w:val="00671185"/>
    <w:rsid w:val="00676827"/>
    <w:rsid w:val="00677735"/>
    <w:rsid w:val="00677D41"/>
    <w:rsid w:val="00682212"/>
    <w:rsid w:val="006845D0"/>
    <w:rsid w:val="00685A45"/>
    <w:rsid w:val="0069252C"/>
    <w:rsid w:val="006970CE"/>
    <w:rsid w:val="006A1B49"/>
    <w:rsid w:val="006A22FA"/>
    <w:rsid w:val="006A2824"/>
    <w:rsid w:val="006A3D2D"/>
    <w:rsid w:val="006A7258"/>
    <w:rsid w:val="006B2980"/>
    <w:rsid w:val="006B49C8"/>
    <w:rsid w:val="006C3B03"/>
    <w:rsid w:val="006C5A30"/>
    <w:rsid w:val="006D0835"/>
    <w:rsid w:val="006D313A"/>
    <w:rsid w:val="006D4AE6"/>
    <w:rsid w:val="006E24EB"/>
    <w:rsid w:val="006F1C6D"/>
    <w:rsid w:val="007016E0"/>
    <w:rsid w:val="007020CC"/>
    <w:rsid w:val="007045CD"/>
    <w:rsid w:val="007074F6"/>
    <w:rsid w:val="00714CCA"/>
    <w:rsid w:val="00722CBB"/>
    <w:rsid w:val="00723D01"/>
    <w:rsid w:val="00732FD1"/>
    <w:rsid w:val="00735F97"/>
    <w:rsid w:val="00740D53"/>
    <w:rsid w:val="00751BDA"/>
    <w:rsid w:val="00752138"/>
    <w:rsid w:val="00752CD3"/>
    <w:rsid w:val="00757516"/>
    <w:rsid w:val="007669FB"/>
    <w:rsid w:val="00766F87"/>
    <w:rsid w:val="00774375"/>
    <w:rsid w:val="00797B82"/>
    <w:rsid w:val="00797C73"/>
    <w:rsid w:val="007B3E53"/>
    <w:rsid w:val="007B7390"/>
    <w:rsid w:val="007E3000"/>
    <w:rsid w:val="007E383E"/>
    <w:rsid w:val="007E73C9"/>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3228"/>
    <w:rsid w:val="00875615"/>
    <w:rsid w:val="00877472"/>
    <w:rsid w:val="00881816"/>
    <w:rsid w:val="00882CBD"/>
    <w:rsid w:val="00886798"/>
    <w:rsid w:val="00886BB8"/>
    <w:rsid w:val="00886D12"/>
    <w:rsid w:val="00886ED6"/>
    <w:rsid w:val="00891096"/>
    <w:rsid w:val="008916A8"/>
    <w:rsid w:val="008A046B"/>
    <w:rsid w:val="008A35BE"/>
    <w:rsid w:val="008A687B"/>
    <w:rsid w:val="008A7C81"/>
    <w:rsid w:val="008B2C91"/>
    <w:rsid w:val="008B3DBA"/>
    <w:rsid w:val="008C317A"/>
    <w:rsid w:val="008C4977"/>
    <w:rsid w:val="008D547E"/>
    <w:rsid w:val="008D608E"/>
    <w:rsid w:val="008E2049"/>
    <w:rsid w:val="008E2AA3"/>
    <w:rsid w:val="008E33F9"/>
    <w:rsid w:val="008E3867"/>
    <w:rsid w:val="008E7B64"/>
    <w:rsid w:val="008F4226"/>
    <w:rsid w:val="0090038E"/>
    <w:rsid w:val="00902B9B"/>
    <w:rsid w:val="00913E34"/>
    <w:rsid w:val="00917533"/>
    <w:rsid w:val="0092054F"/>
    <w:rsid w:val="009211DC"/>
    <w:rsid w:val="00932EE0"/>
    <w:rsid w:val="00933318"/>
    <w:rsid w:val="00955719"/>
    <w:rsid w:val="00972272"/>
    <w:rsid w:val="009734CE"/>
    <w:rsid w:val="00981BE4"/>
    <w:rsid w:val="00992205"/>
    <w:rsid w:val="00992279"/>
    <w:rsid w:val="009978DB"/>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5ED"/>
    <w:rsid w:val="009F3BCB"/>
    <w:rsid w:val="009F561B"/>
    <w:rsid w:val="009F7A1F"/>
    <w:rsid w:val="00A00392"/>
    <w:rsid w:val="00A0686A"/>
    <w:rsid w:val="00A106CE"/>
    <w:rsid w:val="00A15A98"/>
    <w:rsid w:val="00A20AA6"/>
    <w:rsid w:val="00A21968"/>
    <w:rsid w:val="00A36025"/>
    <w:rsid w:val="00A360C9"/>
    <w:rsid w:val="00A3700E"/>
    <w:rsid w:val="00A432D6"/>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C0F8D"/>
    <w:rsid w:val="00AD09B7"/>
    <w:rsid w:val="00AD5C0A"/>
    <w:rsid w:val="00AE0FBE"/>
    <w:rsid w:val="00AE4516"/>
    <w:rsid w:val="00AF0600"/>
    <w:rsid w:val="00AF1464"/>
    <w:rsid w:val="00AF61FE"/>
    <w:rsid w:val="00AF62EB"/>
    <w:rsid w:val="00B039A8"/>
    <w:rsid w:val="00B15AE1"/>
    <w:rsid w:val="00B16648"/>
    <w:rsid w:val="00B22C52"/>
    <w:rsid w:val="00B2305E"/>
    <w:rsid w:val="00B23135"/>
    <w:rsid w:val="00B2369B"/>
    <w:rsid w:val="00B30BAB"/>
    <w:rsid w:val="00B31F60"/>
    <w:rsid w:val="00B35163"/>
    <w:rsid w:val="00B41FCD"/>
    <w:rsid w:val="00B43AEC"/>
    <w:rsid w:val="00B464A8"/>
    <w:rsid w:val="00B540BF"/>
    <w:rsid w:val="00B546B1"/>
    <w:rsid w:val="00B565C5"/>
    <w:rsid w:val="00B57B0B"/>
    <w:rsid w:val="00B57BD2"/>
    <w:rsid w:val="00B61AB3"/>
    <w:rsid w:val="00B63931"/>
    <w:rsid w:val="00B65593"/>
    <w:rsid w:val="00B65DF1"/>
    <w:rsid w:val="00B70DEF"/>
    <w:rsid w:val="00B7264B"/>
    <w:rsid w:val="00B73AA5"/>
    <w:rsid w:val="00B74BCB"/>
    <w:rsid w:val="00B8087E"/>
    <w:rsid w:val="00B816BF"/>
    <w:rsid w:val="00B902A2"/>
    <w:rsid w:val="00B922DC"/>
    <w:rsid w:val="00B93A02"/>
    <w:rsid w:val="00B95363"/>
    <w:rsid w:val="00B954E3"/>
    <w:rsid w:val="00B97F6D"/>
    <w:rsid w:val="00BA062A"/>
    <w:rsid w:val="00BA440B"/>
    <w:rsid w:val="00BB24F9"/>
    <w:rsid w:val="00BB3D85"/>
    <w:rsid w:val="00BC02D2"/>
    <w:rsid w:val="00BC5631"/>
    <w:rsid w:val="00BD3E01"/>
    <w:rsid w:val="00BD3E50"/>
    <w:rsid w:val="00BD561B"/>
    <w:rsid w:val="00BD7462"/>
    <w:rsid w:val="00BE03C7"/>
    <w:rsid w:val="00BE2144"/>
    <w:rsid w:val="00BE255F"/>
    <w:rsid w:val="00BE48A0"/>
    <w:rsid w:val="00BE713A"/>
    <w:rsid w:val="00BE7246"/>
    <w:rsid w:val="00BF56AB"/>
    <w:rsid w:val="00C02017"/>
    <w:rsid w:val="00C07344"/>
    <w:rsid w:val="00C1798D"/>
    <w:rsid w:val="00C23B22"/>
    <w:rsid w:val="00C30616"/>
    <w:rsid w:val="00C31EB9"/>
    <w:rsid w:val="00C40E8F"/>
    <w:rsid w:val="00C5302D"/>
    <w:rsid w:val="00C60F9F"/>
    <w:rsid w:val="00C62149"/>
    <w:rsid w:val="00C63E44"/>
    <w:rsid w:val="00C6506A"/>
    <w:rsid w:val="00C76E8C"/>
    <w:rsid w:val="00C8273F"/>
    <w:rsid w:val="00C84298"/>
    <w:rsid w:val="00C86267"/>
    <w:rsid w:val="00CA6826"/>
    <w:rsid w:val="00CB1F47"/>
    <w:rsid w:val="00CB2389"/>
    <w:rsid w:val="00CB700D"/>
    <w:rsid w:val="00CC14D6"/>
    <w:rsid w:val="00CC5ED2"/>
    <w:rsid w:val="00CD2BDA"/>
    <w:rsid w:val="00CD50C0"/>
    <w:rsid w:val="00CD55EC"/>
    <w:rsid w:val="00CE1052"/>
    <w:rsid w:val="00CE12BF"/>
    <w:rsid w:val="00CE2D40"/>
    <w:rsid w:val="00CE4B62"/>
    <w:rsid w:val="00CF68B4"/>
    <w:rsid w:val="00CF78B9"/>
    <w:rsid w:val="00D006D6"/>
    <w:rsid w:val="00D06B05"/>
    <w:rsid w:val="00D11F21"/>
    <w:rsid w:val="00D141A8"/>
    <w:rsid w:val="00D15179"/>
    <w:rsid w:val="00D2202F"/>
    <w:rsid w:val="00D232BC"/>
    <w:rsid w:val="00D235AC"/>
    <w:rsid w:val="00D25C82"/>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92F8E"/>
    <w:rsid w:val="00DA4472"/>
    <w:rsid w:val="00DA4891"/>
    <w:rsid w:val="00DA66CF"/>
    <w:rsid w:val="00DB1901"/>
    <w:rsid w:val="00DB1C06"/>
    <w:rsid w:val="00DB5374"/>
    <w:rsid w:val="00DC333A"/>
    <w:rsid w:val="00DC62AF"/>
    <w:rsid w:val="00DE025A"/>
    <w:rsid w:val="00DE45EF"/>
    <w:rsid w:val="00DF4C84"/>
    <w:rsid w:val="00DF5F01"/>
    <w:rsid w:val="00E019D3"/>
    <w:rsid w:val="00E05196"/>
    <w:rsid w:val="00E177F4"/>
    <w:rsid w:val="00E17CE3"/>
    <w:rsid w:val="00E247A4"/>
    <w:rsid w:val="00E25C90"/>
    <w:rsid w:val="00E3037E"/>
    <w:rsid w:val="00E30C58"/>
    <w:rsid w:val="00E32998"/>
    <w:rsid w:val="00E42C06"/>
    <w:rsid w:val="00E4547F"/>
    <w:rsid w:val="00E45956"/>
    <w:rsid w:val="00E53822"/>
    <w:rsid w:val="00E6299B"/>
    <w:rsid w:val="00E64712"/>
    <w:rsid w:val="00E656A4"/>
    <w:rsid w:val="00E67E65"/>
    <w:rsid w:val="00E712D5"/>
    <w:rsid w:val="00E725D0"/>
    <w:rsid w:val="00E82C91"/>
    <w:rsid w:val="00E874C3"/>
    <w:rsid w:val="00E957F5"/>
    <w:rsid w:val="00E97930"/>
    <w:rsid w:val="00EA2881"/>
    <w:rsid w:val="00EA7327"/>
    <w:rsid w:val="00EB19AE"/>
    <w:rsid w:val="00EB321F"/>
    <w:rsid w:val="00EB3370"/>
    <w:rsid w:val="00EB36C1"/>
    <w:rsid w:val="00EB4DED"/>
    <w:rsid w:val="00EB6B03"/>
    <w:rsid w:val="00EC1193"/>
    <w:rsid w:val="00EC2356"/>
    <w:rsid w:val="00EC4808"/>
    <w:rsid w:val="00ED4940"/>
    <w:rsid w:val="00ED58E5"/>
    <w:rsid w:val="00EE4FB1"/>
    <w:rsid w:val="00EE604E"/>
    <w:rsid w:val="00EE70FB"/>
    <w:rsid w:val="00EF61E5"/>
    <w:rsid w:val="00F01133"/>
    <w:rsid w:val="00F04084"/>
    <w:rsid w:val="00F050B8"/>
    <w:rsid w:val="00F054C8"/>
    <w:rsid w:val="00F16655"/>
    <w:rsid w:val="00F24BF4"/>
    <w:rsid w:val="00F26D86"/>
    <w:rsid w:val="00F32743"/>
    <w:rsid w:val="00F352FB"/>
    <w:rsid w:val="00F42F50"/>
    <w:rsid w:val="00F503AD"/>
    <w:rsid w:val="00F54601"/>
    <w:rsid w:val="00F549A1"/>
    <w:rsid w:val="00F55379"/>
    <w:rsid w:val="00F60608"/>
    <w:rsid w:val="00F80B21"/>
    <w:rsid w:val="00F87BEA"/>
    <w:rsid w:val="00F87CCB"/>
    <w:rsid w:val="00F956EF"/>
    <w:rsid w:val="00F96CA8"/>
    <w:rsid w:val="00FA3938"/>
    <w:rsid w:val="00FA7499"/>
    <w:rsid w:val="00FB122F"/>
    <w:rsid w:val="00FC7080"/>
    <w:rsid w:val="00FD028D"/>
    <w:rsid w:val="00FE2997"/>
    <w:rsid w:val="00FE31C1"/>
    <w:rsid w:val="00FE4033"/>
    <w:rsid w:val="00FE4CD4"/>
    <w:rsid w:val="00FE4E06"/>
    <w:rsid w:val="00FE7EFE"/>
    <w:rsid w:val="00FF31B4"/>
    <w:rsid w:val="00FF3BAB"/>
    <w:rsid w:val="00FF710F"/>
    <w:rsid w:val="14480C42"/>
    <w:rsid w:val="28D85A51"/>
    <w:rsid w:val="2BE26C3B"/>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09F6"/>
  <w15:docId w15:val="{2F0F18F3-7959-493C-8148-2A147B93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customStyle="1" w:styleId="31">
    <w:name w:val="修订3"/>
    <w:hidden/>
    <w:uiPriority w:val="99"/>
    <w:unhideWhenUsed/>
    <w:rPr>
      <w:kern w:val="2"/>
      <w:sz w:val="22"/>
      <w:szCs w:val="24"/>
      <w14:ligatures w14:val="standardContextual"/>
    </w:rPr>
  </w:style>
  <w:style w:type="paragraph" w:styleId="aff1">
    <w:name w:val="Revision"/>
    <w:hidden/>
    <w:uiPriority w:val="99"/>
    <w:unhideWhenUsed/>
    <w:rsid w:val="00FE2997"/>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176">
      <w:bodyDiv w:val="1"/>
      <w:marLeft w:val="0"/>
      <w:marRight w:val="0"/>
      <w:marTop w:val="0"/>
      <w:marBottom w:val="0"/>
      <w:divBdr>
        <w:top w:val="none" w:sz="0" w:space="0" w:color="auto"/>
        <w:left w:val="none" w:sz="0" w:space="0" w:color="auto"/>
        <w:bottom w:val="none" w:sz="0" w:space="0" w:color="auto"/>
        <w:right w:val="none" w:sz="0" w:space="0" w:color="auto"/>
      </w:divBdr>
    </w:div>
    <w:div w:id="69157806">
      <w:bodyDiv w:val="1"/>
      <w:marLeft w:val="0"/>
      <w:marRight w:val="0"/>
      <w:marTop w:val="0"/>
      <w:marBottom w:val="0"/>
      <w:divBdr>
        <w:top w:val="none" w:sz="0" w:space="0" w:color="auto"/>
        <w:left w:val="none" w:sz="0" w:space="0" w:color="auto"/>
        <w:bottom w:val="none" w:sz="0" w:space="0" w:color="auto"/>
        <w:right w:val="none" w:sz="0" w:space="0" w:color="auto"/>
      </w:divBdr>
    </w:div>
    <w:div w:id="85732534">
      <w:bodyDiv w:val="1"/>
      <w:marLeft w:val="0"/>
      <w:marRight w:val="0"/>
      <w:marTop w:val="0"/>
      <w:marBottom w:val="0"/>
      <w:divBdr>
        <w:top w:val="none" w:sz="0" w:space="0" w:color="auto"/>
        <w:left w:val="none" w:sz="0" w:space="0" w:color="auto"/>
        <w:bottom w:val="none" w:sz="0" w:space="0" w:color="auto"/>
        <w:right w:val="none" w:sz="0" w:space="0" w:color="auto"/>
      </w:divBdr>
    </w:div>
    <w:div w:id="88082365">
      <w:bodyDiv w:val="1"/>
      <w:marLeft w:val="0"/>
      <w:marRight w:val="0"/>
      <w:marTop w:val="0"/>
      <w:marBottom w:val="0"/>
      <w:divBdr>
        <w:top w:val="none" w:sz="0" w:space="0" w:color="auto"/>
        <w:left w:val="none" w:sz="0" w:space="0" w:color="auto"/>
        <w:bottom w:val="none" w:sz="0" w:space="0" w:color="auto"/>
        <w:right w:val="none" w:sz="0" w:space="0" w:color="auto"/>
      </w:divBdr>
    </w:div>
    <w:div w:id="117603859">
      <w:bodyDiv w:val="1"/>
      <w:marLeft w:val="0"/>
      <w:marRight w:val="0"/>
      <w:marTop w:val="0"/>
      <w:marBottom w:val="0"/>
      <w:divBdr>
        <w:top w:val="none" w:sz="0" w:space="0" w:color="auto"/>
        <w:left w:val="none" w:sz="0" w:space="0" w:color="auto"/>
        <w:bottom w:val="none" w:sz="0" w:space="0" w:color="auto"/>
        <w:right w:val="none" w:sz="0" w:space="0" w:color="auto"/>
      </w:divBdr>
    </w:div>
    <w:div w:id="301008567">
      <w:bodyDiv w:val="1"/>
      <w:marLeft w:val="0"/>
      <w:marRight w:val="0"/>
      <w:marTop w:val="0"/>
      <w:marBottom w:val="0"/>
      <w:divBdr>
        <w:top w:val="none" w:sz="0" w:space="0" w:color="auto"/>
        <w:left w:val="none" w:sz="0" w:space="0" w:color="auto"/>
        <w:bottom w:val="none" w:sz="0" w:space="0" w:color="auto"/>
        <w:right w:val="none" w:sz="0" w:space="0" w:color="auto"/>
      </w:divBdr>
    </w:div>
    <w:div w:id="436799753">
      <w:bodyDiv w:val="1"/>
      <w:marLeft w:val="0"/>
      <w:marRight w:val="0"/>
      <w:marTop w:val="0"/>
      <w:marBottom w:val="0"/>
      <w:divBdr>
        <w:top w:val="none" w:sz="0" w:space="0" w:color="auto"/>
        <w:left w:val="none" w:sz="0" w:space="0" w:color="auto"/>
        <w:bottom w:val="none" w:sz="0" w:space="0" w:color="auto"/>
        <w:right w:val="none" w:sz="0" w:space="0" w:color="auto"/>
      </w:divBdr>
    </w:div>
    <w:div w:id="441925453">
      <w:bodyDiv w:val="1"/>
      <w:marLeft w:val="0"/>
      <w:marRight w:val="0"/>
      <w:marTop w:val="0"/>
      <w:marBottom w:val="0"/>
      <w:divBdr>
        <w:top w:val="none" w:sz="0" w:space="0" w:color="auto"/>
        <w:left w:val="none" w:sz="0" w:space="0" w:color="auto"/>
        <w:bottom w:val="none" w:sz="0" w:space="0" w:color="auto"/>
        <w:right w:val="none" w:sz="0" w:space="0" w:color="auto"/>
      </w:divBdr>
    </w:div>
    <w:div w:id="547912207">
      <w:bodyDiv w:val="1"/>
      <w:marLeft w:val="0"/>
      <w:marRight w:val="0"/>
      <w:marTop w:val="0"/>
      <w:marBottom w:val="0"/>
      <w:divBdr>
        <w:top w:val="none" w:sz="0" w:space="0" w:color="auto"/>
        <w:left w:val="none" w:sz="0" w:space="0" w:color="auto"/>
        <w:bottom w:val="none" w:sz="0" w:space="0" w:color="auto"/>
        <w:right w:val="none" w:sz="0" w:space="0" w:color="auto"/>
      </w:divBdr>
    </w:div>
    <w:div w:id="595405554">
      <w:bodyDiv w:val="1"/>
      <w:marLeft w:val="0"/>
      <w:marRight w:val="0"/>
      <w:marTop w:val="0"/>
      <w:marBottom w:val="0"/>
      <w:divBdr>
        <w:top w:val="none" w:sz="0" w:space="0" w:color="auto"/>
        <w:left w:val="none" w:sz="0" w:space="0" w:color="auto"/>
        <w:bottom w:val="none" w:sz="0" w:space="0" w:color="auto"/>
        <w:right w:val="none" w:sz="0" w:space="0" w:color="auto"/>
      </w:divBdr>
    </w:div>
    <w:div w:id="602421546">
      <w:bodyDiv w:val="1"/>
      <w:marLeft w:val="0"/>
      <w:marRight w:val="0"/>
      <w:marTop w:val="0"/>
      <w:marBottom w:val="0"/>
      <w:divBdr>
        <w:top w:val="none" w:sz="0" w:space="0" w:color="auto"/>
        <w:left w:val="none" w:sz="0" w:space="0" w:color="auto"/>
        <w:bottom w:val="none" w:sz="0" w:space="0" w:color="auto"/>
        <w:right w:val="none" w:sz="0" w:space="0" w:color="auto"/>
      </w:divBdr>
    </w:div>
    <w:div w:id="677345334">
      <w:bodyDiv w:val="1"/>
      <w:marLeft w:val="0"/>
      <w:marRight w:val="0"/>
      <w:marTop w:val="0"/>
      <w:marBottom w:val="0"/>
      <w:divBdr>
        <w:top w:val="none" w:sz="0" w:space="0" w:color="auto"/>
        <w:left w:val="none" w:sz="0" w:space="0" w:color="auto"/>
        <w:bottom w:val="none" w:sz="0" w:space="0" w:color="auto"/>
        <w:right w:val="none" w:sz="0" w:space="0" w:color="auto"/>
      </w:divBdr>
    </w:div>
    <w:div w:id="678656651">
      <w:bodyDiv w:val="1"/>
      <w:marLeft w:val="0"/>
      <w:marRight w:val="0"/>
      <w:marTop w:val="0"/>
      <w:marBottom w:val="0"/>
      <w:divBdr>
        <w:top w:val="none" w:sz="0" w:space="0" w:color="auto"/>
        <w:left w:val="none" w:sz="0" w:space="0" w:color="auto"/>
        <w:bottom w:val="none" w:sz="0" w:space="0" w:color="auto"/>
        <w:right w:val="none" w:sz="0" w:space="0" w:color="auto"/>
      </w:divBdr>
    </w:div>
    <w:div w:id="720132218">
      <w:bodyDiv w:val="1"/>
      <w:marLeft w:val="0"/>
      <w:marRight w:val="0"/>
      <w:marTop w:val="0"/>
      <w:marBottom w:val="0"/>
      <w:divBdr>
        <w:top w:val="none" w:sz="0" w:space="0" w:color="auto"/>
        <w:left w:val="none" w:sz="0" w:space="0" w:color="auto"/>
        <w:bottom w:val="none" w:sz="0" w:space="0" w:color="auto"/>
        <w:right w:val="none" w:sz="0" w:space="0" w:color="auto"/>
      </w:divBdr>
    </w:div>
    <w:div w:id="724720377">
      <w:bodyDiv w:val="1"/>
      <w:marLeft w:val="0"/>
      <w:marRight w:val="0"/>
      <w:marTop w:val="0"/>
      <w:marBottom w:val="0"/>
      <w:divBdr>
        <w:top w:val="none" w:sz="0" w:space="0" w:color="auto"/>
        <w:left w:val="none" w:sz="0" w:space="0" w:color="auto"/>
        <w:bottom w:val="none" w:sz="0" w:space="0" w:color="auto"/>
        <w:right w:val="none" w:sz="0" w:space="0" w:color="auto"/>
      </w:divBdr>
    </w:div>
    <w:div w:id="757214504">
      <w:bodyDiv w:val="1"/>
      <w:marLeft w:val="0"/>
      <w:marRight w:val="0"/>
      <w:marTop w:val="0"/>
      <w:marBottom w:val="0"/>
      <w:divBdr>
        <w:top w:val="none" w:sz="0" w:space="0" w:color="auto"/>
        <w:left w:val="none" w:sz="0" w:space="0" w:color="auto"/>
        <w:bottom w:val="none" w:sz="0" w:space="0" w:color="auto"/>
        <w:right w:val="none" w:sz="0" w:space="0" w:color="auto"/>
      </w:divBdr>
    </w:div>
    <w:div w:id="833181814">
      <w:bodyDiv w:val="1"/>
      <w:marLeft w:val="0"/>
      <w:marRight w:val="0"/>
      <w:marTop w:val="0"/>
      <w:marBottom w:val="0"/>
      <w:divBdr>
        <w:top w:val="none" w:sz="0" w:space="0" w:color="auto"/>
        <w:left w:val="none" w:sz="0" w:space="0" w:color="auto"/>
        <w:bottom w:val="none" w:sz="0" w:space="0" w:color="auto"/>
        <w:right w:val="none" w:sz="0" w:space="0" w:color="auto"/>
      </w:divBdr>
    </w:div>
    <w:div w:id="905796250">
      <w:bodyDiv w:val="1"/>
      <w:marLeft w:val="0"/>
      <w:marRight w:val="0"/>
      <w:marTop w:val="0"/>
      <w:marBottom w:val="0"/>
      <w:divBdr>
        <w:top w:val="none" w:sz="0" w:space="0" w:color="auto"/>
        <w:left w:val="none" w:sz="0" w:space="0" w:color="auto"/>
        <w:bottom w:val="none" w:sz="0" w:space="0" w:color="auto"/>
        <w:right w:val="none" w:sz="0" w:space="0" w:color="auto"/>
      </w:divBdr>
    </w:div>
    <w:div w:id="962417108">
      <w:bodyDiv w:val="1"/>
      <w:marLeft w:val="0"/>
      <w:marRight w:val="0"/>
      <w:marTop w:val="0"/>
      <w:marBottom w:val="0"/>
      <w:divBdr>
        <w:top w:val="none" w:sz="0" w:space="0" w:color="auto"/>
        <w:left w:val="none" w:sz="0" w:space="0" w:color="auto"/>
        <w:bottom w:val="none" w:sz="0" w:space="0" w:color="auto"/>
        <w:right w:val="none" w:sz="0" w:space="0" w:color="auto"/>
      </w:divBdr>
    </w:div>
    <w:div w:id="994266048">
      <w:bodyDiv w:val="1"/>
      <w:marLeft w:val="0"/>
      <w:marRight w:val="0"/>
      <w:marTop w:val="0"/>
      <w:marBottom w:val="0"/>
      <w:divBdr>
        <w:top w:val="none" w:sz="0" w:space="0" w:color="auto"/>
        <w:left w:val="none" w:sz="0" w:space="0" w:color="auto"/>
        <w:bottom w:val="none" w:sz="0" w:space="0" w:color="auto"/>
        <w:right w:val="none" w:sz="0" w:space="0" w:color="auto"/>
      </w:divBdr>
    </w:div>
    <w:div w:id="1161891436">
      <w:bodyDiv w:val="1"/>
      <w:marLeft w:val="0"/>
      <w:marRight w:val="0"/>
      <w:marTop w:val="0"/>
      <w:marBottom w:val="0"/>
      <w:divBdr>
        <w:top w:val="none" w:sz="0" w:space="0" w:color="auto"/>
        <w:left w:val="none" w:sz="0" w:space="0" w:color="auto"/>
        <w:bottom w:val="none" w:sz="0" w:space="0" w:color="auto"/>
        <w:right w:val="none" w:sz="0" w:space="0" w:color="auto"/>
      </w:divBdr>
    </w:div>
    <w:div w:id="1196238929">
      <w:bodyDiv w:val="1"/>
      <w:marLeft w:val="0"/>
      <w:marRight w:val="0"/>
      <w:marTop w:val="0"/>
      <w:marBottom w:val="0"/>
      <w:divBdr>
        <w:top w:val="none" w:sz="0" w:space="0" w:color="auto"/>
        <w:left w:val="none" w:sz="0" w:space="0" w:color="auto"/>
        <w:bottom w:val="none" w:sz="0" w:space="0" w:color="auto"/>
        <w:right w:val="none" w:sz="0" w:space="0" w:color="auto"/>
      </w:divBdr>
    </w:div>
    <w:div w:id="1301424873">
      <w:bodyDiv w:val="1"/>
      <w:marLeft w:val="0"/>
      <w:marRight w:val="0"/>
      <w:marTop w:val="0"/>
      <w:marBottom w:val="0"/>
      <w:divBdr>
        <w:top w:val="none" w:sz="0" w:space="0" w:color="auto"/>
        <w:left w:val="none" w:sz="0" w:space="0" w:color="auto"/>
        <w:bottom w:val="none" w:sz="0" w:space="0" w:color="auto"/>
        <w:right w:val="none" w:sz="0" w:space="0" w:color="auto"/>
      </w:divBdr>
    </w:div>
    <w:div w:id="1534925901">
      <w:bodyDiv w:val="1"/>
      <w:marLeft w:val="0"/>
      <w:marRight w:val="0"/>
      <w:marTop w:val="0"/>
      <w:marBottom w:val="0"/>
      <w:divBdr>
        <w:top w:val="none" w:sz="0" w:space="0" w:color="auto"/>
        <w:left w:val="none" w:sz="0" w:space="0" w:color="auto"/>
        <w:bottom w:val="none" w:sz="0" w:space="0" w:color="auto"/>
        <w:right w:val="none" w:sz="0" w:space="0" w:color="auto"/>
      </w:divBdr>
    </w:div>
    <w:div w:id="1673989367">
      <w:bodyDiv w:val="1"/>
      <w:marLeft w:val="0"/>
      <w:marRight w:val="0"/>
      <w:marTop w:val="0"/>
      <w:marBottom w:val="0"/>
      <w:divBdr>
        <w:top w:val="none" w:sz="0" w:space="0" w:color="auto"/>
        <w:left w:val="none" w:sz="0" w:space="0" w:color="auto"/>
        <w:bottom w:val="none" w:sz="0" w:space="0" w:color="auto"/>
        <w:right w:val="none" w:sz="0" w:space="0" w:color="auto"/>
      </w:divBdr>
    </w:div>
    <w:div w:id="1711295914">
      <w:bodyDiv w:val="1"/>
      <w:marLeft w:val="0"/>
      <w:marRight w:val="0"/>
      <w:marTop w:val="0"/>
      <w:marBottom w:val="0"/>
      <w:divBdr>
        <w:top w:val="none" w:sz="0" w:space="0" w:color="auto"/>
        <w:left w:val="none" w:sz="0" w:space="0" w:color="auto"/>
        <w:bottom w:val="none" w:sz="0" w:space="0" w:color="auto"/>
        <w:right w:val="none" w:sz="0" w:space="0" w:color="auto"/>
      </w:divBdr>
    </w:div>
    <w:div w:id="1778939595">
      <w:bodyDiv w:val="1"/>
      <w:marLeft w:val="0"/>
      <w:marRight w:val="0"/>
      <w:marTop w:val="0"/>
      <w:marBottom w:val="0"/>
      <w:divBdr>
        <w:top w:val="none" w:sz="0" w:space="0" w:color="auto"/>
        <w:left w:val="none" w:sz="0" w:space="0" w:color="auto"/>
        <w:bottom w:val="none" w:sz="0" w:space="0" w:color="auto"/>
        <w:right w:val="none" w:sz="0" w:space="0" w:color="auto"/>
      </w:divBdr>
    </w:div>
    <w:div w:id="1791245166">
      <w:bodyDiv w:val="1"/>
      <w:marLeft w:val="0"/>
      <w:marRight w:val="0"/>
      <w:marTop w:val="0"/>
      <w:marBottom w:val="0"/>
      <w:divBdr>
        <w:top w:val="none" w:sz="0" w:space="0" w:color="auto"/>
        <w:left w:val="none" w:sz="0" w:space="0" w:color="auto"/>
        <w:bottom w:val="none" w:sz="0" w:space="0" w:color="auto"/>
        <w:right w:val="none" w:sz="0" w:space="0" w:color="auto"/>
      </w:divBdr>
    </w:div>
    <w:div w:id="1808160253">
      <w:bodyDiv w:val="1"/>
      <w:marLeft w:val="0"/>
      <w:marRight w:val="0"/>
      <w:marTop w:val="0"/>
      <w:marBottom w:val="0"/>
      <w:divBdr>
        <w:top w:val="none" w:sz="0" w:space="0" w:color="auto"/>
        <w:left w:val="none" w:sz="0" w:space="0" w:color="auto"/>
        <w:bottom w:val="none" w:sz="0" w:space="0" w:color="auto"/>
        <w:right w:val="none" w:sz="0" w:space="0" w:color="auto"/>
      </w:divBdr>
    </w:div>
    <w:div w:id="1837451402">
      <w:bodyDiv w:val="1"/>
      <w:marLeft w:val="0"/>
      <w:marRight w:val="0"/>
      <w:marTop w:val="0"/>
      <w:marBottom w:val="0"/>
      <w:divBdr>
        <w:top w:val="none" w:sz="0" w:space="0" w:color="auto"/>
        <w:left w:val="none" w:sz="0" w:space="0" w:color="auto"/>
        <w:bottom w:val="none" w:sz="0" w:space="0" w:color="auto"/>
        <w:right w:val="none" w:sz="0" w:space="0" w:color="auto"/>
      </w:divBdr>
    </w:div>
    <w:div w:id="1849711672">
      <w:bodyDiv w:val="1"/>
      <w:marLeft w:val="0"/>
      <w:marRight w:val="0"/>
      <w:marTop w:val="0"/>
      <w:marBottom w:val="0"/>
      <w:divBdr>
        <w:top w:val="none" w:sz="0" w:space="0" w:color="auto"/>
        <w:left w:val="none" w:sz="0" w:space="0" w:color="auto"/>
        <w:bottom w:val="none" w:sz="0" w:space="0" w:color="auto"/>
        <w:right w:val="none" w:sz="0" w:space="0" w:color="auto"/>
      </w:divBdr>
    </w:div>
    <w:div w:id="1891382120">
      <w:bodyDiv w:val="1"/>
      <w:marLeft w:val="0"/>
      <w:marRight w:val="0"/>
      <w:marTop w:val="0"/>
      <w:marBottom w:val="0"/>
      <w:divBdr>
        <w:top w:val="none" w:sz="0" w:space="0" w:color="auto"/>
        <w:left w:val="none" w:sz="0" w:space="0" w:color="auto"/>
        <w:bottom w:val="none" w:sz="0" w:space="0" w:color="auto"/>
        <w:right w:val="none" w:sz="0" w:space="0" w:color="auto"/>
      </w:divBdr>
    </w:div>
    <w:div w:id="1967541837">
      <w:bodyDiv w:val="1"/>
      <w:marLeft w:val="0"/>
      <w:marRight w:val="0"/>
      <w:marTop w:val="0"/>
      <w:marBottom w:val="0"/>
      <w:divBdr>
        <w:top w:val="none" w:sz="0" w:space="0" w:color="auto"/>
        <w:left w:val="none" w:sz="0" w:space="0" w:color="auto"/>
        <w:bottom w:val="none" w:sz="0" w:space="0" w:color="auto"/>
        <w:right w:val="none" w:sz="0" w:space="0" w:color="auto"/>
      </w:divBdr>
    </w:div>
    <w:div w:id="2027318596">
      <w:bodyDiv w:val="1"/>
      <w:marLeft w:val="0"/>
      <w:marRight w:val="0"/>
      <w:marTop w:val="0"/>
      <w:marBottom w:val="0"/>
      <w:divBdr>
        <w:top w:val="none" w:sz="0" w:space="0" w:color="auto"/>
        <w:left w:val="none" w:sz="0" w:space="0" w:color="auto"/>
        <w:bottom w:val="none" w:sz="0" w:space="0" w:color="auto"/>
        <w:right w:val="none" w:sz="0" w:space="0" w:color="auto"/>
      </w:divBdr>
    </w:div>
    <w:div w:id="2079206044">
      <w:bodyDiv w:val="1"/>
      <w:marLeft w:val="0"/>
      <w:marRight w:val="0"/>
      <w:marTop w:val="0"/>
      <w:marBottom w:val="0"/>
      <w:divBdr>
        <w:top w:val="none" w:sz="0" w:space="0" w:color="auto"/>
        <w:left w:val="none" w:sz="0" w:space="0" w:color="auto"/>
        <w:bottom w:val="none" w:sz="0" w:space="0" w:color="auto"/>
        <w:right w:val="none" w:sz="0" w:space="0" w:color="auto"/>
      </w:divBdr>
    </w:div>
    <w:div w:id="211905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header" Target="header2.xml"/><Relationship Id="rId25" Type="http://schemas.openxmlformats.org/officeDocument/2006/relationships/package" Target="embeddings/Microsoft_Visio_Drawing1.vsdx"/><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5.emf"/><Relationship Id="rId32" Type="http://schemas.openxmlformats.org/officeDocument/2006/relationships/theme" Target="theme/theme1.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4.png"/><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header" Target="header3.xml"/><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footer" Target="footer4.xml"/><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1611</TotalTime>
  <Pages>38</Pages>
  <Words>4268</Words>
  <Characters>24330</Characters>
  <Application>Microsoft Office Word</Application>
  <DocSecurity>0</DocSecurity>
  <Lines>202</Lines>
  <Paragraphs>57</Paragraphs>
  <ScaleCrop>false</ScaleCrop>
  <Company/>
  <LinksUpToDate>false</LinksUpToDate>
  <CharactersWithSpaces>28541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63</cp:revision>
  <cp:lastPrinted>2026-04-21T11:12:00Z</cp:lastPrinted>
  <dcterms:created xsi:type="dcterms:W3CDTF">2026-04-23T08:54:00Z</dcterms:created>
  <dcterms:modified xsi:type="dcterms:W3CDTF">2026-05-19T10:14:00Z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B51DC02AD71749ABA174D15CC4D397FD_13</vt:lpwstr>
  </property>
</Properties>
</file>