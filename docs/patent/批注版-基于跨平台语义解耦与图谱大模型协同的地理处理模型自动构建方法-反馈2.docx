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499EF" w14:textId="511770B3" w:rsidR="00B95363" w:rsidRDefault="00000000">
      <w:pPr>
        <w:spacing w:after="0" w:line="480" w:lineRule="exact"/>
        <w:ind w:firstLineChars="200" w:firstLine="560"/>
        <w:jc w:val="both"/>
        <w:rPr>
          <w:rFonts w:ascii="Times New Roman" w:eastAsia="宋体" w:hAnsi="Times New Roman" w:cs="Times New Roman"/>
          <w:sz w:val="28"/>
          <w:szCs w:val="28"/>
          <w14:ligatures w14:val="none"/>
        </w:rPr>
        <w:sectPr w:rsidR="00B95363">
          <w:headerReference w:type="default" r:id="rId9"/>
          <w:footerReference w:type="default" r:id="rId10"/>
          <w:pgSz w:w="11906" w:h="16838"/>
          <w:pgMar w:top="1361" w:right="1133" w:bottom="851" w:left="1134" w:header="794" w:footer="113" w:gutter="0"/>
          <w:pgNumType w:start="1"/>
          <w:cols w:space="720"/>
          <w:docGrid w:type="lines" w:linePitch="312"/>
        </w:sectPr>
        <w:pPrChange w:id="0" w:author="yun qiao" w:date="2026-04-15T19:19:00Z">
          <w:pPr>
            <w:spacing w:after="0" w:line="480" w:lineRule="exact"/>
            <w:ind w:firstLineChars="200" w:firstLine="560"/>
          </w:pPr>
        </w:pPrChange>
      </w:pPr>
      <w:r>
        <w:rPr>
          <w:rFonts w:ascii="Times New Roman" w:eastAsia="宋体" w:hAnsi="Times New Roman" w:cs="等线" w:hint="eastAsia"/>
          <w:sz w:val="28"/>
          <w14:ligatures w14:val="none"/>
        </w:rPr>
        <w:t>本发明公开了一种基于跨平台语义解耦与图谱大模型协同的地理处理模型自动构建方法，属于计算机和地理信息系统领域。</w:t>
      </w:r>
      <w:r>
        <w:rPr>
          <w:rFonts w:ascii="Times New Roman" w:eastAsia="宋体" w:hAnsi="Times New Roman" w:cs="等线" w:hint="eastAsia"/>
          <w:color w:val="000000" w:themeColor="text1"/>
          <w:sz w:val="28"/>
          <w14:ligatures w14:val="none"/>
        </w:rPr>
        <w:t>所述方法包括：</w:t>
      </w:r>
      <w:ins w:id="1" w:author="yun qiao" w:date="2026-04-21T15:15:00Z">
        <w:r w:rsidR="00235133" w:rsidRPr="00397F05">
          <w:rPr>
            <w:rFonts w:ascii="Times New Roman" w:eastAsia="宋体" w:hAnsi="Times New Roman" w:cs="Times New Roman"/>
            <w:color w:val="000000" w:themeColor="text1"/>
            <w:sz w:val="28"/>
            <w:szCs w:val="28"/>
            <w14:ligatures w14:val="none"/>
          </w:rPr>
          <w:t>构建面向地理处理任务的条件化序列生成模型及其约束推理机制，在平台无关的操作语义空间中生成操作原语序列</w:t>
        </w:r>
        <w:r w:rsidR="00235133" w:rsidRPr="00281056">
          <w:rPr>
            <w:rFonts w:ascii="Times New Roman" w:eastAsia="宋体" w:hAnsi="Times New Roman" w:cs="Times New Roman" w:hint="eastAsia"/>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；通过接收用户输入的自然语言地理处理任务描述，对所述任务描述进行语义解析，提取地理处理相关的结构化语义特征，并构建统一的结构化语义表示；基于所述结构化语义表示，利用所述</w:t>
        </w:r>
        <w:r w:rsidR="00235133" w:rsidRPr="00397F05">
          <w:rPr>
            <w:rFonts w:ascii="Times New Roman" w:eastAsia="宋体" w:hAnsi="Times New Roman" w:cs="Times New Roman"/>
            <w:color w:val="000000" w:themeColor="text1"/>
            <w:sz w:val="28"/>
            <w:szCs w:val="28"/>
            <w14:ligatures w14:val="none"/>
          </w:rPr>
          <w:t>条件化序列生成模型</w:t>
        </w:r>
        <w:r w:rsidR="00235133" w:rsidRPr="00281056">
          <w:rPr>
            <w:rFonts w:ascii="Times New Roman" w:eastAsia="宋体" w:hAnsi="Times New Roman" w:cs="Times New Roman" w:hint="eastAsia"/>
            <w:color w:val="000000" w:themeColor="text1"/>
            <w:sz w:val="28"/>
            <w:szCs w:val="28"/>
            <w14:ligatures w14:val="none"/>
          </w:rPr>
          <w:t>在所述操作语义空间内进行约束推理，对候选操作原语进行筛选，生成满足任务语义一致性及操作结构约束的候选操作原语序列；基于所述映射关系，将所述候选操作原语序列映射为目标平台中的候选算子链，并结合语义一致性及结构约束对映射结果进行筛选；基于多源约束对所述候选算子链进行评估与优化，并针对存在映射缺失、输入输出不兼容或局部链路不合法的候选算子链进行替代修复，输出最优的地理处理算子链及对应的自动化模型结构。</w:t>
        </w:r>
      </w:ins>
      <w:del w:id="2" w:author="yun qiao" w:date="2026-04-15T18:25:00Z">
        <w:r w:rsidDel="003402CC">
          <w:rPr>
            <w:rFonts w:ascii="Times New Roman" w:eastAsia="宋体" w:hAnsi="Times New Roman" w:cs="Times New Roman" w:hint="eastAsia"/>
            <w:sz w:val="28"/>
            <w:szCs w:val="28"/>
            <w14:ligatures w14:val="none"/>
          </w:rPr>
          <w:delText>通过获取多源地理处理软件中的算子及其输入输出参数信息，构建包含算子节点、输入节点、输出节点、数据类型节点及算法节点的实体结构，</w:delText>
        </w:r>
        <w:commentRangeStart w:id="3"/>
        <w:r w:rsidDel="003402CC">
          <w:rPr>
            <w:rFonts w:ascii="Times New Roman" w:eastAsia="宋体" w:hAnsi="Times New Roman" w:cs="Times New Roman" w:hint="eastAsia"/>
            <w:sz w:val="28"/>
            <w:szCs w:val="28"/>
            <w14:ligatures w14:val="none"/>
          </w:rPr>
          <w:delText>并建立算子与输入输出参数之间的关联关系以及数据类型之间的兼容关系，以形成用于表示地理处理知识的知识图谱，并对所述知识图谱进行存储与管理；通过建立操作原语的层次化分类体系，将地理处理操作划分为操作大类、操作子类及操作原语多个抽象层级，其中所述操作大类、操作子类及操作原语均为平台无关的抽象语义单元，具体平台算子通过映射关系与操作原语建立关联而非直接构成所述层次化分类体系的组成部分；</w:delText>
        </w:r>
        <w:commentRangeEnd w:id="3"/>
        <w:r w:rsidDel="003402CC">
          <w:commentReference w:id="3"/>
        </w:r>
        <w:r w:rsidDel="003402CC">
          <w:rPr>
            <w:rFonts w:ascii="Times New Roman" w:eastAsia="宋体" w:hAnsi="Times New Roman" w:cs="Times New Roman" w:hint="eastAsia"/>
            <w:sz w:val="28"/>
            <w:szCs w:val="28"/>
            <w14:ligatures w14:val="none"/>
          </w:rPr>
          <w:delText>建立所述知识图谱中具体算子与操作原语之间的映射关系，将多平台中语义等价的具体算子归并映射至同一操作原语，由所述操作原语集合构建序列生成模型的输出词表，以形成跨平台统一的操作语义空间，使所述序列生成模型在操作原语空间内进行序列预测而非直接在具体平台算子空间内进行预测，从而实现生成推理与具体执行的解耦；通过接收用户输入的自然语言任务描述，对所述任务描述进行语义解析，提取任务类型、操作对象及约束条件等结构化语义特征，并构建统一的结构化语义表示；</w:delText>
        </w:r>
        <w:commentRangeStart w:id="4"/>
        <w:r w:rsidDel="003402CC">
          <w:rPr>
            <w:rFonts w:ascii="Times New Roman" w:eastAsia="宋体" w:hAnsi="Times New Roman" w:cs="Times New Roman" w:hint="eastAsia"/>
            <w:sz w:val="28"/>
            <w:szCs w:val="28"/>
            <w14:ligatures w14:val="none"/>
          </w:rPr>
          <w:delText>基于所述结构化语义特征，利用序列生成模型在所述操作语义空间内生成候选操作原语序列</w:delText>
        </w:r>
        <w:commentRangeEnd w:id="4"/>
        <w:r w:rsidDel="003402CC">
          <w:commentReference w:id="4"/>
        </w:r>
        <w:r w:rsidDel="003402CC">
          <w:rPr>
            <w:rFonts w:ascii="Times New Roman" w:eastAsia="宋体" w:hAnsi="Times New Roman" w:cs="Times New Roman" w:hint="eastAsia"/>
            <w:sz w:val="28"/>
            <w:szCs w:val="28"/>
            <w14:ligatures w14:val="none"/>
          </w:rPr>
          <w:delText>，在生成过程中引入任务条件向量，并基于预构建的操作原语转移合法性矩阵、已生成操作原语序列的层次归属关系以及相邻步骤的输入输出类型约束，对每一时间步的候选操作原语集合进行约束筛选，对不满足约束的候选操作原语进行屏蔽，使生成过程同时满足任务语义一致性及操作结构约束，以生成多个候选操作原语序列；基于所述知识图谱中操作原语与具体算子的映射关系，对所述候选操作原语序列进行逐步映射，并对所述候选操作原语序列在目标平台中的可映射情况执行映射覆盖度校验，</w:delText>
        </w:r>
        <w:commentRangeStart w:id="5"/>
        <w:r w:rsidDel="003402CC">
          <w:rPr>
            <w:rFonts w:ascii="Times New Roman" w:eastAsia="宋体" w:hAnsi="Times New Roman" w:cs="Times New Roman" w:hint="eastAsia"/>
            <w:b/>
            <w:bCs/>
            <w:sz w:val="28"/>
            <w:szCs w:val="28"/>
            <w14:ligatures w14:val="none"/>
          </w:rPr>
          <w:delText>结合语义相似度及输入输出数据类型的兼容性约束</w:delText>
        </w:r>
        <w:commentRangeEnd w:id="5"/>
        <w:r w:rsidDel="003402CC">
          <w:commentReference w:id="5"/>
        </w:r>
        <w:r w:rsidDel="003402CC">
          <w:rPr>
            <w:rFonts w:ascii="Times New Roman" w:eastAsia="宋体" w:hAnsi="Times New Roman" w:cs="Times New Roman" w:hint="eastAsia"/>
            <w:sz w:val="28"/>
            <w:szCs w:val="28"/>
            <w14:ligatures w14:val="none"/>
          </w:rPr>
          <w:delText>，对映射结果进行筛选，得到候选算子链；基于多源约束对所述候选算子链进行评估与优化，包括结构约束评估、语义一致性评估及映射覆盖度评估，并针对存在映射缺失、输入输出不兼容或局部链路不合法的候选算子链进行替代修复；当修复后映射覆盖度提高或不兼容问题数量减少时保留修复结果，否则撤销修复操作，从而获得最优的地理处理算子链及对应的自动化模型结构，实现从自然语言任务到可执行地理处理模型的全自动构建。</w:delText>
        </w:r>
      </w:del>
      <w:r>
        <w:rPr>
          <w:rFonts w:ascii="Times New Roman" w:eastAsia="宋体" w:hAnsi="Times New Roman" w:cs="等线" w:hint="eastAsia"/>
          <w:sz w:val="28"/>
          <w14:ligatures w14:val="none"/>
        </w:rPr>
        <w:t>本发明通过跨平台语义解耦降低了模型对特定平台的依赖，通过图谱与大模型协同推理保证了生成结果的结构合理性与可执行性，实现了从自然语言任务描述到可执行地理处理模型的全自动构建。</w:t>
      </w:r>
    </w:p>
    <w:p w14:paraId="5267B080" w14:textId="1AB92423" w:rsidR="00B95363" w:rsidRDefault="00000000">
      <w:pPr>
        <w:spacing w:after="0" w:line="240" w:lineRule="auto"/>
        <w:jc w:val="center"/>
        <w:rPr>
          <w:rFonts w:ascii="Times New Roman" w:eastAsia="宋体" w:hAnsi="Times New Roman" w:cs="Times New Roman"/>
          <w:sz w:val="24"/>
          <w:szCs w:val="28"/>
          <w14:ligatures w14:val="none"/>
        </w:rPr>
      </w:pPr>
      <w:del w:id="6" w:author="yun qiao" w:date="2026-04-16T19:07:00Z">
        <w:r w:rsidDel="004E0819">
          <w:rPr>
            <w:rFonts w:ascii="Times New Roman" w:eastAsia="宋体" w:hAnsi="Times New Roman" w:cs="Times New Roman"/>
            <w:noProof/>
            <w:sz w:val="24"/>
            <w:szCs w:val="28"/>
            <w14:ligatures w14:val="none"/>
          </w:rPr>
          <w:lastRenderedPageBreak/>
          <w:drawing>
            <wp:inline distT="0" distB="0" distL="0" distR="0" wp14:anchorId="61997972" wp14:editId="621C3269">
              <wp:extent cx="6120765" cy="5941060"/>
              <wp:effectExtent l="0" t="0" r="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120765" cy="5941060"/>
                      </a:xfrm>
                      <a:prstGeom prst="rect">
                        <a:avLst/>
                      </a:prstGeom>
                      <a:noFill/>
                      <a:ln>
                        <a:noFill/>
                      </a:ln>
                    </pic:spPr>
                  </pic:pic>
                </a:graphicData>
              </a:graphic>
            </wp:inline>
          </w:drawing>
        </w:r>
      </w:del>
      <w:ins w:id="7" w:author="yun qiao" w:date="2026-04-16T19:07:00Z">
        <w:r w:rsidR="004E0819">
          <w:rPr>
            <w:rFonts w:ascii="Times New Roman" w:eastAsia="宋体" w:hAnsi="Times New Roman" w:cs="Times New Roman"/>
            <w:noProof/>
            <w:sz w:val="24"/>
            <w:szCs w:val="28"/>
            <w14:ligatures w14:val="none"/>
          </w:rPr>
          <w:drawing>
            <wp:inline distT="0" distB="0" distL="0" distR="0" wp14:anchorId="4BAC096A" wp14:editId="29941B47">
              <wp:extent cx="6120765" cy="604329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5">
                        <a:extLst>
                          <a:ext uri="{28A0092B-C50C-407E-A947-70E740481C1C}">
                            <a14:useLocalDpi xmlns:a14="http://schemas.microsoft.com/office/drawing/2010/main" val="0"/>
                          </a:ext>
                        </a:extLst>
                      </a:blip>
                      <a:stretch>
                        <a:fillRect/>
                      </a:stretch>
                    </pic:blipFill>
                    <pic:spPr>
                      <a:xfrm>
                        <a:off x="0" y="0"/>
                        <a:ext cx="6120765" cy="6043295"/>
                      </a:xfrm>
                      <a:prstGeom prst="rect">
                        <a:avLst/>
                      </a:prstGeom>
                    </pic:spPr>
                  </pic:pic>
                </a:graphicData>
              </a:graphic>
            </wp:inline>
          </w:drawing>
        </w:r>
      </w:ins>
    </w:p>
    <w:p w14:paraId="6EEAF9D6" w14:textId="77777777" w:rsidR="00B95363" w:rsidRDefault="00000000">
      <w:pPr>
        <w:spacing w:after="0" w:line="240" w:lineRule="auto"/>
        <w:jc w:val="center"/>
        <w:rPr>
          <w:rFonts w:ascii="Times New Roman" w:eastAsia="宋体" w:hAnsi="Times New Roman" w:cs="Times New Roman"/>
          <w:sz w:val="21"/>
          <w:szCs w:val="21"/>
          <w14:ligatures w14:val="none"/>
        </w:rPr>
        <w:sectPr w:rsidR="00B95363">
          <w:headerReference w:type="default" r:id="rId16"/>
          <w:footerReference w:type="default" r:id="rId17"/>
          <w:pgSz w:w="11906" w:h="16838"/>
          <w:pgMar w:top="1361" w:right="1133" w:bottom="851" w:left="1134" w:header="794" w:footer="113" w:gutter="0"/>
          <w:pgNumType w:start="1"/>
          <w:cols w:space="720"/>
          <w:docGrid w:type="lines" w:linePitch="312"/>
        </w:sectPr>
      </w:pPr>
      <w:r>
        <w:rPr>
          <w:rFonts w:ascii="Arial" w:eastAsia="黑体" w:hAnsi="Arial" w:cs="Times New Roman" w:hint="eastAsia"/>
          <w:sz w:val="21"/>
          <w:szCs w:val="21"/>
          <w14:ligatures w14:val="none"/>
        </w:rPr>
        <w:t>图</w:t>
      </w:r>
      <w:r>
        <w:rPr>
          <w:rFonts w:ascii="Arial" w:eastAsia="黑体" w:hAnsi="Arial" w:cs="Times New Roman"/>
          <w:sz w:val="21"/>
          <w:szCs w:val="21"/>
          <w14:ligatures w14:val="none"/>
        </w:rPr>
        <w:t xml:space="preserve"> </w:t>
      </w:r>
      <w:r>
        <w:rPr>
          <w:rFonts w:ascii="Arial" w:eastAsia="黑体" w:hAnsi="Arial" w:cs="Times New Roman"/>
          <w:sz w:val="21"/>
          <w:szCs w:val="21"/>
          <w14:ligatures w14:val="none"/>
        </w:rPr>
        <w:fldChar w:fldCharType="begin"/>
      </w:r>
      <w:r>
        <w:rPr>
          <w:rFonts w:ascii="Arial" w:eastAsia="黑体" w:hAnsi="Arial" w:cs="Times New Roman"/>
          <w:sz w:val="21"/>
          <w:szCs w:val="21"/>
          <w14:ligatures w14:val="none"/>
        </w:rPr>
        <w:instrText xml:space="preserve"> SEQ </w:instrText>
      </w:r>
      <w:r>
        <w:rPr>
          <w:rFonts w:ascii="Arial" w:eastAsia="黑体" w:hAnsi="Arial" w:cs="Times New Roman" w:hint="eastAsia"/>
          <w:sz w:val="21"/>
          <w:szCs w:val="21"/>
          <w14:ligatures w14:val="none"/>
        </w:rPr>
        <w:instrText>图</w:instrText>
      </w:r>
      <w:r>
        <w:rPr>
          <w:rFonts w:ascii="Arial" w:eastAsia="黑体" w:hAnsi="Arial" w:cs="Times New Roman"/>
          <w:sz w:val="21"/>
          <w:szCs w:val="21"/>
          <w14:ligatures w14:val="none"/>
        </w:rPr>
        <w:instrText xml:space="preserve"> \* ARABIC </w:instrText>
      </w:r>
      <w:r>
        <w:rPr>
          <w:rFonts w:ascii="Arial" w:eastAsia="黑体" w:hAnsi="Arial" w:cs="Times New Roman"/>
          <w:sz w:val="21"/>
          <w:szCs w:val="21"/>
          <w14:ligatures w14:val="none"/>
        </w:rPr>
        <w:fldChar w:fldCharType="separate"/>
      </w:r>
      <w:r>
        <w:rPr>
          <w:rFonts w:ascii="Arial" w:eastAsia="黑体" w:hAnsi="Arial" w:cs="Times New Roman"/>
          <w:sz w:val="21"/>
          <w:szCs w:val="21"/>
          <w14:ligatures w14:val="none"/>
        </w:rPr>
        <w:t>1</w:t>
      </w:r>
      <w:r>
        <w:rPr>
          <w:rFonts w:ascii="Arial" w:eastAsia="黑体" w:hAnsi="Arial" w:cs="Times New Roman"/>
          <w:sz w:val="21"/>
          <w:szCs w:val="21"/>
          <w14:ligatures w14:val="none"/>
        </w:rPr>
        <w:fldChar w:fldCharType="end"/>
      </w:r>
      <w:r>
        <w:rPr>
          <w:rFonts w:ascii="Arial" w:eastAsia="黑体" w:hAnsi="Arial" w:cs="Times New Roman" w:hint="eastAsia"/>
          <w:sz w:val="21"/>
          <w:szCs w:val="21"/>
          <w14:ligatures w14:val="none"/>
        </w:rPr>
        <w:t>：系统总体流程示意图</w:t>
      </w:r>
    </w:p>
    <w:p w14:paraId="477F70B1" w14:textId="77777777" w:rsidR="00B95363" w:rsidRDefault="00000000">
      <w:pPr>
        <w:widowControl/>
        <w:numPr>
          <w:ilvl w:val="0"/>
          <w:numId w:val="1"/>
        </w:numPr>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等线" w:hint="eastAsia"/>
          <w:sz w:val="28"/>
          <w14:ligatures w14:val="none"/>
        </w:rPr>
        <w:lastRenderedPageBreak/>
        <w:t>一种基于跨平台语义解耦与图谱大模型协同的地理处理模型自动构建方法，其特征在于，所述方法包括</w:t>
      </w:r>
      <w:r>
        <w:rPr>
          <w:rFonts w:ascii="Times New Roman" w:eastAsia="宋体" w:hAnsi="Times New Roman" w:cs="Times New Roman" w:hint="eastAsia"/>
          <w:sz w:val="28"/>
          <w:szCs w:val="28"/>
          <w14:ligatures w14:val="none"/>
        </w:rPr>
        <w:t>：</w:t>
      </w:r>
    </w:p>
    <w:p w14:paraId="0E309DEC" w14:textId="77777777" w:rsidR="008D58E9" w:rsidRDefault="008D58E9" w:rsidP="008D58E9">
      <w:pPr>
        <w:spacing w:after="0" w:line="480" w:lineRule="exact"/>
        <w:ind w:firstLineChars="200" w:firstLine="560"/>
        <w:jc w:val="both"/>
        <w:rPr>
          <w:ins w:id="8" w:author="yun qiao" w:date="2026-04-21T15:16:00Z"/>
          <w:rFonts w:ascii="Times New Roman" w:eastAsia="宋体" w:hAnsi="Times New Roman" w:cs="Times New Roman"/>
          <w:color w:val="000000" w:themeColor="text1"/>
          <w:sz w:val="28"/>
          <w:szCs w:val="28"/>
          <w14:ligatures w14:val="none"/>
        </w:rPr>
      </w:pPr>
      <w:ins w:id="9" w:author="yun qiao" w:date="2026-04-21T15:16:00Z">
        <w:r w:rsidRPr="0054660F">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r w:rsidRPr="00913E34">
          <w:rPr>
            <w:rFonts w:ascii="Times New Roman" w:eastAsia="宋体" w:hAnsi="Times New Roman" w:cs="Times New Roman"/>
            <w:color w:val="000000" w:themeColor="text1"/>
            <w:sz w:val="28"/>
            <w:szCs w:val="28"/>
            <w14:ligatures w14:val="none"/>
          </w:rPr>
          <w:t>；</w:t>
        </w:r>
      </w:ins>
    </w:p>
    <w:p w14:paraId="7A272106" w14:textId="77777777" w:rsidR="008D58E9" w:rsidRDefault="008D58E9" w:rsidP="008D58E9">
      <w:pPr>
        <w:spacing w:after="0" w:line="480" w:lineRule="exact"/>
        <w:ind w:firstLineChars="200" w:firstLine="560"/>
        <w:jc w:val="both"/>
        <w:rPr>
          <w:ins w:id="10" w:author="yun qiao" w:date="2026-04-21T15:16:00Z"/>
          <w:rFonts w:ascii="Times New Roman" w:eastAsia="宋体" w:hAnsi="Times New Roman" w:cs="Times New Roman"/>
          <w:color w:val="000000" w:themeColor="text1"/>
          <w:sz w:val="28"/>
          <w:szCs w:val="28"/>
          <w14:ligatures w14:val="none"/>
        </w:rPr>
      </w:pPr>
      <w:ins w:id="11" w:author="yun qiao" w:date="2026-04-21T15:16:00Z">
        <w:r w:rsidRPr="00913E34">
          <w:rPr>
            <w:rFonts w:ascii="Times New Roman" w:eastAsia="宋体" w:hAnsi="Times New Roman" w:cs="Times New Roman"/>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w:t>
        </w:r>
        <w:r>
          <w:rPr>
            <w:rFonts w:ascii="Times New Roman" w:eastAsia="宋体" w:hAnsi="Times New Roman" w:cs="Times New Roman" w:hint="eastAsia"/>
            <w:color w:val="000000" w:themeColor="text1"/>
            <w:sz w:val="28"/>
            <w:szCs w:val="28"/>
            <w14:ligatures w14:val="none"/>
          </w:rPr>
          <w:t>；</w:t>
        </w:r>
      </w:ins>
    </w:p>
    <w:p w14:paraId="4A2AEF85" w14:textId="77777777" w:rsidR="008D58E9" w:rsidRDefault="008D58E9" w:rsidP="008D58E9">
      <w:pPr>
        <w:spacing w:after="0" w:line="480" w:lineRule="exact"/>
        <w:ind w:firstLineChars="200" w:firstLine="560"/>
        <w:jc w:val="both"/>
        <w:rPr>
          <w:ins w:id="12" w:author="yun qiao" w:date="2026-04-21T15:16:00Z"/>
          <w:rFonts w:ascii="Times New Roman" w:eastAsia="宋体" w:hAnsi="Times New Roman" w:cs="Times New Roman"/>
          <w:color w:val="000000" w:themeColor="text1"/>
          <w:sz w:val="28"/>
          <w:szCs w:val="28"/>
          <w14:ligatures w14:val="none"/>
        </w:rPr>
      </w:pPr>
      <w:ins w:id="13" w:author="yun qiao" w:date="2026-04-21T15:16:00Z">
        <w:r w:rsidRPr="00EC2356">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r w:rsidRPr="00913E34">
          <w:rPr>
            <w:rFonts w:ascii="Times New Roman" w:eastAsia="宋体" w:hAnsi="Times New Roman" w:cs="Times New Roman"/>
            <w:color w:val="000000" w:themeColor="text1"/>
            <w:sz w:val="28"/>
            <w:szCs w:val="28"/>
            <w14:ligatures w14:val="none"/>
          </w:rPr>
          <w:t>；</w:t>
        </w:r>
      </w:ins>
    </w:p>
    <w:p w14:paraId="6C33A365" w14:textId="77777777" w:rsidR="008D58E9" w:rsidRDefault="008D58E9" w:rsidP="008D58E9">
      <w:pPr>
        <w:spacing w:after="0" w:line="480" w:lineRule="exact"/>
        <w:ind w:firstLineChars="200" w:firstLine="560"/>
        <w:jc w:val="both"/>
        <w:rPr>
          <w:ins w:id="14" w:author="yun qiao" w:date="2026-04-21T15:16:00Z"/>
          <w:rFonts w:ascii="Times New Roman" w:eastAsia="宋体" w:hAnsi="Times New Roman" w:cs="Times New Roman"/>
          <w:color w:val="000000" w:themeColor="text1"/>
          <w:sz w:val="28"/>
          <w:szCs w:val="28"/>
          <w14:ligatures w14:val="none"/>
        </w:rPr>
      </w:pPr>
      <w:bookmarkStart w:id="15" w:name="_Hlk227652350"/>
      <w:ins w:id="16" w:author="yun qiao" w:date="2026-04-21T15:16:00Z">
        <w:r w:rsidRPr="00913E34">
          <w:rPr>
            <w:rFonts w:ascii="Times New Roman" w:eastAsia="宋体" w:hAnsi="Times New Roman" w:cs="Times New Roman"/>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bookmarkEnd w:id="15"/>
        <w:r w:rsidRPr="00913E34">
          <w:rPr>
            <w:rFonts w:ascii="Times New Roman" w:eastAsia="宋体" w:hAnsi="Times New Roman" w:cs="Times New Roman"/>
            <w:color w:val="000000" w:themeColor="text1"/>
            <w:sz w:val="28"/>
            <w:szCs w:val="28"/>
            <w14:ligatures w14:val="none"/>
          </w:rPr>
          <w:t>；</w:t>
        </w:r>
      </w:ins>
    </w:p>
    <w:p w14:paraId="60653C64" w14:textId="141050FB" w:rsidR="00350A5D" w:rsidDel="008D58E9" w:rsidRDefault="008D58E9" w:rsidP="00F42F50">
      <w:pPr>
        <w:spacing w:after="0" w:line="480" w:lineRule="exact"/>
        <w:ind w:firstLineChars="200" w:firstLine="560"/>
        <w:jc w:val="both"/>
        <w:rPr>
          <w:del w:id="17" w:author="yun qiao" w:date="2026-04-21T15:16:00Z"/>
          <w:rFonts w:ascii="Times New Roman" w:eastAsia="宋体" w:hAnsi="Times New Roman" w:cs="Times New Roman"/>
          <w:color w:val="000000" w:themeColor="text1"/>
          <w:sz w:val="28"/>
          <w:szCs w:val="28"/>
          <w14:ligatures w14:val="none"/>
        </w:rPr>
      </w:pPr>
      <w:ins w:id="18" w:author="yun qiao" w:date="2026-04-21T15:16:00Z">
        <w:r w:rsidRPr="00913E34">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ins>
      <w:del w:id="19" w:author="yun qiao" w:date="2026-04-21T15:16:00Z">
        <w:r w:rsidR="00350A5D" w:rsidRPr="00350A5D" w:rsidDel="008D58E9">
          <w:rPr>
            <w:rFonts w:ascii="Times New Roman" w:eastAsia="宋体" w:hAnsi="Times New Roman" w:cs="Times New Roman" w:hint="eastAsia"/>
            <w:sz w:val="28"/>
            <w:szCs w:val="28"/>
            <w14:ligatures w14:val="none"/>
          </w:rPr>
          <w:delText>获取多源地理处理软件中的算子及其输入输出参数信息，构建知识图谱</w:delText>
        </w:r>
      </w:del>
      <w:del w:id="20" w:author="yun qiao" w:date="2026-04-15T17:03:00Z">
        <w:r w:rsidR="00350A5D" w:rsidRPr="00350A5D" w:rsidDel="00240E88">
          <w:rPr>
            <w:rFonts w:ascii="Times New Roman" w:eastAsia="宋体" w:hAnsi="Times New Roman" w:cs="Times New Roman" w:hint="eastAsia"/>
            <w:sz w:val="28"/>
            <w:szCs w:val="28"/>
            <w14:ligatures w14:val="none"/>
          </w:rPr>
          <w:delText>，并建立数据类型兼容关系</w:delText>
        </w:r>
      </w:del>
      <w:del w:id="21" w:author="yun qiao" w:date="2026-04-21T15:16:00Z">
        <w:r w:rsidR="00350A5D" w:rsidRPr="00350A5D" w:rsidDel="008D58E9">
          <w:rPr>
            <w:rFonts w:ascii="Times New Roman" w:eastAsia="宋体" w:hAnsi="Times New Roman" w:cs="Times New Roman" w:hint="eastAsia"/>
            <w:sz w:val="28"/>
            <w:szCs w:val="28"/>
            <w14:ligatures w14:val="none"/>
          </w:rPr>
          <w:delText>；建立平台无关的操作原语层次化分类体系以及具体平台算子与操作原语之间的映射关系，由所述操作原语集合构建序列生成模型的输出词表，形成跨平台统一的操作语义空间，实现生成推理与具体执行的解耦；</w:delText>
        </w:r>
      </w:del>
    </w:p>
    <w:p w14:paraId="3DE9D819" w14:textId="77777777" w:rsidR="008D58E9" w:rsidRPr="00350A5D" w:rsidRDefault="008D58E9" w:rsidP="008D58E9">
      <w:pPr>
        <w:spacing w:after="0" w:line="480" w:lineRule="exact"/>
        <w:ind w:firstLineChars="200" w:firstLine="560"/>
        <w:jc w:val="both"/>
        <w:rPr>
          <w:ins w:id="22" w:author="yun qiao" w:date="2026-04-21T15:16:00Z"/>
          <w:rFonts w:ascii="Times New Roman" w:eastAsia="宋体" w:hAnsi="Times New Roman" w:cs="Times New Roman" w:hint="eastAsia"/>
          <w:sz w:val="28"/>
          <w:szCs w:val="28"/>
          <w14:ligatures w14:val="none"/>
        </w:rPr>
      </w:pPr>
    </w:p>
    <w:p w14:paraId="4BF1E149" w14:textId="2EEABB49" w:rsidR="00350A5D" w:rsidDel="000721DA" w:rsidRDefault="00350A5D" w:rsidP="00350A5D">
      <w:pPr>
        <w:spacing w:after="0" w:line="480" w:lineRule="exact"/>
        <w:ind w:firstLineChars="200" w:firstLine="560"/>
        <w:jc w:val="both"/>
        <w:rPr>
          <w:del w:id="23" w:author="yun qiao" w:date="2026-04-15T20:09:00Z"/>
          <w:rFonts w:ascii="Times New Roman" w:eastAsia="宋体" w:hAnsi="Times New Roman" w:cs="Times New Roman"/>
          <w:sz w:val="28"/>
          <w:szCs w:val="28"/>
          <w14:ligatures w14:val="none"/>
        </w:rPr>
      </w:pPr>
      <w:del w:id="24" w:author="yun qiao" w:date="2026-04-15T20:09:00Z">
        <w:r w:rsidRPr="00350A5D" w:rsidDel="000721DA">
          <w:rPr>
            <w:rFonts w:ascii="Times New Roman" w:eastAsia="宋体" w:hAnsi="Times New Roman" w:cs="Times New Roman" w:hint="eastAsia"/>
            <w:sz w:val="28"/>
            <w:szCs w:val="28"/>
            <w14:ligatures w14:val="none"/>
          </w:rPr>
          <w:delText>接收用户输入的自然语言任务描述，对所述任务描述进行语义解析，提取</w:delText>
        </w:r>
      </w:del>
      <w:del w:id="25" w:author="yun qiao" w:date="2026-04-15T17:01:00Z">
        <w:r w:rsidRPr="00350A5D" w:rsidDel="0043022A">
          <w:rPr>
            <w:rFonts w:ascii="Times New Roman" w:eastAsia="宋体" w:hAnsi="Times New Roman" w:cs="Times New Roman" w:hint="eastAsia"/>
            <w:sz w:val="28"/>
            <w:szCs w:val="28"/>
            <w14:ligatures w14:val="none"/>
          </w:rPr>
          <w:delText>任务类型、操作对象及约束条件的</w:delText>
        </w:r>
      </w:del>
      <w:del w:id="26" w:author="yun qiao" w:date="2026-04-15T20:09:00Z">
        <w:r w:rsidRPr="00350A5D" w:rsidDel="000721DA">
          <w:rPr>
            <w:rFonts w:ascii="Times New Roman" w:eastAsia="宋体" w:hAnsi="Times New Roman" w:cs="Times New Roman" w:hint="eastAsia"/>
            <w:sz w:val="28"/>
            <w:szCs w:val="28"/>
            <w14:ligatures w14:val="none"/>
          </w:rPr>
          <w:delText>结构化语义特征，并构建统一的结构化语义表示；</w:delText>
        </w:r>
      </w:del>
    </w:p>
    <w:p w14:paraId="0E965C87" w14:textId="738E0EA2" w:rsidR="00350A5D" w:rsidRPr="00350A5D" w:rsidDel="008D58E9" w:rsidRDefault="00350A5D" w:rsidP="00350A5D">
      <w:pPr>
        <w:spacing w:after="0" w:line="480" w:lineRule="exact"/>
        <w:ind w:firstLineChars="200" w:firstLine="560"/>
        <w:jc w:val="both"/>
        <w:rPr>
          <w:del w:id="27" w:author="yun qiao" w:date="2026-04-21T15:16:00Z"/>
          <w:rFonts w:ascii="Times New Roman" w:eastAsia="宋体" w:hAnsi="Times New Roman" w:cs="Times New Roman"/>
          <w:sz w:val="28"/>
          <w:szCs w:val="28"/>
          <w14:ligatures w14:val="none"/>
        </w:rPr>
      </w:pPr>
      <w:del w:id="28" w:author="yun qiao" w:date="2026-04-21T15:16:00Z">
        <w:r w:rsidRPr="00350A5D" w:rsidDel="008D58E9">
          <w:rPr>
            <w:rFonts w:ascii="Times New Roman" w:eastAsia="宋体" w:hAnsi="Times New Roman" w:cs="Times New Roman" w:hint="eastAsia"/>
            <w:sz w:val="28"/>
            <w:szCs w:val="28"/>
            <w14:ligatures w14:val="none"/>
          </w:rPr>
          <w:delText>构建并训练面向地理处理任务的基于</w:delText>
        </w:r>
        <w:r w:rsidRPr="00350A5D" w:rsidDel="008D58E9">
          <w:rPr>
            <w:rFonts w:ascii="Times New Roman" w:eastAsia="宋体" w:hAnsi="Times New Roman" w:cs="Times New Roman" w:hint="eastAsia"/>
            <w:sz w:val="28"/>
            <w:szCs w:val="28"/>
            <w14:ligatures w14:val="none"/>
          </w:rPr>
          <w:delText>Transformer</w:delText>
        </w:r>
        <w:r w:rsidRPr="00350A5D" w:rsidDel="008D58E9">
          <w:rPr>
            <w:rFonts w:ascii="Times New Roman" w:eastAsia="宋体" w:hAnsi="Times New Roman" w:cs="Times New Roman" w:hint="eastAsia"/>
            <w:sz w:val="28"/>
            <w:szCs w:val="28"/>
            <w14:ligatures w14:val="none"/>
          </w:rPr>
          <w:delText>解码器的专用序列生成模型，</w:delText>
        </w:r>
      </w:del>
      <w:del w:id="29" w:author="yun qiao" w:date="2026-04-15T17:04:00Z">
        <w:r w:rsidRPr="00350A5D" w:rsidDel="007B7390">
          <w:rPr>
            <w:rFonts w:ascii="Times New Roman" w:eastAsia="宋体" w:hAnsi="Times New Roman" w:cs="Times New Roman" w:hint="eastAsia"/>
            <w:sz w:val="28"/>
            <w:szCs w:val="28"/>
            <w14:ligatures w14:val="none"/>
          </w:rPr>
          <w:delText>其中，操作原语词嵌入基于所述知识图谱预训练获得</w:delText>
        </w:r>
      </w:del>
      <w:del w:id="30" w:author="yun qiao" w:date="2026-04-15T17:06:00Z">
        <w:r w:rsidRPr="00350A5D" w:rsidDel="00752CD3">
          <w:rPr>
            <w:rFonts w:ascii="Times New Roman" w:eastAsia="宋体" w:hAnsi="Times New Roman" w:cs="Times New Roman" w:hint="eastAsia"/>
            <w:sz w:val="28"/>
            <w:szCs w:val="28"/>
            <w14:ligatures w14:val="none"/>
          </w:rPr>
          <w:delText>，以引入操作原语之间的结构化语义先验</w:delText>
        </w:r>
      </w:del>
      <w:del w:id="31" w:author="yun qiao" w:date="2026-04-21T15:16:00Z">
        <w:r w:rsidRPr="00350A5D" w:rsidDel="008D58E9">
          <w:rPr>
            <w:rFonts w:ascii="Times New Roman" w:eastAsia="宋体" w:hAnsi="Times New Roman" w:cs="Times New Roman" w:hint="eastAsia"/>
            <w:sz w:val="28"/>
            <w:szCs w:val="28"/>
            <w14:ligatures w14:val="none"/>
          </w:rPr>
          <w:delText>，并采用特征级线性调制机制将任务条件向量注入各解码层；</w:delText>
        </w:r>
      </w:del>
      <w:del w:id="32" w:author="yun qiao" w:date="2026-04-15T17:14:00Z">
        <w:r w:rsidRPr="00350A5D" w:rsidDel="007B3E53">
          <w:rPr>
            <w:rFonts w:ascii="Times New Roman" w:eastAsia="宋体" w:hAnsi="Times New Roman" w:cs="Times New Roman" w:hint="eastAsia"/>
            <w:sz w:val="28"/>
            <w:szCs w:val="28"/>
            <w14:ligatures w14:val="none"/>
          </w:rPr>
          <w:delText>基于所述结构化语义表示，利用所述专用序列生成模型在所述操作语义空间内生成候选操作原语序列；</w:delText>
        </w:r>
      </w:del>
    </w:p>
    <w:p w14:paraId="3353161D" w14:textId="0F246965" w:rsidR="00350A5D" w:rsidRPr="00350A5D" w:rsidDel="008D58E9" w:rsidRDefault="00350A5D" w:rsidP="007B3E53">
      <w:pPr>
        <w:spacing w:after="0" w:line="480" w:lineRule="exact"/>
        <w:ind w:firstLineChars="200" w:firstLine="560"/>
        <w:jc w:val="both"/>
        <w:rPr>
          <w:del w:id="33" w:author="yun qiao" w:date="2026-04-21T15:16:00Z"/>
          <w:rFonts w:ascii="Times New Roman" w:eastAsia="宋体" w:hAnsi="Times New Roman" w:cs="Times New Roman"/>
          <w:sz w:val="28"/>
          <w:szCs w:val="28"/>
          <w14:ligatures w14:val="none"/>
        </w:rPr>
      </w:pPr>
      <w:del w:id="34" w:author="yun qiao" w:date="2026-04-15T17:14:00Z">
        <w:r w:rsidRPr="00350A5D" w:rsidDel="007B3E53">
          <w:rPr>
            <w:rFonts w:ascii="Times New Roman" w:eastAsia="宋体" w:hAnsi="Times New Roman" w:cs="Times New Roman" w:hint="eastAsia"/>
            <w:sz w:val="28"/>
            <w:szCs w:val="28"/>
            <w14:ligatures w14:val="none"/>
          </w:rPr>
          <w:delText>预先构建操作原语转移合法性约束，并在候选操作原语序列生成过程中，根据任务类型、已生成操作原语序列的层次归属关系以及相邻步骤输入输出类型约束，对候选操作原语集合进行筛选，生成满足任务语义一致性及操作结构约束的候选操作原语序列；</w:delText>
        </w:r>
      </w:del>
    </w:p>
    <w:p w14:paraId="0AA56B89" w14:textId="3123BCE6" w:rsidR="00350A5D" w:rsidRPr="00350A5D" w:rsidDel="008D58E9" w:rsidRDefault="00350A5D" w:rsidP="00350A5D">
      <w:pPr>
        <w:spacing w:after="0" w:line="480" w:lineRule="exact"/>
        <w:ind w:firstLineChars="200" w:firstLine="560"/>
        <w:jc w:val="both"/>
        <w:rPr>
          <w:del w:id="35" w:author="yun qiao" w:date="2026-04-21T15:16:00Z"/>
          <w:rFonts w:ascii="Times New Roman" w:eastAsia="宋体" w:hAnsi="Times New Roman" w:cs="Times New Roman"/>
          <w:sz w:val="28"/>
          <w:szCs w:val="28"/>
          <w14:ligatures w14:val="none"/>
        </w:rPr>
      </w:pPr>
      <w:del w:id="36" w:author="yun qiao" w:date="2026-04-21T15:16:00Z">
        <w:r w:rsidRPr="00350A5D" w:rsidDel="008D58E9">
          <w:rPr>
            <w:rFonts w:ascii="Times New Roman" w:eastAsia="宋体" w:hAnsi="Times New Roman" w:cs="Times New Roman" w:hint="eastAsia"/>
            <w:sz w:val="28"/>
            <w:szCs w:val="28"/>
            <w14:ligatures w14:val="none"/>
          </w:rPr>
          <w:delText>基于所述知识图谱中操作原语与具体算子的映射关系，将所述候选操作原语序列映射为目标平台中的候选算子链，并结合映射覆盖度、语义相似度及输入输出数据类型兼容性约束对映射结果进行筛选；</w:delText>
        </w:r>
      </w:del>
    </w:p>
    <w:p w14:paraId="34944287" w14:textId="5BD825D7" w:rsidR="00350A5D" w:rsidRPr="00350A5D" w:rsidDel="008D58E9" w:rsidRDefault="00350A5D" w:rsidP="00350A5D">
      <w:pPr>
        <w:spacing w:after="0" w:line="480" w:lineRule="exact"/>
        <w:ind w:firstLineChars="200" w:firstLine="560"/>
        <w:jc w:val="both"/>
        <w:rPr>
          <w:del w:id="37" w:author="yun qiao" w:date="2026-04-21T15:16:00Z"/>
          <w:rFonts w:ascii="Times New Roman" w:eastAsia="宋体" w:hAnsi="Times New Roman" w:cs="Times New Roman"/>
          <w:sz w:val="28"/>
          <w:szCs w:val="28"/>
          <w14:ligatures w14:val="none"/>
        </w:rPr>
      </w:pPr>
      <w:del w:id="38" w:author="yun qiao" w:date="2026-04-21T15:16:00Z">
        <w:r w:rsidRPr="00350A5D" w:rsidDel="008D58E9">
          <w:rPr>
            <w:rFonts w:ascii="Times New Roman" w:eastAsia="宋体" w:hAnsi="Times New Roman" w:cs="Times New Roman" w:hint="eastAsia"/>
            <w:sz w:val="28"/>
            <w:szCs w:val="28"/>
            <w14:ligatures w14:val="none"/>
          </w:rPr>
          <w:delText>基于多源约束对所述候选算子链进行评估与优化，并针对存在映射缺失、输入输出不兼容或局部链路不合法的候选算子链进行替代修复，输出最优的地理处理算子链及对应的自动化模型结构。</w:delText>
        </w:r>
      </w:del>
    </w:p>
    <w:p w14:paraId="30888EC4" w14:textId="77777777" w:rsidR="008D58E9" w:rsidRPr="00670C73" w:rsidRDefault="00000000" w:rsidP="008D58E9">
      <w:pPr>
        <w:spacing w:after="0" w:line="480" w:lineRule="exact"/>
        <w:ind w:firstLineChars="200" w:firstLine="560"/>
        <w:jc w:val="both"/>
        <w:rPr>
          <w:ins w:id="39" w:author="yun qiao" w:date="2026-04-21T15:26: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sz w:val="28"/>
          <w:szCs w:val="28"/>
          <w14:ligatures w14:val="none"/>
        </w:rPr>
        <w:t xml:space="preserve">2. </w:t>
      </w:r>
      <w:commentRangeStart w:id="40"/>
      <w:r>
        <w:rPr>
          <w:rFonts w:ascii="Times New Roman" w:eastAsia="宋体" w:hAnsi="Times New Roman" w:cs="Times New Roman" w:hint="eastAsia"/>
          <w:sz w:val="28"/>
          <w:szCs w:val="28"/>
          <w14:ligatures w14:val="none"/>
        </w:rPr>
        <w:t>根据权利要求</w:t>
      </w:r>
      <w:r>
        <w:rPr>
          <w:rFonts w:ascii="Times New Roman" w:eastAsia="宋体" w:hAnsi="Times New Roman" w:cs="Times New Roman"/>
          <w:sz w:val="28"/>
          <w:szCs w:val="28"/>
          <w14:ligatures w14:val="none"/>
        </w:rPr>
        <w:t>1</w:t>
      </w:r>
      <w:r>
        <w:rPr>
          <w:rFonts w:ascii="Times New Roman" w:eastAsia="宋体" w:hAnsi="Times New Roman" w:cs="Times New Roman" w:hint="eastAsia"/>
          <w:sz w:val="28"/>
          <w:szCs w:val="28"/>
          <w14:ligatures w14:val="none"/>
        </w:rPr>
        <w:t>所述基于</w:t>
      </w:r>
      <w:r>
        <w:rPr>
          <w:rFonts w:ascii="Times New Roman" w:eastAsia="宋体" w:hAnsi="Times New Roman" w:cs="等线" w:hint="eastAsia"/>
          <w:sz w:val="28"/>
          <w14:ligatures w14:val="none"/>
        </w:rPr>
        <w:t>跨平台语义解耦与图谱大模型协同的地理处理模型自动构建方法</w:t>
      </w:r>
      <w:r>
        <w:rPr>
          <w:rFonts w:ascii="Times New Roman" w:eastAsia="宋体" w:hAnsi="Times New Roman" w:cs="Times New Roman" w:hint="eastAsia"/>
          <w:sz w:val="28"/>
          <w:szCs w:val="28"/>
          <w14:ligatures w14:val="none"/>
        </w:rPr>
        <w:t>，其特征在于，</w:t>
      </w:r>
      <w:del w:id="41" w:author="yun qiao" w:date="2026-04-21T15:26:00Z">
        <w:r w:rsidDel="008D58E9">
          <w:rPr>
            <w:rFonts w:ascii="Times New Roman" w:eastAsia="宋体" w:hAnsi="Times New Roman" w:cs="Times New Roman" w:hint="eastAsia"/>
            <w:sz w:val="28"/>
            <w:szCs w:val="28"/>
            <w14:ligatures w14:val="none"/>
          </w:rPr>
          <w:delText>所述</w:delText>
        </w:r>
      </w:del>
      <w:bookmarkStart w:id="42" w:name="_Hlk225008954"/>
      <w:ins w:id="43" w:author="yun qiao" w:date="2026-04-21T15:26:00Z">
        <w:r w:rsidR="008D58E9" w:rsidRPr="00670C73">
          <w:rPr>
            <w:rFonts w:ascii="Times New Roman" w:eastAsia="宋体" w:hAnsi="Times New Roman" w:cs="Times New Roman" w:hint="eastAsia"/>
            <w:color w:val="000000" w:themeColor="text1"/>
            <w:sz w:val="28"/>
            <w:szCs w:val="28"/>
            <w14:ligatures w14:val="none"/>
          </w:rPr>
          <w:t>所述</w:t>
        </w:r>
        <w:r w:rsidR="008D58E9" w:rsidRPr="00670C73">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r w:rsidR="008D58E9" w:rsidRPr="00670C73">
          <w:rPr>
            <w:rFonts w:ascii="Times New Roman" w:eastAsia="宋体" w:hAnsi="Times New Roman" w:cs="Times New Roman" w:hint="eastAsia"/>
            <w:color w:val="000000" w:themeColor="text1"/>
            <w:sz w:val="28"/>
            <w:szCs w:val="28"/>
            <w14:ligatures w14:val="none"/>
          </w:rPr>
          <w:t>，</w:t>
        </w:r>
        <w:r w:rsidR="008D58E9" w:rsidRPr="00670C73">
          <w:rPr>
            <w:rFonts w:ascii="Times New Roman" w:eastAsia="宋体" w:hAnsi="Times New Roman" w:cs="等线" w:hint="eastAsia"/>
            <w:color w:val="000000" w:themeColor="text1"/>
            <w:sz w:val="28"/>
            <w14:ligatures w14:val="none"/>
          </w:rPr>
          <w:t>是以</w:t>
        </w:r>
        <w:r w:rsidR="008D58E9" w:rsidRPr="00670C73">
          <w:rPr>
            <w:rFonts w:ascii="Times New Roman" w:eastAsia="宋体" w:hAnsi="Times New Roman" w:cs="等线"/>
            <w:color w:val="000000" w:themeColor="text1"/>
            <w:sz w:val="28"/>
            <w14:ligatures w14:val="none"/>
          </w:rPr>
          <w:t>构建基于</w:t>
        </w:r>
        <w:r w:rsidR="008D58E9" w:rsidRPr="00670C73">
          <w:rPr>
            <w:rFonts w:ascii="Times New Roman" w:eastAsia="宋体" w:hAnsi="Times New Roman" w:cs="等线"/>
            <w:color w:val="000000" w:themeColor="text1"/>
            <w:sz w:val="28"/>
            <w14:ligatures w14:val="none"/>
          </w:rPr>
          <w:t>Transformer</w:t>
        </w:r>
        <w:r w:rsidR="008D58E9" w:rsidRPr="00670C73">
          <w:rPr>
            <w:rFonts w:ascii="Times New Roman" w:eastAsia="宋体" w:hAnsi="Times New Roman" w:cs="等线"/>
            <w:color w:val="000000" w:themeColor="text1"/>
            <w:sz w:val="28"/>
            <w14:ligatures w14:val="none"/>
          </w:rPr>
          <w:t>解码器的条件化序列生成模型，所述模型包括文本编码模块、条件融合模块、条件化解码模块及输出投影模块；所述文本编码模块用于对原始任务描述进行编码，提取任务文本的语义表示；所述条件融合模块用</w:t>
        </w:r>
        <w:r w:rsidR="008D58E9" w:rsidRPr="00670C73">
          <w:rPr>
            <w:rFonts w:ascii="Times New Roman" w:eastAsia="宋体" w:hAnsi="Times New Roman" w:cs="等线"/>
            <w:color w:val="000000" w:themeColor="text1"/>
            <w:sz w:val="28"/>
            <w14:ligatures w14:val="none"/>
          </w:rPr>
          <w:t xml:space="preserve"> </w:t>
        </w:r>
        <w:r w:rsidR="008D58E9" w:rsidRPr="00670C73">
          <w:rPr>
            <w:rFonts w:ascii="Times New Roman" w:eastAsia="宋体" w:hAnsi="Times New Roman" w:cs="等线"/>
            <w:color w:val="000000" w:themeColor="text1"/>
            <w:sz w:val="28"/>
            <w14:ligatures w14:val="none"/>
          </w:rPr>
          <w:t>于融合任务文本语义表示与任务类型表示，生成任务条件向量，其计算方式如下：</w:t>
        </w:r>
      </w:ins>
    </w:p>
    <w:p w14:paraId="01D9CC59" w14:textId="77777777" w:rsidR="008D58E9" w:rsidRPr="00670C73" w:rsidRDefault="008D58E9" w:rsidP="008D58E9">
      <w:pPr>
        <w:spacing w:after="0" w:line="480" w:lineRule="exact"/>
        <w:ind w:firstLineChars="200" w:firstLine="560"/>
        <w:jc w:val="both"/>
        <w:rPr>
          <w:ins w:id="44" w:author="yun qiao" w:date="2026-04-21T15:26:00Z"/>
          <w:rFonts w:ascii="Cambria Math" w:eastAsia="宋体" w:hAnsi="Cambria Math" w:cs="等线"/>
          <w:i/>
          <w:color w:val="000000" w:themeColor="text1"/>
          <w:sz w:val="28"/>
          <w14:ligatures w14:val="none"/>
        </w:rPr>
      </w:pPr>
      <m:oMathPara>
        <m:oMath>
          <m:r>
            <w:ins w:id="45" w:author="yun qiao" w:date="2026-04-21T15:26:00Z">
              <w:rPr>
                <w:rFonts w:ascii="Cambria Math" w:eastAsia="宋体" w:hAnsi="Cambria Math" w:cs="等线"/>
                <w:color w:val="000000" w:themeColor="text1"/>
                <w:sz w:val="28"/>
                <w14:ligatures w14:val="none"/>
              </w:rPr>
              <m:t>c=</m:t>
            </w:ins>
          </m:r>
          <m:sSub>
            <m:sSubPr>
              <m:ctrlPr>
                <w:ins w:id="46" w:author="yun qiao" w:date="2026-04-21T15:26:00Z">
                  <w:rPr>
                    <w:rFonts w:ascii="Cambria Math" w:eastAsia="宋体" w:hAnsi="Cambria Math" w:cs="Times New Roman"/>
                    <w:i/>
                    <w:color w:val="000000" w:themeColor="text1"/>
                    <w:sz w:val="28"/>
                    <w:szCs w:val="20"/>
                    <w14:ligatures w14:val="none"/>
                  </w:rPr>
                </w:ins>
              </m:ctrlPr>
            </m:sSubPr>
            <m:e>
              <m:r>
                <w:ins w:id="47" w:author="yun qiao" w:date="2026-04-21T15:26:00Z">
                  <w:rPr>
                    <w:rFonts w:ascii="Cambria Math" w:eastAsia="宋体" w:hAnsi="Cambria Math" w:cs="等线"/>
                    <w:color w:val="000000" w:themeColor="text1"/>
                    <w:sz w:val="28"/>
                    <w14:ligatures w14:val="none"/>
                  </w:rPr>
                  <m:t>f</m:t>
                </w:ins>
              </m:r>
            </m:e>
            <m:sub>
              <m:r>
                <w:ins w:id="48" w:author="yun qiao" w:date="2026-04-21T15:26:00Z">
                  <m:rPr>
                    <m:nor/>
                  </m:rPr>
                  <w:rPr>
                    <w:rFonts w:ascii="Cambria Math" w:eastAsia="宋体" w:hAnsi="Cambria Math" w:cs="等线"/>
                    <w:i/>
                    <w:color w:val="000000" w:themeColor="text1"/>
                    <w:sz w:val="28"/>
                    <w14:ligatures w14:val="none"/>
                  </w:rPr>
                  <m:t>MLP</m:t>
                </w:ins>
              </m:r>
            </m:sub>
          </m:sSub>
          <m:d>
            <m:dPr>
              <m:ctrlPr>
                <w:ins w:id="49" w:author="yun qiao" w:date="2026-04-21T15:26:00Z">
                  <w:rPr>
                    <w:rFonts w:ascii="Cambria Math" w:eastAsia="宋体" w:hAnsi="Cambria Math" w:cs="Times New Roman"/>
                    <w:i/>
                    <w:color w:val="000000" w:themeColor="text1"/>
                    <w:sz w:val="28"/>
                    <w:szCs w:val="20"/>
                    <w14:ligatures w14:val="none"/>
                  </w:rPr>
                </w:ins>
              </m:ctrlPr>
            </m:dPr>
            <m:e>
              <m:d>
                <m:dPr>
                  <m:begChr m:val="["/>
                  <m:endChr m:val="]"/>
                  <m:ctrlPr>
                    <w:ins w:id="50" w:author="yun qiao" w:date="2026-04-21T15:26:00Z">
                      <w:rPr>
                        <w:rFonts w:ascii="Cambria Math" w:eastAsia="宋体" w:hAnsi="Cambria Math" w:cs="Times New Roman"/>
                        <w:i/>
                        <w:color w:val="000000" w:themeColor="text1"/>
                        <w:sz w:val="28"/>
                        <w:szCs w:val="20"/>
                        <w14:ligatures w14:val="none"/>
                      </w:rPr>
                    </w:ins>
                  </m:ctrlPr>
                </m:dPr>
                <m:e>
                  <m:sSub>
                    <m:sSubPr>
                      <m:ctrlPr>
                        <w:ins w:id="51" w:author="yun qiao" w:date="2026-04-21T15:26:00Z">
                          <w:rPr>
                            <w:rFonts w:ascii="Cambria Math" w:eastAsia="宋体" w:hAnsi="Cambria Math" w:cs="Times New Roman"/>
                            <w:i/>
                            <w:color w:val="000000" w:themeColor="text1"/>
                            <w:sz w:val="28"/>
                            <w:szCs w:val="20"/>
                            <w14:ligatures w14:val="none"/>
                          </w:rPr>
                        </w:ins>
                      </m:ctrlPr>
                    </m:sSubPr>
                    <m:e>
                      <m:r>
                        <w:ins w:id="52" w:author="yun qiao" w:date="2026-04-21T15:26:00Z">
                          <w:rPr>
                            <w:rFonts w:ascii="Cambria Math" w:eastAsia="宋体" w:hAnsi="Cambria Math" w:cs="等线"/>
                            <w:color w:val="000000" w:themeColor="text1"/>
                            <w:sz w:val="28"/>
                            <w14:ligatures w14:val="none"/>
                          </w:rPr>
                          <m:t>v</m:t>
                        </w:ins>
                      </m:r>
                    </m:e>
                    <m:sub>
                      <m:r>
                        <w:ins w:id="53" w:author="yun qiao" w:date="2026-04-21T15:26:00Z">
                          <m:rPr>
                            <m:nor/>
                          </m:rPr>
                          <w:rPr>
                            <w:rFonts w:ascii="Cambria Math" w:eastAsia="宋体" w:hAnsi="Cambria Math" w:cs="等线"/>
                            <w:i/>
                            <w:color w:val="000000" w:themeColor="text1"/>
                            <w:sz w:val="28"/>
                            <w14:ligatures w14:val="none"/>
                          </w:rPr>
                          <m:t>text</m:t>
                        </w:ins>
                      </m:r>
                    </m:sub>
                  </m:sSub>
                  <m:r>
                    <w:ins w:id="54" w:author="yun qiao" w:date="2026-04-21T15:26:00Z">
                      <w:rPr>
                        <w:rFonts w:ascii="Cambria Math" w:eastAsia="宋体" w:hAnsi="Cambria Math" w:cs="等线"/>
                        <w:color w:val="000000" w:themeColor="text1"/>
                        <w:sz w:val="28"/>
                        <w14:ligatures w14:val="none"/>
                      </w:rPr>
                      <m:t xml:space="preserve"> ; </m:t>
                    </w:ins>
                  </m:r>
                  <m:sSub>
                    <m:sSubPr>
                      <m:ctrlPr>
                        <w:ins w:id="55" w:author="yun qiao" w:date="2026-04-21T15:26:00Z">
                          <w:rPr>
                            <w:rFonts w:ascii="Cambria Math" w:eastAsia="宋体" w:hAnsi="Cambria Math" w:cs="Times New Roman"/>
                            <w:i/>
                            <w:color w:val="000000" w:themeColor="text1"/>
                            <w:sz w:val="28"/>
                            <w:szCs w:val="20"/>
                            <w14:ligatures w14:val="none"/>
                          </w:rPr>
                        </w:ins>
                      </m:ctrlPr>
                    </m:sSubPr>
                    <m:e>
                      <m:r>
                        <w:ins w:id="56" w:author="yun qiao" w:date="2026-04-21T15:26:00Z">
                          <w:rPr>
                            <w:rFonts w:ascii="Cambria Math" w:eastAsia="宋体" w:hAnsi="Cambria Math" w:cs="等线"/>
                            <w:color w:val="000000" w:themeColor="text1"/>
                            <w:sz w:val="28"/>
                            <w14:ligatures w14:val="none"/>
                          </w:rPr>
                          <m:t>e</m:t>
                        </w:ins>
                      </m:r>
                    </m:e>
                    <m:sub>
                      <m:r>
                        <w:ins w:id="57" w:author="yun qiao" w:date="2026-04-21T15:26:00Z">
                          <m:rPr>
                            <m:nor/>
                          </m:rPr>
                          <w:rPr>
                            <w:rFonts w:ascii="Cambria Math" w:eastAsia="宋体" w:hAnsi="Cambria Math" w:cs="等线"/>
                            <w:i/>
                            <w:color w:val="000000" w:themeColor="text1"/>
                            <w:sz w:val="28"/>
                            <w14:ligatures w14:val="none"/>
                          </w:rPr>
                          <m:t>task</m:t>
                        </w:ins>
                      </m:r>
                    </m:sub>
                  </m:sSub>
                </m:e>
              </m:d>
            </m:e>
          </m:d>
        </m:oMath>
      </m:oMathPara>
    </w:p>
    <w:p w14:paraId="1B812F54" w14:textId="77777777" w:rsidR="008D58E9" w:rsidRPr="00670C73" w:rsidRDefault="008D58E9" w:rsidP="008D58E9">
      <w:pPr>
        <w:widowControl/>
        <w:spacing w:before="100" w:after="0" w:line="480" w:lineRule="exact"/>
        <w:ind w:firstLineChars="200" w:firstLine="560"/>
        <w:jc w:val="both"/>
        <w:rPr>
          <w:ins w:id="58" w:author="yun qiao" w:date="2026-04-21T15:26:00Z"/>
          <w:rFonts w:ascii="Times New Roman" w:eastAsia="宋体" w:hAnsi="Times New Roman" w:cs="等线"/>
          <w:color w:val="000000" w:themeColor="text1"/>
          <w:sz w:val="28"/>
          <w14:ligatures w14:val="none"/>
        </w:rPr>
      </w:pPr>
      <w:ins w:id="59" w:author="yun qiao" w:date="2026-04-21T15:26:00Z">
        <w:r w:rsidRPr="00670C73">
          <w:rPr>
            <w:rFonts w:ascii="Times New Roman" w:eastAsia="宋体" w:hAnsi="Times New Roman" w:cs="等线" w:hint="eastAsia"/>
            <w:color w:val="000000" w:themeColor="text1"/>
            <w:sz w:val="28"/>
            <w14:ligatures w14:val="none"/>
          </w:rPr>
          <w:t>其中，</w:t>
        </w:r>
      </w:ins>
      <m:oMath>
        <m:sSub>
          <m:sSubPr>
            <m:ctrlPr>
              <w:ins w:id="60" w:author="yun qiao" w:date="2026-04-21T15:26:00Z">
                <w:rPr>
                  <w:rFonts w:ascii="Cambria Math" w:eastAsia="宋体" w:hAnsi="Cambria Math" w:cs="Times New Roman"/>
                  <w:i/>
                  <w:color w:val="000000" w:themeColor="text1"/>
                  <w:sz w:val="28"/>
                  <w:szCs w:val="20"/>
                  <w14:ligatures w14:val="none"/>
                </w:rPr>
              </w:ins>
            </m:ctrlPr>
          </m:sSubPr>
          <m:e>
            <m:r>
              <w:ins w:id="61" w:author="yun qiao" w:date="2026-04-21T15:26:00Z">
                <w:rPr>
                  <w:rFonts w:ascii="Cambria Math" w:eastAsia="宋体" w:hAnsi="Cambria Math" w:cs="等线"/>
                  <w:color w:val="000000" w:themeColor="text1"/>
                  <w:sz w:val="28"/>
                  <w14:ligatures w14:val="none"/>
                </w:rPr>
                <m:t>v</m:t>
              </w:ins>
            </m:r>
          </m:e>
          <m:sub>
            <m:r>
              <w:ins w:id="62" w:author="yun qiao" w:date="2026-04-21T15:26:00Z">
                <m:rPr>
                  <m:nor/>
                </m:rPr>
                <w:rPr>
                  <w:rFonts w:ascii="Cambria Math" w:eastAsia="宋体" w:hAnsi="Cambria Math" w:cs="等线"/>
                  <w:color w:val="000000" w:themeColor="text1"/>
                  <w:sz w:val="28"/>
                  <w14:ligatures w14:val="none"/>
                </w:rPr>
                <m:t>text</m:t>
              </w:ins>
            </m:r>
          </m:sub>
        </m:sSub>
      </m:oMath>
      <w:ins w:id="63" w:author="yun qiao" w:date="2026-04-21T15:26:00Z">
        <w:r w:rsidRPr="00670C73">
          <w:rPr>
            <w:rFonts w:ascii="Times New Roman" w:eastAsia="宋体" w:hAnsi="Times New Roman" w:cs="等线" w:hint="eastAsia"/>
            <w:color w:val="000000" w:themeColor="text1"/>
            <w:sz w:val="28"/>
            <w14:ligatures w14:val="none"/>
          </w:rPr>
          <w:t>表示文本语义的池化表示，</w:t>
        </w:r>
      </w:ins>
      <m:oMath>
        <m:sSub>
          <m:sSubPr>
            <m:ctrlPr>
              <w:ins w:id="64" w:author="yun qiao" w:date="2026-04-21T15:26:00Z">
                <w:rPr>
                  <w:rFonts w:ascii="Cambria Math" w:eastAsia="宋体" w:hAnsi="Cambria Math" w:cs="Times New Roman"/>
                  <w:i/>
                  <w:color w:val="000000" w:themeColor="text1"/>
                  <w:sz w:val="28"/>
                  <w:szCs w:val="20"/>
                  <w14:ligatures w14:val="none"/>
                </w:rPr>
              </w:ins>
            </m:ctrlPr>
          </m:sSubPr>
          <m:e>
            <m:r>
              <w:ins w:id="65" w:author="yun qiao" w:date="2026-04-21T15:26:00Z">
                <w:rPr>
                  <w:rFonts w:ascii="Cambria Math" w:eastAsia="宋体" w:hAnsi="Cambria Math" w:cs="等线"/>
                  <w:color w:val="000000" w:themeColor="text1"/>
                  <w:sz w:val="28"/>
                  <w14:ligatures w14:val="none"/>
                </w:rPr>
                <m:t>e</m:t>
              </w:ins>
            </m:r>
          </m:e>
          <m:sub>
            <m:r>
              <w:ins w:id="66" w:author="yun qiao" w:date="2026-04-21T15:26:00Z">
                <m:rPr>
                  <m:nor/>
                </m:rPr>
                <w:rPr>
                  <w:rFonts w:ascii="Cambria Math" w:eastAsia="宋体" w:hAnsi="Cambria Math" w:cs="等线"/>
                  <w:color w:val="000000" w:themeColor="text1"/>
                  <w:sz w:val="28"/>
                  <w14:ligatures w14:val="none"/>
                </w:rPr>
                <m:t>task</m:t>
              </w:ins>
            </m:r>
          </m:sub>
        </m:sSub>
      </m:oMath>
      <w:ins w:id="67" w:author="yun qiao" w:date="2026-04-21T15:26:00Z">
        <w:r w:rsidRPr="00670C73">
          <w:rPr>
            <w:rFonts w:ascii="Times New Roman" w:eastAsia="宋体" w:hAnsi="Times New Roman" w:cs="等线" w:hint="eastAsia"/>
            <w:color w:val="000000" w:themeColor="text1"/>
            <w:sz w:val="28"/>
            <w14:ligatures w14:val="none"/>
          </w:rPr>
          <w:t>表示任务类型嵌入向量，</w:t>
        </w:r>
        <w:r w:rsidRPr="00670C73">
          <w:rPr>
            <w:rFonts w:ascii="Times New Roman" w:eastAsia="宋体" w:hAnsi="Times New Roman" w:cs="等线"/>
            <w:color w:val="000000" w:themeColor="text1"/>
            <w:sz w:val="28"/>
            <w14:ligatures w14:val="none"/>
          </w:rPr>
          <w:t>[</w:t>
        </w:r>
        <w:r w:rsidRPr="00670C73">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color w:val="000000" w:themeColor="text1"/>
            <w:sz w:val="28"/>
            <w14:ligatures w14:val="none"/>
          </w:rPr>
          <w:t>;</w:t>
        </w:r>
        <w:r w:rsidRPr="00670C73">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color w:val="000000" w:themeColor="text1"/>
            <w:sz w:val="28"/>
            <w14:ligatures w14:val="none"/>
          </w:rPr>
          <w:t xml:space="preserve">] </w:t>
        </w:r>
        <w:r w:rsidRPr="00670C73">
          <w:rPr>
            <w:rFonts w:ascii="Times New Roman" w:eastAsia="宋体" w:hAnsi="Times New Roman" w:cs="等线" w:hint="eastAsia"/>
            <w:color w:val="000000" w:themeColor="text1"/>
            <w:sz w:val="28"/>
            <w14:ligatures w14:val="none"/>
          </w:rPr>
          <w:t>表示向量拼接操作，</w:t>
        </w:r>
      </w:ins>
      <m:oMath>
        <m:sSub>
          <m:sSubPr>
            <m:ctrlPr>
              <w:ins w:id="68" w:author="yun qiao" w:date="2026-04-21T15:26:00Z">
                <w:rPr>
                  <w:rFonts w:ascii="Cambria Math" w:eastAsia="宋体" w:hAnsi="Cambria Math" w:cs="Times New Roman"/>
                  <w:i/>
                  <w:color w:val="000000" w:themeColor="text1"/>
                  <w:sz w:val="28"/>
                  <w:szCs w:val="20"/>
                  <w14:ligatures w14:val="none"/>
                </w:rPr>
              </w:ins>
            </m:ctrlPr>
          </m:sSubPr>
          <m:e>
            <m:r>
              <w:ins w:id="69" w:author="yun qiao" w:date="2026-04-21T15:26:00Z">
                <w:rPr>
                  <w:rFonts w:ascii="Cambria Math" w:eastAsia="宋体" w:hAnsi="Cambria Math" w:cs="等线"/>
                  <w:color w:val="000000" w:themeColor="text1"/>
                  <w:sz w:val="28"/>
                  <w14:ligatures w14:val="none"/>
                </w:rPr>
                <m:t>f</m:t>
              </w:ins>
            </m:r>
          </m:e>
          <m:sub>
            <m:r>
              <w:ins w:id="70" w:author="yun qiao" w:date="2026-04-21T15:26:00Z">
                <m:rPr>
                  <m:nor/>
                </m:rPr>
                <w:rPr>
                  <w:rFonts w:ascii="Cambria Math" w:eastAsia="宋体" w:hAnsi="Cambria Math" w:cs="等线"/>
                  <w:color w:val="000000" w:themeColor="text1"/>
                  <w:sz w:val="28"/>
                  <w14:ligatures w14:val="none"/>
                </w:rPr>
                <m:t>MLP</m:t>
              </w:ins>
            </m:r>
          </m:sub>
        </m:sSub>
      </m:oMath>
      <w:ins w:id="71" w:author="yun qiao" w:date="2026-04-21T15:26:00Z">
        <w:r w:rsidRPr="00670C73">
          <w:rPr>
            <w:rFonts w:ascii="Times New Roman" w:eastAsia="宋体" w:hAnsi="Times New Roman" w:cs="等线" w:hint="eastAsia"/>
            <w:color w:val="000000" w:themeColor="text1"/>
            <w:sz w:val="28"/>
            <w14:ligatures w14:val="none"/>
          </w:rPr>
          <w:t>表示多层感知机映射函数；</w:t>
        </w:r>
      </w:ins>
    </w:p>
    <w:p w14:paraId="46015773" w14:textId="77777777" w:rsidR="008D58E9" w:rsidRPr="00670C73" w:rsidRDefault="008D58E9" w:rsidP="008D58E9">
      <w:pPr>
        <w:widowControl/>
        <w:spacing w:before="100" w:after="0" w:line="480" w:lineRule="exact"/>
        <w:ind w:firstLineChars="200" w:firstLine="560"/>
        <w:jc w:val="both"/>
        <w:rPr>
          <w:ins w:id="72" w:author="yun qiao" w:date="2026-04-21T15:26:00Z"/>
          <w:rFonts w:ascii="Times New Roman" w:eastAsia="宋体" w:hAnsi="Times New Roman" w:cs="等线"/>
          <w:color w:val="000000" w:themeColor="text1"/>
          <w:sz w:val="28"/>
          <w14:ligatures w14:val="none"/>
        </w:rPr>
      </w:pPr>
      <w:ins w:id="73" w:author="yun qiao" w:date="2026-04-21T15:26:00Z">
        <w:r w:rsidRPr="00670C73">
          <w:rPr>
            <w:rFonts w:ascii="Times New Roman" w:eastAsia="宋体" w:hAnsi="Times New Roman" w:cs="等线" w:hint="eastAsia"/>
            <w:color w:val="000000" w:themeColor="text1"/>
            <w:sz w:val="28"/>
            <w14:ligatures w14:val="none"/>
          </w:rPr>
          <w:t>所述条件化解码模块包含多层</w:t>
        </w:r>
        <w:r w:rsidRPr="00670C73">
          <w:rPr>
            <w:rFonts w:ascii="Times New Roman" w:eastAsia="宋体" w:hAnsi="Times New Roman" w:cs="等线"/>
            <w:color w:val="000000" w:themeColor="text1"/>
            <w:sz w:val="28"/>
            <w14:ligatures w14:val="none"/>
          </w:rPr>
          <w:t>Transformer</w:t>
        </w:r>
        <w:r w:rsidRPr="00670C73">
          <w:rPr>
            <w:rFonts w:ascii="Times New Roman" w:eastAsia="宋体" w:hAnsi="Times New Roman" w:cs="等线" w:hint="eastAsia"/>
            <w:color w:val="000000" w:themeColor="text1"/>
            <w:sz w:val="28"/>
            <w14:ligatures w14:val="none"/>
          </w:rPr>
          <w:t>解码层，在每一层中采用特征级线性调制机制将所述条件向量注入解码过程，其调制方式如下：</w:t>
        </w:r>
      </w:ins>
    </w:p>
    <w:p w14:paraId="3C84AE85" w14:textId="77777777" w:rsidR="008D58E9" w:rsidRPr="00670C73" w:rsidRDefault="008D58E9" w:rsidP="008D58E9">
      <w:pPr>
        <w:widowControl/>
        <w:spacing w:before="100" w:after="0" w:line="480" w:lineRule="exact"/>
        <w:jc w:val="both"/>
        <w:rPr>
          <w:ins w:id="74" w:author="yun qiao" w:date="2026-04-21T15:26:00Z"/>
          <w:rFonts w:ascii="Cambria Math" w:eastAsia="宋体" w:hAnsi="Cambria Math" w:cs="等线"/>
          <w:i/>
          <w:color w:val="000000" w:themeColor="text1"/>
          <w:sz w:val="28"/>
          <w14:ligatures w14:val="none"/>
        </w:rPr>
      </w:pPr>
      <m:oMathPara>
        <m:oMath>
          <m:sSubSup>
            <m:sSubSupPr>
              <m:ctrlPr>
                <w:ins w:id="75" w:author="yun qiao" w:date="2026-04-21T15:26:00Z">
                  <w:rPr>
                    <w:rFonts w:ascii="Cambria Math" w:eastAsia="宋体" w:hAnsi="Cambria Math" w:cs="Times New Roman"/>
                    <w:i/>
                    <w:color w:val="000000" w:themeColor="text1"/>
                    <w:sz w:val="28"/>
                    <w:szCs w:val="20"/>
                    <w14:ligatures w14:val="none"/>
                  </w:rPr>
                </w:ins>
              </m:ctrlPr>
            </m:sSubSupPr>
            <m:e>
              <m:r>
                <w:ins w:id="76" w:author="yun qiao" w:date="2026-04-21T15:26:00Z">
                  <w:rPr>
                    <w:rFonts w:ascii="Cambria Math" w:eastAsia="宋体" w:hAnsi="Cambria Math" w:cs="等线"/>
                    <w:color w:val="000000" w:themeColor="text1"/>
                    <w:sz w:val="28"/>
                    <w14:ligatures w14:val="none"/>
                  </w:rPr>
                  <m:t>h</m:t>
                </w:ins>
              </m:r>
            </m:e>
            <m:sub>
              <m:r>
                <w:ins w:id="77" w:author="yun qiao" w:date="2026-04-21T15:26:00Z">
                  <w:rPr>
                    <w:rFonts w:ascii="Cambria Math" w:eastAsia="宋体" w:hAnsi="Cambria Math" w:cs="等线"/>
                    <w:color w:val="000000" w:themeColor="text1"/>
                    <w:sz w:val="28"/>
                    <w14:ligatures w14:val="none"/>
                  </w:rPr>
                  <m:t>l</m:t>
                </w:ins>
              </m:r>
            </m:sub>
            <m:sup>
              <m:r>
                <w:ins w:id="78" w:author="yun qiao" w:date="2026-04-21T15:26:00Z">
                  <w:rPr>
                    <w:rFonts w:ascii="Cambria Math" w:eastAsia="宋体" w:hAnsi="Cambria Math" w:cs="等线"/>
                    <w:color w:val="000000" w:themeColor="text1"/>
                    <w:sz w:val="28"/>
                    <w14:ligatures w14:val="none"/>
                  </w:rPr>
                  <m:t>'</m:t>
                </w:ins>
              </m:r>
            </m:sup>
          </m:sSubSup>
          <m:r>
            <w:ins w:id="79" w:author="yun qiao" w:date="2026-04-21T15:26:00Z">
              <w:rPr>
                <w:rFonts w:ascii="Cambria Math" w:eastAsia="宋体" w:hAnsi="Cambria Math" w:cs="等线"/>
                <w:color w:val="000000" w:themeColor="text1"/>
                <w:sz w:val="28"/>
                <w14:ligatures w14:val="none"/>
              </w:rPr>
              <m:t>=</m:t>
            </w:ins>
          </m:r>
          <m:sSub>
            <m:sSubPr>
              <m:ctrlPr>
                <w:ins w:id="80" w:author="yun qiao" w:date="2026-04-21T15:26:00Z">
                  <w:rPr>
                    <w:rFonts w:ascii="Cambria Math" w:eastAsia="宋体" w:hAnsi="Cambria Math" w:cs="Times New Roman"/>
                    <w:i/>
                    <w:color w:val="000000" w:themeColor="text1"/>
                    <w:sz w:val="28"/>
                    <w:szCs w:val="20"/>
                    <w14:ligatures w14:val="none"/>
                  </w:rPr>
                </w:ins>
              </m:ctrlPr>
            </m:sSubPr>
            <m:e>
              <m:r>
                <w:ins w:id="81" w:author="yun qiao" w:date="2026-04-21T15:26:00Z">
                  <w:rPr>
                    <w:rFonts w:ascii="Cambria Math" w:eastAsia="宋体" w:hAnsi="Cambria Math" w:cs="等线"/>
                    <w:color w:val="000000" w:themeColor="text1"/>
                    <w:sz w:val="28"/>
                    <w14:ligatures w14:val="none"/>
                  </w:rPr>
                  <m:t>γ</m:t>
                </w:ins>
              </m:r>
            </m:e>
            <m:sub>
              <m:r>
                <w:ins w:id="82" w:author="yun qiao" w:date="2026-04-21T15:26:00Z">
                  <w:rPr>
                    <w:rFonts w:ascii="Cambria Math" w:eastAsia="宋体" w:hAnsi="Cambria Math" w:cs="等线"/>
                    <w:color w:val="000000" w:themeColor="text1"/>
                    <w:sz w:val="28"/>
                    <w14:ligatures w14:val="none"/>
                  </w:rPr>
                  <m:t>l</m:t>
                </w:ins>
              </m:r>
            </m:sub>
          </m:sSub>
          <m:d>
            <m:dPr>
              <m:ctrlPr>
                <w:ins w:id="83" w:author="yun qiao" w:date="2026-04-21T15:26:00Z">
                  <w:rPr>
                    <w:rFonts w:ascii="Cambria Math" w:eastAsia="宋体" w:hAnsi="Cambria Math" w:cs="Times New Roman"/>
                    <w:i/>
                    <w:color w:val="000000" w:themeColor="text1"/>
                    <w:sz w:val="28"/>
                    <w:szCs w:val="20"/>
                    <w14:ligatures w14:val="none"/>
                  </w:rPr>
                </w:ins>
              </m:ctrlPr>
            </m:dPr>
            <m:e>
              <m:r>
                <w:ins w:id="84" w:author="yun qiao" w:date="2026-04-21T15:26:00Z">
                  <w:rPr>
                    <w:rFonts w:ascii="Cambria Math" w:eastAsia="宋体" w:hAnsi="Cambria Math" w:cs="等线"/>
                    <w:color w:val="000000" w:themeColor="text1"/>
                    <w:sz w:val="28"/>
                    <w14:ligatures w14:val="none"/>
                  </w:rPr>
                  <m:t>c</m:t>
                </w:ins>
              </m:r>
            </m:e>
          </m:d>
          <m:r>
            <w:ins w:id="85" w:author="yun qiao" w:date="2026-04-21T15:26:00Z">
              <w:rPr>
                <w:rFonts w:ascii="Cambria Math" w:eastAsia="宋体" w:hAnsi="Cambria Math" w:cs="等线"/>
                <w:color w:val="000000" w:themeColor="text1"/>
                <w:sz w:val="28"/>
                <w14:ligatures w14:val="none"/>
              </w:rPr>
              <m:t>⊙</m:t>
            </w:ins>
          </m:r>
          <m:sSub>
            <m:sSubPr>
              <m:ctrlPr>
                <w:ins w:id="86" w:author="yun qiao" w:date="2026-04-21T15:26:00Z">
                  <w:rPr>
                    <w:rFonts w:ascii="Cambria Math" w:eastAsia="宋体" w:hAnsi="Cambria Math" w:cs="Times New Roman"/>
                    <w:i/>
                    <w:color w:val="000000" w:themeColor="text1"/>
                    <w:sz w:val="28"/>
                    <w:szCs w:val="20"/>
                    <w14:ligatures w14:val="none"/>
                  </w:rPr>
                </w:ins>
              </m:ctrlPr>
            </m:sSubPr>
            <m:e>
              <m:r>
                <w:ins w:id="87" w:author="yun qiao" w:date="2026-04-21T15:26:00Z">
                  <w:rPr>
                    <w:rFonts w:ascii="Cambria Math" w:eastAsia="宋体" w:hAnsi="Cambria Math" w:cs="等线"/>
                    <w:color w:val="000000" w:themeColor="text1"/>
                    <w:sz w:val="28"/>
                    <w14:ligatures w14:val="none"/>
                  </w:rPr>
                  <m:t>h</m:t>
                </w:ins>
              </m:r>
            </m:e>
            <m:sub>
              <m:r>
                <w:ins w:id="88" w:author="yun qiao" w:date="2026-04-21T15:26:00Z">
                  <w:rPr>
                    <w:rFonts w:ascii="Cambria Math" w:eastAsia="宋体" w:hAnsi="Cambria Math" w:cs="等线"/>
                    <w:color w:val="000000" w:themeColor="text1"/>
                    <w:sz w:val="28"/>
                    <w14:ligatures w14:val="none"/>
                  </w:rPr>
                  <m:t>l</m:t>
                </w:ins>
              </m:r>
            </m:sub>
          </m:sSub>
          <m:r>
            <w:ins w:id="89" w:author="yun qiao" w:date="2026-04-21T15:26:00Z">
              <w:rPr>
                <w:rFonts w:ascii="Cambria Math" w:eastAsia="宋体" w:hAnsi="Cambria Math" w:cs="等线"/>
                <w:color w:val="000000" w:themeColor="text1"/>
                <w:sz w:val="28"/>
                <w14:ligatures w14:val="none"/>
              </w:rPr>
              <m:t>+</m:t>
            </w:ins>
          </m:r>
          <m:sSub>
            <m:sSubPr>
              <m:ctrlPr>
                <w:ins w:id="90" w:author="yun qiao" w:date="2026-04-21T15:26:00Z">
                  <w:rPr>
                    <w:rFonts w:ascii="Cambria Math" w:eastAsia="宋体" w:hAnsi="Cambria Math" w:cs="Times New Roman"/>
                    <w:i/>
                    <w:color w:val="000000" w:themeColor="text1"/>
                    <w:sz w:val="28"/>
                    <w:szCs w:val="20"/>
                    <w14:ligatures w14:val="none"/>
                  </w:rPr>
                </w:ins>
              </m:ctrlPr>
            </m:sSubPr>
            <m:e>
              <m:r>
                <w:ins w:id="91" w:author="yun qiao" w:date="2026-04-21T15:26:00Z">
                  <w:rPr>
                    <w:rFonts w:ascii="Cambria Math" w:eastAsia="宋体" w:hAnsi="Cambria Math" w:cs="等线"/>
                    <w:color w:val="000000" w:themeColor="text1"/>
                    <w:sz w:val="28"/>
                    <w14:ligatures w14:val="none"/>
                  </w:rPr>
                  <m:t>β</m:t>
                </w:ins>
              </m:r>
            </m:e>
            <m:sub>
              <m:r>
                <w:ins w:id="92" w:author="yun qiao" w:date="2026-04-21T15:26:00Z">
                  <w:rPr>
                    <w:rFonts w:ascii="Cambria Math" w:eastAsia="宋体" w:hAnsi="Cambria Math" w:cs="等线"/>
                    <w:color w:val="000000" w:themeColor="text1"/>
                    <w:sz w:val="28"/>
                    <w14:ligatures w14:val="none"/>
                  </w:rPr>
                  <m:t>l</m:t>
                </w:ins>
              </m:r>
            </m:sub>
          </m:sSub>
          <m:d>
            <m:dPr>
              <m:ctrlPr>
                <w:ins w:id="93" w:author="yun qiao" w:date="2026-04-21T15:26:00Z">
                  <w:rPr>
                    <w:rFonts w:ascii="Cambria Math" w:eastAsia="宋体" w:hAnsi="Cambria Math" w:cs="Times New Roman"/>
                    <w:i/>
                    <w:color w:val="000000" w:themeColor="text1"/>
                    <w:sz w:val="28"/>
                    <w:szCs w:val="20"/>
                    <w14:ligatures w14:val="none"/>
                  </w:rPr>
                </w:ins>
              </m:ctrlPr>
            </m:dPr>
            <m:e>
              <m:r>
                <w:ins w:id="94" w:author="yun qiao" w:date="2026-04-21T15:26:00Z">
                  <w:rPr>
                    <w:rFonts w:ascii="Cambria Math" w:eastAsia="宋体" w:hAnsi="Cambria Math" w:cs="等线"/>
                    <w:color w:val="000000" w:themeColor="text1"/>
                    <w:sz w:val="28"/>
                    <w14:ligatures w14:val="none"/>
                  </w:rPr>
                  <m:t>c</m:t>
                </w:ins>
              </m:r>
            </m:e>
          </m:d>
        </m:oMath>
      </m:oMathPara>
    </w:p>
    <w:p w14:paraId="4927F2B1" w14:textId="77777777" w:rsidR="008D58E9" w:rsidRPr="00670C73" w:rsidRDefault="008D58E9" w:rsidP="008D58E9">
      <w:pPr>
        <w:widowControl/>
        <w:spacing w:before="100" w:after="0" w:line="480" w:lineRule="exact"/>
        <w:ind w:firstLineChars="200" w:firstLine="560"/>
        <w:jc w:val="both"/>
        <w:rPr>
          <w:ins w:id="95" w:author="yun qiao" w:date="2026-04-21T15:26:00Z"/>
          <w:rFonts w:ascii="Times New Roman" w:eastAsia="宋体" w:hAnsi="Times New Roman" w:cs="等线"/>
          <w:color w:val="000000" w:themeColor="text1"/>
          <w:sz w:val="28"/>
          <w14:ligatures w14:val="none"/>
        </w:rPr>
      </w:pPr>
      <w:ins w:id="96" w:author="yun qiao" w:date="2026-04-21T15:26:00Z">
        <w:r w:rsidRPr="00670C73">
          <w:rPr>
            <w:rFonts w:ascii="Times New Roman" w:eastAsia="宋体" w:hAnsi="Times New Roman" w:cs="等线" w:hint="eastAsia"/>
            <w:color w:val="000000" w:themeColor="text1"/>
            <w:sz w:val="28"/>
            <w14:ligatures w14:val="none"/>
          </w:rPr>
          <w:lastRenderedPageBreak/>
          <w:t>其中，</w:t>
        </w:r>
      </w:ins>
      <m:oMath>
        <m:sSub>
          <m:sSubPr>
            <m:ctrlPr>
              <w:ins w:id="97" w:author="yun qiao" w:date="2026-04-21T15:26:00Z">
                <w:rPr>
                  <w:rFonts w:ascii="Cambria Math" w:eastAsia="宋体" w:hAnsi="Cambria Math" w:cs="Times New Roman"/>
                  <w:color w:val="000000" w:themeColor="text1"/>
                  <w:sz w:val="28"/>
                  <w:szCs w:val="20"/>
                  <w14:ligatures w14:val="none"/>
                </w:rPr>
              </w:ins>
            </m:ctrlPr>
          </m:sSubPr>
          <m:e>
            <m:r>
              <w:ins w:id="98" w:author="yun qiao" w:date="2026-04-21T15:26:00Z">
                <w:rPr>
                  <w:rFonts w:ascii="Cambria Math" w:eastAsia="宋体" w:hAnsi="Cambria Math" w:cs="等线"/>
                  <w:color w:val="000000" w:themeColor="text1"/>
                  <w:sz w:val="28"/>
                  <w14:ligatures w14:val="none"/>
                </w:rPr>
                <m:t>h</m:t>
              </w:ins>
            </m:r>
          </m:e>
          <m:sub>
            <m:r>
              <w:ins w:id="99" w:author="yun qiao" w:date="2026-04-21T15:26:00Z">
                <w:rPr>
                  <w:rFonts w:ascii="Cambria Math" w:eastAsia="宋体" w:hAnsi="Cambria Math" w:cs="等线"/>
                  <w:color w:val="000000" w:themeColor="text1"/>
                  <w:sz w:val="28"/>
                  <w14:ligatures w14:val="none"/>
                </w:rPr>
                <m:t>l</m:t>
              </w:ins>
            </m:r>
          </m:sub>
        </m:sSub>
      </m:oMath>
      <w:ins w:id="100" w:author="yun qiao" w:date="2026-04-21T15:26:00Z">
        <w:r w:rsidRPr="00670C73">
          <w:rPr>
            <w:rFonts w:ascii="Times New Roman" w:eastAsia="宋体" w:hAnsi="Times New Roman" w:cs="等线" w:hint="eastAsia"/>
            <w:color w:val="000000" w:themeColor="text1"/>
            <w:sz w:val="28"/>
            <w14:ligatures w14:val="none"/>
          </w:rPr>
          <w:t>表示第</w:t>
        </w:r>
      </w:ins>
      <m:oMath>
        <m:r>
          <w:ins w:id="101" w:author="yun qiao" w:date="2026-04-21T15:26:00Z">
            <w:rPr>
              <w:rFonts w:ascii="Cambria Math" w:eastAsia="宋体" w:hAnsi="Cambria Math" w:cs="等线"/>
              <w:color w:val="000000" w:themeColor="text1"/>
              <w:sz w:val="28"/>
              <w14:ligatures w14:val="none"/>
            </w:rPr>
            <m:t>l</m:t>
          </w:ins>
        </m:r>
      </m:oMath>
      <w:ins w:id="102" w:author="yun qiao" w:date="2026-04-21T15:26:00Z">
        <w:r w:rsidRPr="00670C73">
          <w:rPr>
            <w:rFonts w:ascii="Times New Roman" w:eastAsia="宋体" w:hAnsi="Times New Roman" w:cs="等线" w:hint="eastAsia"/>
            <w:color w:val="000000" w:themeColor="text1"/>
            <w:sz w:val="28"/>
            <w14:ligatures w14:val="none"/>
          </w:rPr>
          <w:t>层解码器的隐藏状态，</w:t>
        </w:r>
      </w:ins>
      <m:oMath>
        <m:sSub>
          <m:sSubPr>
            <m:ctrlPr>
              <w:ins w:id="103" w:author="yun qiao" w:date="2026-04-21T15:26:00Z">
                <w:rPr>
                  <w:rFonts w:ascii="Cambria Math" w:eastAsia="宋体" w:hAnsi="Cambria Math" w:cs="Times New Roman"/>
                  <w:color w:val="000000" w:themeColor="text1"/>
                  <w:sz w:val="28"/>
                  <w:szCs w:val="20"/>
                  <w14:ligatures w14:val="none"/>
                </w:rPr>
              </w:ins>
            </m:ctrlPr>
          </m:sSubPr>
          <m:e>
            <m:r>
              <w:ins w:id="104" w:author="yun qiao" w:date="2026-04-21T15:26:00Z">
                <m:rPr>
                  <m:sty m:val="p"/>
                </m:rPr>
                <w:rPr>
                  <w:rFonts w:ascii="Cambria Math" w:eastAsia="宋体" w:hAnsi="Cambria Math" w:cs="等线"/>
                  <w:color w:val="000000" w:themeColor="text1"/>
                  <w:sz w:val="28"/>
                  <w14:ligatures w14:val="none"/>
                </w:rPr>
                <m:t>γ</m:t>
              </w:ins>
            </m:r>
          </m:e>
          <m:sub>
            <m:r>
              <w:ins w:id="105" w:author="yun qiao" w:date="2026-04-21T15:26:00Z">
                <w:rPr>
                  <w:rFonts w:ascii="Cambria Math" w:eastAsia="宋体" w:hAnsi="Cambria Math" w:cs="等线"/>
                  <w:color w:val="000000" w:themeColor="text1"/>
                  <w:sz w:val="28"/>
                  <w14:ligatures w14:val="none"/>
                </w:rPr>
                <m:t>l</m:t>
              </w:ins>
            </m:r>
          </m:sub>
        </m:sSub>
        <m:d>
          <m:dPr>
            <m:ctrlPr>
              <w:ins w:id="106" w:author="yun qiao" w:date="2026-04-21T15:26:00Z">
                <w:rPr>
                  <w:rFonts w:ascii="Cambria Math" w:eastAsia="宋体" w:hAnsi="Cambria Math" w:cs="Times New Roman"/>
                  <w:color w:val="000000" w:themeColor="text1"/>
                  <w:sz w:val="28"/>
                  <w:szCs w:val="20"/>
                  <w14:ligatures w14:val="none"/>
                </w:rPr>
              </w:ins>
            </m:ctrlPr>
          </m:dPr>
          <m:e>
            <m:r>
              <w:ins w:id="107" w:author="yun qiao" w:date="2026-04-21T15:26:00Z">
                <w:rPr>
                  <w:rFonts w:ascii="Cambria Math" w:eastAsia="宋体" w:hAnsi="Cambria Math" w:cs="等线"/>
                  <w:color w:val="000000" w:themeColor="text1"/>
                  <w:sz w:val="28"/>
                  <w14:ligatures w14:val="none"/>
                </w:rPr>
                <m:t>c</m:t>
              </w:ins>
            </m:r>
          </m:e>
        </m:d>
      </m:oMath>
      <w:ins w:id="108" w:author="yun qiao" w:date="2026-04-21T15:26:00Z">
        <w:r w:rsidRPr="00670C73">
          <w:rPr>
            <w:rFonts w:ascii="Times New Roman" w:eastAsia="宋体" w:hAnsi="Times New Roman" w:cs="等线" w:hint="eastAsia"/>
            <w:color w:val="000000" w:themeColor="text1"/>
            <w:sz w:val="28"/>
            <w14:ligatures w14:val="none"/>
          </w:rPr>
          <w:t>和</w:t>
        </w:r>
        <w:r w:rsidRPr="00670C73">
          <w:rPr>
            <w:rFonts w:ascii="Times New Roman" w:eastAsia="宋体" w:hAnsi="Times New Roman" w:cs="等线"/>
            <w:color w:val="000000" w:themeColor="text1"/>
            <w:sz w:val="28"/>
            <w14:ligatures w14:val="none"/>
          </w:rPr>
          <w:t xml:space="preserve"> </w:t>
        </w:r>
      </w:ins>
      <m:oMath>
        <m:sSub>
          <m:sSubPr>
            <m:ctrlPr>
              <w:ins w:id="109" w:author="yun qiao" w:date="2026-04-21T15:26:00Z">
                <w:rPr>
                  <w:rFonts w:ascii="Cambria Math" w:eastAsia="宋体" w:hAnsi="Cambria Math" w:cs="Times New Roman"/>
                  <w:color w:val="000000" w:themeColor="text1"/>
                  <w:sz w:val="28"/>
                  <w:szCs w:val="20"/>
                  <w14:ligatures w14:val="none"/>
                </w:rPr>
              </w:ins>
            </m:ctrlPr>
          </m:sSubPr>
          <m:e>
            <m:r>
              <w:ins w:id="110" w:author="yun qiao" w:date="2026-04-21T15:26:00Z">
                <m:rPr>
                  <m:sty m:val="p"/>
                </m:rPr>
                <w:rPr>
                  <w:rFonts w:ascii="Cambria Math" w:eastAsia="宋体" w:hAnsi="Cambria Math" w:cs="等线"/>
                  <w:color w:val="000000" w:themeColor="text1"/>
                  <w:sz w:val="28"/>
                  <w14:ligatures w14:val="none"/>
                </w:rPr>
                <m:t>β</m:t>
              </w:ins>
            </m:r>
          </m:e>
          <m:sub>
            <m:r>
              <w:ins w:id="111" w:author="yun qiao" w:date="2026-04-21T15:26:00Z">
                <w:rPr>
                  <w:rFonts w:ascii="Cambria Math" w:eastAsia="宋体" w:hAnsi="Cambria Math" w:cs="等线"/>
                  <w:color w:val="000000" w:themeColor="text1"/>
                  <w:sz w:val="28"/>
                  <w14:ligatures w14:val="none"/>
                </w:rPr>
                <m:t>l</m:t>
              </w:ins>
            </m:r>
          </m:sub>
        </m:sSub>
        <m:d>
          <m:dPr>
            <m:ctrlPr>
              <w:ins w:id="112" w:author="yun qiao" w:date="2026-04-21T15:26:00Z">
                <w:rPr>
                  <w:rFonts w:ascii="Cambria Math" w:eastAsia="宋体" w:hAnsi="Cambria Math" w:cs="Times New Roman"/>
                  <w:color w:val="000000" w:themeColor="text1"/>
                  <w:sz w:val="28"/>
                  <w:szCs w:val="20"/>
                  <w14:ligatures w14:val="none"/>
                </w:rPr>
              </w:ins>
            </m:ctrlPr>
          </m:dPr>
          <m:e>
            <m:r>
              <w:ins w:id="113" w:author="yun qiao" w:date="2026-04-21T15:26:00Z">
                <w:rPr>
                  <w:rFonts w:ascii="Cambria Math" w:eastAsia="宋体" w:hAnsi="Cambria Math" w:cs="等线"/>
                  <w:color w:val="000000" w:themeColor="text1"/>
                  <w:sz w:val="28"/>
                  <w14:ligatures w14:val="none"/>
                </w:rPr>
                <m:t>c</m:t>
              </w:ins>
            </m:r>
          </m:e>
        </m:d>
      </m:oMath>
      <w:ins w:id="114" w:author="yun qiao" w:date="2026-04-21T15:26:00Z">
        <w:r w:rsidRPr="00670C73">
          <w:rPr>
            <w:rFonts w:ascii="Times New Roman" w:eastAsia="宋体" w:hAnsi="Times New Roman" w:cs="等线" w:hint="eastAsia"/>
            <w:color w:val="000000" w:themeColor="text1"/>
            <w:sz w:val="28"/>
            <w14:ligatures w14:val="none"/>
          </w:rPr>
          <w:t>分别为基于条件向量</w:t>
        </w:r>
      </w:ins>
      <m:oMath>
        <m:r>
          <w:ins w:id="115" w:author="yun qiao" w:date="2026-04-21T15:26:00Z">
            <w:rPr>
              <w:rFonts w:ascii="Cambria Math" w:eastAsia="宋体" w:hAnsi="Cambria Math" w:cs="等线"/>
              <w:color w:val="000000" w:themeColor="text1"/>
              <w:sz w:val="28"/>
              <w14:ligatures w14:val="none"/>
            </w:rPr>
            <m:t>c</m:t>
          </w:ins>
        </m:r>
      </m:oMath>
      <w:ins w:id="116" w:author="yun qiao" w:date="2026-04-21T15:26:00Z">
        <w:r w:rsidRPr="00670C73">
          <w:rPr>
            <w:rFonts w:ascii="Times New Roman" w:eastAsia="宋体" w:hAnsi="Times New Roman" w:cs="等线" w:hint="eastAsia"/>
            <w:color w:val="000000" w:themeColor="text1"/>
            <w:sz w:val="28"/>
            <w14:ligatures w14:val="none"/>
          </w:rPr>
          <w:t>通过可学习的线性变换生成的缩放参数和偏移参数，⊙表示逐元素乘法；所述缩放参数初始化为单位值，所述偏移参数初始化为零值；</w:t>
        </w:r>
        <w:r w:rsidRPr="00670C73">
          <w:rPr>
            <w:rFonts w:ascii="Times New Roman" w:eastAsia="宋体" w:hAnsi="Times New Roman" w:cs="等线"/>
            <w:color w:val="000000" w:themeColor="text1"/>
            <w:sz w:val="28"/>
            <w14:ligatures w14:val="none"/>
          </w:rPr>
          <w:t>所述操作原语词嵌入基于预构建的知识图谱中的结构化语义信息进行增强，以引入操作原语之间的结构化语义先验；所述输出投影模块用于将解码器隐藏状态映射至操作原语输出空间</w:t>
        </w:r>
        <w:r w:rsidRPr="00670C73">
          <w:rPr>
            <w:rFonts w:ascii="Times New Roman" w:eastAsia="宋体" w:hAnsi="Times New Roman" w:cs="等线" w:hint="eastAsia"/>
            <w:color w:val="000000" w:themeColor="text1"/>
            <w:sz w:val="28"/>
            <w14:ligatures w14:val="none"/>
          </w:rPr>
          <w:t>，并计算当前时间步操作原语的条件生成概率，其计算方式如下：</w:t>
        </w:r>
      </w:ins>
    </w:p>
    <w:p w14:paraId="1C9649FE" w14:textId="77777777" w:rsidR="008D58E9" w:rsidRPr="00670C73" w:rsidRDefault="008D58E9" w:rsidP="008D58E9">
      <w:pPr>
        <w:widowControl/>
        <w:spacing w:before="100" w:after="0" w:line="480" w:lineRule="exact"/>
        <w:jc w:val="both"/>
        <w:rPr>
          <w:ins w:id="117" w:author="yun qiao" w:date="2026-04-21T15:26:00Z"/>
          <w:rFonts w:ascii="Cambria Math" w:eastAsia="宋体" w:hAnsi="Cambria Math" w:cs="等线"/>
          <w:i/>
          <w:color w:val="000000" w:themeColor="text1"/>
          <w:sz w:val="28"/>
          <w14:ligatures w14:val="none"/>
        </w:rPr>
      </w:pPr>
      <m:oMathPara>
        <m:oMath>
          <m:r>
            <w:ins w:id="118" w:author="yun qiao" w:date="2026-04-21T15:26:00Z">
              <w:rPr>
                <w:rFonts w:ascii="Cambria Math" w:eastAsia="宋体" w:hAnsi="Cambria Math" w:cs="等线"/>
                <w:color w:val="000000" w:themeColor="text1"/>
                <w:sz w:val="28"/>
                <w14:ligatures w14:val="none"/>
              </w:rPr>
              <m:t>P</m:t>
            </w:ins>
          </m:r>
          <m:d>
            <m:dPr>
              <m:sepChr m:val="∣"/>
              <m:ctrlPr>
                <w:ins w:id="119" w:author="yun qiao" w:date="2026-04-21T15:26:00Z">
                  <w:rPr>
                    <w:rFonts w:ascii="Cambria Math" w:eastAsia="宋体" w:hAnsi="Cambria Math" w:cs="Times New Roman"/>
                    <w:i/>
                    <w:color w:val="000000" w:themeColor="text1"/>
                    <w:sz w:val="28"/>
                    <w:szCs w:val="20"/>
                    <w14:ligatures w14:val="none"/>
                  </w:rPr>
                </w:ins>
              </m:ctrlPr>
            </m:dPr>
            <m:e>
              <m:sSub>
                <m:sSubPr>
                  <m:ctrlPr>
                    <w:ins w:id="120" w:author="yun qiao" w:date="2026-04-21T15:26:00Z">
                      <w:rPr>
                        <w:rFonts w:ascii="Cambria Math" w:eastAsia="宋体" w:hAnsi="Cambria Math" w:cs="Times New Roman"/>
                        <w:i/>
                        <w:color w:val="000000" w:themeColor="text1"/>
                        <w:sz w:val="28"/>
                        <w:szCs w:val="20"/>
                        <w14:ligatures w14:val="none"/>
                      </w:rPr>
                    </w:ins>
                  </m:ctrlPr>
                </m:sSubPr>
                <m:e>
                  <m:r>
                    <w:ins w:id="121" w:author="yun qiao" w:date="2026-04-21T15:26:00Z">
                      <w:rPr>
                        <w:rFonts w:ascii="Cambria Math" w:eastAsia="宋体" w:hAnsi="Cambria Math" w:cs="等线"/>
                        <w:color w:val="000000" w:themeColor="text1"/>
                        <w:sz w:val="28"/>
                        <w14:ligatures w14:val="none"/>
                      </w:rPr>
                      <m:t>y</m:t>
                    </w:ins>
                  </m:r>
                </m:e>
                <m:sub>
                  <m:r>
                    <w:ins w:id="122" w:author="yun qiao" w:date="2026-04-21T15:26:00Z">
                      <w:rPr>
                        <w:rFonts w:ascii="Cambria Math" w:eastAsia="宋体" w:hAnsi="Cambria Math" w:cs="等线"/>
                        <w:color w:val="000000" w:themeColor="text1"/>
                        <w:sz w:val="28"/>
                        <w14:ligatures w14:val="none"/>
                      </w:rPr>
                      <m:t>t</m:t>
                    </w:ins>
                  </m:r>
                </m:sub>
              </m:sSub>
            </m:e>
            <m:e>
              <m:sSub>
                <m:sSubPr>
                  <m:ctrlPr>
                    <w:ins w:id="123" w:author="yun qiao" w:date="2026-04-21T15:26:00Z">
                      <w:rPr>
                        <w:rFonts w:ascii="Cambria Math" w:eastAsia="宋体" w:hAnsi="Cambria Math" w:cs="Times New Roman"/>
                        <w:i/>
                        <w:color w:val="000000" w:themeColor="text1"/>
                        <w:sz w:val="28"/>
                        <w:szCs w:val="20"/>
                        <w14:ligatures w14:val="none"/>
                      </w:rPr>
                    </w:ins>
                  </m:ctrlPr>
                </m:sSubPr>
                <m:e>
                  <m:r>
                    <w:ins w:id="124" w:author="yun qiao" w:date="2026-04-21T15:26:00Z">
                      <w:rPr>
                        <w:rFonts w:ascii="Cambria Math" w:eastAsia="宋体" w:hAnsi="Cambria Math" w:cs="等线"/>
                        <w:color w:val="000000" w:themeColor="text1"/>
                        <w:sz w:val="28"/>
                        <w14:ligatures w14:val="none"/>
                      </w:rPr>
                      <m:t>y</m:t>
                    </w:ins>
                  </m:r>
                </m:e>
                <m:sub>
                  <m:r>
                    <w:ins w:id="125" w:author="yun qiao" w:date="2026-04-21T15:26:00Z">
                      <w:rPr>
                        <w:rFonts w:ascii="Cambria Math" w:eastAsia="宋体" w:hAnsi="Cambria Math" w:cs="等线"/>
                        <w:color w:val="000000" w:themeColor="text1"/>
                        <w:sz w:val="28"/>
                        <w14:ligatures w14:val="none"/>
                      </w:rPr>
                      <m:t>&lt;t</m:t>
                    </w:ins>
                  </m:r>
                </m:sub>
              </m:sSub>
              <m:r>
                <w:ins w:id="126" w:author="yun qiao" w:date="2026-04-21T15:26:00Z">
                  <w:rPr>
                    <w:rFonts w:ascii="Cambria Math" w:eastAsia="宋体" w:hAnsi="Cambria Math" w:cs="等线"/>
                    <w:color w:val="000000" w:themeColor="text1"/>
                    <w:sz w:val="28"/>
                    <w14:ligatures w14:val="none"/>
                  </w:rPr>
                  <m:t>,c</m:t>
                </w:ins>
              </m:r>
            </m:e>
          </m:d>
          <m:r>
            <w:ins w:id="127" w:author="yun qiao" w:date="2026-04-21T15:26:00Z">
              <w:rPr>
                <w:rFonts w:ascii="Cambria Math" w:eastAsia="宋体" w:hAnsi="Cambria Math" w:cs="等线"/>
                <w:color w:val="000000" w:themeColor="text1"/>
                <w:sz w:val="28"/>
                <w14:ligatures w14:val="none"/>
              </w:rPr>
              <m:t>=</m:t>
            </w:ins>
          </m:r>
          <m:r>
            <w:ins w:id="128" w:author="yun qiao" w:date="2026-04-21T15:26:00Z">
              <m:rPr>
                <m:nor/>
              </m:rPr>
              <w:rPr>
                <w:rFonts w:ascii="Cambria Math" w:eastAsia="宋体" w:hAnsi="Cambria Math" w:cs="等线"/>
                <w:color w:val="000000" w:themeColor="text1"/>
                <w:sz w:val="28"/>
                <w14:ligatures w14:val="none"/>
              </w:rPr>
              <m:t>softmax</m:t>
            </w:ins>
          </m:r>
          <m:d>
            <m:dPr>
              <m:ctrlPr>
                <w:ins w:id="129" w:author="yun qiao" w:date="2026-04-21T15:26:00Z">
                  <w:rPr>
                    <w:rFonts w:ascii="Cambria Math" w:eastAsia="宋体" w:hAnsi="Cambria Math" w:cs="Times New Roman"/>
                    <w:i/>
                    <w:color w:val="000000" w:themeColor="text1"/>
                    <w:sz w:val="28"/>
                    <w:szCs w:val="20"/>
                    <w14:ligatures w14:val="none"/>
                  </w:rPr>
                </w:ins>
              </m:ctrlPr>
            </m:dPr>
            <m:e>
              <m:sSup>
                <m:sSupPr>
                  <m:ctrlPr>
                    <w:ins w:id="130" w:author="yun qiao" w:date="2026-04-21T15:26:00Z">
                      <w:rPr>
                        <w:rFonts w:ascii="Cambria Math" w:eastAsia="宋体" w:hAnsi="Cambria Math" w:cs="Times New Roman"/>
                        <w:i/>
                        <w:color w:val="000000" w:themeColor="text1"/>
                        <w:sz w:val="28"/>
                        <w:szCs w:val="20"/>
                        <w14:ligatures w14:val="none"/>
                      </w:rPr>
                    </w:ins>
                  </m:ctrlPr>
                </m:sSupPr>
                <m:e>
                  <m:r>
                    <w:ins w:id="131" w:author="yun qiao" w:date="2026-04-21T15:26:00Z">
                      <w:rPr>
                        <w:rFonts w:ascii="Cambria Math" w:eastAsia="宋体" w:hAnsi="Cambria Math" w:cs="等线"/>
                        <w:color w:val="000000" w:themeColor="text1"/>
                        <w:sz w:val="28"/>
                        <w14:ligatures w14:val="none"/>
                      </w:rPr>
                      <m:t>E</m:t>
                    </w:ins>
                  </m:r>
                </m:e>
                <m:sup>
                  <m:r>
                    <w:ins w:id="132" w:author="yun qiao" w:date="2026-04-21T15:26:00Z">
                      <w:rPr>
                        <w:rFonts w:ascii="Cambria Math" w:eastAsia="宋体" w:hAnsi="Cambria Math" w:cs="等线"/>
                        <w:color w:val="000000" w:themeColor="text1"/>
                        <w:sz w:val="28"/>
                        <w14:ligatures w14:val="none"/>
                      </w:rPr>
                      <m:t>⊤</m:t>
                    </w:ins>
                  </m:r>
                </m:sup>
              </m:sSup>
              <m:r>
                <w:ins w:id="133" w:author="yun qiao" w:date="2026-04-21T15:26:00Z">
                  <w:rPr>
                    <w:rFonts w:ascii="Cambria Math" w:eastAsia="宋体" w:hAnsi="Cambria Math" w:cs="等线"/>
                    <w:color w:val="000000" w:themeColor="text1"/>
                    <w:sz w:val="28"/>
                    <w14:ligatures w14:val="none"/>
                  </w:rPr>
                  <m:t>⋅</m:t>
                </w:ins>
              </m:r>
              <m:sSubSup>
                <m:sSubSupPr>
                  <m:ctrlPr>
                    <w:ins w:id="134" w:author="yun qiao" w:date="2026-04-21T15:26:00Z">
                      <w:rPr>
                        <w:rFonts w:ascii="Cambria Math" w:eastAsia="宋体" w:hAnsi="Cambria Math" w:cs="Times New Roman"/>
                        <w:i/>
                        <w:color w:val="000000" w:themeColor="text1"/>
                        <w:sz w:val="28"/>
                        <w:szCs w:val="20"/>
                        <w14:ligatures w14:val="none"/>
                      </w:rPr>
                    </w:ins>
                  </m:ctrlPr>
                </m:sSubSupPr>
                <m:e>
                  <m:r>
                    <w:ins w:id="135" w:author="yun qiao" w:date="2026-04-21T15:26:00Z">
                      <w:rPr>
                        <w:rFonts w:ascii="Cambria Math" w:eastAsia="宋体" w:hAnsi="Cambria Math" w:cs="等线"/>
                        <w:color w:val="000000" w:themeColor="text1"/>
                        <w:sz w:val="28"/>
                        <w14:ligatures w14:val="none"/>
                      </w:rPr>
                      <m:t>h</m:t>
                    </w:ins>
                  </m:r>
                </m:e>
                <m:sub>
                  <m:r>
                    <w:ins w:id="136" w:author="yun qiao" w:date="2026-04-21T15:26:00Z">
                      <w:rPr>
                        <w:rFonts w:ascii="Cambria Math" w:eastAsia="宋体" w:hAnsi="Cambria Math" w:cs="等线"/>
                        <w:color w:val="000000" w:themeColor="text1"/>
                        <w:sz w:val="28"/>
                        <w14:ligatures w14:val="none"/>
                      </w:rPr>
                      <m:t>t</m:t>
                    </w:ins>
                  </m:r>
                </m:sub>
                <m:sup>
                  <m:r>
                    <w:ins w:id="137" w:author="yun qiao" w:date="2026-04-21T15:26:00Z">
                      <w:rPr>
                        <w:rFonts w:ascii="Cambria Math" w:eastAsia="宋体" w:hAnsi="Cambria Math" w:cs="等线"/>
                        <w:color w:val="000000" w:themeColor="text1"/>
                        <w:sz w:val="28"/>
                        <w14:ligatures w14:val="none"/>
                      </w:rPr>
                      <m:t>'</m:t>
                    </w:ins>
                  </m:r>
                </m:sup>
              </m:sSubSup>
            </m:e>
          </m:d>
        </m:oMath>
      </m:oMathPara>
    </w:p>
    <w:p w14:paraId="4CA15902" w14:textId="77777777" w:rsidR="008D58E9" w:rsidRPr="00670C73" w:rsidRDefault="008D58E9" w:rsidP="008D58E9">
      <w:pPr>
        <w:widowControl/>
        <w:spacing w:before="100" w:after="0" w:line="480" w:lineRule="exact"/>
        <w:ind w:firstLineChars="200" w:firstLine="560"/>
        <w:jc w:val="both"/>
        <w:rPr>
          <w:ins w:id="138" w:author="yun qiao" w:date="2026-04-21T15:26:00Z"/>
          <w:rFonts w:ascii="Times New Roman" w:eastAsia="宋体" w:hAnsi="Times New Roman" w:cs="等线"/>
          <w:color w:val="000000" w:themeColor="text1"/>
          <w:sz w:val="28"/>
          <w14:ligatures w14:val="none"/>
        </w:rPr>
      </w:pPr>
      <w:ins w:id="139" w:author="yun qiao" w:date="2026-04-21T15:26:00Z">
        <w:r w:rsidRPr="00670C73">
          <w:rPr>
            <w:rFonts w:ascii="Times New Roman" w:eastAsia="宋体" w:hAnsi="Times New Roman" w:cs="等线" w:hint="eastAsia"/>
            <w:color w:val="000000" w:themeColor="text1"/>
            <w:sz w:val="28"/>
            <w14:ligatures w14:val="none"/>
          </w:rPr>
          <w:t>其中，</w:t>
        </w:r>
      </w:ins>
      <m:oMath>
        <m:sSub>
          <m:sSubPr>
            <m:ctrlPr>
              <w:ins w:id="140" w:author="yun qiao" w:date="2026-04-21T15:26:00Z">
                <w:rPr>
                  <w:rFonts w:ascii="Cambria Math" w:eastAsia="宋体" w:hAnsi="Cambria Math" w:cs="Times New Roman"/>
                  <w:i/>
                  <w:color w:val="000000" w:themeColor="text1"/>
                  <w:sz w:val="28"/>
                  <w:szCs w:val="20"/>
                  <w14:ligatures w14:val="none"/>
                </w:rPr>
              </w:ins>
            </m:ctrlPr>
          </m:sSubPr>
          <m:e>
            <m:r>
              <w:ins w:id="141" w:author="yun qiao" w:date="2026-04-21T15:26:00Z">
                <w:rPr>
                  <w:rFonts w:ascii="Cambria Math" w:eastAsia="宋体" w:hAnsi="Cambria Math" w:cs="等线"/>
                  <w:color w:val="000000" w:themeColor="text1"/>
                  <w:sz w:val="28"/>
                  <w14:ligatures w14:val="none"/>
                </w:rPr>
                <m:t>y</m:t>
              </w:ins>
            </m:r>
          </m:e>
          <m:sub>
            <m:r>
              <w:ins w:id="142" w:author="yun qiao" w:date="2026-04-21T15:26:00Z">
                <w:rPr>
                  <w:rFonts w:ascii="Cambria Math" w:eastAsia="宋体" w:hAnsi="Cambria Math" w:cs="等线"/>
                  <w:color w:val="000000" w:themeColor="text1"/>
                  <w:sz w:val="28"/>
                  <w14:ligatures w14:val="none"/>
                </w:rPr>
                <m:t>t</m:t>
              </w:ins>
            </m:r>
          </m:sub>
        </m:sSub>
      </m:oMath>
      <w:ins w:id="143" w:author="yun qiao" w:date="2026-04-21T15:26:00Z">
        <w:r w:rsidRPr="00670C73">
          <w:rPr>
            <w:rFonts w:ascii="Times New Roman" w:eastAsia="宋体" w:hAnsi="Times New Roman" w:cs="等线" w:hint="eastAsia"/>
            <w:color w:val="000000" w:themeColor="text1"/>
            <w:sz w:val="28"/>
            <w14:ligatures w14:val="none"/>
          </w:rPr>
          <w:t>表示第</w:t>
        </w:r>
        <w:r w:rsidRPr="00670C73">
          <w:rPr>
            <w:rFonts w:ascii="Times New Roman" w:eastAsia="宋体" w:hAnsi="Times New Roman" w:cs="等线"/>
            <w:color w:val="000000" w:themeColor="text1"/>
            <w:sz w:val="28"/>
            <w14:ligatures w14:val="none"/>
          </w:rPr>
          <w:t>t</w:t>
        </w:r>
        <w:r w:rsidRPr="00670C73">
          <w:rPr>
            <w:rFonts w:ascii="Times New Roman" w:eastAsia="宋体" w:hAnsi="Times New Roman" w:cs="等线" w:hint="eastAsia"/>
            <w:color w:val="000000" w:themeColor="text1"/>
            <w:sz w:val="28"/>
            <w14:ligatures w14:val="none"/>
          </w:rPr>
          <w:t>步生成的操作原语，</w:t>
        </w:r>
      </w:ins>
      <m:oMath>
        <m:sSub>
          <m:sSubPr>
            <m:ctrlPr>
              <w:ins w:id="144" w:author="yun qiao" w:date="2026-04-21T15:26:00Z">
                <w:rPr>
                  <w:rFonts w:ascii="Cambria Math" w:eastAsia="宋体" w:hAnsi="Cambria Math" w:cs="Times New Roman"/>
                  <w:i/>
                  <w:color w:val="000000" w:themeColor="text1"/>
                  <w:sz w:val="28"/>
                  <w:szCs w:val="20"/>
                  <w14:ligatures w14:val="none"/>
                </w:rPr>
              </w:ins>
            </m:ctrlPr>
          </m:sSubPr>
          <m:e>
            <m:r>
              <w:ins w:id="145" w:author="yun qiao" w:date="2026-04-21T15:26:00Z">
                <w:rPr>
                  <w:rFonts w:ascii="Cambria Math" w:eastAsia="宋体" w:hAnsi="Cambria Math" w:cs="等线"/>
                  <w:color w:val="000000" w:themeColor="text1"/>
                  <w:sz w:val="28"/>
                  <w14:ligatures w14:val="none"/>
                </w:rPr>
                <m:t>y</m:t>
              </w:ins>
            </m:r>
          </m:e>
          <m:sub>
            <m:r>
              <w:ins w:id="146" w:author="yun qiao" w:date="2026-04-21T15:26:00Z">
                <w:rPr>
                  <w:rFonts w:ascii="Cambria Math" w:eastAsia="宋体" w:hAnsi="Cambria Math" w:cs="等线"/>
                  <w:color w:val="000000" w:themeColor="text1"/>
                  <w:sz w:val="28"/>
                  <w14:ligatures w14:val="none"/>
                </w:rPr>
                <m:t>&lt;t</m:t>
              </w:ins>
            </m:r>
          </m:sub>
        </m:sSub>
      </m:oMath>
      <w:ins w:id="147" w:author="yun qiao" w:date="2026-04-21T15:26:00Z">
        <w:r w:rsidRPr="00670C73">
          <w:rPr>
            <w:rFonts w:ascii="Times New Roman" w:eastAsia="宋体" w:hAnsi="Times New Roman" w:cs="等线" w:hint="eastAsia"/>
            <w:color w:val="000000" w:themeColor="text1"/>
            <w:sz w:val="28"/>
            <w14:ligatures w14:val="none"/>
          </w:rPr>
          <w:t>表示已生成的序列，</w:t>
        </w:r>
      </w:ins>
      <m:oMath>
        <m:r>
          <w:ins w:id="148" w:author="yun qiao" w:date="2026-04-21T15:26:00Z">
            <w:rPr>
              <w:rFonts w:ascii="Cambria Math" w:eastAsia="宋体" w:hAnsi="Cambria Math" w:cs="等线"/>
              <w:color w:val="000000" w:themeColor="text1"/>
              <w:sz w:val="28"/>
              <w14:ligatures w14:val="none"/>
            </w:rPr>
            <m:t>E</m:t>
          </w:ins>
        </m:r>
      </m:oMath>
      <w:ins w:id="149" w:author="yun qiao" w:date="2026-04-21T15:26:00Z">
        <w:r w:rsidRPr="00670C73">
          <w:rPr>
            <w:rFonts w:ascii="Times New Roman" w:eastAsia="宋体" w:hAnsi="Times New Roman" w:cs="等线" w:hint="eastAsia"/>
            <w:color w:val="000000" w:themeColor="text1"/>
            <w:sz w:val="28"/>
            <w14:ligatures w14:val="none"/>
          </w:rPr>
          <w:t>为所述共享的词嵌入矩阵，</w:t>
        </w:r>
      </w:ins>
      <m:oMath>
        <m:sSubSup>
          <m:sSubSupPr>
            <m:ctrlPr>
              <w:ins w:id="150" w:author="yun qiao" w:date="2026-04-21T15:26:00Z">
                <w:rPr>
                  <w:rFonts w:ascii="Cambria Math" w:eastAsia="宋体" w:hAnsi="Cambria Math" w:cs="Times New Roman"/>
                  <w:i/>
                  <w:color w:val="000000" w:themeColor="text1"/>
                  <w:sz w:val="28"/>
                  <w:szCs w:val="20"/>
                  <w14:ligatures w14:val="none"/>
                </w:rPr>
              </w:ins>
            </m:ctrlPr>
          </m:sSubSupPr>
          <m:e>
            <m:r>
              <w:ins w:id="151" w:author="yun qiao" w:date="2026-04-21T15:26:00Z">
                <w:rPr>
                  <w:rFonts w:ascii="Cambria Math" w:eastAsia="宋体" w:hAnsi="Cambria Math" w:cs="等线"/>
                  <w:color w:val="000000" w:themeColor="text1"/>
                  <w:sz w:val="28"/>
                  <w14:ligatures w14:val="none"/>
                </w:rPr>
                <m:t>h</m:t>
              </w:ins>
            </m:r>
          </m:e>
          <m:sub>
            <m:r>
              <w:ins w:id="152" w:author="yun qiao" w:date="2026-04-21T15:26:00Z">
                <w:rPr>
                  <w:rFonts w:ascii="Cambria Math" w:eastAsia="宋体" w:hAnsi="Cambria Math" w:cs="等线"/>
                  <w:color w:val="000000" w:themeColor="text1"/>
                  <w:sz w:val="28"/>
                  <w14:ligatures w14:val="none"/>
                </w:rPr>
                <m:t>t</m:t>
              </w:ins>
            </m:r>
          </m:sub>
          <m:sup>
            <m:r>
              <w:ins w:id="153" w:author="yun qiao" w:date="2026-04-21T15:26:00Z">
                <w:rPr>
                  <w:rFonts w:ascii="Cambria Math" w:eastAsia="宋体" w:hAnsi="Cambria Math" w:cs="等线"/>
                  <w:color w:val="000000" w:themeColor="text1"/>
                  <w:sz w:val="28"/>
                  <w14:ligatures w14:val="none"/>
                </w:rPr>
                <m:t>'</m:t>
              </w:ins>
            </m:r>
          </m:sup>
        </m:sSubSup>
      </m:oMath>
      <w:ins w:id="154" w:author="yun qiao" w:date="2026-04-21T15:26:00Z">
        <w:r w:rsidRPr="00670C73">
          <w:rPr>
            <w:rFonts w:ascii="Times New Roman" w:eastAsia="宋体" w:hAnsi="Times New Roman" w:cs="等线" w:hint="eastAsia"/>
            <w:color w:val="000000" w:themeColor="text1"/>
            <w:sz w:val="28"/>
            <w14:ligatures w14:val="none"/>
          </w:rPr>
          <w:t>表示经条件调制后的第</w:t>
        </w:r>
        <w:r w:rsidRPr="00670C73">
          <w:rPr>
            <w:rFonts w:ascii="Times New Roman" w:eastAsia="宋体" w:hAnsi="Times New Roman" w:cs="等线"/>
            <w:color w:val="000000" w:themeColor="text1"/>
            <w:sz w:val="28"/>
            <w14:ligatures w14:val="none"/>
          </w:rPr>
          <w:t>t</w:t>
        </w:r>
        <w:r w:rsidRPr="00670C73">
          <w:rPr>
            <w:rFonts w:ascii="Times New Roman" w:eastAsia="宋体" w:hAnsi="Times New Roman" w:cs="等线" w:hint="eastAsia"/>
            <w:color w:val="000000" w:themeColor="text1"/>
            <w:sz w:val="28"/>
            <w14:ligatures w14:val="none"/>
          </w:rPr>
          <w:t>步隐藏状态。</w:t>
        </w:r>
      </w:ins>
    </w:p>
    <w:p w14:paraId="17D351ED" w14:textId="69CC1F16" w:rsidR="00B95363" w:rsidRPr="008D58E9" w:rsidRDefault="008D58E9" w:rsidP="008D58E9">
      <w:pPr>
        <w:widowControl/>
        <w:spacing w:before="100" w:after="0" w:line="480" w:lineRule="exact"/>
        <w:ind w:firstLineChars="200" w:firstLine="560"/>
        <w:jc w:val="both"/>
        <w:rPr>
          <w:rFonts w:ascii="Times New Roman" w:eastAsia="宋体" w:hAnsi="Times New Roman" w:cs="等线"/>
          <w:sz w:val="28"/>
          <w14:ligatures w14:val="none"/>
        </w:rPr>
        <w:pPrChange w:id="155" w:author="yun qiao" w:date="2026-04-21T15:26:00Z">
          <w:pPr>
            <w:spacing w:after="0" w:line="480" w:lineRule="exact"/>
            <w:ind w:firstLineChars="200" w:firstLine="560"/>
            <w:jc w:val="both"/>
          </w:pPr>
        </w:pPrChange>
      </w:pPr>
      <w:ins w:id="156" w:author="yun qiao" w:date="2026-04-21T15:26:00Z">
        <w:r w:rsidRPr="00670C73">
          <w:rPr>
            <w:rFonts w:ascii="Times New Roman" w:eastAsia="宋体" w:hAnsi="Times New Roman" w:cs="等线" w:hint="eastAsia"/>
            <w:sz w:val="28"/>
            <w14:ligatures w14:val="none"/>
          </w:rPr>
          <w:t xml:space="preserve">3. </w:t>
        </w:r>
        <w:r w:rsidRPr="00670C73">
          <w:rPr>
            <w:rFonts w:ascii="Times New Roman" w:eastAsia="宋体" w:hAnsi="Times New Roman" w:cs="等线" w:hint="eastAsia"/>
            <w:sz w:val="28"/>
            <w14:ligatures w14:val="none"/>
          </w:rPr>
          <w:t>根据权利要求</w:t>
        </w:r>
        <w:r w:rsidRPr="00670C73">
          <w:rPr>
            <w:rFonts w:ascii="Times New Roman" w:eastAsia="宋体" w:hAnsi="Times New Roman" w:cs="等线" w:hint="eastAsia"/>
            <w:sz w:val="28"/>
            <w14:ligatures w14:val="none"/>
          </w:rPr>
          <w:t>2</w:t>
        </w:r>
        <w:r w:rsidRPr="00670C73">
          <w:rPr>
            <w:rFonts w:ascii="Times New Roman" w:eastAsia="宋体" w:hAnsi="Times New Roman" w:cs="等线" w:hint="eastAsia"/>
            <w:sz w:val="28"/>
            <w14:ligatures w14:val="none"/>
          </w:rPr>
          <w:t>所述基于跨平台语义解耦与图谱大模型协同的地理处理模型自动构建方法，其特征在于，所述平台无关的操作语义空间由操作原语层次化体系及操作原语与具体平台算子之间的映射关系共同定义；所述操作原语层次化体系按照功能语义将地理处理操作划分为操作大类、操作子类及操作原语三级结构，</w:t>
        </w:r>
        <w:r w:rsidRPr="003E4620">
          <w:rPr>
            <w:rFonts w:ascii="Times New Roman" w:eastAsia="宋体" w:hAnsi="Times New Roman" w:cs="等线" w:hint="eastAsia"/>
            <w:sz w:val="28"/>
            <w14:ligatures w14:val="none"/>
          </w:rPr>
          <w:t>其中操作大类表示地理处理的功能领域，操作子类表示同一功能领域下的具体操作类别，操作原语表示不可再分的原子操作单元</w:t>
        </w:r>
        <w:r w:rsidRPr="00670C73">
          <w:rPr>
            <w:rFonts w:ascii="Times New Roman" w:eastAsia="宋体" w:hAnsi="Times New Roman" w:cs="等线" w:hint="eastAsia"/>
            <w:sz w:val="28"/>
            <w14:ligatures w14:val="none"/>
          </w:rPr>
          <w:t>；所述操作原语与具体平台算子之间的映射关系基于预构建的知识图谱建立，用于将不同平台中语义等价或近似等价的算子统一对齐至所述操作原语。</w:t>
        </w:r>
      </w:ins>
      <w:del w:id="157" w:author="yun qiao" w:date="2026-04-15T16:22:00Z">
        <w:r w:rsidR="00000000" w:rsidDel="00350A5D">
          <w:rPr>
            <w:rFonts w:ascii="Times New Roman" w:eastAsia="宋体" w:hAnsi="Times New Roman" w:cs="Times New Roman" w:hint="eastAsia"/>
            <w:sz w:val="28"/>
            <w:szCs w:val="28"/>
            <w14:ligatures w14:val="none"/>
          </w:rPr>
          <w:delText>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w:delText>
        </w:r>
      </w:del>
      <w:del w:id="158" w:author="yun qiao" w:date="2026-04-21T15:26:00Z">
        <w:r w:rsidR="00000000" w:rsidDel="008D58E9">
          <w:rPr>
            <w:rFonts w:ascii="Times New Roman" w:eastAsia="宋体" w:hAnsi="Times New Roman" w:cs="Times New Roman" w:hint="eastAsia"/>
            <w:sz w:val="28"/>
            <w:szCs w:val="28"/>
            <w14:ligatures w14:val="none"/>
          </w:rPr>
          <w:delText>是以</w:delText>
        </w:r>
      </w:del>
      <w:del w:id="159" w:author="yun qiao" w:date="2026-04-15T16:41:00Z">
        <w:r w:rsidR="00000000" w:rsidDel="00ED58E5">
          <w:rPr>
            <w:rFonts w:ascii="Times New Roman" w:eastAsia="宋体" w:hAnsi="Times New Roman" w:cs="Times New Roman" w:hint="eastAsia"/>
            <w:sz w:val="28"/>
            <w:szCs w:val="28"/>
            <w14:ligatures w14:val="none"/>
          </w:rPr>
          <w:delText>从多源地理处理软件中获取算子定义及其元数据信息，所述元数据信息包括算子名称、功能描述、输入参数、输出参数及所属算法</w:delText>
        </w:r>
        <w:commentRangeEnd w:id="40"/>
        <w:r w:rsidR="00000000" w:rsidDel="00ED58E5">
          <w:commentReference w:id="40"/>
        </w:r>
        <w:r w:rsidR="00000000" w:rsidDel="00ED58E5">
          <w:rPr>
            <w:rFonts w:ascii="Times New Roman" w:eastAsia="宋体" w:hAnsi="Times New Roman" w:cs="Times New Roman" w:hint="eastAsia"/>
            <w:sz w:val="28"/>
            <w:szCs w:val="28"/>
            <w14:ligatures w14:val="none"/>
          </w:rPr>
          <w:delText>，并对不同来源的算子元数据进行字段归一化及数据类型统一处理；基于所述算子元数据构建知识图谱，所述知识图谱中的节点类型包括算子节点、输入节点、输出节点、数据类型节点及算法节点，关系类型包括算子与输入参数之间的输入关系、算子与输出参数之间的输出关系、参数与数据类型之间的类型关联关系以及算子与算法之间的归属关系；对所述知识图谱进行存储，并提供用于算子上下文信息提取及依赖关系分析的查询接口</w:delText>
        </w:r>
      </w:del>
      <w:del w:id="160" w:author="yun qiao" w:date="2026-04-15T16:42:00Z">
        <w:r w:rsidR="00000000" w:rsidDel="00ED58E5">
          <w:rPr>
            <w:rFonts w:ascii="Times New Roman" w:eastAsia="宋体" w:hAnsi="Times New Roman" w:cs="Times New Roman" w:hint="eastAsia"/>
            <w:sz w:val="28"/>
            <w:szCs w:val="28"/>
            <w14:ligatures w14:val="none"/>
          </w:rPr>
          <w:delText>。</w:delText>
        </w:r>
      </w:del>
      <w:bookmarkEnd w:id="42"/>
    </w:p>
    <w:p w14:paraId="27C312FB" w14:textId="6356FB35" w:rsidR="00B95363" w:rsidDel="00EB6B03" w:rsidRDefault="00000000">
      <w:pPr>
        <w:spacing w:after="0" w:line="480" w:lineRule="exact"/>
        <w:ind w:firstLineChars="200" w:firstLine="560"/>
        <w:jc w:val="both"/>
        <w:rPr>
          <w:del w:id="161" w:author="yun qiao" w:date="2026-04-15T16:52:00Z"/>
          <w:rFonts w:ascii="Times New Roman" w:eastAsia="宋体" w:hAnsi="Times New Roman" w:cs="Times New Roman"/>
          <w:sz w:val="28"/>
          <w:szCs w:val="28"/>
          <w14:ligatures w14:val="none"/>
        </w:rPr>
      </w:pPr>
      <w:del w:id="162" w:author="yun qiao" w:date="2026-04-15T16:52:00Z">
        <w:r w:rsidDel="00EB6B03">
          <w:rPr>
            <w:rFonts w:ascii="Times New Roman" w:eastAsia="宋体" w:hAnsi="Times New Roman" w:cs="Times New Roman"/>
            <w:sz w:val="28"/>
            <w:szCs w:val="28"/>
            <w14:ligatures w14:val="none"/>
          </w:rPr>
          <w:delText>3.</w:delText>
        </w:r>
        <w:r w:rsidDel="00EB6B03">
          <w:rPr>
            <w:rFonts w:ascii="Times New Roman" w:eastAsia="宋体" w:hAnsi="Times New Roman" w:cs="Times New Roman" w:hint="eastAsia"/>
            <w:sz w:val="28"/>
            <w:szCs w:val="28"/>
            <w14:ligatures w14:val="none"/>
          </w:rPr>
          <w:delText xml:space="preserve"> </w:delText>
        </w:r>
        <w:bookmarkStart w:id="163" w:name="_Hlk226662671"/>
        <w:r w:rsidDel="00EB6B03">
          <w:rPr>
            <w:rFonts w:ascii="Times New Roman" w:eastAsia="宋体" w:hAnsi="Times New Roman" w:cs="Times New Roman" w:hint="eastAsia"/>
            <w:sz w:val="28"/>
            <w:szCs w:val="28"/>
            <w14:ligatures w14:val="none"/>
          </w:rPr>
          <w:delText>根据权利要求</w:delText>
        </w:r>
        <w:r w:rsidDel="00EB6B03">
          <w:rPr>
            <w:rFonts w:ascii="Times New Roman" w:eastAsia="宋体" w:hAnsi="Times New Roman" w:cs="Times New Roman" w:hint="eastAsia"/>
            <w:sz w:val="28"/>
            <w:szCs w:val="28"/>
            <w14:ligatures w14:val="none"/>
          </w:rPr>
          <w:delText>2</w:delText>
        </w:r>
        <w:r w:rsidDel="00EB6B03">
          <w:rPr>
            <w:rFonts w:ascii="Times New Roman" w:eastAsia="宋体" w:hAnsi="Times New Roman" w:cs="Times New Roman" w:hint="eastAsia"/>
            <w:sz w:val="28"/>
            <w:szCs w:val="28"/>
            <w14:ligatures w14:val="none"/>
          </w:rPr>
          <w:delText>所述基于跨平台语义解耦与图谱大模型协同的地理处理模型自动构建方法，其特征在于，所述通过建立操作原语的层次化分类体系，将地理处理操作划分为操作大类、操作子类及操作原语多个抽象层级，其中所述操作大类、操作子类及操作原语均为平台无关的抽象语义单元，具体平台算子通过映射关系与操作原语建立关联而非直接构成所述层次化分类体系的组成部分；建立所述知识图谱中具体算子与操作原语之间的映射关系，将多平台中语义等价的具体算子归并映射至同一操作原语，由所述操作原语集合构建所述序列生成模型的输出词表，以形成跨平台统一的操作语义空间，使所述序列生成模型在操作原语空间内进行序列预测而非直接在具体平台算子空间内进行预测，从而实现生成推理与具体执行的解耦，是以按照功能语义对地理处理操作进行层次化划分，形成多个抽象层级，所述抽象层级包括操作大类、操作子类及操作原语；其中，操作大类用于表示地理处理的功能领域，操作子类用于表示同一功能领域下的具体操作类别，操作原语用于表示不可再分的原子操作；在所述多个抽象层级之间建立自下而上的归属关系，以形成层次化结构；通过对不同来源具体算子的功能描述、输入输出类型及处理目标进行统一语义分析，建立具体算子与操作原语之间的候选映射关系，并将所述候选映射关系作为知识图谱中的基础语义关联关系进行存储，以支持后续面向不同目标平台的算子检索与映射落地；将多平台中语义等价的具体算子归并映射至同一操作原语，使不同平台中的算子能够在统一的操作语义空间中进行对齐；通过解析已有地理分析脚本，提取其中的操作调用序列，并基于所述映射关系将其转换为操作原语标注序列，以构建用于训练序列生成模型的监督样本。</w:delText>
        </w:r>
      </w:del>
    </w:p>
    <w:bookmarkEnd w:id="163"/>
    <w:p w14:paraId="20FAB8BB" w14:textId="6FAC1944" w:rsidR="00B95363" w:rsidDel="00EB6B03" w:rsidRDefault="00000000">
      <w:pPr>
        <w:spacing w:after="0" w:line="480" w:lineRule="exact"/>
        <w:ind w:firstLineChars="200" w:firstLine="560"/>
        <w:jc w:val="both"/>
        <w:rPr>
          <w:del w:id="164" w:author="yun qiao" w:date="2026-04-15T16:52:00Z"/>
          <w:rFonts w:ascii="Times New Roman" w:eastAsia="宋体" w:hAnsi="Times New Roman" w:cs="Times New Roman"/>
          <w:sz w:val="28"/>
          <w:szCs w:val="28"/>
          <w14:ligatures w14:val="none"/>
        </w:rPr>
      </w:pPr>
      <w:del w:id="165" w:author="yun qiao" w:date="2026-04-15T16:52:00Z">
        <w:r w:rsidDel="00EB6B03">
          <w:rPr>
            <w:rFonts w:ascii="Times New Roman" w:eastAsia="宋体" w:hAnsi="Times New Roman" w:cs="Times New Roman"/>
            <w:sz w:val="28"/>
            <w:szCs w:val="28"/>
            <w14:ligatures w14:val="none"/>
          </w:rPr>
          <w:delText xml:space="preserve">3. </w:delText>
        </w:r>
        <w:r w:rsidDel="00EB6B03">
          <w:rPr>
            <w:rFonts w:ascii="Times New Roman" w:eastAsia="宋体" w:hAnsi="Times New Roman" w:cs="Times New Roman" w:hint="eastAsia"/>
            <w:sz w:val="28"/>
            <w:szCs w:val="28"/>
            <w14:ligatures w14:val="none"/>
          </w:rPr>
          <w:delText>根据权利要求</w:delText>
        </w:r>
        <w:r w:rsidDel="00EB6B03">
          <w:rPr>
            <w:rFonts w:ascii="Times New Roman" w:eastAsia="宋体" w:hAnsi="Times New Roman" w:cs="Times New Roman"/>
            <w:sz w:val="28"/>
            <w:szCs w:val="28"/>
            <w14:ligatures w14:val="none"/>
          </w:rPr>
          <w:delText>2</w:delText>
        </w:r>
        <w:r w:rsidDel="00EB6B03">
          <w:rPr>
            <w:rFonts w:ascii="Times New Roman" w:eastAsia="宋体" w:hAnsi="Times New Roman" w:cs="Times New Roman" w:hint="eastAsia"/>
            <w:sz w:val="28"/>
            <w:szCs w:val="28"/>
            <w14:ligatures w14:val="none"/>
          </w:rPr>
          <w:delText>所述基于</w:delText>
        </w:r>
        <w:r w:rsidDel="00EB6B03">
          <w:rPr>
            <w:rFonts w:ascii="Times New Roman" w:eastAsia="宋体" w:hAnsi="Times New Roman" w:cs="等线" w:hint="eastAsia"/>
            <w:sz w:val="28"/>
            <w14:ligatures w14:val="none"/>
          </w:rPr>
          <w:delText>跨平台语义解耦与图谱大模型协同的地理处理模型自动构建方法</w:delText>
        </w:r>
        <w:r w:rsidDel="00EB6B03">
          <w:rPr>
            <w:rFonts w:ascii="Times New Roman" w:eastAsia="宋体" w:hAnsi="Times New Roman" w:cs="Times New Roman" w:hint="eastAsia"/>
            <w:sz w:val="28"/>
            <w:szCs w:val="28"/>
            <w14:ligatures w14:val="none"/>
          </w:rPr>
          <w:delText>，</w:delText>
        </w:r>
        <w:commentRangeStart w:id="166"/>
        <w:r w:rsidDel="00EB6B03">
          <w:rPr>
            <w:rFonts w:ascii="Times New Roman" w:eastAsia="宋体" w:hAnsi="Times New Roman" w:cs="Times New Roman" w:hint="eastAsia"/>
            <w:sz w:val="28"/>
            <w:szCs w:val="28"/>
            <w14:ligatures w14:val="none"/>
          </w:rPr>
          <w:delText>其特征在于，所述通过建立操作原语的层次化分类体系，将地理处理操作划分为操作大类、操作子类及操作原语多个抽象层级，并建立知识图谱中具体算子与操作原语之间的映射关系，以形成跨平台统一的操作语义空间；所述操作语义空间作为序列生成模型的目标输出空间，</w:delText>
        </w:r>
        <w:commentRangeEnd w:id="166"/>
        <w:r w:rsidDel="00EB6B03">
          <w:commentReference w:id="166"/>
        </w:r>
        <w:r w:rsidDel="00EB6B03">
          <w:rPr>
            <w:rFonts w:ascii="Times New Roman" w:eastAsia="宋体" w:hAnsi="Times New Roman" w:cs="Times New Roman" w:hint="eastAsia"/>
            <w:sz w:val="28"/>
            <w:szCs w:val="28"/>
            <w14:ligatures w14:val="none"/>
          </w:rPr>
          <w:delText>用于实现生成推理与具体执行的解耦，是以按照功能语义对地理处理操作进行层次化划分，形成多个抽象层级，所述抽象层级包括操作大类、操作子类及操作原语；其中，操作大类用于表示地理处理的功能领域，操作子类用于表示同一功能领域下的具体操作类别，操作原语用于表示不可再分的原子操作；所述操作大类、操作子类及操作原语均为平台无关的抽象语义单元，不包含任何特定平台的具体算子节点或执行实例节点，具体平台算子通过映射关系与操作原语层建立关联，而不直接构成所述层次化分类体系的组成部分；在所述多个抽象层级之间建立自下而上的归属关系，以形成层次化结构；通过对所述知识图谱中不同来源的具体算子进行功能语义分析，建立具体算子与操作原语之间的映射关系，通过对不同来源具体算子的功能描述、输入输出类型及处理目标进行统一语义分析，建立具体算子与操作原语之间的候选映射关系，并将所述候选映射关系作为知识图谱中的基础语义关联关系进行存储，以支持后续面向不同目标平台的算子检索与映射落地，使不同平台中的算子能够在统一的操作语义空间中进行对齐；将多平台中语义等价的具体算子归并映射至同一操作原语，由所述操作原语集合构建所述序列生成模型的输出词表，使所述序列生成模型在训练阶段和推理阶段均在操作原语空间内进行序列预测，而非直接在具体平台算子空间内进行预测；所述操作语义空间还参与候选生成过程中的约束筛选、候选操作原语序列到具体平台算子的映射以及后续修复过程，以使所述层次化分类体系贯穿生成、映射与修复全过程；通过解析已有地理分析脚本，提取其中的操作调用序列，并基于所述映射关系将其转换为操作原语标注序列，以构建用于训练序列生成模型的监督样本。</w:delText>
        </w:r>
      </w:del>
    </w:p>
    <w:p w14:paraId="4D8DAA49" w14:textId="776766E1" w:rsidR="00B95363" w:rsidRDefault="008D58E9">
      <w:pPr>
        <w:widowControl/>
        <w:spacing w:before="100" w:after="0" w:line="480" w:lineRule="exact"/>
        <w:ind w:firstLineChars="200" w:firstLine="560"/>
        <w:jc w:val="both"/>
        <w:rPr>
          <w:rFonts w:ascii="Times New Roman" w:eastAsia="宋体" w:hAnsi="Times New Roman" w:cs="Times New Roman"/>
          <w:sz w:val="28"/>
          <w:szCs w:val="28"/>
          <w14:ligatures w14:val="none"/>
        </w:rPr>
      </w:pPr>
      <w:ins w:id="167" w:author="yun qiao" w:date="2026-04-21T15:26:00Z">
        <w:r>
          <w:rPr>
            <w:rFonts w:ascii="Times New Roman" w:eastAsia="宋体" w:hAnsi="Times New Roman" w:cs="Times New Roman" w:hint="eastAsia"/>
            <w:sz w:val="28"/>
            <w:szCs w:val="28"/>
            <w14:ligatures w14:val="none"/>
          </w:rPr>
          <w:t>4</w:t>
        </w:r>
      </w:ins>
      <w:del w:id="168" w:author="yun qiao" w:date="2026-04-15T16:58:00Z">
        <w:r w:rsidR="00B565C5" w:rsidDel="00B565C5">
          <w:rPr>
            <w:rFonts w:ascii="Times New Roman" w:eastAsia="宋体" w:hAnsi="Times New Roman" w:cs="Times New Roman"/>
            <w:sz w:val="28"/>
            <w:szCs w:val="28"/>
            <w14:ligatures w14:val="none"/>
          </w:rPr>
          <w:delText>4</w:delText>
        </w:r>
      </w:del>
      <w:r w:rsidR="00B565C5">
        <w:rPr>
          <w:rFonts w:ascii="Times New Roman" w:eastAsia="宋体" w:hAnsi="Times New Roman" w:cs="Times New Roman"/>
          <w:sz w:val="28"/>
          <w:szCs w:val="28"/>
          <w14:ligatures w14:val="none"/>
        </w:rPr>
        <w:t xml:space="preserve">. </w:t>
      </w:r>
      <w:r w:rsidR="00B565C5">
        <w:rPr>
          <w:rFonts w:ascii="Times New Roman" w:eastAsia="宋体" w:hAnsi="Times New Roman" w:cs="Times New Roman" w:hint="eastAsia"/>
          <w:sz w:val="28"/>
          <w:szCs w:val="28"/>
          <w14:ligatures w14:val="none"/>
        </w:rPr>
        <w:t>根据权利要求</w:t>
      </w:r>
      <w:ins w:id="169" w:author="yun qiao" w:date="2026-04-21T15:26:00Z">
        <w:r>
          <w:rPr>
            <w:rFonts w:ascii="Times New Roman" w:eastAsia="宋体" w:hAnsi="Times New Roman" w:cs="Times New Roman" w:hint="eastAsia"/>
            <w:sz w:val="28"/>
            <w:szCs w:val="28"/>
            <w14:ligatures w14:val="none"/>
          </w:rPr>
          <w:t>3</w:t>
        </w:r>
      </w:ins>
      <w:del w:id="170" w:author="yun qiao" w:date="2026-04-15T16:58:00Z">
        <w:r w:rsidR="00B565C5" w:rsidDel="00B565C5">
          <w:rPr>
            <w:rFonts w:ascii="Times New Roman" w:eastAsia="宋体" w:hAnsi="Times New Roman" w:cs="Times New Roman"/>
            <w:sz w:val="28"/>
            <w:szCs w:val="28"/>
            <w14:ligatures w14:val="none"/>
          </w:rPr>
          <w:delText>3</w:delText>
        </w:r>
      </w:del>
      <w:r w:rsidR="00B565C5">
        <w:rPr>
          <w:rFonts w:ascii="Times New Roman" w:eastAsia="宋体" w:hAnsi="Times New Roman" w:cs="Times New Roman" w:hint="eastAsia"/>
          <w:sz w:val="28"/>
          <w:szCs w:val="28"/>
          <w14:ligatures w14:val="none"/>
        </w:rPr>
        <w:t>所述基于</w:t>
      </w:r>
      <w:r w:rsidR="00B565C5">
        <w:rPr>
          <w:rFonts w:ascii="Times New Roman" w:eastAsia="宋体" w:hAnsi="Times New Roman" w:cs="等线" w:hint="eastAsia"/>
          <w:sz w:val="28"/>
          <w14:ligatures w14:val="none"/>
        </w:rPr>
        <w:t>跨平台语义解耦与图谱大模型协同的地理处理模型自动构建方法</w:t>
      </w:r>
      <w:r w:rsidR="00B565C5">
        <w:rPr>
          <w:rFonts w:ascii="Times New Roman" w:eastAsia="宋体" w:hAnsi="Times New Roman" w:cs="Times New Roman" w:hint="eastAsia"/>
          <w:sz w:val="28"/>
          <w:szCs w:val="28"/>
          <w14:ligatures w14:val="none"/>
        </w:rPr>
        <w:t>，其特征在于，</w:t>
      </w:r>
      <w:ins w:id="171" w:author="yun qiao" w:date="2026-04-21T15:27:00Z">
        <w:r w:rsidRPr="00670C73">
          <w:rPr>
            <w:rFonts w:ascii="Times New Roman" w:eastAsia="宋体" w:hAnsi="Times New Roman" w:cs="Times New Roman" w:hint="eastAsia"/>
            <w:color w:val="000000" w:themeColor="text1"/>
            <w:sz w:val="28"/>
            <w:szCs w:val="28"/>
            <w14:ligatures w14:val="none"/>
          </w:rPr>
          <w:t>所述</w:t>
        </w:r>
        <w:r w:rsidRPr="00670C73">
          <w:rPr>
            <w:rFonts w:ascii="Times New Roman" w:eastAsia="宋体" w:hAnsi="Times New Roman" w:cs="Times New Roman"/>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w:t>
        </w:r>
        <w:r w:rsidRPr="00670C73">
          <w:rPr>
            <w:rFonts w:ascii="Times New Roman" w:eastAsia="宋体" w:hAnsi="Times New Roman" w:cs="Times New Roman" w:hint="eastAsia"/>
            <w:color w:val="000000" w:themeColor="text1"/>
            <w:sz w:val="28"/>
            <w:szCs w:val="28"/>
            <w14:ligatures w14:val="none"/>
          </w:rPr>
          <w:t>，</w:t>
        </w:r>
      </w:ins>
      <w:del w:id="172" w:author="yun qiao" w:date="2026-04-21T15:27:00Z">
        <w:r w:rsidR="00B565C5" w:rsidDel="008D58E9">
          <w:rPr>
            <w:rFonts w:ascii="Times New Roman" w:eastAsia="宋体" w:hAnsi="Times New Roman" w:cs="Times New Roman" w:hint="eastAsia"/>
            <w:sz w:val="28"/>
            <w:szCs w:val="28"/>
            <w14:ligatures w14:val="none"/>
          </w:rPr>
          <w:delText>所述</w:delText>
        </w:r>
      </w:del>
      <w:del w:id="173" w:author="yun qiao" w:date="2026-04-15T20:10:00Z">
        <w:r w:rsidR="00B565C5" w:rsidDel="00161BC4">
          <w:rPr>
            <w:rFonts w:ascii="Times New Roman" w:eastAsia="宋体" w:hAnsi="Times New Roman" w:cs="Times New Roman" w:hint="eastAsia"/>
            <w:sz w:val="28"/>
            <w:szCs w:val="28"/>
            <w14:ligatures w14:val="none"/>
          </w:rPr>
          <w:delText>通过接收用户输入的自然语言任务描述，对所述任务描述进行语义解析，提取</w:delText>
        </w:r>
      </w:del>
      <w:del w:id="174" w:author="yun qiao" w:date="2026-04-15T17:01:00Z">
        <w:r w:rsidR="00B565C5" w:rsidDel="006A7258">
          <w:rPr>
            <w:rFonts w:ascii="Times New Roman" w:eastAsia="宋体" w:hAnsi="Times New Roman" w:cs="Times New Roman" w:hint="eastAsia"/>
            <w:sz w:val="28"/>
            <w:szCs w:val="28"/>
            <w14:ligatures w14:val="none"/>
          </w:rPr>
          <w:delText>任务类型、操作对象及约束条件等</w:delText>
        </w:r>
      </w:del>
      <w:del w:id="175" w:author="yun qiao" w:date="2026-04-15T20:10:00Z">
        <w:r w:rsidR="00B565C5" w:rsidDel="00161BC4">
          <w:rPr>
            <w:rFonts w:ascii="Times New Roman" w:eastAsia="宋体" w:hAnsi="Times New Roman" w:cs="Times New Roman" w:hint="eastAsia"/>
            <w:sz w:val="28"/>
            <w:szCs w:val="28"/>
            <w14:ligatures w14:val="none"/>
          </w:rPr>
          <w:delText>结构化语义特征，并构建统一的结构化语义表示</w:delText>
        </w:r>
      </w:del>
      <w:del w:id="176" w:author="yun qiao" w:date="2026-04-21T15:27:00Z">
        <w:r w:rsidR="00B565C5" w:rsidDel="008D58E9">
          <w:rPr>
            <w:rFonts w:ascii="Times New Roman" w:eastAsia="宋体" w:hAnsi="Times New Roman" w:cs="Times New Roman" w:hint="eastAsia"/>
            <w:sz w:val="28"/>
            <w:szCs w:val="28"/>
            <w14:ligatures w14:val="none"/>
          </w:rPr>
          <w:delText>，</w:delText>
        </w:r>
      </w:del>
      <w:r w:rsidR="00B565C5">
        <w:rPr>
          <w:rFonts w:ascii="Times New Roman" w:eastAsia="宋体" w:hAnsi="Times New Roman" w:cs="Times New Roman" w:hint="eastAsia"/>
          <w:sz w:val="28"/>
          <w:szCs w:val="28"/>
          <w14:ligatures w14:val="none"/>
        </w:rPr>
        <w:t>是以</w:t>
      </w:r>
      <w:ins w:id="177" w:author="yun qiao" w:date="2026-04-15T16:57:00Z">
        <w:r w:rsidR="00EB6B03" w:rsidRPr="00EB6B03">
          <w:rPr>
            <w:rFonts w:ascii="Times New Roman" w:eastAsia="宋体" w:hAnsi="Times New Roman" w:cs="Times New Roman"/>
            <w:sz w:val="28"/>
            <w:szCs w:val="28"/>
            <w14:ligatures w14:val="none"/>
          </w:rPr>
          <w:t>对用户输入的自然语言任务描述进行语义解析，识别其中的任务意图、操作对象及处理约束，生成包含任务名称、任务描述及约束条件的结构化语义表示；基于预定义的任务类型词表，通过语义匹配将所述结构化</w:t>
        </w:r>
        <w:r w:rsidR="00EB6B03" w:rsidRPr="00EB6B03">
          <w:rPr>
            <w:rFonts w:ascii="Times New Roman" w:eastAsia="宋体" w:hAnsi="Times New Roman" w:cs="Times New Roman"/>
            <w:sz w:val="28"/>
            <w:szCs w:val="28"/>
            <w14:ligatures w14:val="none"/>
          </w:rPr>
          <w:t xml:space="preserve"> </w:t>
        </w:r>
        <w:r w:rsidR="00EB6B03" w:rsidRPr="00EB6B03">
          <w:rPr>
            <w:rFonts w:ascii="Times New Roman" w:eastAsia="宋体" w:hAnsi="Times New Roman" w:cs="Times New Roman"/>
            <w:sz w:val="28"/>
            <w:szCs w:val="28"/>
            <w14:ligatures w14:val="none"/>
          </w:rPr>
          <w:t>语义表示与任务类型词表中的候选类型进行相似度计算，确定所述任务描述所对应的任务类型标识；所述相似度计算采用余弦相似度，其计算方式如下</w:t>
        </w:r>
      </w:ins>
      <w:del w:id="178" w:author="yun qiao" w:date="2026-04-15T16:57:00Z">
        <w:r w:rsidR="00B565C5" w:rsidDel="00EB6B03">
          <w:rPr>
            <w:rFonts w:ascii="Times New Roman" w:eastAsia="宋体" w:hAnsi="Times New Roman" w:cs="Times New Roman" w:hint="eastAsia"/>
            <w:sz w:val="28"/>
            <w:szCs w:val="28"/>
            <w14:ligatures w14:val="none"/>
          </w:rPr>
          <w:delText>对用户输入的自然语言任务描述进行语义解析，识别其中的任务意图、操作对象及处理约束，生成包含任务名称、任务描述及约束条件的结构化语义表示；基于预定义的任务类型词表，通过语义匹配将所述结构化语义表示与任务类型词表中的候选类型进行相似度计算，确定所述任务描述所对应的任务类型标识；将所述任务类型标识、结构化语义表示及原始任务描述的文本编码向量，作为输入所述序列生成模型的结构化语义特征；所述相似度计算采用向量相似度度量方法，优选为余弦相似度，其计算方式如下</w:delText>
        </w:r>
      </w:del>
      <w:r w:rsidR="00B565C5">
        <w:rPr>
          <w:rFonts w:ascii="Times New Roman" w:eastAsia="宋体" w:hAnsi="Times New Roman" w:cs="Times New Roman" w:hint="eastAsia"/>
          <w:sz w:val="28"/>
          <w:szCs w:val="28"/>
          <w14:ligatures w14:val="none"/>
        </w:rPr>
        <w:t>：</w:t>
      </w:r>
    </w:p>
    <w:p w14:paraId="4ECA8FE1" w14:textId="77777777" w:rsidR="00B95363" w:rsidRDefault="00000000">
      <w:pPr>
        <w:spacing w:before="100" w:after="0" w:line="240" w:lineRule="atLeast"/>
        <w:jc w:val="both"/>
        <w:rPr>
          <w:rFonts w:ascii="Times New Roman" w:eastAsia="宋体" w:hAnsi="Times New Roman" w:cs="等线"/>
          <w:sz w:val="28"/>
          <w14:ligatures w14:val="none"/>
        </w:rPr>
      </w:pPr>
      <m:oMathPara>
        <m:oMath>
          <m:r>
            <m:rPr>
              <m:nor/>
            </m:rPr>
            <w:rPr>
              <w:rFonts w:ascii="Cambria Math" w:eastAsia="宋体" w:hAnsi="Cambria Math" w:cs="等线"/>
              <w:sz w:val="28"/>
              <w14:ligatures w14:val="none"/>
            </w:rPr>
            <m:t>sim</m:t>
          </m:r>
          <m:d>
            <m:dPr>
              <m:ctrlPr>
                <w:rPr>
                  <w:rFonts w:ascii="Cambria Math" w:eastAsia="宋体" w:hAnsi="Cambria Math" w:cs="Times New Roman"/>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e>
          </m:d>
          <m:r>
            <w:rPr>
              <w:rFonts w:ascii="Cambria Math" w:eastAsia="宋体" w:hAnsi="Cambria Math" w:cs="等线"/>
              <w:sz w:val="28"/>
              <w14:ligatures w14:val="none"/>
            </w:rPr>
            <m:t>=</m:t>
          </m:r>
          <m:f>
            <m:fPr>
              <m:ctrlPr>
                <w:rPr>
                  <w:rFonts w:ascii="Cambria Math" w:eastAsia="宋体" w:hAnsi="Cambria Math" w:cs="Times New Roman"/>
                  <w:i/>
                  <w:sz w:val="28"/>
                  <w:szCs w:val="20"/>
                  <w14:ligatures w14:val="none"/>
                </w:rPr>
              </m:ctrlPr>
            </m:fPr>
            <m:num>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num>
            <m:den>
              <m:r>
                <m:rPr>
                  <m:lit/>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r>
                <m:rPr>
                  <m:lit/>
                  <m:sty m:val="p"/>
                </m:rPr>
                <w:rPr>
                  <w:rFonts w:ascii="Cambria Math" w:eastAsia="宋体" w:hAnsi="Cambria Math" w:cs="等线"/>
                  <w:sz w:val="28"/>
                  <w14:ligatures w14:val="none"/>
                </w:rPr>
                <m:t>|</m:t>
              </m:r>
              <m:r>
                <m:rPr>
                  <m:sty m:val="p"/>
                </m:rPr>
                <w:rPr>
                  <w:rFonts w:ascii="Cambria Math" w:eastAsia="宋体" w:hAnsi="Cambria Math" w:cs="等线"/>
                  <w:sz w:val="28"/>
                  <w14:ligatures w14:val="none"/>
                </w:rPr>
                <m:t xml:space="preserve"> </m:t>
              </m:r>
              <m:r>
                <m:rPr>
                  <m:lit/>
                  <m:sty m:val="p"/>
                </m:rPr>
                <w:rPr>
                  <w:rFonts w:ascii="Cambria Math" w:eastAsia="宋体" w:hAnsi="Cambria Math" w:cs="等线"/>
                  <w:sz w:val="28"/>
                  <w14:ligatures w14:val="none"/>
                </w:rPr>
                <m:t>|</m:t>
              </m:r>
              <m:r>
                <m:rPr>
                  <m:sty m:val="p"/>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r>
                <m:rPr>
                  <m:lit/>
                </m:rPr>
                <w:rPr>
                  <w:rFonts w:ascii="Cambria Math" w:eastAsia="宋体" w:hAnsi="Cambria Math" w:cs="等线"/>
                  <w:sz w:val="28"/>
                  <w14:ligatures w14:val="none"/>
                </w:rPr>
                <m:t>|</m:t>
              </m:r>
              <m:r>
                <m:rPr>
                  <m:sty m:val="p"/>
                </m:rPr>
                <w:rPr>
                  <w:rFonts w:ascii="Cambria Math" w:eastAsia="宋体" w:hAnsi="Cambria Math" w:cs="等线"/>
                  <w:sz w:val="28"/>
                  <w14:ligatures w14:val="none"/>
                </w:rPr>
                <m:t>|</m:t>
              </m:r>
            </m:den>
          </m:f>
        </m:oMath>
      </m:oMathPara>
    </w:p>
    <w:p w14:paraId="4BFE9104" w14:textId="29404576" w:rsidR="00B95363" w:rsidRDefault="00000000" w:rsidP="00EB6B03">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lastRenderedPageBreak/>
        <w:t>其中，</w:t>
      </w:r>
      <w:r>
        <w:rPr>
          <w:rFonts w:ascii="Times New Roman" w:eastAsia="宋体" w:hAnsi="Times New Roman" w:cs="等线"/>
          <w:sz w:val="28"/>
          <w14:ligatures w14:val="none"/>
        </w:rPr>
        <w:t>​</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oMath>
      <w:r>
        <w:rPr>
          <w:rFonts w:ascii="Times New Roman" w:eastAsia="宋体" w:hAnsi="Times New Roman" w:cs="等线" w:hint="eastAsia"/>
          <w:sz w:val="28"/>
          <w14:ligatures w14:val="none"/>
        </w:rPr>
        <w:t>表示结构化语义表示对应的向量表示，</w:t>
      </w:r>
      <w:r>
        <w:rPr>
          <w:rFonts w:ascii="Times New Roman" w:eastAsia="宋体" w:hAnsi="Times New Roman" w:cs="等线"/>
          <w:sz w:val="28"/>
          <w14:ligatures w14:val="none"/>
        </w:rPr>
        <w:t>​</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oMath>
      <w:r>
        <w:rPr>
          <w:rFonts w:ascii="Times New Roman" w:eastAsia="宋体" w:hAnsi="Times New Roman" w:cs="等线" w:hint="eastAsia"/>
          <w:sz w:val="28"/>
          <w14:ligatures w14:val="none"/>
        </w:rPr>
        <w:t>表示候选任务类型对应的向量表示</w:t>
      </w:r>
      <w:ins w:id="179" w:author="yun qiao" w:date="2026-04-15T17:02:00Z">
        <w:r w:rsidR="00DA4472">
          <w:rPr>
            <w:rFonts w:ascii="Times New Roman" w:eastAsia="宋体" w:hAnsi="Times New Roman" w:cs="等线" w:hint="eastAsia"/>
            <w:sz w:val="28"/>
            <w14:ligatures w14:val="none"/>
          </w:rPr>
          <w:t>；</w:t>
        </w:r>
      </w:ins>
      <w:del w:id="180" w:author="yun qiao" w:date="2026-04-15T17:02:00Z">
        <w:r w:rsidDel="00DA4472">
          <w:rPr>
            <w:rFonts w:ascii="Times New Roman" w:eastAsia="宋体" w:hAnsi="Times New Roman" w:cs="等线" w:hint="eastAsia"/>
            <w:sz w:val="28"/>
            <w14:ligatures w14:val="none"/>
          </w:rPr>
          <w:delText>。</w:delText>
        </w:r>
      </w:del>
      <w:ins w:id="181" w:author="yun qiao" w:date="2026-04-15T17:02:00Z">
        <w:r w:rsidR="00DA4472" w:rsidRPr="00DA4472">
          <w:rPr>
            <w:rFonts w:ascii="Times New Roman" w:eastAsia="宋体" w:hAnsi="Times New Roman" w:cs="等线" w:hint="eastAsia"/>
            <w:sz w:val="28"/>
            <w14:ligatures w14:val="none"/>
          </w:rPr>
          <w:t>将所述任务类型标识、结构化语义表示及原始任务描述的文本编码向量作为输入所述序列生成模型的结构化语义特征</w:t>
        </w:r>
      </w:ins>
      <w:ins w:id="182" w:author="yun qiao" w:date="2026-04-15T16:57:00Z">
        <w:r w:rsidR="00EB6B03" w:rsidRPr="00EB6B03">
          <w:rPr>
            <w:rFonts w:ascii="Times New Roman" w:eastAsia="宋体" w:hAnsi="Times New Roman" w:cs="等线" w:hint="eastAsia"/>
            <w:sz w:val="28"/>
            <w14:ligatures w14:val="none"/>
          </w:rPr>
          <w:t>。</w:t>
        </w:r>
      </w:ins>
    </w:p>
    <w:p w14:paraId="6D0E1E1C" w14:textId="77777777" w:rsidR="00D76AFE" w:rsidRDefault="00D76AFE" w:rsidP="00D76AFE">
      <w:pPr>
        <w:spacing w:after="0" w:line="480" w:lineRule="exact"/>
        <w:ind w:firstLineChars="200" w:firstLine="560"/>
        <w:jc w:val="both"/>
        <w:rPr>
          <w:ins w:id="183" w:author="yun qiao" w:date="2026-04-16T14:54:00Z"/>
          <w:rFonts w:ascii="Times New Roman" w:eastAsia="宋体" w:hAnsi="Times New Roman" w:cs="Times New Roman"/>
          <w:sz w:val="28"/>
          <w:szCs w:val="28"/>
          <w14:ligatures w14:val="none"/>
        </w:rPr>
      </w:pPr>
      <w:ins w:id="184" w:author="yun qiao" w:date="2026-04-16T14:54:00Z">
        <w:r>
          <w:rPr>
            <w:rFonts w:ascii="Times New Roman" w:eastAsia="宋体" w:hAnsi="Times New Roman" w:cs="Times New Roman" w:hint="eastAsia"/>
            <w:sz w:val="28"/>
            <w:szCs w:val="28"/>
            <w14:ligatures w14:val="none"/>
          </w:rPr>
          <w:t>4</w:t>
        </w:r>
        <w:commentRangeStart w:id="185"/>
        <w:r>
          <w:rPr>
            <w:rFonts w:ascii="Times New Roman" w:eastAsia="宋体" w:hAnsi="Times New Roman" w:cs="Times New Roman" w:hint="eastAsia"/>
            <w:sz w:val="28"/>
            <w:szCs w:val="28"/>
            <w14:ligatures w14:val="none"/>
          </w:rPr>
          <w:t xml:space="preserve">. </w:t>
        </w:r>
        <w:r>
          <w:rPr>
            <w:rFonts w:ascii="Times New Roman" w:eastAsia="宋体" w:hAnsi="Times New Roman" w:cs="Times New Roman" w:hint="eastAsia"/>
            <w:sz w:val="28"/>
            <w:szCs w:val="28"/>
            <w14:ligatures w14:val="none"/>
          </w:rPr>
          <w:t>根据权利要求</w:t>
        </w:r>
        <w:r>
          <w:rPr>
            <w:rFonts w:ascii="Times New Roman" w:eastAsia="宋体" w:hAnsi="Times New Roman" w:cs="Times New Roman" w:hint="eastAsia"/>
            <w:sz w:val="28"/>
            <w:szCs w:val="28"/>
            <w14:ligatures w14:val="none"/>
          </w:rPr>
          <w:t>3</w:t>
        </w:r>
        <w:r>
          <w:rPr>
            <w:rFonts w:ascii="Times New Roman" w:eastAsia="宋体" w:hAnsi="Times New Roman" w:cs="Times New Roman" w:hint="eastAsia"/>
            <w:sz w:val="28"/>
            <w:szCs w:val="28"/>
            <w14:ligatures w14:val="none"/>
          </w:rPr>
          <w:t>所述基于</w:t>
        </w:r>
        <w:r>
          <w:rPr>
            <w:rFonts w:ascii="Times New Roman" w:eastAsia="宋体" w:hAnsi="Times New Roman" w:cs="等线" w:hint="eastAsia"/>
            <w:sz w:val="28"/>
            <w14:ligatures w14:val="none"/>
          </w:rPr>
          <w:t>跨平台语义解耦与图谱大模型协同的地理处理模型自动构建方法</w:t>
        </w:r>
        <w:r>
          <w:rPr>
            <w:rFonts w:ascii="Times New Roman" w:eastAsia="宋体" w:hAnsi="Times New Roman" w:cs="Times New Roman" w:hint="eastAsia"/>
            <w:sz w:val="28"/>
            <w:szCs w:val="28"/>
            <w14:ligatures w14:val="none"/>
          </w:rPr>
          <w:t>，</w:t>
        </w:r>
        <w:commentRangeEnd w:id="185"/>
        <w:r>
          <w:commentReference w:id="185"/>
        </w:r>
        <w:r>
          <w:rPr>
            <w:rFonts w:ascii="Times New Roman" w:eastAsia="宋体" w:hAnsi="Times New Roman" w:cs="Times New Roman" w:hint="eastAsia"/>
            <w:sz w:val="28"/>
            <w:szCs w:val="28"/>
            <w14:ligatures w14:val="none"/>
          </w:rPr>
          <w:t>其特征在于，所述通过</w:t>
        </w:r>
        <w:r w:rsidRPr="00350A5D">
          <w:rPr>
            <w:rFonts w:ascii="Times New Roman" w:eastAsia="宋体" w:hAnsi="Times New Roman" w:cs="Times New Roman" w:hint="eastAsia"/>
            <w:sz w:val="28"/>
            <w:szCs w:val="28"/>
            <w14:ligatures w14:val="none"/>
          </w:rPr>
          <w:t>构建并训练面向地理处理任务的基于</w:t>
        </w:r>
        <w:r w:rsidRPr="00350A5D">
          <w:rPr>
            <w:rFonts w:ascii="Times New Roman" w:eastAsia="宋体" w:hAnsi="Times New Roman" w:cs="Times New Roman" w:hint="eastAsia"/>
            <w:sz w:val="28"/>
            <w:szCs w:val="28"/>
            <w14:ligatures w14:val="none"/>
          </w:rPr>
          <w:t>Transformer</w:t>
        </w:r>
        <w:r w:rsidRPr="00350A5D">
          <w:rPr>
            <w:rFonts w:ascii="Times New Roman" w:eastAsia="宋体" w:hAnsi="Times New Roman" w:cs="Times New Roman" w:hint="eastAsia"/>
            <w:sz w:val="28"/>
            <w:szCs w:val="28"/>
            <w14:ligatures w14:val="none"/>
          </w:rPr>
          <w:t>解码器的专用序列生成模型，</w:t>
        </w:r>
        <w:r w:rsidRPr="00752CD3">
          <w:rPr>
            <w:rFonts w:ascii="Times New Roman" w:eastAsia="宋体" w:hAnsi="Times New Roman" w:cs="Times New Roman" w:hint="eastAsia"/>
            <w:sz w:val="28"/>
            <w:szCs w:val="28"/>
            <w14:ligatures w14:val="none"/>
          </w:rPr>
          <w:t>所述专用序列生成模型融合知识图谱语义先验</w:t>
        </w:r>
        <w:r w:rsidRPr="00350A5D">
          <w:rPr>
            <w:rFonts w:ascii="Times New Roman" w:eastAsia="宋体" w:hAnsi="Times New Roman" w:cs="Times New Roman" w:hint="eastAsia"/>
            <w:sz w:val="28"/>
            <w:szCs w:val="28"/>
            <w14:ligatures w14:val="none"/>
          </w:rPr>
          <w:t>，并采用特征级线性调制机制将任务条件向量注入各解码层</w:t>
        </w:r>
        <w:r>
          <w:rPr>
            <w:rFonts w:ascii="Times New Roman" w:eastAsia="宋体" w:hAnsi="Times New Roman" w:cs="Times New Roman" w:hint="eastAsia"/>
            <w:sz w:val="28"/>
            <w:szCs w:val="28"/>
            <w14:ligatures w14:val="none"/>
          </w:rPr>
          <w:t>，</w:t>
        </w:r>
        <w:r>
          <w:rPr>
            <w:rFonts w:ascii="Times New Roman" w:eastAsia="宋体" w:hAnsi="Times New Roman" w:cs="等线" w:hint="eastAsia"/>
            <w:sz w:val="28"/>
            <w14:ligatures w14:val="none"/>
          </w:rPr>
          <w:t>是以</w:t>
        </w:r>
        <w:r w:rsidRPr="003F5B91">
          <w:rPr>
            <w:rFonts w:ascii="Times New Roman" w:eastAsia="宋体" w:hAnsi="Times New Roman" w:cs="等线"/>
            <w:sz w:val="28"/>
            <w14:ligatures w14:val="none"/>
          </w:rPr>
          <w:t>构建基于</w:t>
        </w:r>
        <w:r w:rsidRPr="003F5B91">
          <w:rPr>
            <w:rFonts w:ascii="Times New Roman" w:eastAsia="宋体" w:hAnsi="Times New Roman" w:cs="等线"/>
            <w:sz w:val="28"/>
            <w14:ligatures w14:val="none"/>
          </w:rPr>
          <w:t>Transformer</w:t>
        </w:r>
        <w:r w:rsidRPr="003F5B91">
          <w:rPr>
            <w:rFonts w:ascii="Times New Roman" w:eastAsia="宋体" w:hAnsi="Times New Roman" w:cs="等线"/>
            <w:sz w:val="28"/>
            <w14:ligatures w14:val="none"/>
          </w:rPr>
          <w:t>解码器的任务条件化序列生成模型，所述模型包括文本编码模块、条件融合模块、条件化解码模块及输出投影模块；所述文本编码模块用于对原始任务描述进行编码，提取任务文本的语义表示；所述条件融合模块用</w:t>
        </w:r>
        <w:r w:rsidRPr="003F5B91">
          <w:rPr>
            <w:rFonts w:ascii="Times New Roman" w:eastAsia="宋体" w:hAnsi="Times New Roman" w:cs="等线"/>
            <w:sz w:val="28"/>
            <w14:ligatures w14:val="none"/>
          </w:rPr>
          <w:t xml:space="preserve"> </w:t>
        </w:r>
        <w:r w:rsidRPr="003F5B91">
          <w:rPr>
            <w:rFonts w:ascii="Times New Roman" w:eastAsia="宋体" w:hAnsi="Times New Roman" w:cs="等线"/>
            <w:sz w:val="28"/>
            <w14:ligatures w14:val="none"/>
          </w:rPr>
          <w:t>于融合任务文本语义表示与任务类型表示，生成任务条件向量，其计算方式如下：</w:t>
        </w:r>
      </w:ins>
    </w:p>
    <w:p w14:paraId="51A605CB" w14:textId="77777777" w:rsidR="00D76AFE" w:rsidRDefault="00D76AFE" w:rsidP="00D76AFE">
      <w:pPr>
        <w:spacing w:after="0" w:line="480" w:lineRule="exact"/>
        <w:ind w:firstLineChars="200" w:firstLine="560"/>
        <w:jc w:val="both"/>
        <w:rPr>
          <w:ins w:id="186" w:author="yun qiao" w:date="2026-04-16T14:54:00Z"/>
          <w:rFonts w:ascii="Cambria Math" w:eastAsia="宋体" w:hAnsi="Cambria Math" w:cs="等线"/>
          <w:i/>
          <w:sz w:val="28"/>
          <w14:ligatures w14:val="none"/>
        </w:rPr>
      </w:pPr>
      <m:oMathPara>
        <m:oMath>
          <m:r>
            <w:ins w:id="187" w:author="yun qiao" w:date="2026-04-16T14:54:00Z">
              <w:rPr>
                <w:rFonts w:ascii="Cambria Math" w:eastAsia="宋体" w:hAnsi="Cambria Math" w:cs="等线"/>
                <w:sz w:val="28"/>
                <w14:ligatures w14:val="none"/>
              </w:rPr>
              <m:t>c=</m:t>
            </w:ins>
          </m:r>
          <m:sSub>
            <m:sSubPr>
              <m:ctrlPr>
                <w:ins w:id="188" w:author="yun qiao" w:date="2026-04-16T14:54:00Z">
                  <w:rPr>
                    <w:rFonts w:ascii="Cambria Math" w:eastAsia="宋体" w:hAnsi="Cambria Math" w:cs="Times New Roman"/>
                    <w:i/>
                    <w:sz w:val="28"/>
                    <w:szCs w:val="20"/>
                    <w14:ligatures w14:val="none"/>
                  </w:rPr>
                </w:ins>
              </m:ctrlPr>
            </m:sSubPr>
            <m:e>
              <m:r>
                <w:ins w:id="189" w:author="yun qiao" w:date="2026-04-16T14:54:00Z">
                  <w:rPr>
                    <w:rFonts w:ascii="Cambria Math" w:eastAsia="宋体" w:hAnsi="Cambria Math" w:cs="等线"/>
                    <w:sz w:val="28"/>
                    <w14:ligatures w14:val="none"/>
                  </w:rPr>
                  <m:t>f</m:t>
                </w:ins>
              </m:r>
            </m:e>
            <m:sub>
              <m:r>
                <w:ins w:id="190" w:author="yun qiao" w:date="2026-04-16T14:54:00Z">
                  <m:rPr>
                    <m:nor/>
                  </m:rPr>
                  <w:rPr>
                    <w:rFonts w:ascii="Cambria Math" w:eastAsia="宋体" w:hAnsi="Cambria Math" w:cs="等线"/>
                    <w:i/>
                    <w:sz w:val="28"/>
                    <w14:ligatures w14:val="none"/>
                  </w:rPr>
                  <m:t>MLP</m:t>
                </w:ins>
              </m:r>
            </m:sub>
          </m:sSub>
          <m:d>
            <m:dPr>
              <m:ctrlPr>
                <w:ins w:id="191" w:author="yun qiao" w:date="2026-04-16T14:54:00Z">
                  <w:rPr>
                    <w:rFonts w:ascii="Cambria Math" w:eastAsia="宋体" w:hAnsi="Cambria Math" w:cs="Times New Roman"/>
                    <w:i/>
                    <w:sz w:val="28"/>
                    <w:szCs w:val="20"/>
                    <w14:ligatures w14:val="none"/>
                  </w:rPr>
                </w:ins>
              </m:ctrlPr>
            </m:dPr>
            <m:e>
              <m:d>
                <m:dPr>
                  <m:begChr m:val="["/>
                  <m:endChr m:val="]"/>
                  <m:ctrlPr>
                    <w:ins w:id="192" w:author="yun qiao" w:date="2026-04-16T14:54:00Z">
                      <w:rPr>
                        <w:rFonts w:ascii="Cambria Math" w:eastAsia="宋体" w:hAnsi="Cambria Math" w:cs="Times New Roman"/>
                        <w:i/>
                        <w:sz w:val="28"/>
                        <w:szCs w:val="20"/>
                        <w14:ligatures w14:val="none"/>
                      </w:rPr>
                    </w:ins>
                  </m:ctrlPr>
                </m:dPr>
                <m:e>
                  <m:sSub>
                    <m:sSubPr>
                      <m:ctrlPr>
                        <w:ins w:id="193" w:author="yun qiao" w:date="2026-04-16T14:54:00Z">
                          <w:rPr>
                            <w:rFonts w:ascii="Cambria Math" w:eastAsia="宋体" w:hAnsi="Cambria Math" w:cs="Times New Roman"/>
                            <w:i/>
                            <w:sz w:val="28"/>
                            <w:szCs w:val="20"/>
                            <w14:ligatures w14:val="none"/>
                          </w:rPr>
                        </w:ins>
                      </m:ctrlPr>
                    </m:sSubPr>
                    <m:e>
                      <m:r>
                        <w:ins w:id="194" w:author="yun qiao" w:date="2026-04-16T14:54:00Z">
                          <w:rPr>
                            <w:rFonts w:ascii="Cambria Math" w:eastAsia="宋体" w:hAnsi="Cambria Math" w:cs="等线"/>
                            <w:sz w:val="28"/>
                            <w14:ligatures w14:val="none"/>
                          </w:rPr>
                          <m:t>v</m:t>
                        </w:ins>
                      </m:r>
                    </m:e>
                    <m:sub>
                      <m:r>
                        <w:ins w:id="195" w:author="yun qiao" w:date="2026-04-16T14:54:00Z">
                          <m:rPr>
                            <m:nor/>
                          </m:rPr>
                          <w:rPr>
                            <w:rFonts w:ascii="Cambria Math" w:eastAsia="宋体" w:hAnsi="Cambria Math" w:cs="等线"/>
                            <w:i/>
                            <w:sz w:val="28"/>
                            <w14:ligatures w14:val="none"/>
                          </w:rPr>
                          <m:t>text</m:t>
                        </w:ins>
                      </m:r>
                    </m:sub>
                  </m:sSub>
                  <m:r>
                    <w:ins w:id="196" w:author="yun qiao" w:date="2026-04-16T14:54:00Z">
                      <w:rPr>
                        <w:rFonts w:ascii="Cambria Math" w:eastAsia="宋体" w:hAnsi="Cambria Math" w:cs="等线"/>
                        <w:sz w:val="28"/>
                        <w14:ligatures w14:val="none"/>
                      </w:rPr>
                      <m:t xml:space="preserve"> ; </m:t>
                    </w:ins>
                  </m:r>
                  <m:sSub>
                    <m:sSubPr>
                      <m:ctrlPr>
                        <w:ins w:id="197" w:author="yun qiao" w:date="2026-04-16T14:54:00Z">
                          <w:rPr>
                            <w:rFonts w:ascii="Cambria Math" w:eastAsia="宋体" w:hAnsi="Cambria Math" w:cs="Times New Roman"/>
                            <w:i/>
                            <w:sz w:val="28"/>
                            <w:szCs w:val="20"/>
                            <w14:ligatures w14:val="none"/>
                          </w:rPr>
                        </w:ins>
                      </m:ctrlPr>
                    </m:sSubPr>
                    <m:e>
                      <m:r>
                        <w:ins w:id="198" w:author="yun qiao" w:date="2026-04-16T14:54:00Z">
                          <w:rPr>
                            <w:rFonts w:ascii="Cambria Math" w:eastAsia="宋体" w:hAnsi="Cambria Math" w:cs="等线"/>
                            <w:sz w:val="28"/>
                            <w14:ligatures w14:val="none"/>
                          </w:rPr>
                          <m:t>e</m:t>
                        </w:ins>
                      </m:r>
                    </m:e>
                    <m:sub>
                      <m:r>
                        <w:ins w:id="199" w:author="yun qiao" w:date="2026-04-16T14:54:00Z">
                          <m:rPr>
                            <m:nor/>
                          </m:rPr>
                          <w:rPr>
                            <w:rFonts w:ascii="Cambria Math" w:eastAsia="宋体" w:hAnsi="Cambria Math" w:cs="等线"/>
                            <w:i/>
                            <w:sz w:val="28"/>
                            <w14:ligatures w14:val="none"/>
                          </w:rPr>
                          <m:t>task</m:t>
                        </w:ins>
                      </m:r>
                    </m:sub>
                  </m:sSub>
                </m:e>
              </m:d>
            </m:e>
          </m:d>
        </m:oMath>
      </m:oMathPara>
    </w:p>
    <w:p w14:paraId="69390CB1" w14:textId="77777777" w:rsidR="00D76AFE" w:rsidRDefault="00D76AFE" w:rsidP="00D76AFE">
      <w:pPr>
        <w:widowControl/>
        <w:spacing w:before="100" w:after="0" w:line="480" w:lineRule="exact"/>
        <w:ind w:firstLineChars="200" w:firstLine="560"/>
        <w:jc w:val="both"/>
        <w:rPr>
          <w:ins w:id="200" w:author="yun qiao" w:date="2026-04-16T14:54:00Z"/>
          <w:rFonts w:ascii="Times New Roman" w:eastAsia="宋体" w:hAnsi="Times New Roman" w:cs="等线"/>
          <w:sz w:val="28"/>
          <w14:ligatures w14:val="none"/>
        </w:rPr>
      </w:pPr>
      <w:ins w:id="201" w:author="yun qiao" w:date="2026-04-16T14:54:00Z">
        <w:r>
          <w:rPr>
            <w:rFonts w:ascii="Times New Roman" w:eastAsia="宋体" w:hAnsi="Times New Roman" w:cs="等线" w:hint="eastAsia"/>
            <w:sz w:val="28"/>
            <w14:ligatures w14:val="none"/>
          </w:rPr>
          <w:t>其中，</w:t>
        </w:r>
      </w:ins>
      <m:oMath>
        <m:sSub>
          <m:sSubPr>
            <m:ctrlPr>
              <w:ins w:id="202" w:author="yun qiao" w:date="2026-04-16T14:54:00Z">
                <w:rPr>
                  <w:rFonts w:ascii="Cambria Math" w:eastAsia="宋体" w:hAnsi="Cambria Math" w:cs="Times New Roman"/>
                  <w:i/>
                  <w:sz w:val="28"/>
                  <w:szCs w:val="20"/>
                  <w14:ligatures w14:val="none"/>
                </w:rPr>
              </w:ins>
            </m:ctrlPr>
          </m:sSubPr>
          <m:e>
            <m:r>
              <w:ins w:id="203" w:author="yun qiao" w:date="2026-04-16T14:54:00Z">
                <w:rPr>
                  <w:rFonts w:ascii="Cambria Math" w:eastAsia="宋体" w:hAnsi="Cambria Math" w:cs="等线"/>
                  <w:sz w:val="28"/>
                  <w14:ligatures w14:val="none"/>
                </w:rPr>
                <m:t>v</m:t>
              </w:ins>
            </m:r>
          </m:e>
          <m:sub>
            <m:r>
              <w:ins w:id="204" w:author="yun qiao" w:date="2026-04-16T14:54:00Z">
                <m:rPr>
                  <m:nor/>
                </m:rPr>
                <w:rPr>
                  <w:rFonts w:ascii="Cambria Math" w:eastAsia="宋体" w:hAnsi="Cambria Math" w:cs="等线"/>
                  <w:sz w:val="28"/>
                  <w14:ligatures w14:val="none"/>
                </w:rPr>
                <m:t>text</m:t>
              </w:ins>
            </m:r>
          </m:sub>
        </m:sSub>
      </m:oMath>
      <w:ins w:id="205" w:author="yun qiao" w:date="2026-04-16T14:54:00Z">
        <w:r>
          <w:rPr>
            <w:rFonts w:ascii="Times New Roman" w:eastAsia="宋体" w:hAnsi="Times New Roman" w:cs="等线" w:hint="eastAsia"/>
            <w:sz w:val="28"/>
            <w14:ligatures w14:val="none"/>
          </w:rPr>
          <w:t>表示文本语义的池化表示，</w:t>
        </w:r>
      </w:ins>
      <m:oMath>
        <m:sSub>
          <m:sSubPr>
            <m:ctrlPr>
              <w:ins w:id="206" w:author="yun qiao" w:date="2026-04-16T14:54:00Z">
                <w:rPr>
                  <w:rFonts w:ascii="Cambria Math" w:eastAsia="宋体" w:hAnsi="Cambria Math" w:cs="Times New Roman"/>
                  <w:i/>
                  <w:sz w:val="28"/>
                  <w:szCs w:val="20"/>
                  <w14:ligatures w14:val="none"/>
                </w:rPr>
              </w:ins>
            </m:ctrlPr>
          </m:sSubPr>
          <m:e>
            <m:r>
              <w:ins w:id="207" w:author="yun qiao" w:date="2026-04-16T14:54:00Z">
                <w:rPr>
                  <w:rFonts w:ascii="Cambria Math" w:eastAsia="宋体" w:hAnsi="Cambria Math" w:cs="等线"/>
                  <w:sz w:val="28"/>
                  <w14:ligatures w14:val="none"/>
                </w:rPr>
                <m:t>e</m:t>
              </w:ins>
            </m:r>
          </m:e>
          <m:sub>
            <m:r>
              <w:ins w:id="208" w:author="yun qiao" w:date="2026-04-16T14:54:00Z">
                <m:rPr>
                  <m:nor/>
                </m:rPr>
                <w:rPr>
                  <w:rFonts w:ascii="Cambria Math" w:eastAsia="宋体" w:hAnsi="Cambria Math" w:cs="等线"/>
                  <w:sz w:val="28"/>
                  <w14:ligatures w14:val="none"/>
                </w:rPr>
                <m:t>task</m:t>
              </w:ins>
            </m:r>
          </m:sub>
        </m:sSub>
      </m:oMath>
      <w:ins w:id="209" w:author="yun qiao" w:date="2026-04-16T14:54:00Z">
        <w:r>
          <w:rPr>
            <w:rFonts w:ascii="Times New Roman" w:eastAsia="宋体" w:hAnsi="Times New Roman" w:cs="等线" w:hint="eastAsia"/>
            <w:sz w:val="28"/>
            <w14:ligatures w14:val="none"/>
          </w:rPr>
          <w:t>表示任务类型嵌入向量，</w:t>
        </w:r>
        <w:r>
          <w:rPr>
            <w:rFonts w:ascii="Times New Roman" w:eastAsia="宋体" w:hAnsi="Times New Roman" w:cs="等线"/>
            <w:sz w:val="28"/>
            <w14:ligatures w14:val="none"/>
          </w:rPr>
          <w:t>[</w:t>
        </w:r>
        <w:r>
          <w:rPr>
            <w:rFonts w:ascii="Times New Roman" w:eastAsia="宋体" w:hAnsi="Times New Roman" w:cs="等线" w:hint="eastAsia"/>
            <w:sz w:val="28"/>
            <w14:ligatures w14:val="none"/>
          </w:rPr>
          <w:t>·</w:t>
        </w:r>
        <w:r>
          <w:rPr>
            <w:rFonts w:ascii="Times New Roman" w:eastAsia="宋体" w:hAnsi="Times New Roman" w:cs="等线"/>
            <w:sz w:val="28"/>
            <w14:ligatures w14:val="none"/>
          </w:rPr>
          <w:t>;</w:t>
        </w:r>
        <w:r>
          <w:rPr>
            <w:rFonts w:ascii="Times New Roman" w:eastAsia="宋体" w:hAnsi="Times New Roman" w:cs="等线" w:hint="eastAsia"/>
            <w:sz w:val="28"/>
            <w14:ligatures w14:val="none"/>
          </w:rPr>
          <w:t>·</w:t>
        </w:r>
        <w:r>
          <w:rPr>
            <w:rFonts w:ascii="Times New Roman" w:eastAsia="宋体" w:hAnsi="Times New Roman" w:cs="等线"/>
            <w:sz w:val="28"/>
            <w14:ligatures w14:val="none"/>
          </w:rPr>
          <w:t xml:space="preserve">] </w:t>
        </w:r>
        <w:r>
          <w:rPr>
            <w:rFonts w:ascii="Times New Roman" w:eastAsia="宋体" w:hAnsi="Times New Roman" w:cs="等线" w:hint="eastAsia"/>
            <w:sz w:val="28"/>
            <w14:ligatures w14:val="none"/>
          </w:rPr>
          <w:t>表示向量拼接操作，</w:t>
        </w:r>
      </w:ins>
      <m:oMath>
        <m:sSub>
          <m:sSubPr>
            <m:ctrlPr>
              <w:ins w:id="210" w:author="yun qiao" w:date="2026-04-16T14:54:00Z">
                <w:rPr>
                  <w:rFonts w:ascii="Cambria Math" w:eastAsia="宋体" w:hAnsi="Cambria Math" w:cs="Times New Roman"/>
                  <w:i/>
                  <w:sz w:val="28"/>
                  <w:szCs w:val="20"/>
                  <w14:ligatures w14:val="none"/>
                </w:rPr>
              </w:ins>
            </m:ctrlPr>
          </m:sSubPr>
          <m:e>
            <m:r>
              <w:ins w:id="211" w:author="yun qiao" w:date="2026-04-16T14:54:00Z">
                <w:rPr>
                  <w:rFonts w:ascii="Cambria Math" w:eastAsia="宋体" w:hAnsi="Cambria Math" w:cs="等线"/>
                  <w:sz w:val="28"/>
                  <w14:ligatures w14:val="none"/>
                </w:rPr>
                <m:t>f</m:t>
              </w:ins>
            </m:r>
          </m:e>
          <m:sub>
            <m:r>
              <w:ins w:id="212" w:author="yun qiao" w:date="2026-04-16T14:54:00Z">
                <m:rPr>
                  <m:nor/>
                </m:rPr>
                <w:rPr>
                  <w:rFonts w:ascii="Cambria Math" w:eastAsia="宋体" w:hAnsi="Cambria Math" w:cs="等线"/>
                  <w:sz w:val="28"/>
                  <w14:ligatures w14:val="none"/>
                </w:rPr>
                <m:t>MLP</m:t>
              </w:ins>
            </m:r>
          </m:sub>
        </m:sSub>
      </m:oMath>
      <w:ins w:id="213" w:author="yun qiao" w:date="2026-04-16T14:54:00Z">
        <w:r>
          <w:rPr>
            <w:rFonts w:ascii="Times New Roman" w:eastAsia="宋体" w:hAnsi="Times New Roman" w:cs="等线" w:hint="eastAsia"/>
            <w:sz w:val="28"/>
            <w14:ligatures w14:val="none"/>
          </w:rPr>
          <w:t>表示多层感知机映射函数；</w:t>
        </w:r>
      </w:ins>
    </w:p>
    <w:p w14:paraId="4CA8DB3C" w14:textId="77777777" w:rsidR="00D76AFE" w:rsidRDefault="00D76AFE" w:rsidP="00D76AFE">
      <w:pPr>
        <w:widowControl/>
        <w:spacing w:before="100" w:after="0" w:line="480" w:lineRule="exact"/>
        <w:ind w:firstLineChars="200" w:firstLine="560"/>
        <w:jc w:val="both"/>
        <w:rPr>
          <w:ins w:id="214" w:author="yun qiao" w:date="2026-04-16T14:54:00Z"/>
          <w:rFonts w:ascii="Times New Roman" w:eastAsia="宋体" w:hAnsi="Times New Roman" w:cs="等线"/>
          <w:sz w:val="28"/>
          <w14:ligatures w14:val="none"/>
        </w:rPr>
      </w:pPr>
      <w:ins w:id="215" w:author="yun qiao" w:date="2026-04-16T14:54:00Z">
        <w:r>
          <w:rPr>
            <w:rFonts w:ascii="Times New Roman" w:eastAsia="宋体" w:hAnsi="Times New Roman" w:cs="等线" w:hint="eastAsia"/>
            <w:sz w:val="28"/>
            <w14:ligatures w14:val="none"/>
          </w:rPr>
          <w:t>所述条件化解码模块包含多层</w:t>
        </w:r>
        <w:r>
          <w:rPr>
            <w:rFonts w:ascii="Times New Roman" w:eastAsia="宋体" w:hAnsi="Times New Roman" w:cs="等线"/>
            <w:sz w:val="28"/>
            <w14:ligatures w14:val="none"/>
          </w:rPr>
          <w:t>Transformer</w:t>
        </w:r>
        <w:r>
          <w:rPr>
            <w:rFonts w:ascii="Times New Roman" w:eastAsia="宋体" w:hAnsi="Times New Roman" w:cs="等线" w:hint="eastAsia"/>
            <w:sz w:val="28"/>
            <w14:ligatures w14:val="none"/>
          </w:rPr>
          <w:t>解码层，在每一层中采用特征级线性调制机制将所述条件向量注入解码过程，其调制方式如下：</w:t>
        </w:r>
      </w:ins>
    </w:p>
    <w:p w14:paraId="04EF6D15" w14:textId="77777777" w:rsidR="00D76AFE" w:rsidRDefault="00000000" w:rsidP="00D76AFE">
      <w:pPr>
        <w:widowControl/>
        <w:spacing w:before="100" w:after="0" w:line="480" w:lineRule="exact"/>
        <w:jc w:val="both"/>
        <w:rPr>
          <w:ins w:id="216" w:author="yun qiao" w:date="2026-04-16T14:54:00Z"/>
          <w:rFonts w:ascii="Cambria Math" w:eastAsia="宋体" w:hAnsi="Cambria Math" w:cs="等线"/>
          <w:i/>
          <w:sz w:val="28"/>
          <w14:ligatures w14:val="none"/>
        </w:rPr>
      </w:pPr>
      <m:oMathPara>
        <m:oMath>
          <m:sSubSup>
            <m:sSubSupPr>
              <m:ctrlPr>
                <w:ins w:id="217" w:author="yun qiao" w:date="2026-04-16T14:54:00Z">
                  <w:rPr>
                    <w:rFonts w:ascii="Cambria Math" w:eastAsia="宋体" w:hAnsi="Cambria Math" w:cs="Times New Roman"/>
                    <w:i/>
                    <w:sz w:val="28"/>
                    <w:szCs w:val="20"/>
                    <w14:ligatures w14:val="none"/>
                  </w:rPr>
                </w:ins>
              </m:ctrlPr>
            </m:sSubSupPr>
            <m:e>
              <m:r>
                <w:ins w:id="218" w:author="yun qiao" w:date="2026-04-16T14:54:00Z">
                  <w:rPr>
                    <w:rFonts w:ascii="Cambria Math" w:eastAsia="宋体" w:hAnsi="Cambria Math" w:cs="等线"/>
                    <w:sz w:val="28"/>
                    <w14:ligatures w14:val="none"/>
                  </w:rPr>
                  <m:t>h</m:t>
                </w:ins>
              </m:r>
            </m:e>
            <m:sub>
              <m:r>
                <w:ins w:id="219" w:author="yun qiao" w:date="2026-04-16T14:54:00Z">
                  <w:rPr>
                    <w:rFonts w:ascii="Cambria Math" w:eastAsia="宋体" w:hAnsi="Cambria Math" w:cs="等线"/>
                    <w:sz w:val="28"/>
                    <w14:ligatures w14:val="none"/>
                  </w:rPr>
                  <m:t>l</m:t>
                </w:ins>
              </m:r>
            </m:sub>
            <m:sup>
              <m:r>
                <w:ins w:id="220" w:author="yun qiao" w:date="2026-04-16T14:54:00Z">
                  <w:rPr>
                    <w:rFonts w:ascii="Cambria Math" w:eastAsia="宋体" w:hAnsi="Cambria Math" w:cs="等线"/>
                    <w:sz w:val="28"/>
                    <w14:ligatures w14:val="none"/>
                  </w:rPr>
                  <m:t>'</m:t>
                </w:ins>
              </m:r>
            </m:sup>
          </m:sSubSup>
          <m:r>
            <w:ins w:id="221" w:author="yun qiao" w:date="2026-04-16T14:54:00Z">
              <w:rPr>
                <w:rFonts w:ascii="Cambria Math" w:eastAsia="宋体" w:hAnsi="Cambria Math" w:cs="等线"/>
                <w:sz w:val="28"/>
                <w14:ligatures w14:val="none"/>
              </w:rPr>
              <m:t>=</m:t>
            </w:ins>
          </m:r>
          <m:sSub>
            <m:sSubPr>
              <m:ctrlPr>
                <w:ins w:id="222" w:author="yun qiao" w:date="2026-04-16T14:54:00Z">
                  <w:rPr>
                    <w:rFonts w:ascii="Cambria Math" w:eastAsia="宋体" w:hAnsi="Cambria Math" w:cs="Times New Roman"/>
                    <w:i/>
                    <w:sz w:val="28"/>
                    <w:szCs w:val="20"/>
                    <w14:ligatures w14:val="none"/>
                  </w:rPr>
                </w:ins>
              </m:ctrlPr>
            </m:sSubPr>
            <m:e>
              <m:r>
                <w:ins w:id="223" w:author="yun qiao" w:date="2026-04-16T14:54:00Z">
                  <w:rPr>
                    <w:rFonts w:ascii="Cambria Math" w:eastAsia="宋体" w:hAnsi="Cambria Math" w:cs="等线"/>
                    <w:sz w:val="28"/>
                    <w14:ligatures w14:val="none"/>
                  </w:rPr>
                  <m:t>γ</m:t>
                </w:ins>
              </m:r>
            </m:e>
            <m:sub>
              <m:r>
                <w:ins w:id="224" w:author="yun qiao" w:date="2026-04-16T14:54:00Z">
                  <w:rPr>
                    <w:rFonts w:ascii="Cambria Math" w:eastAsia="宋体" w:hAnsi="Cambria Math" w:cs="等线"/>
                    <w:sz w:val="28"/>
                    <w14:ligatures w14:val="none"/>
                  </w:rPr>
                  <m:t>l</m:t>
                </w:ins>
              </m:r>
            </m:sub>
          </m:sSub>
          <m:d>
            <m:dPr>
              <m:ctrlPr>
                <w:ins w:id="225" w:author="yun qiao" w:date="2026-04-16T14:54:00Z">
                  <w:rPr>
                    <w:rFonts w:ascii="Cambria Math" w:eastAsia="宋体" w:hAnsi="Cambria Math" w:cs="Times New Roman"/>
                    <w:i/>
                    <w:sz w:val="28"/>
                    <w:szCs w:val="20"/>
                    <w14:ligatures w14:val="none"/>
                  </w:rPr>
                </w:ins>
              </m:ctrlPr>
            </m:dPr>
            <m:e>
              <m:r>
                <w:ins w:id="226" w:author="yun qiao" w:date="2026-04-16T14:54:00Z">
                  <w:rPr>
                    <w:rFonts w:ascii="Cambria Math" w:eastAsia="宋体" w:hAnsi="Cambria Math" w:cs="等线"/>
                    <w:sz w:val="28"/>
                    <w14:ligatures w14:val="none"/>
                  </w:rPr>
                  <m:t>c</m:t>
                </w:ins>
              </m:r>
            </m:e>
          </m:d>
          <m:r>
            <w:ins w:id="227" w:author="yun qiao" w:date="2026-04-16T14:54:00Z">
              <w:rPr>
                <w:rFonts w:ascii="Cambria Math" w:eastAsia="宋体" w:hAnsi="Cambria Math" w:cs="等线"/>
                <w:sz w:val="28"/>
                <w14:ligatures w14:val="none"/>
              </w:rPr>
              <m:t>⊙</m:t>
            </w:ins>
          </m:r>
          <m:sSub>
            <m:sSubPr>
              <m:ctrlPr>
                <w:ins w:id="228" w:author="yun qiao" w:date="2026-04-16T14:54:00Z">
                  <w:rPr>
                    <w:rFonts w:ascii="Cambria Math" w:eastAsia="宋体" w:hAnsi="Cambria Math" w:cs="Times New Roman"/>
                    <w:i/>
                    <w:sz w:val="28"/>
                    <w:szCs w:val="20"/>
                    <w14:ligatures w14:val="none"/>
                  </w:rPr>
                </w:ins>
              </m:ctrlPr>
            </m:sSubPr>
            <m:e>
              <m:r>
                <w:ins w:id="229" w:author="yun qiao" w:date="2026-04-16T14:54:00Z">
                  <w:rPr>
                    <w:rFonts w:ascii="Cambria Math" w:eastAsia="宋体" w:hAnsi="Cambria Math" w:cs="等线"/>
                    <w:sz w:val="28"/>
                    <w14:ligatures w14:val="none"/>
                  </w:rPr>
                  <m:t>h</m:t>
                </w:ins>
              </m:r>
            </m:e>
            <m:sub>
              <m:r>
                <w:ins w:id="230" w:author="yun qiao" w:date="2026-04-16T14:54:00Z">
                  <w:rPr>
                    <w:rFonts w:ascii="Cambria Math" w:eastAsia="宋体" w:hAnsi="Cambria Math" w:cs="等线"/>
                    <w:sz w:val="28"/>
                    <w14:ligatures w14:val="none"/>
                  </w:rPr>
                  <m:t>l</m:t>
                </w:ins>
              </m:r>
            </m:sub>
          </m:sSub>
          <m:r>
            <w:ins w:id="231" w:author="yun qiao" w:date="2026-04-16T14:54:00Z">
              <w:rPr>
                <w:rFonts w:ascii="Cambria Math" w:eastAsia="宋体" w:hAnsi="Cambria Math" w:cs="等线"/>
                <w:sz w:val="28"/>
                <w14:ligatures w14:val="none"/>
              </w:rPr>
              <m:t>+</m:t>
            </w:ins>
          </m:r>
          <m:sSub>
            <m:sSubPr>
              <m:ctrlPr>
                <w:ins w:id="232" w:author="yun qiao" w:date="2026-04-16T14:54:00Z">
                  <w:rPr>
                    <w:rFonts w:ascii="Cambria Math" w:eastAsia="宋体" w:hAnsi="Cambria Math" w:cs="Times New Roman"/>
                    <w:i/>
                    <w:sz w:val="28"/>
                    <w:szCs w:val="20"/>
                    <w14:ligatures w14:val="none"/>
                  </w:rPr>
                </w:ins>
              </m:ctrlPr>
            </m:sSubPr>
            <m:e>
              <m:r>
                <w:ins w:id="233" w:author="yun qiao" w:date="2026-04-16T14:54:00Z">
                  <w:rPr>
                    <w:rFonts w:ascii="Cambria Math" w:eastAsia="宋体" w:hAnsi="Cambria Math" w:cs="等线"/>
                    <w:sz w:val="28"/>
                    <w14:ligatures w14:val="none"/>
                  </w:rPr>
                  <m:t>β</m:t>
                </w:ins>
              </m:r>
            </m:e>
            <m:sub>
              <m:r>
                <w:ins w:id="234" w:author="yun qiao" w:date="2026-04-16T14:54:00Z">
                  <w:rPr>
                    <w:rFonts w:ascii="Cambria Math" w:eastAsia="宋体" w:hAnsi="Cambria Math" w:cs="等线"/>
                    <w:sz w:val="28"/>
                    <w14:ligatures w14:val="none"/>
                  </w:rPr>
                  <m:t>l</m:t>
                </w:ins>
              </m:r>
            </m:sub>
          </m:sSub>
          <m:d>
            <m:dPr>
              <m:ctrlPr>
                <w:ins w:id="235" w:author="yun qiao" w:date="2026-04-16T14:54:00Z">
                  <w:rPr>
                    <w:rFonts w:ascii="Cambria Math" w:eastAsia="宋体" w:hAnsi="Cambria Math" w:cs="Times New Roman"/>
                    <w:i/>
                    <w:sz w:val="28"/>
                    <w:szCs w:val="20"/>
                    <w14:ligatures w14:val="none"/>
                  </w:rPr>
                </w:ins>
              </m:ctrlPr>
            </m:dPr>
            <m:e>
              <m:r>
                <w:ins w:id="236" w:author="yun qiao" w:date="2026-04-16T14:54:00Z">
                  <w:rPr>
                    <w:rFonts w:ascii="Cambria Math" w:eastAsia="宋体" w:hAnsi="Cambria Math" w:cs="等线"/>
                    <w:sz w:val="28"/>
                    <w14:ligatures w14:val="none"/>
                  </w:rPr>
                  <m:t>c</m:t>
                </w:ins>
              </m:r>
            </m:e>
          </m:d>
        </m:oMath>
      </m:oMathPara>
    </w:p>
    <w:p w14:paraId="703881C3" w14:textId="77777777" w:rsidR="00D76AFE" w:rsidRDefault="00D76AFE" w:rsidP="00D76AFE">
      <w:pPr>
        <w:widowControl/>
        <w:spacing w:before="100" w:after="0" w:line="480" w:lineRule="exact"/>
        <w:ind w:firstLineChars="200" w:firstLine="560"/>
        <w:jc w:val="both"/>
        <w:rPr>
          <w:ins w:id="237" w:author="yun qiao" w:date="2026-04-16T14:54:00Z"/>
          <w:rFonts w:ascii="Times New Roman" w:eastAsia="宋体" w:hAnsi="Times New Roman" w:cs="等线"/>
          <w:sz w:val="28"/>
          <w14:ligatures w14:val="none"/>
        </w:rPr>
      </w:pPr>
      <w:ins w:id="238" w:author="yun qiao" w:date="2026-04-16T14:54:00Z">
        <w:r>
          <w:rPr>
            <w:rFonts w:ascii="Times New Roman" w:eastAsia="宋体" w:hAnsi="Times New Roman" w:cs="等线" w:hint="eastAsia"/>
            <w:sz w:val="28"/>
            <w14:ligatures w14:val="none"/>
          </w:rPr>
          <w:t>其中，</w:t>
        </w:r>
      </w:ins>
      <m:oMath>
        <m:sSub>
          <m:sSubPr>
            <m:ctrlPr>
              <w:ins w:id="239" w:author="yun qiao" w:date="2026-04-16T14:54:00Z">
                <w:rPr>
                  <w:rFonts w:ascii="Cambria Math" w:eastAsia="宋体" w:hAnsi="Cambria Math" w:cs="Times New Roman"/>
                  <w:sz w:val="28"/>
                  <w:szCs w:val="20"/>
                  <w14:ligatures w14:val="none"/>
                </w:rPr>
              </w:ins>
            </m:ctrlPr>
          </m:sSubPr>
          <m:e>
            <m:r>
              <w:ins w:id="240" w:author="yun qiao" w:date="2026-04-16T14:54:00Z">
                <w:rPr>
                  <w:rFonts w:ascii="Cambria Math" w:eastAsia="宋体" w:hAnsi="Cambria Math" w:cs="等线"/>
                  <w:sz w:val="28"/>
                  <w14:ligatures w14:val="none"/>
                </w:rPr>
                <m:t>h</m:t>
              </w:ins>
            </m:r>
          </m:e>
          <m:sub>
            <m:r>
              <w:ins w:id="241" w:author="yun qiao" w:date="2026-04-16T14:54:00Z">
                <w:rPr>
                  <w:rFonts w:ascii="Cambria Math" w:eastAsia="宋体" w:hAnsi="Cambria Math" w:cs="等线"/>
                  <w:sz w:val="28"/>
                  <w14:ligatures w14:val="none"/>
                </w:rPr>
                <m:t>l</m:t>
              </w:ins>
            </m:r>
          </m:sub>
        </m:sSub>
      </m:oMath>
      <w:ins w:id="242" w:author="yun qiao" w:date="2026-04-16T14:54:00Z">
        <w:r>
          <w:rPr>
            <w:rFonts w:ascii="Times New Roman" w:eastAsia="宋体" w:hAnsi="Times New Roman" w:cs="等线" w:hint="eastAsia"/>
            <w:sz w:val="28"/>
            <w14:ligatures w14:val="none"/>
          </w:rPr>
          <w:t>表示第</w:t>
        </w:r>
      </w:ins>
      <m:oMath>
        <m:r>
          <w:ins w:id="243" w:author="yun qiao" w:date="2026-04-16T14:54:00Z">
            <w:rPr>
              <w:rFonts w:ascii="Cambria Math" w:eastAsia="宋体" w:hAnsi="Cambria Math" w:cs="等线"/>
              <w:sz w:val="28"/>
              <w14:ligatures w14:val="none"/>
            </w:rPr>
            <m:t>l</m:t>
          </w:ins>
        </m:r>
      </m:oMath>
      <w:ins w:id="244" w:author="yun qiao" w:date="2026-04-16T14:54:00Z">
        <w:r>
          <w:rPr>
            <w:rFonts w:ascii="Times New Roman" w:eastAsia="宋体" w:hAnsi="Times New Roman" w:cs="等线" w:hint="eastAsia"/>
            <w:sz w:val="28"/>
            <w14:ligatures w14:val="none"/>
          </w:rPr>
          <w:t>层解码器的隐藏状态，</w:t>
        </w:r>
      </w:ins>
      <m:oMath>
        <m:sSub>
          <m:sSubPr>
            <m:ctrlPr>
              <w:ins w:id="245" w:author="yun qiao" w:date="2026-04-16T14:54:00Z">
                <w:rPr>
                  <w:rFonts w:ascii="Cambria Math" w:eastAsia="宋体" w:hAnsi="Cambria Math" w:cs="Times New Roman"/>
                  <w:sz w:val="28"/>
                  <w:szCs w:val="20"/>
                  <w14:ligatures w14:val="none"/>
                </w:rPr>
              </w:ins>
            </m:ctrlPr>
          </m:sSubPr>
          <m:e>
            <m:r>
              <w:ins w:id="246" w:author="yun qiao" w:date="2026-04-16T14:54:00Z">
                <m:rPr>
                  <m:sty m:val="p"/>
                </m:rPr>
                <w:rPr>
                  <w:rFonts w:ascii="Cambria Math" w:eastAsia="宋体" w:hAnsi="Cambria Math" w:cs="等线"/>
                  <w:sz w:val="28"/>
                  <w14:ligatures w14:val="none"/>
                </w:rPr>
                <m:t>γ</m:t>
              </w:ins>
            </m:r>
          </m:e>
          <m:sub>
            <m:r>
              <w:ins w:id="247" w:author="yun qiao" w:date="2026-04-16T14:54:00Z">
                <w:rPr>
                  <w:rFonts w:ascii="Cambria Math" w:eastAsia="宋体" w:hAnsi="Cambria Math" w:cs="等线"/>
                  <w:sz w:val="28"/>
                  <w14:ligatures w14:val="none"/>
                </w:rPr>
                <m:t>l</m:t>
              </w:ins>
            </m:r>
          </m:sub>
        </m:sSub>
        <m:d>
          <m:dPr>
            <m:ctrlPr>
              <w:ins w:id="248" w:author="yun qiao" w:date="2026-04-16T14:54:00Z">
                <w:rPr>
                  <w:rFonts w:ascii="Cambria Math" w:eastAsia="宋体" w:hAnsi="Cambria Math" w:cs="Times New Roman"/>
                  <w:sz w:val="28"/>
                  <w:szCs w:val="20"/>
                  <w14:ligatures w14:val="none"/>
                </w:rPr>
              </w:ins>
            </m:ctrlPr>
          </m:dPr>
          <m:e>
            <m:r>
              <w:ins w:id="249" w:author="yun qiao" w:date="2026-04-16T14:54:00Z">
                <w:rPr>
                  <w:rFonts w:ascii="Cambria Math" w:eastAsia="宋体" w:hAnsi="Cambria Math" w:cs="等线"/>
                  <w:sz w:val="28"/>
                  <w14:ligatures w14:val="none"/>
                </w:rPr>
                <m:t>c</m:t>
              </w:ins>
            </m:r>
          </m:e>
        </m:d>
      </m:oMath>
      <w:ins w:id="250" w:author="yun qiao" w:date="2026-04-16T14:54:00Z">
        <w:r>
          <w:rPr>
            <w:rFonts w:ascii="Times New Roman" w:eastAsia="宋体" w:hAnsi="Times New Roman" w:cs="等线" w:hint="eastAsia"/>
            <w:sz w:val="28"/>
            <w14:ligatures w14:val="none"/>
          </w:rPr>
          <w:t>和</w:t>
        </w:r>
        <w:r>
          <w:rPr>
            <w:rFonts w:ascii="Times New Roman" w:eastAsia="宋体" w:hAnsi="Times New Roman" w:cs="等线"/>
            <w:sz w:val="28"/>
            <w14:ligatures w14:val="none"/>
          </w:rPr>
          <w:t xml:space="preserve"> </w:t>
        </w:r>
      </w:ins>
      <m:oMath>
        <m:sSub>
          <m:sSubPr>
            <m:ctrlPr>
              <w:ins w:id="251" w:author="yun qiao" w:date="2026-04-16T14:54:00Z">
                <w:rPr>
                  <w:rFonts w:ascii="Cambria Math" w:eastAsia="宋体" w:hAnsi="Cambria Math" w:cs="Times New Roman"/>
                  <w:sz w:val="28"/>
                  <w:szCs w:val="20"/>
                  <w14:ligatures w14:val="none"/>
                </w:rPr>
              </w:ins>
            </m:ctrlPr>
          </m:sSubPr>
          <m:e>
            <m:r>
              <w:ins w:id="252" w:author="yun qiao" w:date="2026-04-16T14:54:00Z">
                <m:rPr>
                  <m:sty m:val="p"/>
                </m:rPr>
                <w:rPr>
                  <w:rFonts w:ascii="Cambria Math" w:eastAsia="宋体" w:hAnsi="Cambria Math" w:cs="等线"/>
                  <w:sz w:val="28"/>
                  <w14:ligatures w14:val="none"/>
                </w:rPr>
                <m:t>β</m:t>
              </w:ins>
            </m:r>
          </m:e>
          <m:sub>
            <m:r>
              <w:ins w:id="253" w:author="yun qiao" w:date="2026-04-16T14:54:00Z">
                <w:rPr>
                  <w:rFonts w:ascii="Cambria Math" w:eastAsia="宋体" w:hAnsi="Cambria Math" w:cs="等线"/>
                  <w:sz w:val="28"/>
                  <w14:ligatures w14:val="none"/>
                </w:rPr>
                <m:t>l</m:t>
              </w:ins>
            </m:r>
          </m:sub>
        </m:sSub>
        <m:d>
          <m:dPr>
            <m:ctrlPr>
              <w:ins w:id="254" w:author="yun qiao" w:date="2026-04-16T14:54:00Z">
                <w:rPr>
                  <w:rFonts w:ascii="Cambria Math" w:eastAsia="宋体" w:hAnsi="Cambria Math" w:cs="Times New Roman"/>
                  <w:sz w:val="28"/>
                  <w:szCs w:val="20"/>
                  <w14:ligatures w14:val="none"/>
                </w:rPr>
              </w:ins>
            </m:ctrlPr>
          </m:dPr>
          <m:e>
            <m:r>
              <w:ins w:id="255" w:author="yun qiao" w:date="2026-04-16T14:54:00Z">
                <w:rPr>
                  <w:rFonts w:ascii="Cambria Math" w:eastAsia="宋体" w:hAnsi="Cambria Math" w:cs="等线"/>
                  <w:sz w:val="28"/>
                  <w14:ligatures w14:val="none"/>
                </w:rPr>
                <m:t>c</m:t>
              </w:ins>
            </m:r>
          </m:e>
        </m:d>
      </m:oMath>
      <w:ins w:id="256" w:author="yun qiao" w:date="2026-04-16T14:54:00Z">
        <w:r>
          <w:rPr>
            <w:rFonts w:ascii="Times New Roman" w:eastAsia="宋体" w:hAnsi="Times New Roman" w:cs="等线" w:hint="eastAsia"/>
            <w:sz w:val="28"/>
            <w14:ligatures w14:val="none"/>
          </w:rPr>
          <w:t>分别为基于条件向量</w:t>
        </w:r>
      </w:ins>
      <m:oMath>
        <m:r>
          <w:ins w:id="257" w:author="yun qiao" w:date="2026-04-16T14:54:00Z">
            <w:rPr>
              <w:rFonts w:ascii="Cambria Math" w:eastAsia="宋体" w:hAnsi="Cambria Math" w:cs="等线"/>
              <w:sz w:val="28"/>
              <w14:ligatures w14:val="none"/>
            </w:rPr>
            <m:t>c</m:t>
          </w:ins>
        </m:r>
      </m:oMath>
      <w:ins w:id="258" w:author="yun qiao" w:date="2026-04-16T14:54:00Z">
        <w:r>
          <w:rPr>
            <w:rFonts w:ascii="Times New Roman" w:eastAsia="宋体" w:hAnsi="Times New Roman" w:cs="等线" w:hint="eastAsia"/>
            <w:sz w:val="28"/>
            <w14:ligatures w14:val="none"/>
          </w:rPr>
          <w:t>通过可学习的线性变换生成的缩放参数和偏移参数，⊙表示逐元素乘法；</w:t>
        </w:r>
        <w:r w:rsidRPr="003F5B91">
          <w:rPr>
            <w:rFonts w:ascii="Times New Roman" w:eastAsia="宋体" w:hAnsi="Times New Roman" w:cs="等线" w:hint="eastAsia"/>
            <w:sz w:val="28"/>
            <w14:ligatures w14:val="none"/>
          </w:rPr>
          <w:t>所述缩放参数初始化为单位值，所述偏移参数初始化为零值；</w:t>
        </w:r>
        <w:r w:rsidRPr="0092054F">
          <w:rPr>
            <w:rFonts w:ascii="Times New Roman" w:eastAsia="宋体" w:hAnsi="Times New Roman" w:cs="等线"/>
            <w:sz w:val="28"/>
            <w14:ligatures w14:val="none"/>
          </w:rPr>
          <w:t>所述操作原语词嵌入基于知识图谱预训练获得，以引入操作原语之间的结构化语义先验；所述输出投影模块用于将解码器隐藏状态映射至操作原语输出空间</w:t>
        </w:r>
        <w:r>
          <w:rPr>
            <w:rFonts w:ascii="Times New Roman" w:eastAsia="宋体" w:hAnsi="Times New Roman" w:cs="等线" w:hint="eastAsia"/>
            <w:sz w:val="28"/>
            <w14:ligatures w14:val="none"/>
          </w:rPr>
          <w:t>，</w:t>
        </w:r>
        <w:r w:rsidRPr="00C76E8C">
          <w:rPr>
            <w:rFonts w:ascii="Times New Roman" w:eastAsia="宋体" w:hAnsi="Times New Roman" w:cs="等线" w:hint="eastAsia"/>
            <w:sz w:val="28"/>
            <w14:ligatures w14:val="none"/>
          </w:rPr>
          <w:t>并计算当前时间步操作原语的条件生成概率，其计算方式如下：</w:t>
        </w:r>
      </w:ins>
    </w:p>
    <w:p w14:paraId="42D70C74" w14:textId="77777777" w:rsidR="00D76AFE" w:rsidRDefault="00D76AFE" w:rsidP="00D76AFE">
      <w:pPr>
        <w:widowControl/>
        <w:spacing w:before="100" w:after="0" w:line="480" w:lineRule="exact"/>
        <w:jc w:val="both"/>
        <w:rPr>
          <w:ins w:id="259" w:author="yun qiao" w:date="2026-04-16T14:54:00Z"/>
          <w:rFonts w:ascii="Cambria Math" w:eastAsia="宋体" w:hAnsi="Cambria Math" w:cs="等线"/>
          <w:i/>
          <w:sz w:val="28"/>
          <w14:ligatures w14:val="none"/>
        </w:rPr>
      </w:pPr>
      <m:oMathPara>
        <m:oMath>
          <m:r>
            <w:ins w:id="260" w:author="yun qiao" w:date="2026-04-16T14:54:00Z">
              <w:rPr>
                <w:rFonts w:ascii="Cambria Math" w:eastAsia="宋体" w:hAnsi="Cambria Math" w:cs="等线"/>
                <w:sz w:val="28"/>
                <w14:ligatures w14:val="none"/>
              </w:rPr>
              <m:t>P</m:t>
            </w:ins>
          </m:r>
          <m:d>
            <m:dPr>
              <m:sepChr m:val="∣"/>
              <m:ctrlPr>
                <w:ins w:id="261" w:author="yun qiao" w:date="2026-04-16T14:54:00Z">
                  <w:rPr>
                    <w:rFonts w:ascii="Cambria Math" w:eastAsia="宋体" w:hAnsi="Cambria Math" w:cs="Times New Roman"/>
                    <w:i/>
                    <w:sz w:val="28"/>
                    <w:szCs w:val="20"/>
                    <w14:ligatures w14:val="none"/>
                  </w:rPr>
                </w:ins>
              </m:ctrlPr>
            </m:dPr>
            <m:e>
              <m:sSub>
                <m:sSubPr>
                  <m:ctrlPr>
                    <w:ins w:id="262" w:author="yun qiao" w:date="2026-04-16T14:54:00Z">
                      <w:rPr>
                        <w:rFonts w:ascii="Cambria Math" w:eastAsia="宋体" w:hAnsi="Cambria Math" w:cs="Times New Roman"/>
                        <w:i/>
                        <w:sz w:val="28"/>
                        <w:szCs w:val="20"/>
                        <w14:ligatures w14:val="none"/>
                      </w:rPr>
                    </w:ins>
                  </m:ctrlPr>
                </m:sSubPr>
                <m:e>
                  <m:r>
                    <w:ins w:id="263" w:author="yun qiao" w:date="2026-04-16T14:54:00Z">
                      <w:rPr>
                        <w:rFonts w:ascii="Cambria Math" w:eastAsia="宋体" w:hAnsi="Cambria Math" w:cs="等线"/>
                        <w:sz w:val="28"/>
                        <w14:ligatures w14:val="none"/>
                      </w:rPr>
                      <m:t>y</m:t>
                    </w:ins>
                  </m:r>
                </m:e>
                <m:sub>
                  <m:r>
                    <w:ins w:id="264" w:author="yun qiao" w:date="2026-04-16T14:54:00Z">
                      <w:rPr>
                        <w:rFonts w:ascii="Cambria Math" w:eastAsia="宋体" w:hAnsi="Cambria Math" w:cs="等线"/>
                        <w:sz w:val="28"/>
                        <w14:ligatures w14:val="none"/>
                      </w:rPr>
                      <m:t>t</m:t>
                    </w:ins>
                  </m:r>
                </m:sub>
              </m:sSub>
            </m:e>
            <m:e>
              <m:sSub>
                <m:sSubPr>
                  <m:ctrlPr>
                    <w:ins w:id="265" w:author="yun qiao" w:date="2026-04-16T14:54:00Z">
                      <w:rPr>
                        <w:rFonts w:ascii="Cambria Math" w:eastAsia="宋体" w:hAnsi="Cambria Math" w:cs="Times New Roman"/>
                        <w:i/>
                        <w:sz w:val="28"/>
                        <w:szCs w:val="20"/>
                        <w14:ligatures w14:val="none"/>
                      </w:rPr>
                    </w:ins>
                  </m:ctrlPr>
                </m:sSubPr>
                <m:e>
                  <m:r>
                    <w:ins w:id="266" w:author="yun qiao" w:date="2026-04-16T14:54:00Z">
                      <w:rPr>
                        <w:rFonts w:ascii="Cambria Math" w:eastAsia="宋体" w:hAnsi="Cambria Math" w:cs="等线"/>
                        <w:sz w:val="28"/>
                        <w14:ligatures w14:val="none"/>
                      </w:rPr>
                      <m:t>y</m:t>
                    </w:ins>
                  </m:r>
                </m:e>
                <m:sub>
                  <m:r>
                    <w:ins w:id="267" w:author="yun qiao" w:date="2026-04-16T14:54:00Z">
                      <w:rPr>
                        <w:rFonts w:ascii="Cambria Math" w:eastAsia="宋体" w:hAnsi="Cambria Math" w:cs="等线"/>
                        <w:sz w:val="28"/>
                        <w14:ligatures w14:val="none"/>
                      </w:rPr>
                      <m:t>&lt;t</m:t>
                    </w:ins>
                  </m:r>
                </m:sub>
              </m:sSub>
              <m:r>
                <w:ins w:id="268" w:author="yun qiao" w:date="2026-04-16T14:54:00Z">
                  <w:rPr>
                    <w:rFonts w:ascii="Cambria Math" w:eastAsia="宋体" w:hAnsi="Cambria Math" w:cs="等线"/>
                    <w:sz w:val="28"/>
                    <w14:ligatures w14:val="none"/>
                  </w:rPr>
                  <m:t>,c</m:t>
                </w:ins>
              </m:r>
            </m:e>
          </m:d>
          <m:r>
            <w:ins w:id="269" w:author="yun qiao" w:date="2026-04-16T14:54:00Z">
              <w:rPr>
                <w:rFonts w:ascii="Cambria Math" w:eastAsia="宋体" w:hAnsi="Cambria Math" w:cs="等线"/>
                <w:sz w:val="28"/>
                <w14:ligatures w14:val="none"/>
              </w:rPr>
              <m:t>=</m:t>
            </w:ins>
          </m:r>
          <m:r>
            <w:ins w:id="270" w:author="yun qiao" w:date="2026-04-16T14:54:00Z">
              <m:rPr>
                <m:nor/>
              </m:rPr>
              <w:rPr>
                <w:rFonts w:ascii="Cambria Math" w:eastAsia="宋体" w:hAnsi="Cambria Math" w:cs="等线"/>
                <w:sz w:val="28"/>
                <w14:ligatures w14:val="none"/>
              </w:rPr>
              <m:t>softmax</m:t>
            </w:ins>
          </m:r>
          <m:d>
            <m:dPr>
              <m:ctrlPr>
                <w:ins w:id="271" w:author="yun qiao" w:date="2026-04-16T14:54:00Z">
                  <w:rPr>
                    <w:rFonts w:ascii="Cambria Math" w:eastAsia="宋体" w:hAnsi="Cambria Math" w:cs="Times New Roman"/>
                    <w:i/>
                    <w:sz w:val="28"/>
                    <w:szCs w:val="20"/>
                    <w14:ligatures w14:val="none"/>
                  </w:rPr>
                </w:ins>
              </m:ctrlPr>
            </m:dPr>
            <m:e>
              <m:sSup>
                <m:sSupPr>
                  <m:ctrlPr>
                    <w:ins w:id="272" w:author="yun qiao" w:date="2026-04-16T14:54:00Z">
                      <w:rPr>
                        <w:rFonts w:ascii="Cambria Math" w:eastAsia="宋体" w:hAnsi="Cambria Math" w:cs="Times New Roman"/>
                        <w:i/>
                        <w:sz w:val="28"/>
                        <w:szCs w:val="20"/>
                        <w14:ligatures w14:val="none"/>
                      </w:rPr>
                    </w:ins>
                  </m:ctrlPr>
                </m:sSupPr>
                <m:e>
                  <m:r>
                    <w:ins w:id="273" w:author="yun qiao" w:date="2026-04-16T14:54:00Z">
                      <w:rPr>
                        <w:rFonts w:ascii="Cambria Math" w:eastAsia="宋体" w:hAnsi="Cambria Math" w:cs="等线"/>
                        <w:sz w:val="28"/>
                        <w14:ligatures w14:val="none"/>
                      </w:rPr>
                      <m:t>E</m:t>
                    </w:ins>
                  </m:r>
                </m:e>
                <m:sup>
                  <m:r>
                    <w:ins w:id="274" w:author="yun qiao" w:date="2026-04-16T14:54:00Z">
                      <w:rPr>
                        <w:rFonts w:ascii="Cambria Math" w:eastAsia="宋体" w:hAnsi="Cambria Math" w:cs="等线"/>
                        <w:sz w:val="28"/>
                        <w14:ligatures w14:val="none"/>
                      </w:rPr>
                      <m:t>⊤</m:t>
                    </w:ins>
                  </m:r>
                </m:sup>
              </m:sSup>
              <m:r>
                <w:ins w:id="275" w:author="yun qiao" w:date="2026-04-16T14:54:00Z">
                  <w:rPr>
                    <w:rFonts w:ascii="Cambria Math" w:eastAsia="宋体" w:hAnsi="Cambria Math" w:cs="等线"/>
                    <w:sz w:val="28"/>
                    <w14:ligatures w14:val="none"/>
                  </w:rPr>
                  <m:t>⋅</m:t>
                </w:ins>
              </m:r>
              <m:sSubSup>
                <m:sSubSupPr>
                  <m:ctrlPr>
                    <w:ins w:id="276" w:author="yun qiao" w:date="2026-04-16T14:54:00Z">
                      <w:rPr>
                        <w:rFonts w:ascii="Cambria Math" w:eastAsia="宋体" w:hAnsi="Cambria Math" w:cs="Times New Roman"/>
                        <w:i/>
                        <w:sz w:val="28"/>
                        <w:szCs w:val="20"/>
                        <w14:ligatures w14:val="none"/>
                      </w:rPr>
                    </w:ins>
                  </m:ctrlPr>
                </m:sSubSupPr>
                <m:e>
                  <m:r>
                    <w:ins w:id="277" w:author="yun qiao" w:date="2026-04-16T14:54:00Z">
                      <w:rPr>
                        <w:rFonts w:ascii="Cambria Math" w:eastAsia="宋体" w:hAnsi="Cambria Math" w:cs="等线"/>
                        <w:sz w:val="28"/>
                        <w14:ligatures w14:val="none"/>
                      </w:rPr>
                      <m:t>h</m:t>
                    </w:ins>
                  </m:r>
                </m:e>
                <m:sub>
                  <m:r>
                    <w:ins w:id="278" w:author="yun qiao" w:date="2026-04-16T14:54:00Z">
                      <w:rPr>
                        <w:rFonts w:ascii="Cambria Math" w:eastAsia="宋体" w:hAnsi="Cambria Math" w:cs="等线"/>
                        <w:sz w:val="28"/>
                        <w14:ligatures w14:val="none"/>
                      </w:rPr>
                      <m:t>t</m:t>
                    </w:ins>
                  </m:r>
                </m:sub>
                <m:sup>
                  <m:r>
                    <w:ins w:id="279" w:author="yun qiao" w:date="2026-04-16T14:54:00Z">
                      <w:rPr>
                        <w:rFonts w:ascii="Cambria Math" w:eastAsia="宋体" w:hAnsi="Cambria Math" w:cs="等线"/>
                        <w:sz w:val="28"/>
                        <w14:ligatures w14:val="none"/>
                      </w:rPr>
                      <m:t>'</m:t>
                    </w:ins>
                  </m:r>
                </m:sup>
              </m:sSubSup>
            </m:e>
          </m:d>
        </m:oMath>
      </m:oMathPara>
    </w:p>
    <w:p w14:paraId="3EFEF0C7" w14:textId="77777777" w:rsidR="00BD735C" w:rsidRDefault="00D76AFE" w:rsidP="00BD735C">
      <w:pPr>
        <w:widowControl/>
        <w:spacing w:before="100" w:after="0" w:line="480" w:lineRule="exact"/>
        <w:ind w:firstLineChars="200" w:firstLine="560"/>
        <w:jc w:val="both"/>
        <w:rPr>
          <w:ins w:id="280" w:author="yun qiao" w:date="2026-04-20T09:40:00Z"/>
          <w:rFonts w:ascii="Times New Roman" w:eastAsia="宋体" w:hAnsi="Times New Roman" w:cs="等线"/>
          <w:sz w:val="28"/>
          <w14:ligatures w14:val="none"/>
        </w:rPr>
      </w:pPr>
      <w:ins w:id="281" w:author="yun qiao" w:date="2026-04-16T14:54:00Z">
        <w:r>
          <w:rPr>
            <w:rFonts w:ascii="Times New Roman" w:eastAsia="宋体" w:hAnsi="Times New Roman" w:cs="等线" w:hint="eastAsia"/>
            <w:sz w:val="28"/>
            <w14:ligatures w14:val="none"/>
          </w:rPr>
          <w:t>其中，</w:t>
        </w:r>
      </w:ins>
      <m:oMath>
        <m:sSub>
          <m:sSubPr>
            <m:ctrlPr>
              <w:ins w:id="282" w:author="yun qiao" w:date="2026-04-16T14:54:00Z">
                <w:rPr>
                  <w:rFonts w:ascii="Cambria Math" w:eastAsia="宋体" w:hAnsi="Cambria Math" w:cs="Times New Roman"/>
                  <w:i/>
                  <w:sz w:val="28"/>
                  <w:szCs w:val="20"/>
                  <w14:ligatures w14:val="none"/>
                </w:rPr>
              </w:ins>
            </m:ctrlPr>
          </m:sSubPr>
          <m:e>
            <m:r>
              <w:ins w:id="283" w:author="yun qiao" w:date="2026-04-16T14:54:00Z">
                <w:rPr>
                  <w:rFonts w:ascii="Cambria Math" w:eastAsia="宋体" w:hAnsi="Cambria Math" w:cs="等线"/>
                  <w:sz w:val="28"/>
                  <w14:ligatures w14:val="none"/>
                </w:rPr>
                <m:t>y</m:t>
              </w:ins>
            </m:r>
          </m:e>
          <m:sub>
            <m:r>
              <w:ins w:id="284" w:author="yun qiao" w:date="2026-04-16T14:54:00Z">
                <w:rPr>
                  <w:rFonts w:ascii="Cambria Math" w:eastAsia="宋体" w:hAnsi="Cambria Math" w:cs="等线"/>
                  <w:sz w:val="28"/>
                  <w14:ligatures w14:val="none"/>
                </w:rPr>
                <m:t>t</m:t>
              </w:ins>
            </m:r>
          </m:sub>
        </m:sSub>
      </m:oMath>
      <w:ins w:id="285" w:author="yun qiao" w:date="2026-04-16T14:54:00Z">
        <w:r>
          <w:rPr>
            <w:rFonts w:ascii="Times New Roman" w:eastAsia="宋体" w:hAnsi="Times New Roman" w:cs="等线" w:hint="eastAsia"/>
            <w:sz w:val="28"/>
            <w14:ligatures w14:val="none"/>
          </w:rPr>
          <w:t>表示第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步生成的操作原语，</w:t>
        </w:r>
      </w:ins>
      <m:oMath>
        <m:sSub>
          <m:sSubPr>
            <m:ctrlPr>
              <w:ins w:id="286" w:author="yun qiao" w:date="2026-04-16T14:54:00Z">
                <w:rPr>
                  <w:rFonts w:ascii="Cambria Math" w:eastAsia="宋体" w:hAnsi="Cambria Math" w:cs="Times New Roman"/>
                  <w:i/>
                  <w:sz w:val="28"/>
                  <w:szCs w:val="20"/>
                  <w14:ligatures w14:val="none"/>
                </w:rPr>
              </w:ins>
            </m:ctrlPr>
          </m:sSubPr>
          <m:e>
            <m:r>
              <w:ins w:id="287" w:author="yun qiao" w:date="2026-04-16T14:54:00Z">
                <w:rPr>
                  <w:rFonts w:ascii="Cambria Math" w:eastAsia="宋体" w:hAnsi="Cambria Math" w:cs="等线"/>
                  <w:sz w:val="28"/>
                  <w14:ligatures w14:val="none"/>
                </w:rPr>
                <m:t>y</m:t>
              </w:ins>
            </m:r>
          </m:e>
          <m:sub>
            <m:r>
              <w:ins w:id="288" w:author="yun qiao" w:date="2026-04-16T14:54:00Z">
                <w:rPr>
                  <w:rFonts w:ascii="Cambria Math" w:eastAsia="宋体" w:hAnsi="Cambria Math" w:cs="等线"/>
                  <w:sz w:val="28"/>
                  <w14:ligatures w14:val="none"/>
                </w:rPr>
                <m:t>&lt;t</m:t>
              </w:ins>
            </m:r>
          </m:sub>
        </m:sSub>
      </m:oMath>
      <w:ins w:id="289" w:author="yun qiao" w:date="2026-04-16T14:54:00Z">
        <w:r>
          <w:rPr>
            <w:rFonts w:ascii="Times New Roman" w:eastAsia="宋体" w:hAnsi="Times New Roman" w:cs="等线"/>
            <w:sz w:val="28"/>
            <w14:ligatures w14:val="none"/>
          </w:rPr>
          <w:t xml:space="preserve"> </w:t>
        </w:r>
        <w:r>
          <w:rPr>
            <w:rFonts w:ascii="Times New Roman" w:eastAsia="宋体" w:hAnsi="Times New Roman" w:cs="等线" w:hint="eastAsia"/>
            <w:sz w:val="28"/>
            <w14:ligatures w14:val="none"/>
          </w:rPr>
          <w:t>表示已生成的序列，</w:t>
        </w:r>
      </w:ins>
      <m:oMath>
        <m:r>
          <w:ins w:id="290" w:author="yun qiao" w:date="2026-04-16T14:54:00Z">
            <w:rPr>
              <w:rFonts w:ascii="Cambria Math" w:eastAsia="宋体" w:hAnsi="Cambria Math" w:cs="等线"/>
              <w:sz w:val="28"/>
              <w14:ligatures w14:val="none"/>
            </w:rPr>
            <m:t>E</m:t>
          </w:ins>
        </m:r>
      </m:oMath>
      <w:ins w:id="291" w:author="yun qiao" w:date="2026-04-16T14:54:00Z">
        <w:r>
          <w:rPr>
            <w:rFonts w:ascii="Times New Roman" w:eastAsia="宋体" w:hAnsi="Times New Roman" w:cs="等线" w:hint="eastAsia"/>
            <w:sz w:val="28"/>
            <w14:ligatures w14:val="none"/>
          </w:rPr>
          <w:t>为所述共享的词嵌入矩阵，</w:t>
        </w:r>
      </w:ins>
      <m:oMath>
        <m:sSubSup>
          <m:sSubSupPr>
            <m:ctrlPr>
              <w:ins w:id="292" w:author="yun qiao" w:date="2026-04-16T14:54:00Z">
                <w:rPr>
                  <w:rFonts w:ascii="Cambria Math" w:eastAsia="宋体" w:hAnsi="Cambria Math" w:cs="Times New Roman"/>
                  <w:i/>
                  <w:sz w:val="28"/>
                  <w:szCs w:val="20"/>
                  <w14:ligatures w14:val="none"/>
                </w:rPr>
              </w:ins>
            </m:ctrlPr>
          </m:sSubSupPr>
          <m:e>
            <m:r>
              <w:ins w:id="293" w:author="yun qiao" w:date="2026-04-16T14:54:00Z">
                <w:rPr>
                  <w:rFonts w:ascii="Cambria Math" w:eastAsia="宋体" w:hAnsi="Cambria Math" w:cs="等线"/>
                  <w:sz w:val="28"/>
                  <w14:ligatures w14:val="none"/>
                </w:rPr>
                <m:t>h</m:t>
              </w:ins>
            </m:r>
          </m:e>
          <m:sub>
            <m:r>
              <w:ins w:id="294" w:author="yun qiao" w:date="2026-04-16T14:54:00Z">
                <w:rPr>
                  <w:rFonts w:ascii="Cambria Math" w:eastAsia="宋体" w:hAnsi="Cambria Math" w:cs="等线"/>
                  <w:sz w:val="28"/>
                  <w14:ligatures w14:val="none"/>
                </w:rPr>
                <m:t>t</m:t>
              </w:ins>
            </m:r>
          </m:sub>
          <m:sup>
            <m:r>
              <w:ins w:id="295" w:author="yun qiao" w:date="2026-04-16T14:54:00Z">
                <w:rPr>
                  <w:rFonts w:ascii="Cambria Math" w:eastAsia="宋体" w:hAnsi="Cambria Math" w:cs="等线"/>
                  <w:sz w:val="28"/>
                  <w14:ligatures w14:val="none"/>
                </w:rPr>
                <m:t>'</m:t>
              </w:ins>
            </m:r>
          </m:sup>
        </m:sSubSup>
      </m:oMath>
      <w:ins w:id="296" w:author="yun qiao" w:date="2026-04-16T14:54:00Z">
        <w:r>
          <w:rPr>
            <w:rFonts w:ascii="Times New Roman" w:eastAsia="宋体" w:hAnsi="Times New Roman" w:cs="等线" w:hint="eastAsia"/>
            <w:sz w:val="28"/>
            <w14:ligatures w14:val="none"/>
          </w:rPr>
          <w:t>表示经条件调制后的第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步隐藏状态</w:t>
        </w:r>
      </w:ins>
      <w:ins w:id="297" w:author="yun qiao" w:date="2026-04-20T09:39:00Z">
        <w:r w:rsidR="00BF7668">
          <w:rPr>
            <w:rFonts w:ascii="Times New Roman" w:eastAsia="宋体" w:hAnsi="Times New Roman" w:cs="等线" w:hint="eastAsia"/>
            <w:sz w:val="28"/>
            <w14:ligatures w14:val="none"/>
          </w:rPr>
          <w:t>；</w:t>
        </w:r>
      </w:ins>
    </w:p>
    <w:p w14:paraId="33A67A36" w14:textId="56576CDD" w:rsidR="00BF7668" w:rsidRDefault="00BF7668" w:rsidP="00BD735C">
      <w:pPr>
        <w:widowControl/>
        <w:spacing w:before="100" w:after="0" w:line="480" w:lineRule="exact"/>
        <w:ind w:firstLineChars="200" w:firstLine="560"/>
        <w:jc w:val="both"/>
        <w:rPr>
          <w:ins w:id="298" w:author="yun qiao" w:date="2026-04-16T14:54:00Z"/>
          <w:rFonts w:ascii="Times New Roman" w:eastAsia="宋体" w:hAnsi="Times New Roman" w:cs="等线" w:hint="eastAsia"/>
          <w:sz w:val="28"/>
          <w14:ligatures w14:val="none"/>
        </w:rPr>
      </w:pPr>
    </w:p>
    <w:p w14:paraId="21FDE861" w14:textId="77777777" w:rsidR="00D76AFE" w:rsidRPr="009A1CB2" w:rsidRDefault="00D76AFE" w:rsidP="00D76AFE">
      <w:pPr>
        <w:spacing w:after="0" w:line="480" w:lineRule="exact"/>
        <w:ind w:firstLineChars="200" w:firstLine="560"/>
        <w:jc w:val="both"/>
        <w:rPr>
          <w:ins w:id="299" w:author="yun qiao" w:date="2026-04-16T14:54:00Z"/>
          <w:rFonts w:ascii="Times New Roman" w:eastAsia="宋体" w:hAnsi="Times New Roman" w:cs="Times New Roman"/>
          <w:color w:val="000000" w:themeColor="text1"/>
          <w:sz w:val="28"/>
          <w:szCs w:val="28"/>
          <w14:ligatures w14:val="none"/>
          <w:rPrChange w:id="300" w:author="yun qiao" w:date="2026-04-16T15:39:00Z">
            <w:rPr>
              <w:ins w:id="301" w:author="yun qiao" w:date="2026-04-16T14:54:00Z"/>
              <w:rFonts w:ascii="Times New Roman" w:eastAsia="宋体" w:hAnsi="Times New Roman" w:cs="Times New Roman"/>
              <w:sz w:val="28"/>
              <w:szCs w:val="28"/>
              <w14:ligatures w14:val="none"/>
            </w:rPr>
          </w:rPrChange>
        </w:rPr>
      </w:pPr>
      <w:ins w:id="302" w:author="yun qiao" w:date="2026-04-16T14:54:00Z">
        <w:r>
          <w:rPr>
            <w:rFonts w:ascii="Times New Roman" w:eastAsia="宋体" w:hAnsi="Times New Roman" w:cs="Times New Roman" w:hint="eastAsia"/>
            <w:sz w:val="28"/>
            <w:szCs w:val="28"/>
            <w14:ligatures w14:val="none"/>
          </w:rPr>
          <w:t xml:space="preserve">5. </w:t>
        </w:r>
        <w:r>
          <w:rPr>
            <w:rFonts w:ascii="Times New Roman" w:eastAsia="宋体" w:hAnsi="Times New Roman" w:cs="Times New Roman" w:hint="eastAsia"/>
            <w:sz w:val="28"/>
            <w:szCs w:val="28"/>
            <w14:ligatures w14:val="none"/>
          </w:rPr>
          <w:t>根据权利要求</w:t>
        </w:r>
        <w:r>
          <w:rPr>
            <w:rFonts w:ascii="Times New Roman" w:eastAsia="宋体" w:hAnsi="Times New Roman" w:cs="Times New Roman" w:hint="eastAsia"/>
            <w:sz w:val="28"/>
            <w:szCs w:val="28"/>
            <w14:ligatures w14:val="none"/>
          </w:rPr>
          <w:t>4</w:t>
        </w:r>
        <w:r>
          <w:rPr>
            <w:rFonts w:ascii="Times New Roman" w:eastAsia="宋体" w:hAnsi="Times New Roman" w:cs="Times New Roman" w:hint="eastAsia"/>
            <w:sz w:val="28"/>
            <w:szCs w:val="28"/>
            <w14:ligatures w14:val="none"/>
          </w:rPr>
          <w:t>所述基于</w:t>
        </w:r>
        <w:r>
          <w:rPr>
            <w:rFonts w:ascii="Times New Roman" w:eastAsia="宋体" w:hAnsi="Times New Roman" w:cs="等线" w:hint="eastAsia"/>
            <w:sz w:val="28"/>
            <w14:ligatures w14:val="none"/>
          </w:rPr>
          <w:t>跨平台语义解耦与图谱大模型协同的地理处理</w:t>
        </w:r>
        <w:r>
          <w:rPr>
            <w:rFonts w:ascii="Times New Roman" w:eastAsia="宋体" w:hAnsi="Times New Roman" w:cs="等线" w:hint="eastAsia"/>
            <w:sz w:val="28"/>
            <w14:ligatures w14:val="none"/>
          </w:rPr>
          <w:lastRenderedPageBreak/>
          <w:t>模型自动构建方法</w:t>
        </w:r>
        <w:r>
          <w:rPr>
            <w:rFonts w:ascii="Times New Roman" w:eastAsia="宋体" w:hAnsi="Times New Roman" w:cs="Times New Roman" w:hint="eastAsia"/>
            <w:sz w:val="28"/>
            <w:szCs w:val="28"/>
            <w14:ligatures w14:val="none"/>
          </w:rPr>
          <w:t>，其特征在于，所述</w:t>
        </w:r>
        <w:r w:rsidRPr="00D64D4A">
          <w:rPr>
            <w:rFonts w:ascii="Times New Roman" w:eastAsia="宋体" w:hAnsi="Times New Roman" w:cs="Times New Roman"/>
            <w:sz w:val="28"/>
            <w:szCs w:val="28"/>
            <w14:ligatures w14:val="none"/>
          </w:rPr>
          <w:t>基于所述结构化语义表示，利用所述专用序列生成模型在所述操作语义空间内，依据预构建的操作原语转移合法性约束、已生成序列的层次归属关系及相邻步骤输入输出类型约束对候选操作原语进行筛选，生成满足任务语义一致性及操作结构约束的候选操作原语序列</w:t>
        </w:r>
        <w:r w:rsidRPr="002A4CD8">
          <w:rPr>
            <w:rFonts w:ascii="Times New Roman" w:eastAsia="宋体" w:hAnsi="Times New Roman" w:cs="Times New Roman" w:hint="eastAsia"/>
            <w:sz w:val="28"/>
            <w:szCs w:val="28"/>
            <w14:ligatures w14:val="none"/>
          </w:rPr>
          <w:t>，是以</w:t>
        </w:r>
        <w:r w:rsidRPr="008437F1">
          <w:rPr>
            <w:rFonts w:ascii="Times New Roman" w:eastAsia="宋体" w:hAnsi="Times New Roman" w:cs="Times New Roman"/>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w:t>
        </w:r>
        <w:r w:rsidRPr="00F24BF4">
          <w:rPr>
            <w:rFonts w:ascii="Times New Roman" w:eastAsia="宋体" w:hAnsi="Times New Roman" w:cs="Times New Roman"/>
            <w:sz w:val="28"/>
            <w:szCs w:val="28"/>
            <w14:ligatures w14:val="none"/>
          </w:rPr>
          <w:t>在生成过程中，利用所述专用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屏蔽处理；设</w:t>
        </w:r>
        <w:r w:rsidRPr="009A1CB2">
          <w:rPr>
            <w:rFonts w:ascii="Times New Roman" w:eastAsia="宋体" w:hAnsi="Times New Roman" w:cs="Times New Roman" w:hint="eastAsia"/>
            <w:color w:val="000000" w:themeColor="text1"/>
            <w:sz w:val="28"/>
            <w:szCs w:val="28"/>
            <w14:ligatures w14:val="none"/>
            <w:rPrChange w:id="303" w:author="yun qiao" w:date="2026-04-16T15:39:00Z">
              <w:rPr>
                <w:rFonts w:ascii="Times New Roman" w:eastAsia="宋体" w:hAnsi="Times New Roman" w:cs="Times New Roman" w:hint="eastAsia"/>
                <w:sz w:val="28"/>
                <w:szCs w:val="28"/>
                <w14:ligatures w14:val="none"/>
              </w:rPr>
            </w:rPrChange>
          </w:rPr>
          <w:t>所述专用序列生成模型在第</w:t>
        </w:r>
        <w:r w:rsidRPr="009A1CB2">
          <w:rPr>
            <w:rFonts w:ascii="Times New Roman" w:eastAsia="宋体" w:hAnsi="Times New Roman" w:cs="Times New Roman"/>
            <w:color w:val="000000" w:themeColor="text1"/>
            <w:sz w:val="28"/>
            <w:szCs w:val="28"/>
            <w14:ligatures w14:val="none"/>
            <w:rPrChange w:id="304" w:author="yun qiao" w:date="2026-04-16T15:39:00Z">
              <w:rPr>
                <w:rFonts w:ascii="Times New Roman" w:eastAsia="宋体" w:hAnsi="Times New Roman" w:cs="Times New Roman"/>
                <w:sz w:val="28"/>
                <w:szCs w:val="28"/>
                <w14:ligatures w14:val="none"/>
              </w:rPr>
            </w:rPrChange>
          </w:rPr>
          <w:t>t</w:t>
        </w:r>
        <w:r w:rsidRPr="009A1CB2">
          <w:rPr>
            <w:rFonts w:ascii="Times New Roman" w:eastAsia="宋体" w:hAnsi="Times New Roman" w:cs="Times New Roman" w:hint="eastAsia"/>
            <w:color w:val="000000" w:themeColor="text1"/>
            <w:sz w:val="28"/>
            <w:szCs w:val="28"/>
            <w14:ligatures w14:val="none"/>
            <w:rPrChange w:id="305" w:author="yun qiao" w:date="2026-04-16T15:39:00Z">
              <w:rPr>
                <w:rFonts w:ascii="Times New Roman" w:eastAsia="宋体" w:hAnsi="Times New Roman" w:cs="Times New Roman" w:hint="eastAsia"/>
                <w:sz w:val="28"/>
                <w:szCs w:val="28"/>
                <w14:ligatures w14:val="none"/>
              </w:rPr>
            </w:rPrChange>
          </w:rPr>
          <w:t>步输出的条件生成概率分布为：</w:t>
        </w:r>
      </w:ins>
    </w:p>
    <w:p w14:paraId="24C891C1" w14:textId="77777777" w:rsidR="00D76AFE" w:rsidRPr="009A1CB2" w:rsidRDefault="00000000" w:rsidP="00D76AFE">
      <w:pPr>
        <w:spacing w:after="0" w:line="480" w:lineRule="exact"/>
        <w:ind w:firstLineChars="200" w:firstLine="560"/>
        <w:jc w:val="both"/>
        <w:rPr>
          <w:ins w:id="306" w:author="yun qiao" w:date="2026-04-16T14:54:00Z"/>
          <w:rFonts w:ascii="Times New Roman" w:eastAsia="宋体" w:hAnsi="Times New Roman" w:cs="Times New Roman"/>
          <w:color w:val="000000" w:themeColor="text1"/>
          <w:sz w:val="28"/>
          <w:szCs w:val="28"/>
          <w14:ligatures w14:val="none"/>
          <w:rPrChange w:id="307" w:author="yun qiao" w:date="2026-04-16T15:39:00Z">
            <w:rPr>
              <w:ins w:id="308" w:author="yun qiao" w:date="2026-04-16T14:54:00Z"/>
              <w:rFonts w:ascii="Times New Roman" w:eastAsia="宋体" w:hAnsi="Times New Roman" w:cs="Times New Roman"/>
              <w:color w:val="FF0000"/>
              <w:sz w:val="28"/>
              <w:szCs w:val="28"/>
              <w14:ligatures w14:val="none"/>
            </w:rPr>
          </w:rPrChange>
        </w:rPr>
      </w:pPr>
      <m:oMathPara>
        <m:oMath>
          <m:acc>
            <m:accPr>
              <m:chr m:val="̃"/>
              <m:ctrlPr>
                <w:ins w:id="309" w:author="yun qiao" w:date="2026-04-16T14:54:00Z">
                  <w:rPr>
                    <w:rFonts w:ascii="Cambria Math" w:eastAsia="宋体" w:hAnsi="Cambria Math" w:cs="Times New Roman"/>
                    <w:color w:val="000000" w:themeColor="text1"/>
                    <w:sz w:val="28"/>
                    <w:szCs w:val="28"/>
                    <w14:ligatures w14:val="none"/>
                  </w:rPr>
                </w:ins>
              </m:ctrlPr>
            </m:accPr>
            <m:e>
              <m:r>
                <w:ins w:id="310" w:author="yun qiao" w:date="2026-04-16T14:54:00Z">
                  <w:rPr>
                    <w:rFonts w:ascii="Cambria Math" w:eastAsia="宋体" w:hAnsi="Cambria Math" w:cs="Times New Roman"/>
                    <w:color w:val="000000" w:themeColor="text1"/>
                    <w:sz w:val="28"/>
                    <w:szCs w:val="28"/>
                    <w14:ligatures w14:val="none"/>
                    <w:rPrChange w:id="311" w:author="yun qiao" w:date="2026-04-16T15:39:00Z">
                      <w:rPr>
                        <w:rFonts w:ascii="Cambria Math" w:eastAsia="宋体" w:hAnsi="Cambria Math" w:cs="Times New Roman"/>
                        <w:color w:val="FF0000"/>
                        <w:sz w:val="28"/>
                        <w:szCs w:val="28"/>
                        <w14:ligatures w14:val="none"/>
                      </w:rPr>
                    </w:rPrChange>
                  </w:rPr>
                  <m:t>P</m:t>
                </w:ins>
              </m:r>
            </m:e>
          </m:acc>
          <m:d>
            <m:dPr>
              <m:ctrlPr>
                <w:ins w:id="312" w:author="yun qiao" w:date="2026-04-16T14:54:00Z">
                  <w:rPr>
                    <w:rFonts w:ascii="Cambria Math" w:eastAsia="宋体" w:hAnsi="Cambria Math" w:cs="Times New Roman"/>
                    <w:i/>
                    <w:color w:val="000000" w:themeColor="text1"/>
                    <w:sz w:val="28"/>
                    <w:szCs w:val="28"/>
                    <w14:ligatures w14:val="none"/>
                  </w:rPr>
                </w:ins>
              </m:ctrlPr>
            </m:dPr>
            <m:e>
              <m:sSub>
                <m:sSubPr>
                  <m:ctrlPr>
                    <w:ins w:id="313" w:author="yun qiao" w:date="2026-04-16T14:54:00Z">
                      <w:rPr>
                        <w:rFonts w:ascii="Cambria Math" w:eastAsia="宋体" w:hAnsi="Cambria Math" w:cs="Times New Roman"/>
                        <w:i/>
                        <w:color w:val="000000" w:themeColor="text1"/>
                        <w:sz w:val="28"/>
                        <w:szCs w:val="28"/>
                        <w14:ligatures w14:val="none"/>
                      </w:rPr>
                    </w:ins>
                  </m:ctrlPr>
                </m:sSubPr>
                <m:e>
                  <m:r>
                    <w:ins w:id="314" w:author="yun qiao" w:date="2026-04-16T14:54:00Z">
                      <w:rPr>
                        <w:rFonts w:ascii="Cambria Math" w:eastAsia="宋体" w:hAnsi="Cambria Math" w:cs="Times New Roman"/>
                        <w:color w:val="000000" w:themeColor="text1"/>
                        <w:sz w:val="28"/>
                        <w:szCs w:val="28"/>
                        <w14:ligatures w14:val="none"/>
                        <w:rPrChange w:id="315" w:author="yun qiao" w:date="2026-04-16T15:39:00Z">
                          <w:rPr>
                            <w:rFonts w:ascii="Cambria Math" w:eastAsia="宋体" w:hAnsi="Cambria Math" w:cs="Times New Roman"/>
                            <w:color w:val="FF0000"/>
                            <w:sz w:val="28"/>
                            <w:szCs w:val="28"/>
                            <w14:ligatures w14:val="none"/>
                          </w:rPr>
                        </w:rPrChange>
                      </w:rPr>
                      <m:t>y</m:t>
                    </w:ins>
                  </m:r>
                </m:e>
                <m:sub>
                  <m:r>
                    <w:ins w:id="316" w:author="yun qiao" w:date="2026-04-16T14:54:00Z">
                      <w:rPr>
                        <w:rFonts w:ascii="Cambria Math" w:eastAsia="宋体" w:hAnsi="Cambria Math" w:cs="Times New Roman"/>
                        <w:color w:val="000000" w:themeColor="text1"/>
                        <w:sz w:val="28"/>
                        <w:szCs w:val="28"/>
                        <w14:ligatures w14:val="none"/>
                        <w:rPrChange w:id="317" w:author="yun qiao" w:date="2026-04-16T15:39:00Z">
                          <w:rPr>
                            <w:rFonts w:ascii="Cambria Math" w:eastAsia="宋体" w:hAnsi="Cambria Math" w:cs="Times New Roman"/>
                            <w:color w:val="FF0000"/>
                            <w:sz w:val="28"/>
                            <w:szCs w:val="28"/>
                            <w14:ligatures w14:val="none"/>
                          </w:rPr>
                        </w:rPrChange>
                      </w:rPr>
                      <m:t>t</m:t>
                    </w:ins>
                  </m:r>
                </m:sub>
              </m:sSub>
            </m:e>
          </m:d>
          <m:r>
            <w:ins w:id="318" w:author="yun qiao" w:date="2026-04-16T14:54:00Z">
              <w:rPr>
                <w:rFonts w:ascii="Cambria Math" w:eastAsia="宋体" w:hAnsi="Cambria Math" w:cs="Times New Roman"/>
                <w:color w:val="000000" w:themeColor="text1"/>
                <w:sz w:val="28"/>
                <w:szCs w:val="28"/>
                <w14:ligatures w14:val="none"/>
                <w:rPrChange w:id="319" w:author="yun qiao" w:date="2026-04-16T15:39:00Z">
                  <w:rPr>
                    <w:rFonts w:ascii="Cambria Math" w:eastAsia="宋体" w:hAnsi="Cambria Math" w:cs="Times New Roman"/>
                    <w:color w:val="FF0000"/>
                    <w:sz w:val="28"/>
                    <w:szCs w:val="28"/>
                    <w14:ligatures w14:val="none"/>
                  </w:rPr>
                </w:rPrChange>
              </w:rPr>
              <m:t>=</m:t>
            </w:ins>
          </m:r>
          <m:r>
            <w:ins w:id="320" w:author="yun qiao" w:date="2026-04-16T14:54:00Z">
              <m:rPr>
                <m:nor/>
              </m:rPr>
              <w:rPr>
                <w:rFonts w:ascii="Cambria Math" w:eastAsia="宋体" w:hAnsi="Cambria Math" w:cs="Times New Roman"/>
                <w:color w:val="000000" w:themeColor="text1"/>
                <w:sz w:val="28"/>
                <w:szCs w:val="28"/>
                <w14:ligatures w14:val="none"/>
                <w:rPrChange w:id="321" w:author="yun qiao" w:date="2026-04-16T15:39:00Z">
                  <w:rPr>
                    <w:rFonts w:ascii="Cambria Math" w:eastAsia="宋体" w:hAnsi="Cambria Math" w:cs="Times New Roman"/>
                    <w:color w:val="FF0000"/>
                    <w:sz w:val="28"/>
                    <w:szCs w:val="28"/>
                    <w14:ligatures w14:val="none"/>
                  </w:rPr>
                </w:rPrChange>
              </w:rPr>
              <m:t>Normalize</m:t>
            </w:ins>
          </m:r>
          <m:d>
            <m:dPr>
              <m:ctrlPr>
                <w:ins w:id="322" w:author="yun qiao" w:date="2026-04-16T14:54:00Z">
                  <w:rPr>
                    <w:rFonts w:ascii="Cambria Math" w:eastAsia="宋体" w:hAnsi="Cambria Math" w:cs="Times New Roman"/>
                    <w:color w:val="000000" w:themeColor="text1"/>
                    <w:sz w:val="28"/>
                    <w:szCs w:val="28"/>
                    <w14:ligatures w14:val="none"/>
                  </w:rPr>
                </w:ins>
              </m:ctrlPr>
            </m:dPr>
            <m:e>
              <m:r>
                <w:ins w:id="323" w:author="yun qiao" w:date="2026-04-16T14:54:00Z">
                  <w:rPr>
                    <w:rFonts w:ascii="Cambria Math" w:eastAsia="宋体" w:hAnsi="Cambria Math" w:cs="Times New Roman"/>
                    <w:color w:val="000000" w:themeColor="text1"/>
                    <w:sz w:val="28"/>
                    <w:szCs w:val="28"/>
                    <w14:ligatures w14:val="none"/>
                    <w:rPrChange w:id="324" w:author="yun qiao" w:date="2026-04-16T15:39:00Z">
                      <w:rPr>
                        <w:rFonts w:ascii="Cambria Math" w:eastAsia="宋体" w:hAnsi="Cambria Math" w:cs="Times New Roman"/>
                        <w:color w:val="FF0000"/>
                        <w:sz w:val="28"/>
                        <w:szCs w:val="28"/>
                        <w14:ligatures w14:val="none"/>
                      </w:rPr>
                    </w:rPrChange>
                  </w:rPr>
                  <m:t>P</m:t>
                </w:ins>
              </m:r>
              <m:d>
                <m:dPr>
                  <m:sepChr m:val="∣"/>
                  <m:ctrlPr>
                    <w:ins w:id="325" w:author="yun qiao" w:date="2026-04-16T14:54:00Z">
                      <w:rPr>
                        <w:rFonts w:ascii="Cambria Math" w:eastAsia="宋体" w:hAnsi="Cambria Math" w:cs="Times New Roman"/>
                        <w:i/>
                        <w:color w:val="000000" w:themeColor="text1"/>
                        <w:sz w:val="28"/>
                        <w:szCs w:val="28"/>
                        <w14:ligatures w14:val="none"/>
                      </w:rPr>
                    </w:ins>
                  </m:ctrlPr>
                </m:dPr>
                <m:e>
                  <m:sSub>
                    <m:sSubPr>
                      <m:ctrlPr>
                        <w:ins w:id="326" w:author="yun qiao" w:date="2026-04-16T14:54:00Z">
                          <w:rPr>
                            <w:rFonts w:ascii="Cambria Math" w:eastAsia="宋体" w:hAnsi="Cambria Math" w:cs="Times New Roman"/>
                            <w:i/>
                            <w:color w:val="000000" w:themeColor="text1"/>
                            <w:sz w:val="28"/>
                            <w:szCs w:val="28"/>
                            <w14:ligatures w14:val="none"/>
                          </w:rPr>
                        </w:ins>
                      </m:ctrlPr>
                    </m:sSubPr>
                    <m:e>
                      <m:r>
                        <w:ins w:id="327" w:author="yun qiao" w:date="2026-04-16T14:54:00Z">
                          <w:rPr>
                            <w:rFonts w:ascii="Cambria Math" w:eastAsia="宋体" w:hAnsi="Cambria Math" w:cs="Times New Roman"/>
                            <w:color w:val="000000" w:themeColor="text1"/>
                            <w:sz w:val="28"/>
                            <w:szCs w:val="28"/>
                            <w14:ligatures w14:val="none"/>
                            <w:rPrChange w:id="328" w:author="yun qiao" w:date="2026-04-16T15:39:00Z">
                              <w:rPr>
                                <w:rFonts w:ascii="Cambria Math" w:eastAsia="宋体" w:hAnsi="Cambria Math" w:cs="Times New Roman"/>
                                <w:color w:val="FF0000"/>
                                <w:sz w:val="28"/>
                                <w:szCs w:val="28"/>
                                <w14:ligatures w14:val="none"/>
                              </w:rPr>
                            </w:rPrChange>
                          </w:rPr>
                          <m:t>y</m:t>
                        </w:ins>
                      </m:r>
                    </m:e>
                    <m:sub>
                      <m:r>
                        <w:ins w:id="329" w:author="yun qiao" w:date="2026-04-16T14:54:00Z">
                          <w:rPr>
                            <w:rFonts w:ascii="Cambria Math" w:eastAsia="宋体" w:hAnsi="Cambria Math" w:cs="Times New Roman"/>
                            <w:color w:val="000000" w:themeColor="text1"/>
                            <w:sz w:val="28"/>
                            <w:szCs w:val="28"/>
                            <w14:ligatures w14:val="none"/>
                            <w:rPrChange w:id="330" w:author="yun qiao" w:date="2026-04-16T15:39:00Z">
                              <w:rPr>
                                <w:rFonts w:ascii="Cambria Math" w:eastAsia="宋体" w:hAnsi="Cambria Math" w:cs="Times New Roman"/>
                                <w:color w:val="FF0000"/>
                                <w:sz w:val="28"/>
                                <w:szCs w:val="28"/>
                                <w14:ligatures w14:val="none"/>
                              </w:rPr>
                            </w:rPrChange>
                          </w:rPr>
                          <m:t>t</m:t>
                        </w:ins>
                      </m:r>
                    </m:sub>
                  </m:sSub>
                  <m:ctrlPr>
                    <w:ins w:id="331" w:author="yun qiao" w:date="2026-04-16T14:54:00Z">
                      <w:rPr>
                        <w:rFonts w:ascii="Cambria Math" w:eastAsia="宋体" w:hAnsi="Cambria Math" w:cs="Times New Roman"/>
                        <w:color w:val="000000" w:themeColor="text1"/>
                        <w:sz w:val="28"/>
                        <w:szCs w:val="28"/>
                        <w14:ligatures w14:val="none"/>
                      </w:rPr>
                    </w:ins>
                  </m:ctrlPr>
                </m:e>
                <m:e>
                  <m:sSub>
                    <m:sSubPr>
                      <m:ctrlPr>
                        <w:ins w:id="332" w:author="yun qiao" w:date="2026-04-16T14:54:00Z">
                          <w:rPr>
                            <w:rFonts w:ascii="Cambria Math" w:eastAsia="宋体" w:hAnsi="Cambria Math" w:cs="Times New Roman"/>
                            <w:i/>
                            <w:color w:val="000000" w:themeColor="text1"/>
                            <w:sz w:val="28"/>
                            <w:szCs w:val="28"/>
                            <w14:ligatures w14:val="none"/>
                          </w:rPr>
                        </w:ins>
                      </m:ctrlPr>
                    </m:sSubPr>
                    <m:e>
                      <m:r>
                        <w:ins w:id="333" w:author="yun qiao" w:date="2026-04-16T14:54:00Z">
                          <w:rPr>
                            <w:rFonts w:ascii="Cambria Math" w:eastAsia="宋体" w:hAnsi="Cambria Math" w:cs="Times New Roman"/>
                            <w:color w:val="000000" w:themeColor="text1"/>
                            <w:sz w:val="28"/>
                            <w:szCs w:val="28"/>
                            <w14:ligatures w14:val="none"/>
                            <w:rPrChange w:id="334" w:author="yun qiao" w:date="2026-04-16T15:39:00Z">
                              <w:rPr>
                                <w:rFonts w:ascii="Cambria Math" w:eastAsia="宋体" w:hAnsi="Cambria Math" w:cs="Times New Roman"/>
                                <w:color w:val="FF0000"/>
                                <w:sz w:val="28"/>
                                <w:szCs w:val="28"/>
                                <w14:ligatures w14:val="none"/>
                              </w:rPr>
                            </w:rPrChange>
                          </w:rPr>
                          <m:t>y</m:t>
                        </w:ins>
                      </m:r>
                      <m:ctrlPr>
                        <w:ins w:id="335" w:author="yun qiao" w:date="2026-04-16T14:54:00Z">
                          <w:rPr>
                            <w:rFonts w:ascii="Cambria Math" w:eastAsia="宋体" w:hAnsi="Cambria Math" w:cs="Times New Roman"/>
                            <w:color w:val="000000" w:themeColor="text1"/>
                            <w:sz w:val="28"/>
                            <w:szCs w:val="28"/>
                            <w14:ligatures w14:val="none"/>
                          </w:rPr>
                        </w:ins>
                      </m:ctrlPr>
                    </m:e>
                    <m:sub>
                      <m:r>
                        <w:ins w:id="336" w:author="yun qiao" w:date="2026-04-16T14:54:00Z">
                          <w:rPr>
                            <w:rFonts w:ascii="Cambria Math" w:eastAsia="宋体" w:hAnsi="Cambria Math" w:cs="Times New Roman"/>
                            <w:color w:val="000000" w:themeColor="text1"/>
                            <w:sz w:val="28"/>
                            <w:szCs w:val="28"/>
                            <w14:ligatures w14:val="none"/>
                            <w:rPrChange w:id="337" w:author="yun qiao" w:date="2026-04-16T15:39:00Z">
                              <w:rPr>
                                <w:rFonts w:ascii="Cambria Math" w:eastAsia="宋体" w:hAnsi="Cambria Math" w:cs="Times New Roman"/>
                                <w:color w:val="FF0000"/>
                                <w:sz w:val="28"/>
                                <w:szCs w:val="28"/>
                                <w14:ligatures w14:val="none"/>
                              </w:rPr>
                            </w:rPrChange>
                          </w:rPr>
                          <m:t>&lt;t</m:t>
                        </w:ins>
                      </m:r>
                    </m:sub>
                  </m:sSub>
                  <m:r>
                    <w:ins w:id="338" w:author="yun qiao" w:date="2026-04-16T14:54:00Z">
                      <w:rPr>
                        <w:rFonts w:ascii="Cambria Math" w:eastAsia="宋体" w:hAnsi="Cambria Math" w:cs="Times New Roman"/>
                        <w:color w:val="000000" w:themeColor="text1"/>
                        <w:sz w:val="28"/>
                        <w:szCs w:val="28"/>
                        <w14:ligatures w14:val="none"/>
                        <w:rPrChange w:id="339" w:author="yun qiao" w:date="2026-04-16T15:39:00Z">
                          <w:rPr>
                            <w:rFonts w:ascii="Cambria Math" w:eastAsia="宋体" w:hAnsi="Cambria Math" w:cs="Times New Roman"/>
                            <w:color w:val="FF0000"/>
                            <w:sz w:val="28"/>
                            <w:szCs w:val="28"/>
                            <w14:ligatures w14:val="none"/>
                          </w:rPr>
                        </w:rPrChange>
                      </w:rPr>
                      <m:t>,c</m:t>
                    </w:ins>
                  </m:r>
                </m:e>
              </m:d>
              <m:r>
                <w:ins w:id="340" w:author="yun qiao" w:date="2026-04-16T14:54:00Z">
                  <m:rPr>
                    <m:sty m:val="p"/>
                  </m:rPr>
                  <w:rPr>
                    <w:rFonts w:ascii="Cambria Math" w:eastAsia="宋体" w:hAnsi="Cambria Math" w:cs="Times New Roman" w:hint="eastAsia"/>
                    <w:color w:val="000000" w:themeColor="text1"/>
                    <w:sz w:val="28"/>
                    <w:szCs w:val="28"/>
                    <w14:ligatures w14:val="none"/>
                    <w:rPrChange w:id="341" w:author="yun qiao" w:date="2026-04-16T15:39:00Z">
                      <w:rPr>
                        <w:rFonts w:ascii="Cambria Math" w:eastAsia="宋体" w:hAnsi="Cambria Math" w:cs="Times New Roman" w:hint="eastAsia"/>
                        <w:color w:val="FF0000"/>
                        <w:sz w:val="28"/>
                        <w:szCs w:val="28"/>
                        <w14:ligatures w14:val="none"/>
                      </w:rPr>
                    </w:rPrChange>
                  </w:rPr>
                  <m:t>⊙</m:t>
                </w:ins>
              </m:r>
              <m:sSub>
                <m:sSubPr>
                  <m:ctrlPr>
                    <w:ins w:id="342" w:author="yun qiao" w:date="2026-04-16T14:54:00Z">
                      <w:rPr>
                        <w:rFonts w:ascii="Cambria Math" w:eastAsia="宋体" w:hAnsi="Cambria Math" w:cs="Times New Roman"/>
                        <w:i/>
                        <w:color w:val="000000" w:themeColor="text1"/>
                        <w:sz w:val="28"/>
                        <w:szCs w:val="28"/>
                        <w14:ligatures w14:val="none"/>
                      </w:rPr>
                    </w:ins>
                  </m:ctrlPr>
                </m:sSubPr>
                <m:e>
                  <m:r>
                    <w:ins w:id="343" w:author="yun qiao" w:date="2026-04-16T14:54:00Z">
                      <w:rPr>
                        <w:rFonts w:ascii="Cambria Math" w:eastAsia="宋体" w:hAnsi="Cambria Math" w:cs="Times New Roman"/>
                        <w:color w:val="000000" w:themeColor="text1"/>
                        <w:sz w:val="28"/>
                        <w:szCs w:val="28"/>
                        <w14:ligatures w14:val="none"/>
                        <w:rPrChange w:id="344" w:author="yun qiao" w:date="2026-04-16T15:39:00Z">
                          <w:rPr>
                            <w:rFonts w:ascii="Cambria Math" w:eastAsia="宋体" w:hAnsi="Cambria Math" w:cs="Times New Roman"/>
                            <w:color w:val="FF0000"/>
                            <w:sz w:val="28"/>
                            <w:szCs w:val="28"/>
                            <w14:ligatures w14:val="none"/>
                          </w:rPr>
                        </w:rPrChange>
                      </w:rPr>
                      <m:t>m</m:t>
                    </w:ins>
                  </m:r>
                  <m:ctrlPr>
                    <w:ins w:id="345" w:author="yun qiao" w:date="2026-04-16T14:54:00Z">
                      <w:rPr>
                        <w:rFonts w:ascii="Cambria Math" w:eastAsia="宋体" w:hAnsi="Cambria Math" w:cs="Times New Roman"/>
                        <w:color w:val="000000" w:themeColor="text1"/>
                        <w:sz w:val="28"/>
                        <w:szCs w:val="28"/>
                        <w14:ligatures w14:val="none"/>
                      </w:rPr>
                    </w:ins>
                  </m:ctrlPr>
                </m:e>
                <m:sub>
                  <m:r>
                    <w:ins w:id="346" w:author="yun qiao" w:date="2026-04-16T14:54:00Z">
                      <w:rPr>
                        <w:rFonts w:ascii="Cambria Math" w:eastAsia="宋体" w:hAnsi="Cambria Math" w:cs="Times New Roman"/>
                        <w:color w:val="000000" w:themeColor="text1"/>
                        <w:sz w:val="28"/>
                        <w:szCs w:val="28"/>
                        <w14:ligatures w14:val="none"/>
                        <w:rPrChange w:id="347" w:author="yun qiao" w:date="2026-04-16T15:39:00Z">
                          <w:rPr>
                            <w:rFonts w:ascii="Cambria Math" w:eastAsia="宋体" w:hAnsi="Cambria Math" w:cs="Times New Roman"/>
                            <w:color w:val="FF0000"/>
                            <w:sz w:val="28"/>
                            <w:szCs w:val="28"/>
                            <w14:ligatures w14:val="none"/>
                          </w:rPr>
                        </w:rPrChange>
                      </w:rPr>
                      <m:t>t</m:t>
                    </w:ins>
                  </m:r>
                </m:sub>
              </m:sSub>
              <m:ctrlPr>
                <w:ins w:id="348" w:author="yun qiao" w:date="2026-04-16T14:54:00Z">
                  <w:rPr>
                    <w:rFonts w:ascii="Cambria Math" w:eastAsia="宋体" w:hAnsi="Cambria Math" w:cs="Times New Roman"/>
                    <w:i/>
                    <w:color w:val="000000" w:themeColor="text1"/>
                    <w:sz w:val="28"/>
                    <w:szCs w:val="28"/>
                    <w14:ligatures w14:val="none"/>
                  </w:rPr>
                </w:ins>
              </m:ctrlPr>
            </m:e>
          </m:d>
        </m:oMath>
      </m:oMathPara>
    </w:p>
    <w:p w14:paraId="000E1DF9" w14:textId="2BCDA682" w:rsidR="00B95363" w:rsidRPr="00D76AFE" w:rsidDel="003F5B91" w:rsidRDefault="00D76AFE">
      <w:pPr>
        <w:spacing w:after="0" w:line="480" w:lineRule="exact"/>
        <w:ind w:leftChars="200" w:left="440" w:firstLineChars="200" w:firstLine="560"/>
        <w:jc w:val="both"/>
        <w:rPr>
          <w:del w:id="349" w:author="yun qiao" w:date="2026-04-15T17:25:00Z"/>
          <w:rFonts w:ascii="Times New Roman" w:eastAsia="宋体" w:hAnsi="Times New Roman" w:cs="等线"/>
          <w:sz w:val="28"/>
          <w14:ligatures w14:val="none"/>
        </w:rPr>
        <w:pPrChange w:id="350" w:author="yun qiao" w:date="2026-04-16T14:55:00Z">
          <w:pPr>
            <w:spacing w:after="0" w:line="480" w:lineRule="exact"/>
            <w:ind w:firstLineChars="200" w:firstLine="560"/>
            <w:jc w:val="both"/>
          </w:pPr>
        </w:pPrChange>
      </w:pPr>
      <w:ins w:id="351" w:author="yun qiao" w:date="2026-04-16T14:54:00Z">
        <w:r w:rsidRPr="00D76AFE">
          <w:rPr>
            <w:rFonts w:ascii="Times New Roman" w:eastAsia="宋体" w:hAnsi="Times New Roman" w:cs="等线" w:hint="eastAsia"/>
            <w:sz w:val="28"/>
            <w14:ligatures w14:val="none"/>
            <w:rPrChange w:id="352" w:author="yun qiao" w:date="2026-04-16T14:55:00Z">
              <w:rPr>
                <w:rFonts w:ascii="Times New Roman" w:eastAsia="宋体" w:hAnsi="Times New Roman" w:cs="Times New Roman" w:hint="eastAsia"/>
                <w:color w:val="FF0000"/>
                <w:sz w:val="28"/>
                <w:szCs w:val="28"/>
                <w14:ligatures w14:val="none"/>
              </w:rPr>
            </w:rPrChange>
          </w:rPr>
          <w:t>其中，</w:t>
        </w:r>
        <w:r w:rsidRPr="00D76AFE">
          <w:rPr>
            <w:rFonts w:ascii="Times New Roman" w:eastAsia="宋体" w:hAnsi="Times New Roman" w:cs="等线" w:hint="eastAsia"/>
            <w:sz w:val="28"/>
            <w14:ligatures w14:val="none"/>
            <w:rPrChange w:id="353" w:author="yun qiao" w:date="2026-04-16T14:55:00Z">
              <w:rPr>
                <w:rFonts w:ascii="宋体" w:eastAsia="宋体" w:hAnsi="宋体" w:cs="宋体" w:hint="eastAsia"/>
                <w:color w:val="FF0000"/>
                <w:sz w:val="28"/>
                <w:szCs w:val="28"/>
                <w14:ligatures w14:val="none"/>
              </w:rPr>
            </w:rPrChange>
          </w:rPr>
          <w:t>⊙</w:t>
        </w:r>
        <w:r w:rsidRPr="00D76AFE">
          <w:rPr>
            <w:rFonts w:ascii="Times New Roman" w:eastAsia="宋体" w:hAnsi="Times New Roman" w:cs="等线" w:hint="eastAsia"/>
            <w:sz w:val="28"/>
            <w14:ligatures w14:val="none"/>
            <w:rPrChange w:id="354" w:author="yun qiao" w:date="2026-04-16T14:55:00Z">
              <w:rPr>
                <w:rFonts w:ascii="Times New Roman" w:eastAsia="宋体" w:hAnsi="Times New Roman" w:cs="Times New Roman" w:hint="eastAsia"/>
                <w:color w:val="FF0000"/>
                <w:sz w:val="28"/>
                <w:szCs w:val="28"/>
                <w14:ligatures w14:val="none"/>
              </w:rPr>
            </w:rPrChange>
          </w:rPr>
          <w:t>表示逐元素乘法，</w:t>
        </w:r>
        <w:r w:rsidRPr="00D76AFE">
          <w:rPr>
            <w:rFonts w:ascii="Times New Roman" w:eastAsia="宋体" w:hAnsi="Times New Roman" w:cs="等线"/>
            <w:sz w:val="28"/>
            <w14:ligatures w14:val="none"/>
            <w:rPrChange w:id="355" w:author="yun qiao" w:date="2026-04-16T14:55:00Z">
              <w:rPr>
                <w:rFonts w:ascii="Times New Roman" w:eastAsia="宋体" w:hAnsi="Times New Roman" w:cs="Times New Roman"/>
                <w:color w:val="FF0000"/>
                <w:sz w:val="28"/>
                <w:szCs w:val="28"/>
                <w14:ligatures w14:val="none"/>
              </w:rPr>
            </w:rPrChange>
          </w:rPr>
          <w:t xml:space="preserve">Normalize </w:t>
        </w:r>
        <w:r w:rsidRPr="00D76AFE">
          <w:rPr>
            <w:rFonts w:ascii="Times New Roman" w:eastAsia="宋体" w:hAnsi="Times New Roman" w:cs="等线" w:hint="eastAsia"/>
            <w:sz w:val="28"/>
            <w14:ligatures w14:val="none"/>
            <w:rPrChange w:id="356" w:author="yun qiao" w:date="2026-04-16T14:55:00Z">
              <w:rPr>
                <w:rFonts w:ascii="Times New Roman" w:eastAsia="宋体" w:hAnsi="Times New Roman" w:cs="Times New Roman" w:hint="eastAsia"/>
                <w:color w:val="FF0000"/>
                <w:sz w:val="28"/>
                <w:szCs w:val="28"/>
                <w14:ligatures w14:val="none"/>
              </w:rPr>
            </w:rPrChange>
          </w:rPr>
          <w:t>表示对筛选后的候选集合进行重新归一化。</w:t>
        </w:r>
        <w:r w:rsidRPr="00F24BF4">
          <w:rPr>
            <w:rFonts w:ascii="Times New Roman" w:eastAsia="宋体" w:hAnsi="Times New Roman" w:cs="等线"/>
            <w:sz w:val="28"/>
            <w14:ligatures w14:val="none"/>
          </w:rPr>
          <w:t>基于经约束筛选后的概率分布进行序列扩展，生成满足任务语义一致性及操作结构约束的候选操作原语序列；所述操作原语转移合法性约束采用操作原语转移合法性矩阵进行表征，用于描述不同操作原语之间的允许转移关系</w:t>
        </w:r>
      </w:ins>
      <w:commentRangeStart w:id="357"/>
      <w:del w:id="358" w:author="yun qiao" w:date="2026-04-15T17:03:00Z">
        <w:r w:rsidR="000B535D" w:rsidRPr="00D76AFE" w:rsidDel="000B535D">
          <w:rPr>
            <w:rFonts w:ascii="Times New Roman" w:eastAsia="宋体" w:hAnsi="Times New Roman" w:cs="等线" w:hint="eastAsia"/>
            <w:sz w:val="28"/>
            <w14:ligatures w14:val="none"/>
          </w:rPr>
          <w:delText>5</w:delText>
        </w:r>
      </w:del>
      <w:del w:id="359" w:author="yun qiao" w:date="2026-04-16T14:54:00Z">
        <w:r w:rsidR="000B535D" w:rsidRPr="00D76AFE" w:rsidDel="00D76AFE">
          <w:rPr>
            <w:rFonts w:ascii="Times New Roman" w:eastAsia="宋体" w:hAnsi="Times New Roman" w:cs="等线" w:hint="eastAsia"/>
            <w:sz w:val="28"/>
            <w14:ligatures w14:val="none"/>
          </w:rPr>
          <w:delText xml:space="preserve">. </w:delText>
        </w:r>
        <w:r w:rsidR="000B535D" w:rsidRPr="00D76AFE" w:rsidDel="00D76AFE">
          <w:rPr>
            <w:rFonts w:ascii="Times New Roman" w:eastAsia="宋体" w:hAnsi="Times New Roman" w:cs="等线" w:hint="eastAsia"/>
            <w:sz w:val="28"/>
            <w14:ligatures w14:val="none"/>
          </w:rPr>
          <w:delText>根据权利要求</w:delText>
        </w:r>
      </w:del>
      <w:del w:id="360" w:author="yun qiao" w:date="2026-04-15T17:04:00Z">
        <w:r w:rsidR="000B535D" w:rsidRPr="00D76AFE" w:rsidDel="000B535D">
          <w:rPr>
            <w:rFonts w:ascii="Times New Roman" w:eastAsia="宋体" w:hAnsi="Times New Roman" w:cs="等线"/>
            <w:sz w:val="28"/>
            <w14:ligatures w14:val="none"/>
          </w:rPr>
          <w:delText>4</w:delText>
        </w:r>
      </w:del>
      <w:del w:id="361" w:author="yun qiao" w:date="2026-04-16T14:54:00Z">
        <w:r w:rsidR="000B535D" w:rsidRPr="00D76AFE" w:rsidDel="00D76AFE">
          <w:rPr>
            <w:rFonts w:ascii="Times New Roman" w:eastAsia="宋体" w:hAnsi="Times New Roman" w:cs="等线" w:hint="eastAsia"/>
            <w:sz w:val="28"/>
            <w14:ligatures w14:val="none"/>
          </w:rPr>
          <w:delText>所述基于</w:delText>
        </w:r>
        <w:r w:rsidR="000B535D" w:rsidDel="00D76AFE">
          <w:rPr>
            <w:rFonts w:ascii="Times New Roman" w:eastAsia="宋体" w:hAnsi="Times New Roman" w:cs="等线" w:hint="eastAsia"/>
            <w:sz w:val="28"/>
            <w14:ligatures w14:val="none"/>
          </w:rPr>
          <w:delText>跨平台语义解耦与图谱大模型协同的地理处理模型自动构建方法</w:delText>
        </w:r>
        <w:r w:rsidR="000B535D" w:rsidRPr="00D76AFE" w:rsidDel="00D76AFE">
          <w:rPr>
            <w:rFonts w:ascii="Times New Roman" w:eastAsia="宋体" w:hAnsi="Times New Roman" w:cs="等线" w:hint="eastAsia"/>
            <w:sz w:val="28"/>
            <w14:ligatures w14:val="none"/>
          </w:rPr>
          <w:delText>，</w:delText>
        </w:r>
        <w:commentRangeEnd w:id="357"/>
        <w:r w:rsidR="000B535D" w:rsidRPr="00D76AFE" w:rsidDel="00D76AFE">
          <w:rPr>
            <w:rFonts w:ascii="Times New Roman" w:eastAsia="宋体" w:hAnsi="Times New Roman" w:cs="等线" w:hint="eastAsia"/>
            <w:sz w:val="28"/>
            <w14:ligatures w14:val="none"/>
            <w:rPrChange w:id="362" w:author="yun qiao" w:date="2026-04-16T14:55:00Z">
              <w:rPr>
                <w:rFonts w:hint="eastAsia"/>
              </w:rPr>
            </w:rPrChange>
          </w:rPr>
          <w:commentReference w:id="357"/>
        </w:r>
        <w:r w:rsidR="000B535D" w:rsidRPr="00D76AFE" w:rsidDel="00D76AFE">
          <w:rPr>
            <w:rFonts w:ascii="Times New Roman" w:eastAsia="宋体" w:hAnsi="Times New Roman" w:cs="等线" w:hint="eastAsia"/>
            <w:sz w:val="28"/>
            <w14:ligatures w14:val="none"/>
          </w:rPr>
          <w:delText>其特征在于，所述</w:delText>
        </w:r>
      </w:del>
      <w:bookmarkStart w:id="363" w:name="_Hlk226661792"/>
      <w:bookmarkStart w:id="364" w:name="_Hlk211500599"/>
      <w:del w:id="365" w:author="yun qiao" w:date="2026-04-15T17:08:00Z">
        <w:r w:rsidR="000B535D" w:rsidRPr="00D76AFE" w:rsidDel="007B3E53">
          <w:rPr>
            <w:rFonts w:ascii="Times New Roman" w:eastAsia="宋体" w:hAnsi="Times New Roman" w:cs="等线" w:hint="eastAsia"/>
            <w:sz w:val="28"/>
            <w14:ligatures w14:val="none"/>
          </w:rPr>
          <w:delText>基于所述结构化语义特征，利用序列生成模型在所述操作语义空间内生成候选操作原语序列，在生成过程中引入任务条件向量，并基于预构建的操作原语转移合法性矩阵、已生成操作原语序列的层次归属关系以及相邻步骤的输入输出类型约束，对每一时间步的候选操作原语集合进行约束筛选，对不满足约束的候选操作原语进行屏蔽，使生成过程同时满足任务语义一致性及操作结构约束，以生成多个候选操作原语序列</w:delText>
        </w:r>
      </w:del>
      <w:bookmarkEnd w:id="363"/>
      <w:del w:id="366" w:author="yun qiao" w:date="2026-04-16T14:54:00Z">
        <w:r w:rsidR="000B535D" w:rsidRPr="00D76AFE" w:rsidDel="00D76AFE">
          <w:rPr>
            <w:rFonts w:ascii="Times New Roman" w:eastAsia="宋体" w:hAnsi="Times New Roman" w:cs="等线" w:hint="eastAsia"/>
            <w:sz w:val="28"/>
            <w14:ligatures w14:val="none"/>
          </w:rPr>
          <w:delText>，</w:delText>
        </w:r>
        <w:r w:rsidR="000B535D" w:rsidDel="00D76AFE">
          <w:rPr>
            <w:rFonts w:ascii="Times New Roman" w:eastAsia="宋体" w:hAnsi="Times New Roman" w:cs="等线" w:hint="eastAsia"/>
            <w:sz w:val="28"/>
            <w14:ligatures w14:val="none"/>
          </w:rPr>
          <w:delText>是以</w:delText>
        </w:r>
      </w:del>
      <w:del w:id="367" w:author="yun qiao" w:date="2026-04-15T17:25:00Z">
        <w:r w:rsidR="000B535D" w:rsidDel="003F5B91">
          <w:rPr>
            <w:rFonts w:ascii="Times New Roman" w:eastAsia="宋体" w:hAnsi="Times New Roman" w:cs="等线" w:hint="eastAsia"/>
            <w:sz w:val="28"/>
            <w14:ligatures w14:val="none"/>
          </w:rPr>
          <w:delText>构建基于</w:delText>
        </w:r>
        <w:r w:rsidR="000B535D" w:rsidDel="003F5B91">
          <w:rPr>
            <w:rFonts w:ascii="Times New Roman" w:eastAsia="宋体" w:hAnsi="Times New Roman" w:cs="等线"/>
            <w:sz w:val="28"/>
            <w14:ligatures w14:val="none"/>
          </w:rPr>
          <w:delText>Transformer</w:delText>
        </w:r>
        <w:r w:rsidR="000B535D" w:rsidDel="003F5B91">
          <w:rPr>
            <w:rFonts w:ascii="Times New Roman" w:eastAsia="宋体" w:hAnsi="Times New Roman" w:cs="等线" w:hint="eastAsia"/>
            <w:sz w:val="28"/>
            <w14:ligatures w14:val="none"/>
          </w:rPr>
          <w:delText>解码器的任务条件化序列生成模型，所述模型包括文本编码模块、条件融合模块、条件化解码模块及输出投影模块；所述文本编码模块采用预训练语言模型对所述原始任务描述进行编码，提取固定数量的记忆向量作为任务文本的语义表示；所述条件融合模块将所述记忆向量的池化表示与所述任务类型标识对应的类型嵌入向量进行拼接，通过多层感知机映射为条件向量，其计算方式如下：</w:delText>
        </w:r>
      </w:del>
    </w:p>
    <w:p w14:paraId="38A092EE" w14:textId="262E9B57" w:rsidR="00B95363" w:rsidRPr="00D76AFE" w:rsidDel="00D76AFE" w:rsidRDefault="00000000" w:rsidP="00D76AFE">
      <w:pPr>
        <w:spacing w:after="0" w:line="480" w:lineRule="exact"/>
        <w:ind w:firstLineChars="200" w:firstLine="560"/>
        <w:jc w:val="both"/>
        <w:rPr>
          <w:del w:id="368" w:author="yun qiao" w:date="2026-04-16T14:54:00Z"/>
          <w:rFonts w:ascii="Times New Roman" w:eastAsia="宋体" w:hAnsi="Times New Roman" w:cs="等线"/>
          <w:sz w:val="28"/>
          <w14:ligatures w14:val="none"/>
          <w:rPrChange w:id="369" w:author="yun qiao" w:date="2026-04-16T14:55:00Z">
            <w:rPr>
              <w:del w:id="370" w:author="yun qiao" w:date="2026-04-16T14:54:00Z"/>
              <w:rFonts w:ascii="Cambria Math" w:eastAsia="宋体" w:hAnsi="Cambria Math" w:cs="等线"/>
              <w:i/>
              <w:sz w:val="28"/>
              <w14:ligatures w14:val="none"/>
            </w:rPr>
          </w:rPrChange>
        </w:rPr>
      </w:pPr>
      <m:oMathPara>
        <m:oMath>
          <m:r>
            <w:del w:id="371" w:author="yun qiao" w:date="2026-04-16T14:54:00Z">
              <w:rPr>
                <w:rFonts w:ascii="Cambria Math" w:eastAsia="宋体" w:hAnsi="Cambria Math" w:cs="等线"/>
                <w:sz w:val="28"/>
                <w14:ligatures w14:val="none"/>
              </w:rPr>
              <m:t>c</m:t>
            </w:del>
          </m:r>
          <m:r>
            <w:del w:id="372" w:author="yun qiao" w:date="2026-04-16T14:54:00Z">
              <m:rPr>
                <m:sty m:val="p"/>
              </m:rPr>
              <w:rPr>
                <w:rFonts w:ascii="Cambria Math" w:eastAsia="宋体" w:hAnsi="Cambria Math" w:cs="等线"/>
                <w:sz w:val="28"/>
                <w14:ligatures w14:val="none"/>
              </w:rPr>
              <m:t>=</m:t>
            </w:del>
          </m:r>
          <m:sSub>
            <m:sSubPr>
              <m:ctrlPr>
                <w:del w:id="373" w:author="yun qiao" w:date="2026-04-16T14:54:00Z">
                  <w:rPr>
                    <w:rFonts w:ascii="Cambria Math" w:eastAsia="宋体" w:hAnsi="Cambria Math" w:cs="等线"/>
                    <w:sz w:val="28"/>
                    <w14:ligatures w14:val="none"/>
                  </w:rPr>
                </w:del>
              </m:ctrlPr>
            </m:sSubPr>
            <m:e>
              <m:r>
                <w:del w:id="374" w:author="yun qiao" w:date="2026-04-16T14:54:00Z">
                  <w:rPr>
                    <w:rFonts w:ascii="Cambria Math" w:eastAsia="宋体" w:hAnsi="Cambria Math" w:cs="等线"/>
                    <w:sz w:val="28"/>
                    <w14:ligatures w14:val="none"/>
                  </w:rPr>
                  <m:t>f</m:t>
                </w:del>
              </m:r>
            </m:e>
            <m:sub>
              <m:r>
                <w:del w:id="375" w:author="yun qiao" w:date="2026-04-16T14:54:00Z">
                  <m:rPr>
                    <m:nor/>
                  </m:rPr>
                  <w:rPr>
                    <w:rFonts w:ascii="Times New Roman" w:eastAsia="宋体" w:hAnsi="Times New Roman" w:cs="等线"/>
                    <w:sz w:val="28"/>
                    <w14:ligatures w14:val="none"/>
                    <w:rPrChange w:id="376" w:author="yun qiao" w:date="2026-04-16T14:55:00Z">
                      <w:rPr>
                        <w:rFonts w:ascii="Cambria Math" w:eastAsia="宋体" w:hAnsi="Cambria Math" w:cs="等线"/>
                        <w:i/>
                        <w:sz w:val="28"/>
                        <w14:ligatures w14:val="none"/>
                      </w:rPr>
                    </w:rPrChange>
                  </w:rPr>
                  <m:t>MLP</m:t>
                </w:del>
              </m:r>
            </m:sub>
          </m:sSub>
          <m:d>
            <m:dPr>
              <m:ctrlPr>
                <w:del w:id="377" w:author="yun qiao" w:date="2026-04-16T14:54:00Z">
                  <w:rPr>
                    <w:rFonts w:ascii="Cambria Math" w:eastAsia="宋体" w:hAnsi="Cambria Math" w:cs="等线"/>
                    <w:sz w:val="28"/>
                    <w14:ligatures w14:val="none"/>
                  </w:rPr>
                </w:del>
              </m:ctrlPr>
            </m:dPr>
            <m:e>
              <m:d>
                <m:dPr>
                  <m:begChr m:val="["/>
                  <m:endChr m:val="]"/>
                  <m:ctrlPr>
                    <w:del w:id="378" w:author="yun qiao" w:date="2026-04-16T14:54:00Z">
                      <w:rPr>
                        <w:rFonts w:ascii="Cambria Math" w:eastAsia="宋体" w:hAnsi="Cambria Math" w:cs="等线"/>
                        <w:sz w:val="28"/>
                        <w14:ligatures w14:val="none"/>
                      </w:rPr>
                    </w:del>
                  </m:ctrlPr>
                </m:dPr>
                <m:e>
                  <m:sSub>
                    <m:sSubPr>
                      <m:ctrlPr>
                        <w:del w:id="379" w:author="yun qiao" w:date="2026-04-16T14:54:00Z">
                          <w:rPr>
                            <w:rFonts w:ascii="Cambria Math" w:eastAsia="宋体" w:hAnsi="Cambria Math" w:cs="等线"/>
                            <w:sz w:val="28"/>
                            <w14:ligatures w14:val="none"/>
                          </w:rPr>
                        </w:del>
                      </m:ctrlPr>
                    </m:sSubPr>
                    <m:e>
                      <m:r>
                        <w:del w:id="380" w:author="yun qiao" w:date="2026-04-16T14:54:00Z">
                          <w:rPr>
                            <w:rFonts w:ascii="Cambria Math" w:eastAsia="宋体" w:hAnsi="Cambria Math" w:cs="等线"/>
                            <w:sz w:val="28"/>
                            <w14:ligatures w14:val="none"/>
                          </w:rPr>
                          <m:t>v</m:t>
                        </w:del>
                      </m:r>
                    </m:e>
                    <m:sub>
                      <m:r>
                        <w:del w:id="381" w:author="yun qiao" w:date="2026-04-16T14:54:00Z">
                          <m:rPr>
                            <m:nor/>
                          </m:rPr>
                          <w:rPr>
                            <w:rFonts w:ascii="Times New Roman" w:eastAsia="宋体" w:hAnsi="Times New Roman" w:cs="等线"/>
                            <w:sz w:val="28"/>
                            <w14:ligatures w14:val="none"/>
                            <w:rPrChange w:id="382" w:author="yun qiao" w:date="2026-04-16T14:55:00Z">
                              <w:rPr>
                                <w:rFonts w:ascii="Cambria Math" w:eastAsia="宋体" w:hAnsi="Cambria Math" w:cs="等线"/>
                                <w:i/>
                                <w:sz w:val="28"/>
                                <w14:ligatures w14:val="none"/>
                              </w:rPr>
                            </w:rPrChange>
                          </w:rPr>
                          <m:t>text</m:t>
                        </w:del>
                      </m:r>
                    </m:sub>
                  </m:sSub>
                  <m:r>
                    <w:del w:id="383" w:author="yun qiao" w:date="2026-04-16T14:54:00Z">
                      <m:rPr>
                        <m:sty m:val="p"/>
                      </m:rPr>
                      <w:rPr>
                        <w:rFonts w:ascii="Cambria Math" w:eastAsia="宋体" w:hAnsi="Cambria Math" w:cs="等线"/>
                        <w:sz w:val="28"/>
                        <w14:ligatures w14:val="none"/>
                      </w:rPr>
                      <m:t xml:space="preserve"> ; </m:t>
                    </w:del>
                  </m:r>
                  <m:sSub>
                    <m:sSubPr>
                      <m:ctrlPr>
                        <w:del w:id="384" w:author="yun qiao" w:date="2026-04-16T14:54:00Z">
                          <w:rPr>
                            <w:rFonts w:ascii="Cambria Math" w:eastAsia="宋体" w:hAnsi="Cambria Math" w:cs="等线"/>
                            <w:sz w:val="28"/>
                            <w14:ligatures w14:val="none"/>
                          </w:rPr>
                        </w:del>
                      </m:ctrlPr>
                    </m:sSubPr>
                    <m:e>
                      <m:r>
                        <w:del w:id="385" w:author="yun qiao" w:date="2026-04-16T14:54:00Z">
                          <w:rPr>
                            <w:rFonts w:ascii="Cambria Math" w:eastAsia="宋体" w:hAnsi="Cambria Math" w:cs="等线"/>
                            <w:sz w:val="28"/>
                            <w14:ligatures w14:val="none"/>
                          </w:rPr>
                          <m:t>e</m:t>
                        </w:del>
                      </m:r>
                    </m:e>
                    <m:sub>
                      <m:r>
                        <w:del w:id="386" w:author="yun qiao" w:date="2026-04-16T14:54:00Z">
                          <m:rPr>
                            <m:nor/>
                          </m:rPr>
                          <w:rPr>
                            <w:rFonts w:ascii="Times New Roman" w:eastAsia="宋体" w:hAnsi="Times New Roman" w:cs="等线"/>
                            <w:sz w:val="28"/>
                            <w14:ligatures w14:val="none"/>
                            <w:rPrChange w:id="387" w:author="yun qiao" w:date="2026-04-16T14:55:00Z">
                              <w:rPr>
                                <w:rFonts w:ascii="Cambria Math" w:eastAsia="宋体" w:hAnsi="Cambria Math" w:cs="等线"/>
                                <w:i/>
                                <w:sz w:val="28"/>
                                <w14:ligatures w14:val="none"/>
                              </w:rPr>
                            </w:rPrChange>
                          </w:rPr>
                          <m:t>task</m:t>
                        </w:del>
                      </m:r>
                    </m:sub>
                  </m:sSub>
                </m:e>
              </m:d>
            </m:e>
          </m:d>
        </m:oMath>
      </m:oMathPara>
    </w:p>
    <w:p w14:paraId="03317428" w14:textId="7FBB6FC9" w:rsidR="00B95363" w:rsidDel="00D76AFE" w:rsidRDefault="00000000" w:rsidP="00D76AFE">
      <w:pPr>
        <w:widowControl/>
        <w:spacing w:before="100" w:after="0" w:line="480" w:lineRule="exact"/>
        <w:ind w:firstLineChars="200" w:firstLine="560"/>
        <w:jc w:val="both"/>
        <w:rPr>
          <w:del w:id="388" w:author="yun qiao" w:date="2026-04-16T14:54:00Z"/>
          <w:rFonts w:ascii="Times New Roman" w:eastAsia="宋体" w:hAnsi="Times New Roman" w:cs="等线"/>
          <w:sz w:val="28"/>
          <w14:ligatures w14:val="none"/>
        </w:rPr>
      </w:pPr>
      <w:del w:id="389" w:author="yun qiao" w:date="2026-04-16T14:54:00Z">
        <w:r w:rsidDel="00D76AFE">
          <w:rPr>
            <w:rFonts w:ascii="Times New Roman" w:eastAsia="宋体" w:hAnsi="Times New Roman" w:cs="等线" w:hint="eastAsia"/>
            <w:sz w:val="28"/>
            <w14:ligatures w14:val="none"/>
          </w:rPr>
          <w:delText>其中，</w:delText>
        </w:r>
      </w:del>
      <m:oMath>
        <m:sSub>
          <m:sSubPr>
            <m:ctrlPr>
              <w:del w:id="390" w:author="yun qiao" w:date="2026-04-16T14:54:00Z">
                <w:rPr>
                  <w:rFonts w:ascii="Cambria Math" w:eastAsia="宋体" w:hAnsi="Cambria Math" w:cs="等线"/>
                  <w:sz w:val="28"/>
                  <w14:ligatures w14:val="none"/>
                </w:rPr>
              </w:del>
            </m:ctrlPr>
          </m:sSubPr>
          <m:e>
            <m:r>
              <w:del w:id="391" w:author="yun qiao" w:date="2026-04-16T14:54:00Z">
                <w:rPr>
                  <w:rFonts w:ascii="Cambria Math" w:eastAsia="宋体" w:hAnsi="Cambria Math" w:cs="等线"/>
                  <w:sz w:val="28"/>
                  <w14:ligatures w14:val="none"/>
                </w:rPr>
                <m:t>v</m:t>
              </w:del>
            </m:r>
          </m:e>
          <m:sub>
            <m:r>
              <w:del w:id="392" w:author="yun qiao" w:date="2026-04-16T14:54:00Z">
                <m:rPr>
                  <m:nor/>
                </m:rPr>
                <w:rPr>
                  <w:rFonts w:ascii="Times New Roman" w:eastAsia="宋体" w:hAnsi="Times New Roman" w:cs="等线"/>
                  <w:sz w:val="28"/>
                  <w14:ligatures w14:val="none"/>
                  <w:rPrChange w:id="393" w:author="yun qiao" w:date="2026-04-16T14:55:00Z">
                    <w:rPr>
                      <w:rFonts w:ascii="Cambria Math" w:eastAsia="宋体" w:hAnsi="Cambria Math" w:cs="等线"/>
                      <w:sz w:val="28"/>
                      <w14:ligatures w14:val="none"/>
                    </w:rPr>
                  </w:rPrChange>
                </w:rPr>
                <m:t>text</m:t>
              </w:del>
            </m:r>
          </m:sub>
        </m:sSub>
      </m:oMath>
      <w:del w:id="394" w:author="yun qiao" w:date="2026-04-16T14:54:00Z">
        <w:r w:rsidDel="00D76AFE">
          <w:rPr>
            <w:rFonts w:ascii="Times New Roman" w:eastAsia="宋体" w:hAnsi="Times New Roman" w:cs="等线" w:hint="eastAsia"/>
            <w:sz w:val="28"/>
            <w14:ligatures w14:val="none"/>
          </w:rPr>
          <w:delText>表示文本语义的池化表示，</w:delText>
        </w:r>
      </w:del>
      <m:oMath>
        <m:sSub>
          <m:sSubPr>
            <m:ctrlPr>
              <w:del w:id="395" w:author="yun qiao" w:date="2026-04-16T14:54:00Z">
                <w:rPr>
                  <w:rFonts w:ascii="Cambria Math" w:eastAsia="宋体" w:hAnsi="Cambria Math" w:cs="等线"/>
                  <w:sz w:val="28"/>
                  <w14:ligatures w14:val="none"/>
                </w:rPr>
              </w:del>
            </m:ctrlPr>
          </m:sSubPr>
          <m:e>
            <m:r>
              <w:del w:id="396" w:author="yun qiao" w:date="2026-04-16T14:54:00Z">
                <w:rPr>
                  <w:rFonts w:ascii="Cambria Math" w:eastAsia="宋体" w:hAnsi="Cambria Math" w:cs="等线"/>
                  <w:sz w:val="28"/>
                  <w14:ligatures w14:val="none"/>
                </w:rPr>
                <m:t>e</m:t>
              </w:del>
            </m:r>
          </m:e>
          <m:sub>
            <m:r>
              <w:del w:id="397" w:author="yun qiao" w:date="2026-04-16T14:54:00Z">
                <m:rPr>
                  <m:nor/>
                </m:rPr>
                <w:rPr>
                  <w:rFonts w:ascii="Times New Roman" w:eastAsia="宋体" w:hAnsi="Times New Roman" w:cs="等线"/>
                  <w:sz w:val="28"/>
                  <w14:ligatures w14:val="none"/>
                  <w:rPrChange w:id="398" w:author="yun qiao" w:date="2026-04-16T14:55:00Z">
                    <w:rPr>
                      <w:rFonts w:ascii="Cambria Math" w:eastAsia="宋体" w:hAnsi="Cambria Math" w:cs="等线"/>
                      <w:sz w:val="28"/>
                      <w14:ligatures w14:val="none"/>
                    </w:rPr>
                  </w:rPrChange>
                </w:rPr>
                <m:t>task</m:t>
              </w:del>
            </m:r>
          </m:sub>
        </m:sSub>
      </m:oMath>
      <w:del w:id="399" w:author="yun qiao" w:date="2026-04-16T14:54:00Z">
        <w:r w:rsidDel="00D76AFE">
          <w:rPr>
            <w:rFonts w:ascii="Times New Roman" w:eastAsia="宋体" w:hAnsi="Times New Roman" w:cs="等线" w:hint="eastAsia"/>
            <w:sz w:val="28"/>
            <w14:ligatures w14:val="none"/>
          </w:rPr>
          <w:delText>表示任务类型嵌入向量，</w:delText>
        </w:r>
        <w:r w:rsidDel="00D76AFE">
          <w:rPr>
            <w:rFonts w:ascii="Times New Roman" w:eastAsia="宋体" w:hAnsi="Times New Roman" w:cs="等线"/>
            <w:sz w:val="28"/>
            <w14:ligatures w14:val="none"/>
          </w:rPr>
          <w:delText>[</w:delText>
        </w:r>
        <w:r w:rsidDel="00D76AFE">
          <w:rPr>
            <w:rFonts w:ascii="Times New Roman" w:eastAsia="宋体" w:hAnsi="Times New Roman" w:cs="等线" w:hint="eastAsia"/>
            <w:sz w:val="28"/>
            <w14:ligatures w14:val="none"/>
          </w:rPr>
          <w:delText>·</w:delText>
        </w:r>
        <w:r w:rsidDel="00D76AFE">
          <w:rPr>
            <w:rFonts w:ascii="Times New Roman" w:eastAsia="宋体" w:hAnsi="Times New Roman" w:cs="等线"/>
            <w:sz w:val="28"/>
            <w14:ligatures w14:val="none"/>
          </w:rPr>
          <w:delText>;</w:delText>
        </w:r>
        <w:r w:rsidDel="00D76AFE">
          <w:rPr>
            <w:rFonts w:ascii="Times New Roman" w:eastAsia="宋体" w:hAnsi="Times New Roman" w:cs="等线" w:hint="eastAsia"/>
            <w:sz w:val="28"/>
            <w14:ligatures w14:val="none"/>
          </w:rPr>
          <w:delText>·</w:delText>
        </w:r>
        <w:r w:rsidDel="00D76AFE">
          <w:rPr>
            <w:rFonts w:ascii="Times New Roman" w:eastAsia="宋体" w:hAnsi="Times New Roman" w:cs="等线"/>
            <w:sz w:val="28"/>
            <w14:ligatures w14:val="none"/>
          </w:rPr>
          <w:delText xml:space="preserve">] </w:delText>
        </w:r>
        <w:r w:rsidDel="00D76AFE">
          <w:rPr>
            <w:rFonts w:ascii="Times New Roman" w:eastAsia="宋体" w:hAnsi="Times New Roman" w:cs="等线" w:hint="eastAsia"/>
            <w:sz w:val="28"/>
            <w14:ligatures w14:val="none"/>
          </w:rPr>
          <w:delText>表示向量拼接操作，</w:delText>
        </w:r>
      </w:del>
      <m:oMath>
        <m:sSub>
          <m:sSubPr>
            <m:ctrlPr>
              <w:del w:id="400" w:author="yun qiao" w:date="2026-04-16T14:54:00Z">
                <w:rPr>
                  <w:rFonts w:ascii="Cambria Math" w:eastAsia="宋体" w:hAnsi="Cambria Math" w:cs="等线"/>
                  <w:sz w:val="28"/>
                  <w14:ligatures w14:val="none"/>
                </w:rPr>
              </w:del>
            </m:ctrlPr>
          </m:sSubPr>
          <m:e>
            <m:r>
              <w:del w:id="401" w:author="yun qiao" w:date="2026-04-16T14:54:00Z">
                <w:rPr>
                  <w:rFonts w:ascii="Cambria Math" w:eastAsia="宋体" w:hAnsi="Cambria Math" w:cs="等线"/>
                  <w:sz w:val="28"/>
                  <w14:ligatures w14:val="none"/>
                </w:rPr>
                <m:t>f</m:t>
              </w:del>
            </m:r>
          </m:e>
          <m:sub>
            <m:r>
              <w:del w:id="402" w:author="yun qiao" w:date="2026-04-16T14:54:00Z">
                <m:rPr>
                  <m:nor/>
                </m:rPr>
                <w:rPr>
                  <w:rFonts w:ascii="Times New Roman" w:eastAsia="宋体" w:hAnsi="Times New Roman" w:cs="等线"/>
                  <w:sz w:val="28"/>
                  <w14:ligatures w14:val="none"/>
                  <w:rPrChange w:id="403" w:author="yun qiao" w:date="2026-04-16T14:55:00Z">
                    <w:rPr>
                      <w:rFonts w:ascii="Cambria Math" w:eastAsia="宋体" w:hAnsi="Cambria Math" w:cs="等线"/>
                      <w:sz w:val="28"/>
                      <w14:ligatures w14:val="none"/>
                    </w:rPr>
                  </w:rPrChange>
                </w:rPr>
                <m:t>MLP</m:t>
              </w:del>
            </m:r>
          </m:sub>
        </m:sSub>
      </m:oMath>
      <w:del w:id="404" w:author="yun qiao" w:date="2026-04-16T14:54:00Z">
        <w:r w:rsidDel="00D76AFE">
          <w:rPr>
            <w:rFonts w:ascii="Times New Roman" w:eastAsia="宋体" w:hAnsi="Times New Roman" w:cs="等线" w:hint="eastAsia"/>
            <w:sz w:val="28"/>
            <w14:ligatures w14:val="none"/>
          </w:rPr>
          <w:delText>表示多层感知机映射函数；</w:delText>
        </w:r>
      </w:del>
    </w:p>
    <w:p w14:paraId="1B41CC6B" w14:textId="7BB603E9" w:rsidR="00B95363" w:rsidDel="00D76AFE" w:rsidRDefault="00000000" w:rsidP="00D76AFE">
      <w:pPr>
        <w:widowControl/>
        <w:spacing w:before="100" w:after="0" w:line="480" w:lineRule="exact"/>
        <w:ind w:firstLineChars="200" w:firstLine="560"/>
        <w:jc w:val="both"/>
        <w:rPr>
          <w:del w:id="405" w:author="yun qiao" w:date="2026-04-16T14:54:00Z"/>
          <w:rFonts w:ascii="Times New Roman" w:eastAsia="宋体" w:hAnsi="Times New Roman" w:cs="等线"/>
          <w:sz w:val="28"/>
          <w14:ligatures w14:val="none"/>
        </w:rPr>
      </w:pPr>
      <w:del w:id="406" w:author="yun qiao" w:date="2026-04-16T14:54:00Z">
        <w:r w:rsidDel="00D76AFE">
          <w:rPr>
            <w:rFonts w:ascii="Times New Roman" w:eastAsia="宋体" w:hAnsi="Times New Roman" w:cs="等线" w:hint="eastAsia"/>
            <w:sz w:val="28"/>
            <w14:ligatures w14:val="none"/>
          </w:rPr>
          <w:delText>所述条件化解码模块包含多层</w:delText>
        </w:r>
        <w:r w:rsidDel="00D76AFE">
          <w:rPr>
            <w:rFonts w:ascii="Times New Roman" w:eastAsia="宋体" w:hAnsi="Times New Roman" w:cs="等线"/>
            <w:sz w:val="28"/>
            <w14:ligatures w14:val="none"/>
          </w:rPr>
          <w:delText>Transformer</w:delText>
        </w:r>
        <w:r w:rsidDel="00D76AFE">
          <w:rPr>
            <w:rFonts w:ascii="Times New Roman" w:eastAsia="宋体" w:hAnsi="Times New Roman" w:cs="等线" w:hint="eastAsia"/>
            <w:sz w:val="28"/>
            <w14:ligatures w14:val="none"/>
          </w:rPr>
          <w:delText>解码层，在每一层中采用特征级线性调制机制将所述条件向量注入解码过程，其调制方式如下：</w:delText>
        </w:r>
      </w:del>
    </w:p>
    <w:p w14:paraId="464BECF4" w14:textId="5E8E7D68" w:rsidR="00B95363" w:rsidRPr="00D76AFE" w:rsidDel="00D76AFE" w:rsidRDefault="00000000">
      <w:pPr>
        <w:widowControl/>
        <w:spacing w:before="100" w:after="0" w:line="480" w:lineRule="exact"/>
        <w:ind w:firstLineChars="200" w:firstLine="560"/>
        <w:jc w:val="both"/>
        <w:rPr>
          <w:del w:id="407" w:author="yun qiao" w:date="2026-04-16T14:54:00Z"/>
          <w:rFonts w:ascii="Times New Roman" w:eastAsia="宋体" w:hAnsi="Times New Roman" w:cs="等线"/>
          <w:sz w:val="28"/>
          <w14:ligatures w14:val="none"/>
          <w:rPrChange w:id="408" w:author="yun qiao" w:date="2026-04-16T14:55:00Z">
            <w:rPr>
              <w:del w:id="409" w:author="yun qiao" w:date="2026-04-16T14:54:00Z"/>
              <w:rFonts w:ascii="Cambria Math" w:eastAsia="宋体" w:hAnsi="Cambria Math" w:cs="等线"/>
              <w:i/>
              <w:sz w:val="28"/>
              <w14:ligatures w14:val="none"/>
            </w:rPr>
          </w:rPrChange>
        </w:rPr>
        <w:pPrChange w:id="410" w:author="yun qiao" w:date="2026-04-16T14:55:00Z">
          <w:pPr>
            <w:widowControl/>
            <w:spacing w:before="100" w:after="0" w:line="480" w:lineRule="exact"/>
            <w:jc w:val="both"/>
          </w:pPr>
        </w:pPrChange>
      </w:pPr>
      <m:oMathPara>
        <m:oMath>
          <m:sSubSup>
            <m:sSubSupPr>
              <m:ctrlPr>
                <w:del w:id="411" w:author="yun qiao" w:date="2026-04-16T14:54:00Z">
                  <w:rPr>
                    <w:rFonts w:ascii="Cambria Math" w:eastAsia="宋体" w:hAnsi="Cambria Math" w:cs="等线"/>
                    <w:sz w:val="28"/>
                    <w14:ligatures w14:val="none"/>
                  </w:rPr>
                </w:del>
              </m:ctrlPr>
            </m:sSubSupPr>
            <m:e>
              <m:r>
                <w:del w:id="412" w:author="yun qiao" w:date="2026-04-16T14:54:00Z">
                  <w:rPr>
                    <w:rFonts w:ascii="Cambria Math" w:eastAsia="宋体" w:hAnsi="Cambria Math" w:cs="等线"/>
                    <w:sz w:val="28"/>
                    <w14:ligatures w14:val="none"/>
                  </w:rPr>
                  <m:t>h</m:t>
                </w:del>
              </m:r>
            </m:e>
            <m:sub>
              <m:r>
                <w:del w:id="413" w:author="yun qiao" w:date="2026-04-16T14:54:00Z">
                  <w:rPr>
                    <w:rFonts w:ascii="Cambria Math" w:eastAsia="宋体" w:hAnsi="Cambria Math" w:cs="等线"/>
                    <w:sz w:val="28"/>
                    <w14:ligatures w14:val="none"/>
                  </w:rPr>
                  <m:t>l</m:t>
                </w:del>
              </m:r>
            </m:sub>
            <m:sup>
              <m:r>
                <w:del w:id="414" w:author="yun qiao" w:date="2026-04-16T14:54:00Z">
                  <m:rPr>
                    <m:sty m:val="p"/>
                  </m:rPr>
                  <w:rPr>
                    <w:rFonts w:ascii="Cambria Math" w:eastAsia="宋体" w:hAnsi="Cambria Math" w:cs="等线" w:hint="eastAsia"/>
                    <w:sz w:val="28"/>
                    <w14:ligatures w14:val="none"/>
                  </w:rPr>
                  <m:t>'</m:t>
                </w:del>
              </m:r>
            </m:sup>
          </m:sSubSup>
          <m:r>
            <w:del w:id="415" w:author="yun qiao" w:date="2026-04-16T14:54:00Z">
              <m:rPr>
                <m:sty m:val="p"/>
              </m:rPr>
              <w:rPr>
                <w:rFonts w:ascii="Cambria Math" w:eastAsia="宋体" w:hAnsi="Cambria Math" w:cs="等线"/>
                <w:sz w:val="28"/>
                <w14:ligatures w14:val="none"/>
              </w:rPr>
              <m:t>=</m:t>
            </w:del>
          </m:r>
          <m:sSub>
            <m:sSubPr>
              <m:ctrlPr>
                <w:del w:id="416" w:author="yun qiao" w:date="2026-04-16T14:54:00Z">
                  <w:rPr>
                    <w:rFonts w:ascii="Cambria Math" w:eastAsia="宋体" w:hAnsi="Cambria Math" w:cs="等线"/>
                    <w:sz w:val="28"/>
                    <w14:ligatures w14:val="none"/>
                  </w:rPr>
                </w:del>
              </m:ctrlPr>
            </m:sSubPr>
            <m:e>
              <m:r>
                <w:del w:id="417" w:author="yun qiao" w:date="2026-04-16T14:54:00Z">
                  <w:rPr>
                    <w:rFonts w:ascii="Cambria Math" w:eastAsia="宋体" w:hAnsi="Cambria Math" w:cs="等线"/>
                    <w:sz w:val="28"/>
                    <w14:ligatures w14:val="none"/>
                  </w:rPr>
                  <m:t>γ</m:t>
                </w:del>
              </m:r>
            </m:e>
            <m:sub>
              <m:r>
                <w:del w:id="418" w:author="yun qiao" w:date="2026-04-16T14:54:00Z">
                  <w:rPr>
                    <w:rFonts w:ascii="Cambria Math" w:eastAsia="宋体" w:hAnsi="Cambria Math" w:cs="等线"/>
                    <w:sz w:val="28"/>
                    <w14:ligatures w14:val="none"/>
                  </w:rPr>
                  <m:t>l</m:t>
                </w:del>
              </m:r>
            </m:sub>
          </m:sSub>
          <m:d>
            <m:dPr>
              <m:ctrlPr>
                <w:del w:id="419" w:author="yun qiao" w:date="2026-04-16T14:54:00Z">
                  <w:rPr>
                    <w:rFonts w:ascii="Cambria Math" w:eastAsia="宋体" w:hAnsi="Cambria Math" w:cs="等线"/>
                    <w:sz w:val="28"/>
                    <w14:ligatures w14:val="none"/>
                  </w:rPr>
                </w:del>
              </m:ctrlPr>
            </m:dPr>
            <m:e>
              <m:r>
                <w:del w:id="420" w:author="yun qiao" w:date="2026-04-16T14:54:00Z">
                  <w:rPr>
                    <w:rFonts w:ascii="Cambria Math" w:eastAsia="宋体" w:hAnsi="Cambria Math" w:cs="等线"/>
                    <w:sz w:val="28"/>
                    <w14:ligatures w14:val="none"/>
                  </w:rPr>
                  <m:t>c</m:t>
                </w:del>
              </m:r>
            </m:e>
          </m:d>
          <m:r>
            <w:del w:id="421" w:author="yun qiao" w:date="2026-04-16T14:54:00Z">
              <m:rPr>
                <m:sty m:val="p"/>
              </m:rPr>
              <w:rPr>
                <w:rFonts w:ascii="Cambria Math" w:eastAsia="宋体" w:hAnsi="Cambria Math" w:cs="等线" w:hint="eastAsia"/>
                <w:sz w:val="28"/>
                <w14:ligatures w14:val="none"/>
              </w:rPr>
              <m:t>⊙</m:t>
            </w:del>
          </m:r>
          <m:sSub>
            <m:sSubPr>
              <m:ctrlPr>
                <w:del w:id="422" w:author="yun qiao" w:date="2026-04-16T14:54:00Z">
                  <w:rPr>
                    <w:rFonts w:ascii="Cambria Math" w:eastAsia="宋体" w:hAnsi="Cambria Math" w:cs="等线"/>
                    <w:sz w:val="28"/>
                    <w14:ligatures w14:val="none"/>
                  </w:rPr>
                </w:del>
              </m:ctrlPr>
            </m:sSubPr>
            <m:e>
              <m:r>
                <w:del w:id="423" w:author="yun qiao" w:date="2026-04-16T14:54:00Z">
                  <w:rPr>
                    <w:rFonts w:ascii="Cambria Math" w:eastAsia="宋体" w:hAnsi="Cambria Math" w:cs="等线"/>
                    <w:sz w:val="28"/>
                    <w14:ligatures w14:val="none"/>
                  </w:rPr>
                  <m:t>h</m:t>
                </w:del>
              </m:r>
            </m:e>
            <m:sub>
              <m:r>
                <w:del w:id="424" w:author="yun qiao" w:date="2026-04-16T14:54:00Z">
                  <w:rPr>
                    <w:rFonts w:ascii="Cambria Math" w:eastAsia="宋体" w:hAnsi="Cambria Math" w:cs="等线"/>
                    <w:sz w:val="28"/>
                    <w14:ligatures w14:val="none"/>
                  </w:rPr>
                  <m:t>l</m:t>
                </w:del>
              </m:r>
            </m:sub>
          </m:sSub>
          <m:r>
            <w:del w:id="425" w:author="yun qiao" w:date="2026-04-16T14:54:00Z">
              <m:rPr>
                <m:sty m:val="p"/>
              </m:rPr>
              <w:rPr>
                <w:rFonts w:ascii="Cambria Math" w:eastAsia="宋体" w:hAnsi="Cambria Math" w:cs="等线"/>
                <w:sz w:val="28"/>
                <w14:ligatures w14:val="none"/>
              </w:rPr>
              <m:t>+</m:t>
            </w:del>
          </m:r>
          <m:sSub>
            <m:sSubPr>
              <m:ctrlPr>
                <w:del w:id="426" w:author="yun qiao" w:date="2026-04-16T14:54:00Z">
                  <w:rPr>
                    <w:rFonts w:ascii="Cambria Math" w:eastAsia="宋体" w:hAnsi="Cambria Math" w:cs="等线"/>
                    <w:sz w:val="28"/>
                    <w14:ligatures w14:val="none"/>
                  </w:rPr>
                </w:del>
              </m:ctrlPr>
            </m:sSubPr>
            <m:e>
              <m:r>
                <w:del w:id="427" w:author="yun qiao" w:date="2026-04-16T14:54:00Z">
                  <w:rPr>
                    <w:rFonts w:ascii="Cambria Math" w:eastAsia="宋体" w:hAnsi="Cambria Math" w:cs="等线"/>
                    <w:sz w:val="28"/>
                    <w14:ligatures w14:val="none"/>
                  </w:rPr>
                  <m:t>β</m:t>
                </w:del>
              </m:r>
            </m:e>
            <m:sub>
              <m:r>
                <w:del w:id="428" w:author="yun qiao" w:date="2026-04-16T14:54:00Z">
                  <w:rPr>
                    <w:rFonts w:ascii="Cambria Math" w:eastAsia="宋体" w:hAnsi="Cambria Math" w:cs="等线"/>
                    <w:sz w:val="28"/>
                    <w14:ligatures w14:val="none"/>
                  </w:rPr>
                  <m:t>l</m:t>
                </w:del>
              </m:r>
            </m:sub>
          </m:sSub>
          <m:d>
            <m:dPr>
              <m:ctrlPr>
                <w:del w:id="429" w:author="yun qiao" w:date="2026-04-16T14:54:00Z">
                  <w:rPr>
                    <w:rFonts w:ascii="Cambria Math" w:eastAsia="宋体" w:hAnsi="Cambria Math" w:cs="等线"/>
                    <w:sz w:val="28"/>
                    <w14:ligatures w14:val="none"/>
                  </w:rPr>
                </w:del>
              </m:ctrlPr>
            </m:dPr>
            <m:e>
              <m:r>
                <w:del w:id="430" w:author="yun qiao" w:date="2026-04-16T14:54:00Z">
                  <w:rPr>
                    <w:rFonts w:ascii="Cambria Math" w:eastAsia="宋体" w:hAnsi="Cambria Math" w:cs="等线"/>
                    <w:sz w:val="28"/>
                    <w14:ligatures w14:val="none"/>
                  </w:rPr>
                  <m:t>c</m:t>
                </w:del>
              </m:r>
            </m:e>
          </m:d>
        </m:oMath>
      </m:oMathPara>
    </w:p>
    <w:p w14:paraId="69CE3371" w14:textId="4D8F03FF" w:rsidR="00B95363" w:rsidDel="0092054F" w:rsidRDefault="00000000" w:rsidP="00D76AFE">
      <w:pPr>
        <w:widowControl/>
        <w:spacing w:before="100" w:after="0" w:line="480" w:lineRule="exact"/>
        <w:ind w:firstLineChars="200" w:firstLine="560"/>
        <w:jc w:val="both"/>
        <w:rPr>
          <w:del w:id="431" w:author="yun qiao" w:date="2026-04-15T18:02:00Z"/>
          <w:rFonts w:ascii="Times New Roman" w:eastAsia="宋体" w:hAnsi="Times New Roman" w:cs="等线"/>
          <w:sz w:val="28"/>
          <w14:ligatures w14:val="none"/>
        </w:rPr>
      </w:pPr>
      <w:del w:id="432" w:author="yun qiao" w:date="2026-04-16T14:54:00Z">
        <w:r w:rsidDel="00D76AFE">
          <w:rPr>
            <w:rFonts w:ascii="Times New Roman" w:eastAsia="宋体" w:hAnsi="Times New Roman" w:cs="等线" w:hint="eastAsia"/>
            <w:sz w:val="28"/>
            <w14:ligatures w14:val="none"/>
          </w:rPr>
          <w:delText>其中，</w:delText>
        </w:r>
      </w:del>
      <m:oMath>
        <m:sSub>
          <m:sSubPr>
            <m:ctrlPr>
              <w:del w:id="433" w:author="yun qiao" w:date="2026-04-16T14:54:00Z">
                <w:rPr>
                  <w:rFonts w:ascii="Cambria Math" w:eastAsia="宋体" w:hAnsi="Cambria Math" w:cs="等线"/>
                  <w:sz w:val="28"/>
                  <w14:ligatures w14:val="none"/>
                </w:rPr>
              </w:del>
            </m:ctrlPr>
          </m:sSubPr>
          <m:e>
            <m:r>
              <w:del w:id="434" w:author="yun qiao" w:date="2026-04-16T14:54:00Z">
                <w:rPr>
                  <w:rFonts w:ascii="Cambria Math" w:eastAsia="宋体" w:hAnsi="Cambria Math" w:cs="等线"/>
                  <w:sz w:val="28"/>
                  <w14:ligatures w14:val="none"/>
                </w:rPr>
                <m:t>h</m:t>
              </w:del>
            </m:r>
          </m:e>
          <m:sub>
            <m:r>
              <w:del w:id="435" w:author="yun qiao" w:date="2026-04-16T14:54:00Z">
                <w:rPr>
                  <w:rFonts w:ascii="Cambria Math" w:eastAsia="宋体" w:hAnsi="Cambria Math" w:cs="等线"/>
                  <w:sz w:val="28"/>
                  <w14:ligatures w14:val="none"/>
                </w:rPr>
                <m:t>l</m:t>
              </w:del>
            </m:r>
          </m:sub>
        </m:sSub>
      </m:oMath>
      <w:del w:id="436" w:author="yun qiao" w:date="2026-04-16T14:54:00Z">
        <w:r w:rsidDel="00D76AFE">
          <w:rPr>
            <w:rFonts w:ascii="Times New Roman" w:eastAsia="宋体" w:hAnsi="Times New Roman" w:cs="等线" w:hint="eastAsia"/>
            <w:sz w:val="28"/>
            <w14:ligatures w14:val="none"/>
          </w:rPr>
          <w:delText>表示第</w:delText>
        </w:r>
      </w:del>
      <m:oMath>
        <m:r>
          <w:del w:id="437" w:author="yun qiao" w:date="2026-04-16T14:54:00Z">
            <w:rPr>
              <w:rFonts w:ascii="Cambria Math" w:eastAsia="宋体" w:hAnsi="Cambria Math" w:cs="等线"/>
              <w:sz w:val="28"/>
              <w14:ligatures w14:val="none"/>
            </w:rPr>
            <m:t>l</m:t>
          </w:del>
        </m:r>
      </m:oMath>
      <w:del w:id="438" w:author="yun qiao" w:date="2026-04-16T14:54:00Z">
        <w:r w:rsidDel="00D76AFE">
          <w:rPr>
            <w:rFonts w:ascii="Times New Roman" w:eastAsia="宋体" w:hAnsi="Times New Roman" w:cs="等线" w:hint="eastAsia"/>
            <w:sz w:val="28"/>
            <w14:ligatures w14:val="none"/>
          </w:rPr>
          <w:delText>层解码器的隐藏状态，</w:delText>
        </w:r>
      </w:del>
      <m:oMath>
        <m:sSub>
          <m:sSubPr>
            <m:ctrlPr>
              <w:del w:id="439" w:author="yun qiao" w:date="2026-04-16T14:54:00Z">
                <w:rPr>
                  <w:rFonts w:ascii="Cambria Math" w:eastAsia="宋体" w:hAnsi="Cambria Math" w:cs="等线"/>
                  <w:sz w:val="28"/>
                  <w14:ligatures w14:val="none"/>
                </w:rPr>
              </w:del>
            </m:ctrlPr>
          </m:sSubPr>
          <m:e>
            <m:r>
              <w:del w:id="440" w:author="yun qiao" w:date="2026-04-16T14:54:00Z">
                <m:rPr>
                  <m:sty m:val="p"/>
                </m:rPr>
                <w:rPr>
                  <w:rFonts w:ascii="Cambria Math" w:eastAsia="宋体" w:hAnsi="Cambria Math" w:cs="等线"/>
                  <w:sz w:val="28"/>
                  <w14:ligatures w14:val="none"/>
                </w:rPr>
                <m:t>γ</m:t>
              </w:del>
            </m:r>
          </m:e>
          <m:sub>
            <m:r>
              <w:del w:id="441" w:author="yun qiao" w:date="2026-04-16T14:54:00Z">
                <w:rPr>
                  <w:rFonts w:ascii="Cambria Math" w:eastAsia="宋体" w:hAnsi="Cambria Math" w:cs="等线"/>
                  <w:sz w:val="28"/>
                  <w14:ligatures w14:val="none"/>
                </w:rPr>
                <m:t>l</m:t>
              </w:del>
            </m:r>
          </m:sub>
        </m:sSub>
        <m:d>
          <m:dPr>
            <m:ctrlPr>
              <w:del w:id="442" w:author="yun qiao" w:date="2026-04-16T14:54:00Z">
                <w:rPr>
                  <w:rFonts w:ascii="Cambria Math" w:eastAsia="宋体" w:hAnsi="Cambria Math" w:cs="等线"/>
                  <w:sz w:val="28"/>
                  <w14:ligatures w14:val="none"/>
                </w:rPr>
              </w:del>
            </m:ctrlPr>
          </m:dPr>
          <m:e>
            <m:r>
              <w:del w:id="443" w:author="yun qiao" w:date="2026-04-16T14:54:00Z">
                <w:rPr>
                  <w:rFonts w:ascii="Cambria Math" w:eastAsia="宋体" w:hAnsi="Cambria Math" w:cs="等线"/>
                  <w:sz w:val="28"/>
                  <w14:ligatures w14:val="none"/>
                </w:rPr>
                <m:t>c</m:t>
              </w:del>
            </m:r>
          </m:e>
        </m:d>
      </m:oMath>
      <w:del w:id="444" w:author="yun qiao" w:date="2026-04-16T14:54:00Z">
        <w:r w:rsidDel="00D76AFE">
          <w:rPr>
            <w:rFonts w:ascii="Times New Roman" w:eastAsia="宋体" w:hAnsi="Times New Roman" w:cs="等线" w:hint="eastAsia"/>
            <w:sz w:val="28"/>
            <w14:ligatures w14:val="none"/>
          </w:rPr>
          <w:delText>和</w:delText>
        </w:r>
        <w:r w:rsidDel="00D76AFE">
          <w:rPr>
            <w:rFonts w:ascii="Times New Roman" w:eastAsia="宋体" w:hAnsi="Times New Roman" w:cs="等线"/>
            <w:sz w:val="28"/>
            <w14:ligatures w14:val="none"/>
          </w:rPr>
          <w:delText xml:space="preserve"> </w:delText>
        </w:r>
      </w:del>
      <m:oMath>
        <m:sSub>
          <m:sSubPr>
            <m:ctrlPr>
              <w:del w:id="445" w:author="yun qiao" w:date="2026-04-16T14:54:00Z">
                <w:rPr>
                  <w:rFonts w:ascii="Cambria Math" w:eastAsia="宋体" w:hAnsi="Cambria Math" w:cs="等线"/>
                  <w:sz w:val="28"/>
                  <w14:ligatures w14:val="none"/>
                </w:rPr>
              </w:del>
            </m:ctrlPr>
          </m:sSubPr>
          <m:e>
            <m:r>
              <w:del w:id="446" w:author="yun qiao" w:date="2026-04-16T14:54:00Z">
                <m:rPr>
                  <m:sty m:val="p"/>
                </m:rPr>
                <w:rPr>
                  <w:rFonts w:ascii="Cambria Math" w:eastAsia="宋体" w:hAnsi="Cambria Math" w:cs="等线"/>
                  <w:sz w:val="28"/>
                  <w14:ligatures w14:val="none"/>
                </w:rPr>
                <m:t>β</m:t>
              </w:del>
            </m:r>
          </m:e>
          <m:sub>
            <m:r>
              <w:del w:id="447" w:author="yun qiao" w:date="2026-04-16T14:54:00Z">
                <w:rPr>
                  <w:rFonts w:ascii="Cambria Math" w:eastAsia="宋体" w:hAnsi="Cambria Math" w:cs="等线"/>
                  <w:sz w:val="28"/>
                  <w14:ligatures w14:val="none"/>
                </w:rPr>
                <m:t>l</m:t>
              </w:del>
            </m:r>
          </m:sub>
        </m:sSub>
        <m:d>
          <m:dPr>
            <m:ctrlPr>
              <w:del w:id="448" w:author="yun qiao" w:date="2026-04-16T14:54:00Z">
                <w:rPr>
                  <w:rFonts w:ascii="Cambria Math" w:eastAsia="宋体" w:hAnsi="Cambria Math" w:cs="等线"/>
                  <w:sz w:val="28"/>
                  <w14:ligatures w14:val="none"/>
                </w:rPr>
              </w:del>
            </m:ctrlPr>
          </m:dPr>
          <m:e>
            <m:r>
              <w:del w:id="449" w:author="yun qiao" w:date="2026-04-16T14:54:00Z">
                <w:rPr>
                  <w:rFonts w:ascii="Cambria Math" w:eastAsia="宋体" w:hAnsi="Cambria Math" w:cs="等线"/>
                  <w:sz w:val="28"/>
                  <w14:ligatures w14:val="none"/>
                </w:rPr>
                <m:t>c</m:t>
              </w:del>
            </m:r>
          </m:e>
        </m:d>
      </m:oMath>
      <w:del w:id="450" w:author="yun qiao" w:date="2026-04-16T14:54:00Z">
        <w:r w:rsidDel="00D76AFE">
          <w:rPr>
            <w:rFonts w:ascii="Times New Roman" w:eastAsia="宋体" w:hAnsi="Times New Roman" w:cs="等线" w:hint="eastAsia"/>
            <w:sz w:val="28"/>
            <w14:ligatures w14:val="none"/>
          </w:rPr>
          <w:delText>分别为基于条件向量</w:delText>
        </w:r>
      </w:del>
      <m:oMath>
        <m:r>
          <w:del w:id="451" w:author="yun qiao" w:date="2026-04-16T14:54:00Z">
            <w:rPr>
              <w:rFonts w:ascii="Cambria Math" w:eastAsia="宋体" w:hAnsi="Cambria Math" w:cs="等线"/>
              <w:sz w:val="28"/>
              <w14:ligatures w14:val="none"/>
            </w:rPr>
            <m:t>c</m:t>
          </w:del>
        </m:r>
      </m:oMath>
      <w:del w:id="452" w:author="yun qiao" w:date="2026-04-16T14:54:00Z">
        <w:r w:rsidDel="00D76AFE">
          <w:rPr>
            <w:rFonts w:ascii="Times New Roman" w:eastAsia="宋体" w:hAnsi="Times New Roman" w:cs="等线" w:hint="eastAsia"/>
            <w:sz w:val="28"/>
            <w14:ligatures w14:val="none"/>
          </w:rPr>
          <w:delText>通过可学习的线性变换生成的缩放参数和偏移参数，⊙表示逐元素乘法；</w:delText>
        </w:r>
      </w:del>
    </w:p>
    <w:p w14:paraId="269857FC" w14:textId="4710D610" w:rsidR="00B95363" w:rsidDel="0092054F" w:rsidRDefault="003F5B91" w:rsidP="00D76AFE">
      <w:pPr>
        <w:widowControl/>
        <w:spacing w:before="100" w:after="0" w:line="480" w:lineRule="exact"/>
        <w:ind w:firstLineChars="200" w:firstLine="560"/>
        <w:jc w:val="both"/>
        <w:rPr>
          <w:del w:id="453" w:author="yun qiao" w:date="2026-04-15T18:02:00Z"/>
          <w:rFonts w:ascii="Times New Roman" w:eastAsia="宋体" w:hAnsi="Times New Roman" w:cs="等线"/>
          <w:sz w:val="28"/>
          <w14:ligatures w14:val="none"/>
        </w:rPr>
      </w:pPr>
      <w:del w:id="454" w:author="yun qiao" w:date="2026-04-15T17:26:00Z">
        <w:r w:rsidDel="003F5B91">
          <w:rPr>
            <w:rFonts w:ascii="Times New Roman" w:eastAsia="宋体" w:hAnsi="Times New Roman" w:cs="等线" w:hint="eastAsia"/>
            <w:sz w:val="28"/>
            <w14:ligatures w14:val="none"/>
          </w:rPr>
          <w:delText>所述缩放参数初始化为单位值，所述偏移参数初始化为零值，以保证训练初期模型的稳定性；所述条件化解码模块中操作原语的词嵌入采用在所述知识图谱上通过图神经网络预训练获得的嵌入向量进行初始化，以引入操作原语之间的结构化语义先验；所述输出投影模块与所述词嵌入共享权重矩阵，在每个时间步基于当前隐藏状态计算各操作原语的生成概率，其计算方式如下</w:delText>
        </w:r>
      </w:del>
      <w:del w:id="455" w:author="yun qiao" w:date="2026-04-15T18:02:00Z">
        <w:r w:rsidDel="0092054F">
          <w:rPr>
            <w:rFonts w:ascii="Times New Roman" w:eastAsia="宋体" w:hAnsi="Times New Roman" w:cs="等线" w:hint="eastAsia"/>
            <w:sz w:val="28"/>
            <w14:ligatures w14:val="none"/>
          </w:rPr>
          <w:delText>：</w:delText>
        </w:r>
      </w:del>
    </w:p>
    <w:p w14:paraId="3D742189" w14:textId="63806E90" w:rsidR="00B95363" w:rsidRPr="00D76AFE" w:rsidDel="0092054F" w:rsidRDefault="00000000">
      <w:pPr>
        <w:widowControl/>
        <w:spacing w:before="100" w:after="0" w:line="480" w:lineRule="exact"/>
        <w:ind w:firstLineChars="200" w:firstLine="560"/>
        <w:jc w:val="both"/>
        <w:rPr>
          <w:del w:id="456" w:author="yun qiao" w:date="2026-04-15T18:02:00Z"/>
          <w:rFonts w:ascii="Times New Roman" w:eastAsia="宋体" w:hAnsi="Times New Roman" w:cs="等线"/>
          <w:sz w:val="28"/>
          <w14:ligatures w14:val="none"/>
          <w:rPrChange w:id="457" w:author="yun qiao" w:date="2026-04-16T14:55:00Z">
            <w:rPr>
              <w:del w:id="458" w:author="yun qiao" w:date="2026-04-15T18:02:00Z"/>
              <w:rFonts w:ascii="Cambria Math" w:eastAsia="宋体" w:hAnsi="Cambria Math" w:cs="等线"/>
              <w:i/>
              <w:sz w:val="28"/>
              <w14:ligatures w14:val="none"/>
            </w:rPr>
          </w:rPrChange>
        </w:rPr>
        <w:pPrChange w:id="459" w:author="yun qiao" w:date="2026-04-16T14:55:00Z">
          <w:pPr>
            <w:widowControl/>
            <w:spacing w:before="100" w:after="0" w:line="480" w:lineRule="exact"/>
            <w:jc w:val="both"/>
          </w:pPr>
        </w:pPrChange>
      </w:pPr>
      <m:oMathPara>
        <m:oMath>
          <m:r>
            <w:del w:id="460" w:author="yun qiao" w:date="2026-04-15T18:02:00Z">
              <w:rPr>
                <w:rFonts w:ascii="Cambria Math" w:eastAsia="宋体" w:hAnsi="Cambria Math" w:cs="等线"/>
                <w:sz w:val="28"/>
                <w14:ligatures w14:val="none"/>
              </w:rPr>
              <m:t>P</m:t>
            </w:del>
          </m:r>
          <m:d>
            <m:dPr>
              <m:sepChr m:val="∣"/>
              <m:ctrlPr>
                <w:del w:id="461" w:author="yun qiao" w:date="2026-04-15T18:02:00Z">
                  <w:rPr>
                    <w:rFonts w:ascii="Cambria Math" w:eastAsia="宋体" w:hAnsi="Cambria Math" w:cs="等线"/>
                    <w:sz w:val="28"/>
                    <w14:ligatures w14:val="none"/>
                  </w:rPr>
                </w:del>
              </m:ctrlPr>
            </m:dPr>
            <m:e>
              <m:sSub>
                <m:sSubPr>
                  <m:ctrlPr>
                    <w:del w:id="462" w:author="yun qiao" w:date="2026-04-15T18:02:00Z">
                      <w:rPr>
                        <w:rFonts w:ascii="Cambria Math" w:eastAsia="宋体" w:hAnsi="Cambria Math" w:cs="等线"/>
                        <w:sz w:val="28"/>
                        <w14:ligatures w14:val="none"/>
                      </w:rPr>
                    </w:del>
                  </m:ctrlPr>
                </m:sSubPr>
                <m:e>
                  <m:r>
                    <w:del w:id="463" w:author="yun qiao" w:date="2026-04-15T18:02:00Z">
                      <w:rPr>
                        <w:rFonts w:ascii="Cambria Math" w:eastAsia="宋体" w:hAnsi="Cambria Math" w:cs="等线"/>
                        <w:sz w:val="28"/>
                        <w14:ligatures w14:val="none"/>
                      </w:rPr>
                      <m:t>y</m:t>
                    </w:del>
                  </m:r>
                </m:e>
                <m:sub>
                  <m:r>
                    <w:del w:id="464" w:author="yun qiao" w:date="2026-04-15T18:02:00Z">
                      <w:rPr>
                        <w:rFonts w:ascii="Cambria Math" w:eastAsia="宋体" w:hAnsi="Cambria Math" w:cs="等线"/>
                        <w:sz w:val="28"/>
                        <w14:ligatures w14:val="none"/>
                      </w:rPr>
                      <m:t>t</m:t>
                    </w:del>
                  </m:r>
                </m:sub>
              </m:sSub>
            </m:e>
            <m:e>
              <m:sSub>
                <m:sSubPr>
                  <m:ctrlPr>
                    <w:del w:id="465" w:author="yun qiao" w:date="2026-04-15T18:02:00Z">
                      <w:rPr>
                        <w:rFonts w:ascii="Cambria Math" w:eastAsia="宋体" w:hAnsi="Cambria Math" w:cs="等线"/>
                        <w:sz w:val="28"/>
                        <w14:ligatures w14:val="none"/>
                      </w:rPr>
                    </w:del>
                  </m:ctrlPr>
                </m:sSubPr>
                <m:e>
                  <m:r>
                    <w:del w:id="466" w:author="yun qiao" w:date="2026-04-15T18:02:00Z">
                      <w:rPr>
                        <w:rFonts w:ascii="Cambria Math" w:eastAsia="宋体" w:hAnsi="Cambria Math" w:cs="等线"/>
                        <w:sz w:val="28"/>
                        <w14:ligatures w14:val="none"/>
                      </w:rPr>
                      <m:t>y</m:t>
                    </w:del>
                  </m:r>
                </m:e>
                <m:sub>
                  <m:r>
                    <w:del w:id="467" w:author="yun qiao" w:date="2026-04-15T18:02:00Z">
                      <m:rPr>
                        <m:sty m:val="p"/>
                      </m:rPr>
                      <w:rPr>
                        <w:rFonts w:ascii="Cambria Math" w:eastAsia="宋体" w:hAnsi="Cambria Math" w:cs="等线"/>
                        <w:sz w:val="28"/>
                        <w14:ligatures w14:val="none"/>
                      </w:rPr>
                      <m:t>&lt;</m:t>
                    </w:del>
                  </m:r>
                  <m:r>
                    <w:del w:id="468" w:author="yun qiao" w:date="2026-04-15T18:02:00Z">
                      <w:rPr>
                        <w:rFonts w:ascii="Cambria Math" w:eastAsia="宋体" w:hAnsi="Cambria Math" w:cs="等线"/>
                        <w:sz w:val="28"/>
                        <w14:ligatures w14:val="none"/>
                      </w:rPr>
                      <m:t>t</m:t>
                    </w:del>
                  </m:r>
                </m:sub>
              </m:sSub>
              <m:r>
                <w:del w:id="469" w:author="yun qiao" w:date="2026-04-15T18:02:00Z">
                  <m:rPr>
                    <m:sty m:val="p"/>
                  </m:rPr>
                  <w:rPr>
                    <w:rFonts w:ascii="Cambria Math" w:eastAsia="宋体" w:hAnsi="Cambria Math" w:cs="等线"/>
                    <w:sz w:val="28"/>
                    <w14:ligatures w14:val="none"/>
                  </w:rPr>
                  <m:t>,</m:t>
                </w:del>
              </m:r>
              <m:r>
                <w:del w:id="470" w:author="yun qiao" w:date="2026-04-15T18:02:00Z">
                  <w:rPr>
                    <w:rFonts w:ascii="Cambria Math" w:eastAsia="宋体" w:hAnsi="Cambria Math" w:cs="等线"/>
                    <w:sz w:val="28"/>
                    <w14:ligatures w14:val="none"/>
                  </w:rPr>
                  <m:t>c</m:t>
                </w:del>
              </m:r>
            </m:e>
          </m:d>
          <m:r>
            <w:del w:id="471" w:author="yun qiao" w:date="2026-04-15T18:02:00Z">
              <m:rPr>
                <m:sty m:val="p"/>
              </m:rPr>
              <w:rPr>
                <w:rFonts w:ascii="Cambria Math" w:eastAsia="宋体" w:hAnsi="Cambria Math" w:cs="等线"/>
                <w:sz w:val="28"/>
                <w14:ligatures w14:val="none"/>
              </w:rPr>
              <m:t>=</m:t>
            </w:del>
          </m:r>
          <m:r>
            <w:del w:id="472" w:author="yun qiao" w:date="2026-04-15T18:02:00Z">
              <m:rPr>
                <m:nor/>
              </m:rPr>
              <w:rPr>
                <w:rFonts w:ascii="Times New Roman" w:eastAsia="宋体" w:hAnsi="Times New Roman" w:cs="等线"/>
                <w:sz w:val="28"/>
                <w14:ligatures w14:val="none"/>
                <w:rPrChange w:id="473" w:author="yun qiao" w:date="2026-04-16T14:55:00Z">
                  <w:rPr>
                    <w:rFonts w:ascii="Cambria Math" w:eastAsia="宋体" w:hAnsi="Cambria Math" w:cs="等线"/>
                    <w:sz w:val="28"/>
                    <w14:ligatures w14:val="none"/>
                  </w:rPr>
                </w:rPrChange>
              </w:rPr>
              <m:t>softmax</m:t>
            </w:del>
          </m:r>
          <m:d>
            <m:dPr>
              <m:ctrlPr>
                <w:del w:id="474" w:author="yun qiao" w:date="2026-04-15T18:02:00Z">
                  <w:rPr>
                    <w:rFonts w:ascii="Cambria Math" w:eastAsia="宋体" w:hAnsi="Cambria Math" w:cs="等线"/>
                    <w:sz w:val="28"/>
                    <w14:ligatures w14:val="none"/>
                  </w:rPr>
                </w:del>
              </m:ctrlPr>
            </m:dPr>
            <m:e>
              <m:sSup>
                <m:sSupPr>
                  <m:ctrlPr>
                    <w:del w:id="475" w:author="yun qiao" w:date="2026-04-15T18:02:00Z">
                      <w:rPr>
                        <w:rFonts w:ascii="Cambria Math" w:eastAsia="宋体" w:hAnsi="Cambria Math" w:cs="等线"/>
                        <w:sz w:val="28"/>
                        <w14:ligatures w14:val="none"/>
                      </w:rPr>
                    </w:del>
                  </m:ctrlPr>
                </m:sSupPr>
                <m:e>
                  <m:r>
                    <w:del w:id="476" w:author="yun qiao" w:date="2026-04-15T18:02:00Z">
                      <w:rPr>
                        <w:rFonts w:ascii="Cambria Math" w:eastAsia="宋体" w:hAnsi="Cambria Math" w:cs="等线"/>
                        <w:sz w:val="28"/>
                        <w14:ligatures w14:val="none"/>
                      </w:rPr>
                      <m:t>E</m:t>
                    </w:del>
                  </m:r>
                </m:e>
                <m:sup>
                  <m:r>
                    <w:del w:id="477" w:author="yun qiao" w:date="2026-04-15T18:02:00Z">
                      <m:rPr>
                        <m:sty m:val="p"/>
                      </m:rPr>
                      <w:rPr>
                        <w:rFonts w:ascii="Cambria Math" w:eastAsia="宋体" w:hAnsi="Cambria Math" w:cs="等线"/>
                        <w:sz w:val="28"/>
                        <w14:ligatures w14:val="none"/>
                      </w:rPr>
                      <m:t>⊤</m:t>
                    </w:del>
                  </m:r>
                </m:sup>
              </m:sSup>
              <m:r>
                <w:del w:id="478" w:author="yun qiao" w:date="2026-04-15T18:02:00Z">
                  <m:rPr>
                    <m:sty m:val="p"/>
                  </m:rPr>
                  <w:rPr>
                    <w:rFonts w:ascii="Cambria Math" w:eastAsia="宋体" w:hAnsi="Cambria Math" w:cs="等线"/>
                    <w:sz w:val="28"/>
                    <w14:ligatures w14:val="none"/>
                  </w:rPr>
                  <m:t>⋅</m:t>
                </w:del>
              </m:r>
              <m:sSubSup>
                <m:sSubSupPr>
                  <m:ctrlPr>
                    <w:del w:id="479" w:author="yun qiao" w:date="2026-04-15T18:02:00Z">
                      <w:rPr>
                        <w:rFonts w:ascii="Cambria Math" w:eastAsia="宋体" w:hAnsi="Cambria Math" w:cs="等线"/>
                        <w:sz w:val="28"/>
                        <w14:ligatures w14:val="none"/>
                      </w:rPr>
                    </w:del>
                  </m:ctrlPr>
                </m:sSubSupPr>
                <m:e>
                  <m:r>
                    <w:del w:id="480" w:author="yun qiao" w:date="2026-04-15T18:02:00Z">
                      <w:rPr>
                        <w:rFonts w:ascii="Cambria Math" w:eastAsia="宋体" w:hAnsi="Cambria Math" w:cs="等线"/>
                        <w:sz w:val="28"/>
                        <w14:ligatures w14:val="none"/>
                      </w:rPr>
                      <m:t>h</m:t>
                    </w:del>
                  </m:r>
                </m:e>
                <m:sub>
                  <m:r>
                    <w:del w:id="481" w:author="yun qiao" w:date="2026-04-15T18:02:00Z">
                      <w:rPr>
                        <w:rFonts w:ascii="Cambria Math" w:eastAsia="宋体" w:hAnsi="Cambria Math" w:cs="等线"/>
                        <w:sz w:val="28"/>
                        <w14:ligatures w14:val="none"/>
                      </w:rPr>
                      <m:t>t</m:t>
                    </w:del>
                  </m:r>
                </m:sub>
                <m:sup>
                  <m:r>
                    <w:del w:id="482" w:author="yun qiao" w:date="2026-04-15T18:02:00Z">
                      <m:rPr>
                        <m:sty m:val="p"/>
                      </m:rPr>
                      <w:rPr>
                        <w:rFonts w:ascii="Cambria Math" w:eastAsia="宋体" w:hAnsi="Cambria Math" w:cs="等线" w:hint="eastAsia"/>
                        <w:sz w:val="28"/>
                        <w14:ligatures w14:val="none"/>
                      </w:rPr>
                      <m:t>'</m:t>
                    </w:del>
                  </m:r>
                </m:sup>
              </m:sSubSup>
            </m:e>
          </m:d>
        </m:oMath>
      </m:oMathPara>
    </w:p>
    <w:p w14:paraId="1DBD898D" w14:textId="2EE6F33C" w:rsidR="002A4CD8" w:rsidRPr="00D76AFE" w:rsidRDefault="00000000" w:rsidP="00D76AFE">
      <w:pPr>
        <w:widowControl/>
        <w:spacing w:before="100" w:after="0" w:line="480" w:lineRule="exact"/>
        <w:ind w:firstLineChars="200" w:firstLine="560"/>
        <w:jc w:val="both"/>
        <w:rPr>
          <w:rFonts w:ascii="Times New Roman" w:eastAsia="宋体" w:hAnsi="Times New Roman" w:cs="等线"/>
          <w:sz w:val="28"/>
          <w14:ligatures w14:val="none"/>
        </w:rPr>
      </w:pPr>
      <w:del w:id="483" w:author="yun qiao" w:date="2026-04-15T18:02:00Z">
        <w:r w:rsidDel="0092054F">
          <w:rPr>
            <w:rFonts w:ascii="Times New Roman" w:eastAsia="宋体" w:hAnsi="Times New Roman" w:cs="等线" w:hint="eastAsia"/>
            <w:sz w:val="28"/>
            <w14:ligatures w14:val="none"/>
          </w:rPr>
          <w:delText>其中，</w:delText>
        </w:r>
      </w:del>
      <m:oMath>
        <m:sSub>
          <m:sSubPr>
            <m:ctrlPr>
              <w:del w:id="484" w:author="yun qiao" w:date="2026-04-15T18:02:00Z">
                <w:rPr>
                  <w:rFonts w:ascii="Cambria Math" w:eastAsia="宋体" w:hAnsi="Cambria Math" w:cs="等线"/>
                  <w:sz w:val="28"/>
                  <w14:ligatures w14:val="none"/>
                </w:rPr>
              </w:del>
            </m:ctrlPr>
          </m:sSubPr>
          <m:e>
            <m:r>
              <w:del w:id="485" w:author="yun qiao" w:date="2026-04-15T18:02:00Z">
                <w:rPr>
                  <w:rFonts w:ascii="Cambria Math" w:eastAsia="宋体" w:hAnsi="Cambria Math" w:cs="等线"/>
                  <w:sz w:val="28"/>
                  <w14:ligatures w14:val="none"/>
                </w:rPr>
                <m:t>y</m:t>
              </w:del>
            </m:r>
          </m:e>
          <m:sub>
            <m:r>
              <w:del w:id="486" w:author="yun qiao" w:date="2026-04-15T18:02:00Z">
                <w:rPr>
                  <w:rFonts w:ascii="Cambria Math" w:eastAsia="宋体" w:hAnsi="Cambria Math" w:cs="等线"/>
                  <w:sz w:val="28"/>
                  <w14:ligatures w14:val="none"/>
                </w:rPr>
                <m:t>t</m:t>
              </w:del>
            </m:r>
          </m:sub>
        </m:sSub>
      </m:oMath>
      <w:del w:id="487" w:author="yun qiao" w:date="2026-04-15T18:02:00Z">
        <w:r w:rsidDel="0092054F">
          <w:rPr>
            <w:rFonts w:ascii="Times New Roman" w:eastAsia="宋体" w:hAnsi="Times New Roman" w:cs="等线" w:hint="eastAsia"/>
            <w:sz w:val="28"/>
            <w14:ligatures w14:val="none"/>
          </w:rPr>
          <w:delText>表示第</w:delText>
        </w:r>
        <w:r w:rsidDel="0092054F">
          <w:rPr>
            <w:rFonts w:ascii="Times New Roman" w:eastAsia="宋体" w:hAnsi="Times New Roman" w:cs="等线"/>
            <w:sz w:val="28"/>
            <w14:ligatures w14:val="none"/>
          </w:rPr>
          <w:delText xml:space="preserve"> t </w:delText>
        </w:r>
        <w:r w:rsidDel="0092054F">
          <w:rPr>
            <w:rFonts w:ascii="Times New Roman" w:eastAsia="宋体" w:hAnsi="Times New Roman" w:cs="等线" w:hint="eastAsia"/>
            <w:sz w:val="28"/>
            <w14:ligatures w14:val="none"/>
          </w:rPr>
          <w:delText>步生成的操作原语，</w:delText>
        </w:r>
      </w:del>
      <m:oMath>
        <m:sSub>
          <m:sSubPr>
            <m:ctrlPr>
              <w:del w:id="488" w:author="yun qiao" w:date="2026-04-15T18:02:00Z">
                <w:rPr>
                  <w:rFonts w:ascii="Cambria Math" w:eastAsia="宋体" w:hAnsi="Cambria Math" w:cs="等线"/>
                  <w:sz w:val="28"/>
                  <w14:ligatures w14:val="none"/>
                </w:rPr>
              </w:del>
            </m:ctrlPr>
          </m:sSubPr>
          <m:e>
            <m:r>
              <w:del w:id="489" w:author="yun qiao" w:date="2026-04-15T18:02:00Z">
                <w:rPr>
                  <w:rFonts w:ascii="Cambria Math" w:eastAsia="宋体" w:hAnsi="Cambria Math" w:cs="等线"/>
                  <w:sz w:val="28"/>
                  <w14:ligatures w14:val="none"/>
                </w:rPr>
                <m:t>y</m:t>
              </w:del>
            </m:r>
          </m:e>
          <m:sub>
            <m:r>
              <w:del w:id="490" w:author="yun qiao" w:date="2026-04-15T18:02:00Z">
                <m:rPr>
                  <m:sty m:val="p"/>
                </m:rPr>
                <w:rPr>
                  <w:rFonts w:ascii="Cambria Math" w:eastAsia="宋体" w:hAnsi="Cambria Math" w:cs="等线"/>
                  <w:sz w:val="28"/>
                  <w14:ligatures w14:val="none"/>
                </w:rPr>
                <m:t>&lt;</m:t>
              </w:del>
            </m:r>
            <m:r>
              <w:del w:id="491" w:author="yun qiao" w:date="2026-04-15T18:02:00Z">
                <w:rPr>
                  <w:rFonts w:ascii="Cambria Math" w:eastAsia="宋体" w:hAnsi="Cambria Math" w:cs="等线"/>
                  <w:sz w:val="28"/>
                  <w14:ligatures w14:val="none"/>
                </w:rPr>
                <m:t>t</m:t>
              </w:del>
            </m:r>
          </m:sub>
        </m:sSub>
      </m:oMath>
      <w:del w:id="492" w:author="yun qiao" w:date="2026-04-15T18:02:00Z">
        <w:r w:rsidDel="0092054F">
          <w:rPr>
            <w:rFonts w:ascii="Times New Roman" w:eastAsia="宋体" w:hAnsi="Times New Roman" w:cs="等线"/>
            <w:sz w:val="28"/>
            <w14:ligatures w14:val="none"/>
          </w:rPr>
          <w:delText xml:space="preserve"> </w:delText>
        </w:r>
        <w:r w:rsidDel="0092054F">
          <w:rPr>
            <w:rFonts w:ascii="Times New Roman" w:eastAsia="宋体" w:hAnsi="Times New Roman" w:cs="等线" w:hint="eastAsia"/>
            <w:sz w:val="28"/>
            <w14:ligatures w14:val="none"/>
          </w:rPr>
          <w:delText>表示已生成的序列，</w:delText>
        </w:r>
      </w:del>
      <m:oMath>
        <m:r>
          <w:del w:id="493" w:author="yun qiao" w:date="2026-04-15T18:02:00Z">
            <w:rPr>
              <w:rFonts w:ascii="Cambria Math" w:eastAsia="宋体" w:hAnsi="Cambria Math" w:cs="等线"/>
              <w:sz w:val="28"/>
              <w14:ligatures w14:val="none"/>
            </w:rPr>
            <m:t>E</m:t>
          </w:del>
        </m:r>
      </m:oMath>
      <w:del w:id="494" w:author="yun qiao" w:date="2026-04-15T18:02:00Z">
        <w:r w:rsidDel="0092054F">
          <w:rPr>
            <w:rFonts w:ascii="Times New Roman" w:eastAsia="宋体" w:hAnsi="Times New Roman" w:cs="等线" w:hint="eastAsia"/>
            <w:sz w:val="28"/>
            <w14:ligatures w14:val="none"/>
          </w:rPr>
          <w:delText>为所述共享的词嵌入矩阵，</w:delText>
        </w:r>
      </w:del>
      <m:oMath>
        <m:sSubSup>
          <m:sSubSupPr>
            <m:ctrlPr>
              <w:del w:id="495" w:author="yun qiao" w:date="2026-04-15T17:32:00Z">
                <w:rPr>
                  <w:rFonts w:ascii="Cambria Math" w:eastAsia="宋体" w:hAnsi="Cambria Math" w:cs="等线"/>
                  <w:sz w:val="28"/>
                  <w14:ligatures w14:val="none"/>
                </w:rPr>
              </w:del>
            </m:ctrlPr>
          </m:sSubSupPr>
          <m:e>
            <m:r>
              <w:del w:id="496" w:author="yun qiao" w:date="2026-04-15T17:32:00Z">
                <w:rPr>
                  <w:rFonts w:ascii="Cambria Math" w:eastAsia="宋体" w:hAnsi="Cambria Math" w:cs="等线"/>
                  <w:sz w:val="28"/>
                  <w14:ligatures w14:val="none"/>
                </w:rPr>
                <m:t>h</m:t>
              </w:del>
            </m:r>
          </m:e>
          <m:sub>
            <m:r>
              <w:del w:id="497" w:author="yun qiao" w:date="2026-04-15T17:32:00Z">
                <w:rPr>
                  <w:rFonts w:ascii="Cambria Math" w:eastAsia="宋体" w:hAnsi="Cambria Math" w:cs="等线"/>
                  <w:sz w:val="28"/>
                  <w14:ligatures w14:val="none"/>
                </w:rPr>
                <m:t>t</m:t>
              </w:del>
            </m:r>
          </m:sub>
          <m:sup>
            <m:r>
              <w:del w:id="498" w:author="yun qiao" w:date="2026-04-15T17:32:00Z">
                <m:rPr>
                  <m:sty m:val="p"/>
                </m:rPr>
                <w:rPr>
                  <w:rFonts w:ascii="Cambria Math" w:eastAsia="宋体" w:hAnsi="Cambria Math" w:cs="等线" w:hint="eastAsia"/>
                  <w:sz w:val="28"/>
                  <w14:ligatures w14:val="none"/>
                </w:rPr>
                <m:t>'</m:t>
              </w:del>
            </m:r>
          </m:sup>
        </m:sSubSup>
      </m:oMath>
      <w:del w:id="499" w:author="yun qiao" w:date="2026-04-15T18:02:00Z">
        <w:r w:rsidDel="0092054F">
          <w:rPr>
            <w:rFonts w:ascii="Times New Roman" w:eastAsia="宋体" w:hAnsi="Times New Roman" w:cs="等线" w:hint="eastAsia"/>
            <w:sz w:val="28"/>
            <w14:ligatures w14:val="none"/>
          </w:rPr>
          <w:delText>表示经条件调制后的第</w:delText>
        </w:r>
        <w:r w:rsidDel="0092054F">
          <w:rPr>
            <w:rFonts w:ascii="Times New Roman" w:eastAsia="宋体" w:hAnsi="Times New Roman" w:cs="等线"/>
            <w:sz w:val="28"/>
            <w14:ligatures w14:val="none"/>
          </w:rPr>
          <w:delText xml:space="preserve"> t </w:delText>
        </w:r>
        <w:r w:rsidDel="0092054F">
          <w:rPr>
            <w:rFonts w:ascii="Times New Roman" w:eastAsia="宋体" w:hAnsi="Times New Roman" w:cs="等线" w:hint="eastAsia"/>
            <w:sz w:val="28"/>
            <w14:ligatures w14:val="none"/>
          </w:rPr>
          <w:delText>步隐藏状态；</w:delText>
        </w:r>
      </w:del>
      <w:ins w:id="500" w:author="yun qiao" w:date="2026-04-15T17:57:00Z">
        <w:r w:rsidR="002A4CD8" w:rsidRPr="00D76AFE">
          <w:rPr>
            <w:rFonts w:ascii="Times New Roman" w:eastAsia="宋体" w:hAnsi="Times New Roman" w:cs="等线" w:hint="eastAsia"/>
            <w:sz w:val="28"/>
            <w14:ligatures w14:val="none"/>
          </w:rPr>
          <w:t>。</w:t>
        </w:r>
      </w:ins>
    </w:p>
    <w:p w14:paraId="02AEC0F5" w14:textId="52BD830D" w:rsidR="00B95363" w:rsidDel="003F5B91" w:rsidRDefault="00000000">
      <w:pPr>
        <w:widowControl/>
        <w:spacing w:before="100" w:after="0" w:line="480" w:lineRule="exact"/>
        <w:ind w:firstLineChars="200" w:firstLine="560"/>
        <w:jc w:val="both"/>
        <w:rPr>
          <w:del w:id="501" w:author="yun qiao" w:date="2026-04-15T17:26:00Z"/>
          <w:rFonts w:ascii="Times New Roman" w:eastAsia="宋体" w:hAnsi="Times New Roman" w:cs="等线"/>
          <w:sz w:val="28"/>
          <w14:ligatures w14:val="none"/>
        </w:rPr>
      </w:pPr>
      <w:del w:id="502" w:author="yun qiao" w:date="2026-04-15T17:26:00Z">
        <w:r w:rsidDel="003F5B91">
          <w:rPr>
            <w:rFonts w:ascii="Times New Roman" w:eastAsia="宋体" w:hAnsi="Times New Roman" w:cs="等线" w:hint="eastAsia"/>
            <w:sz w:val="28"/>
            <w14:ligatures w14:val="none"/>
          </w:rPr>
          <w:delText>所述序列生成模型以自回归方式逐步生成操作原语序列，在每个时间步根据所述生成概率选取下一个操作原语，直至生成序列结束标记；所述输出投影模块的输出空间为由所述操作原语集合构成的输出词表，在每个时间步，根据任务类型标识、已生成操作原语序列的层次归属关系以及相邻步骤的输入输出类型约束，构建候选操作原语约束集合，并对不满足操作大类一致性、操作子类可衔接性或输入输出类型兼容性约束的候选操作原语进行屏蔽，再基于筛选后的候选集合计算生成概率。</w:delText>
        </w:r>
      </w:del>
    </w:p>
    <w:bookmarkEnd w:id="364"/>
    <w:p w14:paraId="052D1FB2" w14:textId="5089F58D" w:rsidR="00B95363" w:rsidRDefault="00C60F9F">
      <w:pPr>
        <w:spacing w:after="0" w:line="480" w:lineRule="exact"/>
        <w:ind w:firstLineChars="200" w:firstLine="560"/>
        <w:jc w:val="both"/>
        <w:rPr>
          <w:rFonts w:ascii="Times New Roman" w:eastAsia="宋体" w:hAnsi="Times New Roman" w:cs="Times New Roman"/>
          <w:sz w:val="28"/>
          <w:szCs w:val="28"/>
          <w14:ligatures w14:val="none"/>
        </w:rPr>
        <w:pPrChange w:id="503" w:author="yun qiao" w:date="2026-04-15T18:03:00Z">
          <w:pPr>
            <w:widowControl/>
            <w:spacing w:before="100" w:after="0" w:line="480" w:lineRule="exact"/>
            <w:ind w:firstLineChars="200" w:firstLine="560"/>
            <w:jc w:val="both"/>
          </w:pPr>
        </w:pPrChange>
      </w:pPr>
      <w:ins w:id="504" w:author="yun qiao" w:date="2026-04-15T18:03:00Z">
        <w:r>
          <w:rPr>
            <w:rFonts w:ascii="Times New Roman" w:eastAsia="宋体" w:hAnsi="Times New Roman" w:cs="Times New Roman" w:hint="eastAsia"/>
            <w:sz w:val="28"/>
            <w:szCs w:val="28"/>
            <w14:ligatures w14:val="none"/>
          </w:rPr>
          <w:t>6</w:t>
        </w:r>
      </w:ins>
      <w:del w:id="505" w:author="yun qiao" w:date="2026-04-15T17:29:00Z">
        <w:r w:rsidDel="00C1798D">
          <w:rPr>
            <w:rFonts w:ascii="Times New Roman" w:eastAsia="宋体" w:hAnsi="Times New Roman" w:cs="Times New Roman" w:hint="eastAsia"/>
            <w:sz w:val="28"/>
            <w:szCs w:val="28"/>
            <w14:ligatures w14:val="none"/>
          </w:rPr>
          <w:delText>6</w:delText>
        </w:r>
      </w:del>
      <w:r>
        <w:rPr>
          <w:rFonts w:ascii="Times New Roman" w:eastAsia="宋体" w:hAnsi="Times New Roman" w:cs="Times New Roman" w:hint="eastAsia"/>
          <w:sz w:val="28"/>
          <w:szCs w:val="28"/>
          <w14:ligatures w14:val="none"/>
        </w:rPr>
        <w:t xml:space="preserve">. </w:t>
      </w:r>
      <w:r>
        <w:rPr>
          <w:rFonts w:ascii="Times New Roman" w:eastAsia="宋体" w:hAnsi="Times New Roman" w:cs="Times New Roman" w:hint="eastAsia"/>
          <w:sz w:val="28"/>
          <w:szCs w:val="28"/>
          <w14:ligatures w14:val="none"/>
        </w:rPr>
        <w:t>根据权利要求</w:t>
      </w:r>
      <w:ins w:id="506" w:author="yun qiao" w:date="2026-04-15T18:03:00Z">
        <w:r>
          <w:rPr>
            <w:rFonts w:ascii="Times New Roman" w:eastAsia="宋体" w:hAnsi="Times New Roman" w:cs="Times New Roman" w:hint="eastAsia"/>
            <w:sz w:val="28"/>
            <w:szCs w:val="28"/>
            <w14:ligatures w14:val="none"/>
          </w:rPr>
          <w:t>5</w:t>
        </w:r>
      </w:ins>
      <w:del w:id="507" w:author="yun qiao" w:date="2026-04-15T17:29:00Z">
        <w:r w:rsidDel="00C1798D">
          <w:rPr>
            <w:rFonts w:ascii="Times New Roman" w:eastAsia="宋体" w:hAnsi="Times New Roman" w:cs="Times New Roman"/>
            <w:sz w:val="28"/>
            <w:szCs w:val="28"/>
            <w14:ligatures w14:val="none"/>
          </w:rPr>
          <w:delText>5</w:delText>
        </w:r>
      </w:del>
      <w:r>
        <w:rPr>
          <w:rFonts w:ascii="Times New Roman" w:eastAsia="宋体" w:hAnsi="Times New Roman" w:cs="Times New Roman" w:hint="eastAsia"/>
          <w:sz w:val="28"/>
          <w:szCs w:val="28"/>
          <w14:ligatures w14:val="none"/>
        </w:rPr>
        <w:t>所述基于</w:t>
      </w:r>
      <w:r>
        <w:rPr>
          <w:rFonts w:ascii="Times New Roman" w:eastAsia="宋体" w:hAnsi="Times New Roman" w:cs="等线" w:hint="eastAsia"/>
          <w:sz w:val="28"/>
          <w14:ligatures w14:val="none"/>
        </w:rPr>
        <w:t>跨平台语义解耦与图谱大模型协同的地理处理模型自动构建方法</w:t>
      </w:r>
      <w:r>
        <w:rPr>
          <w:rFonts w:ascii="Times New Roman" w:eastAsia="宋体" w:hAnsi="Times New Roman" w:cs="Times New Roman" w:hint="eastAsia"/>
          <w:sz w:val="28"/>
          <w:szCs w:val="28"/>
          <w14:ligatures w14:val="none"/>
        </w:rPr>
        <w:t>，其特征在于，所述</w:t>
      </w:r>
      <w:ins w:id="508" w:author="yun qiao" w:date="2026-04-15T18:03:00Z">
        <w:r w:rsidR="00A66825" w:rsidRPr="00350A5D">
          <w:rPr>
            <w:rFonts w:ascii="Times New Roman" w:eastAsia="宋体" w:hAnsi="Times New Roman" w:cs="Times New Roman" w:hint="eastAsia"/>
            <w:sz w:val="28"/>
            <w:szCs w:val="28"/>
            <w14:ligatures w14:val="none"/>
          </w:rPr>
          <w:t>基于所述知识图谱中操作原语与具体算子的映射关系，将所述候选操作原语序列映射为目标平台中的候选算子链，并结合映射覆盖度、语义相似度及输入输出数据类型兼容性约束对映射结果进行筛选</w:t>
        </w:r>
      </w:ins>
      <w:ins w:id="509" w:author="yun qiao" w:date="2026-04-15T18:16:00Z">
        <w:r w:rsidR="00B922DC">
          <w:rPr>
            <w:rFonts w:ascii="Times New Roman" w:eastAsia="宋体" w:hAnsi="Times New Roman" w:cs="Times New Roman" w:hint="eastAsia"/>
            <w:sz w:val="28"/>
            <w:szCs w:val="28"/>
            <w14:ligatures w14:val="none"/>
          </w:rPr>
          <w:t>，是以</w:t>
        </w:r>
      </w:ins>
      <w:del w:id="510" w:author="yun qiao" w:date="2026-04-09T10:17:00Z">
        <w:r>
          <w:rPr>
            <w:rFonts w:ascii="Times New Roman" w:eastAsia="宋体" w:hAnsi="Times New Roman" w:cs="Times New Roman" w:hint="eastAsia"/>
            <w:sz w:val="28"/>
            <w:szCs w:val="28"/>
            <w14:ligatures w14:val="none"/>
          </w:rPr>
          <w:delText>基于所述知识图谱中操作原语与具体算子的映射关系，对所述候选操作原语序列进行逐步映射，并结合语义相似度及输入输出数据类型的兼容性约束，对映射结果进行筛选，得到候选算子链</w:delText>
        </w:r>
      </w:del>
      <w:del w:id="511" w:author="yun qiao" w:date="2026-04-15T18:03:00Z">
        <w:r w:rsidDel="00A66825">
          <w:rPr>
            <w:rFonts w:ascii="Times New Roman" w:eastAsia="宋体" w:hAnsi="Times New Roman" w:cs="Times New Roman" w:hint="eastAsia"/>
            <w:sz w:val="28"/>
            <w:szCs w:val="28"/>
            <w14:ligatures w14:val="none"/>
          </w:rPr>
          <w:delText>，</w:delText>
        </w:r>
      </w:del>
      <w:ins w:id="512" w:author="yun qiao" w:date="2026-04-15T18:11:00Z">
        <w:r w:rsidR="000E5944" w:rsidRPr="000E5944">
          <w:rPr>
            <w:rFonts w:ascii="Times New Roman" w:eastAsia="宋体" w:hAnsi="Times New Roman" w:cs="Times New Roman" w:hint="eastAsia"/>
            <w:sz w:val="28"/>
            <w:szCs w:val="28"/>
            <w14:ligatures w14:val="none"/>
          </w:rPr>
          <w:t>对所述候选操作原语序列中的每个操作原语，在前述已建立的映射关系基础上，从所述知识图谱中检索与其相关联且属于目标平台的具体算子集合；对检索到的每个候选算子，基于语义相似度计算映射评分，其计算方式如下</w:t>
        </w:r>
      </w:ins>
      <w:del w:id="513" w:author="yun qiao" w:date="2026-04-15T18:11:00Z">
        <w:r w:rsidDel="000E5944">
          <w:rPr>
            <w:rFonts w:ascii="Times New Roman" w:eastAsia="宋体" w:hAnsi="Times New Roman" w:cs="Times New Roman" w:hint="eastAsia"/>
            <w:sz w:val="28"/>
            <w:szCs w:val="28"/>
            <w14:ligatures w14:val="none"/>
          </w:rPr>
          <w:delText>是以对所述候选操作原语序列中的每个操作原语，在前述已建立的映射关系基础上，从所述知识图谱中检索与其相关联且属于目标平台的具体算子集合；对检索到的每个候选算子，基于语义相似度计算映射评分，其计算方式如下</w:delText>
        </w:r>
      </w:del>
      <w:r>
        <w:rPr>
          <w:rFonts w:ascii="Times New Roman" w:eastAsia="宋体" w:hAnsi="Times New Roman" w:cs="Times New Roman" w:hint="eastAsia"/>
          <w:sz w:val="28"/>
          <w:szCs w:val="28"/>
          <w14:ligatures w14:val="none"/>
        </w:rPr>
        <w:t>：</w:t>
      </w:r>
    </w:p>
    <w:p w14:paraId="2F2594FB" w14:textId="77777777" w:rsidR="00B95363" w:rsidRDefault="00000000">
      <w:pPr>
        <w:widowControl/>
        <w:spacing w:before="100" w:after="0" w:line="480" w:lineRule="exact"/>
        <w:ind w:left="720"/>
        <w:contextualSpacing/>
        <w:jc w:val="both"/>
        <w:rPr>
          <w:rFonts w:ascii="Times New Roman" w:eastAsia="宋体" w:hAnsi="Times New Roman"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m:oMathPara>
    </w:p>
    <w:p w14:paraId="4FD13D2F" w14:textId="2B1935D6" w:rsidR="00B95363" w:rsidDel="00735F97" w:rsidRDefault="00000000" w:rsidP="00735F97">
      <w:pPr>
        <w:widowControl/>
        <w:spacing w:before="100" w:after="0" w:line="480" w:lineRule="exact"/>
        <w:ind w:firstLineChars="200" w:firstLine="560"/>
        <w:jc w:val="both"/>
        <w:rPr>
          <w:del w:id="514" w:author="yun qiao" w:date="2026-04-15T18:12:00Z"/>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oMath>
      <w:r>
        <w:rPr>
          <w:rFonts w:ascii="Times New Roman" w:eastAsia="宋体" w:hAnsi="Times New Roman" w:cs="等线" w:hint="eastAsia"/>
          <w:sz w:val="28"/>
          <w14:ligatures w14:val="none"/>
        </w:rPr>
        <w:t>表示候选算子，</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oMath>
      <w:r>
        <w:rPr>
          <w:rFonts w:ascii="Times New Roman" w:eastAsia="宋体" w:hAnsi="Times New Roman" w:cs="等线" w:hint="eastAsia"/>
          <w:sz w:val="28"/>
          <w14:ligatures w14:val="none"/>
        </w:rPr>
        <w:t>表示操作原语，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w:r>
        <w:rPr>
          <w:rFonts w:ascii="Times New Roman" w:eastAsia="宋体" w:hAnsi="Times New Roman" w:cs="等线" w:hint="eastAsia"/>
          <w:sz w:val="28"/>
          <w14:ligatures w14:val="none"/>
        </w:rPr>
        <w:t>表示候选算子与操作原语之间基于语义编码模型预计算的语义相似度；</w:t>
      </w:r>
      <w:ins w:id="515" w:author="yun qiao" w:date="2026-04-09T10:28:00Z">
        <w:r>
          <w:rPr>
            <w:rFonts w:ascii="Times New Roman" w:eastAsia="宋体" w:hAnsi="Times New Roman" w:cs="等线"/>
            <w:sz w:val="28"/>
            <w14:ligatures w14:val="none"/>
          </w:rPr>
          <w:t>在逐步映射过程中，统计所述候选操作原语序列中已成功映射至目标平台具体算子的操作原语占比，并结合预设关键位置的映射情况执行映射覆盖度校验；</w:t>
        </w:r>
      </w:ins>
      <w:ins w:id="516" w:author="yun qiao" w:date="2026-04-15T18:12:00Z">
        <w:r w:rsidR="00735F97" w:rsidRPr="00735F97">
          <w:rPr>
            <w:rFonts w:ascii="Times New Roman" w:eastAsia="宋体" w:hAnsi="Times New Roman" w:cs="等线" w:hint="eastAsia"/>
            <w:sz w:val="28"/>
            <w14:ligatures w14:val="none"/>
          </w:rPr>
          <w:t>对候选算子链中相邻算子之间</w:t>
        </w:r>
        <w:r w:rsidR="00735F97" w:rsidRPr="00735F97">
          <w:rPr>
            <w:rFonts w:ascii="Times New Roman" w:eastAsia="宋体" w:hAnsi="Times New Roman" w:cs="等线" w:hint="eastAsia"/>
            <w:sz w:val="28"/>
            <w14:ligatures w14:val="none"/>
          </w:rPr>
          <w:lastRenderedPageBreak/>
          <w:t>进行输入输出兼容性评估，将相邻算子的输出数据类型与下一算子的输入数据类型进行归一化匹配，计算兼容性因子，其计算方式如下</w:t>
        </w:r>
      </w:ins>
    </w:p>
    <w:p w14:paraId="29252721" w14:textId="4D02EC37" w:rsidR="00B95363" w:rsidRDefault="00000000" w:rsidP="00735F97">
      <w:pPr>
        <w:widowControl/>
        <w:spacing w:before="100" w:after="0" w:line="480" w:lineRule="exact"/>
        <w:ind w:firstLineChars="200" w:firstLine="560"/>
        <w:jc w:val="both"/>
        <w:rPr>
          <w:rFonts w:ascii="Times New Roman" w:eastAsia="宋体" w:hAnsi="Times New Roman" w:cs="Times New Roman"/>
          <w:sz w:val="28"/>
          <w:szCs w:val="28"/>
          <w14:ligatures w14:val="none"/>
        </w:rPr>
      </w:pPr>
      <w:del w:id="517" w:author="yun qiao" w:date="2026-04-15T18:12:00Z">
        <w:r w:rsidDel="00735F97">
          <w:rPr>
            <w:rFonts w:ascii="Times New Roman" w:eastAsia="宋体" w:hAnsi="Times New Roman" w:cs="等线" w:hint="eastAsia"/>
            <w:sz w:val="28"/>
            <w14:ligatures w14:val="none"/>
          </w:rPr>
          <w:delText>对候选算子链中</w:delText>
        </w:r>
        <w:r w:rsidDel="00735F97">
          <w:rPr>
            <w:rFonts w:ascii="Times New Roman" w:eastAsia="宋体" w:hAnsi="Times New Roman" w:cs="Times New Roman" w:hint="eastAsia"/>
            <w:sz w:val="28"/>
            <w:szCs w:val="28"/>
            <w14:ligatures w14:val="none"/>
          </w:rPr>
          <w:delText>相邻算子之间进行输入输出兼容性评估，将相邻算子的输出数据类型与下一算子的输入数据类型进行归一化匹配，计算兼容性因子，其计算方式如下</w:delText>
        </w:r>
      </w:del>
      <w:r>
        <w:rPr>
          <w:rFonts w:ascii="Times New Roman" w:eastAsia="宋体" w:hAnsi="Times New Roman" w:cs="Times New Roman" w:hint="eastAsia"/>
          <w:sz w:val="28"/>
          <w:szCs w:val="28"/>
          <w14:ligatures w14:val="none"/>
        </w:rPr>
        <w:t>：</w:t>
      </w:r>
    </w:p>
    <w:p w14:paraId="115AE021" w14:textId="77777777" w:rsidR="00B95363" w:rsidRDefault="00000000">
      <w:pPr>
        <w:widowControl/>
        <w:spacing w:before="100" w:after="0" w:line="360" w:lineRule="auto"/>
        <w:jc w:val="both"/>
        <w:rPr>
          <w:rFonts w:ascii="Cambria Math" w:eastAsia="宋体" w:hAnsi="Cambria Math" w:cs="Times New Roman"/>
          <w:i/>
          <w:sz w:val="28"/>
          <w:szCs w:val="20"/>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f</m:t>
              </m:r>
            </m:e>
            <m:sub>
              <m:r>
                <w:rPr>
                  <w:rFonts w:ascii="Cambria Math" w:eastAsia="宋体" w:hAnsi="Cambria Math" w:cs="Times New Roman"/>
                  <w:sz w:val="28"/>
                  <w:szCs w:val="20"/>
                  <w14:ligatures w14:val="none"/>
                </w:rPr>
                <m:t>io</m:t>
              </m:r>
            </m:sub>
          </m:sSub>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m:t>
              </m:r>
            </m:sub>
          </m:sSub>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i+1</m:t>
              </m:r>
            </m:sub>
          </m:sSub>
          <m:r>
            <w:rPr>
              <w:rFonts w:ascii="Cambria Math" w:eastAsia="宋体" w:hAnsi="Cambria Math" w:cs="Times New Roman"/>
              <w:sz w:val="28"/>
              <w:szCs w:val="20"/>
              <w14:ligatures w14:val="none"/>
            </w:rPr>
            <m:t>)=</m:t>
          </m:r>
          <m:d>
            <m:dPr>
              <m:begChr m:val="{"/>
              <m:endChr m:val=""/>
              <m:ctrlPr>
                <w:rPr>
                  <w:rFonts w:ascii="Cambria Math" w:eastAsia="宋体" w:hAnsi="Cambria Math" w:cs="Times New Roman"/>
                  <w:i/>
                  <w:sz w:val="28"/>
                  <w:szCs w:val="20"/>
                  <w14:ligatures w14:val="none"/>
                </w:rPr>
              </m:ctrlPr>
            </m:dPr>
            <m:e>
              <m:eqArr>
                <m:eqArrPr>
                  <m:ctrlPr>
                    <w:rPr>
                      <w:rFonts w:ascii="Cambria Math" w:eastAsia="宋体" w:hAnsi="Cambria Math" w:cs="Times New Roman"/>
                      <w:i/>
                      <w:sz w:val="28"/>
                      <w:szCs w:val="20"/>
                      <w14:ligatures w14:val="none"/>
                    </w:rPr>
                  </m:ctrlPr>
                </m:eqArrPr>
                <m:e>
                  <m:r>
                    <w:rPr>
                      <w:rFonts w:ascii="Cambria Math" w:eastAsia="宋体" w:hAnsi="Cambria Math" w:cs="Times New Roman"/>
                      <w:sz w:val="28"/>
                      <w:szCs w:val="20"/>
                      <w14:ligatures w14:val="none"/>
                    </w:rPr>
                    <m:t xml:space="preserve">&amp;1.0,    if  </m:t>
                  </m:r>
                  <m:r>
                    <m:rPr>
                      <m:nor/>
                    </m:rPr>
                    <w:rPr>
                      <w:rFonts w:ascii="Cambria Math" w:eastAsia="宋体" w:hAnsi="Cambria Math" w:cs="Times New Roman"/>
                      <w:sz w:val="28"/>
                      <w:szCs w:val="20"/>
                      <w14:ligatures w14:val="none"/>
                    </w:rPr>
                    <m:t>Types_out</m:t>
                  </m:r>
                  <m:r>
                    <m:rPr>
                      <m:sty m:val="p"/>
                    </m:rP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m:t>
                      </m:r>
                    </m:sub>
                  </m:sSub>
                  <m:r>
                    <w:rPr>
                      <w:rFonts w:ascii="Cambria Math" w:eastAsia="宋体" w:hAnsi="Cambria Math" w:cs="Times New Roman"/>
                      <w:sz w:val="28"/>
                      <w:szCs w:val="20"/>
                      <w14:ligatures w14:val="none"/>
                    </w:rPr>
                    <m:t>)∩Types_in(</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i+1</m:t>
                      </m:r>
                    </m:sub>
                  </m:sSub>
                  <m:r>
                    <w:rPr>
                      <w:rFonts w:ascii="Cambria Math" w:eastAsia="宋体" w:hAnsi="Cambria Math" w:cs="Times New Roman"/>
                      <w:sz w:val="28"/>
                      <w:szCs w:val="20"/>
                      <w14:ligatures w14:val="none"/>
                    </w:rPr>
                    <m:t>)≠∅</m:t>
                  </m:r>
                </m:e>
                <m:e>
                  <m:r>
                    <w:rPr>
                      <w:rFonts w:ascii="Cambria Math" w:eastAsia="宋体" w:hAnsi="Cambria Math" w:cs="Times New Roman"/>
                      <w:sz w:val="28"/>
                      <w:szCs w:val="20"/>
                      <w14:ligatures w14:val="none"/>
                    </w:rPr>
                    <m:t>&amp;δ,        otherwise   &amp;&amp;   &amp;&amp;</m:t>
                  </m:r>
                </m:e>
              </m:eqArr>
            </m:e>
          </m:d>
        </m:oMath>
      </m:oMathPara>
    </w:p>
    <w:p w14:paraId="6654FBDF" w14:textId="1EBC5069" w:rsidR="00B95363" w:rsidRDefault="00000000" w:rsidP="00735F97">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r>
          <m:rPr>
            <m:nor/>
          </m:rPr>
          <w:rPr>
            <w:rFonts w:ascii="Times New Roman" w:eastAsia="宋体" w:hAnsi="Times New Roman" w:cs="Times New Roman"/>
            <w:sz w:val="28"/>
            <w:szCs w:val="28"/>
            <w14:ligatures w14:val="none"/>
          </w:rPr>
          <m:t>Types_out</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oMath>
      <w:r>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oMath>
      <w:r>
        <w:rPr>
          <w:rFonts w:ascii="Times New Roman" w:eastAsia="宋体" w:hAnsi="Times New Roman" w:cs="Times New Roman" w:hint="eastAsia"/>
          <w:sz w:val="28"/>
          <w:szCs w:val="28"/>
          <w14:ligatures w14:val="none"/>
        </w:rPr>
        <w:t>的输出数据类型集合，</w:t>
      </w:r>
      <m:oMath>
        <m:r>
          <m:rPr>
            <m:sty m:val="p"/>
          </m:rPr>
          <w:rPr>
            <w:rFonts w:ascii="Cambria Math" w:eastAsia="宋体" w:hAnsi="Cambria Math" w:cs="Times New Roman"/>
            <w:sz w:val="28"/>
            <w:szCs w:val="28"/>
            <w14:ligatures w14:val="none"/>
          </w:rPr>
          <m:t>Types_in</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oMath>
      <w:r>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oMath>
      <w:r>
        <w:rPr>
          <w:rFonts w:ascii="Times New Roman" w:eastAsia="宋体" w:hAnsi="Times New Roman" w:cs="Times New Roman" w:hint="eastAsia"/>
          <w:sz w:val="28"/>
          <w:szCs w:val="28"/>
          <w14:ligatures w14:val="none"/>
        </w:rPr>
        <w:t>的输入数据类型集合，所述数据类型经归一化处理后进行匹配，</w:t>
      </w:r>
      <m:oMath>
        <m:r>
          <w:rPr>
            <w:rFonts w:ascii="Cambria Math" w:eastAsia="宋体" w:hAnsi="Cambria Math" w:cs="Times New Roman"/>
            <w:sz w:val="28"/>
            <w:szCs w:val="28"/>
            <w14:ligatures w14:val="none"/>
          </w:rPr>
          <m:t>δ</m:t>
        </m:r>
      </m:oMath>
      <w:r>
        <w:rPr>
          <w:rFonts w:ascii="Times New Roman" w:eastAsia="宋体" w:hAnsi="Times New Roman" w:cs="Times New Roman" w:hint="eastAsia"/>
          <w:sz w:val="28"/>
          <w:szCs w:val="28"/>
          <w14:ligatures w14:val="none"/>
        </w:rPr>
        <w:t>为惩罚系数且</w:t>
      </w:r>
      <w:r>
        <w:rPr>
          <w:rFonts w:ascii="Times New Roman" w:eastAsia="宋体" w:hAnsi="Times New Roman" w:cs="Times New Roman"/>
          <w:sz w:val="28"/>
          <w:szCs w:val="28"/>
          <w14:ligatures w14:val="none"/>
        </w:rPr>
        <w:t xml:space="preserve"> 0 &lt;</w:t>
      </w:r>
      <w:r>
        <w:rPr>
          <w:rFonts w:ascii="Cambria Math" w:eastAsia="宋体" w:hAnsi="Cambria Math" w:cs="Times New Roman"/>
          <w:i/>
          <w:sz w:val="28"/>
          <w:szCs w:val="28"/>
          <w14:ligatures w14:val="none"/>
        </w:rPr>
        <w:t xml:space="preserve"> </w:t>
      </w:r>
      <m:oMath>
        <m:r>
          <w:rPr>
            <w:rFonts w:ascii="Cambria Math" w:eastAsia="宋体" w:hAnsi="Cambria Math" w:cs="Times New Roman"/>
            <w:sz w:val="28"/>
            <w:szCs w:val="28"/>
            <w14:ligatures w14:val="none"/>
          </w:rPr>
          <m:t>δ</m:t>
        </m:r>
      </m:oMath>
      <w:r>
        <w:rPr>
          <w:rFonts w:ascii="Times New Roman" w:eastAsia="宋体" w:hAnsi="Times New Roman" w:cs="Times New Roman"/>
          <w:sz w:val="28"/>
          <w:szCs w:val="28"/>
          <w14:ligatures w14:val="none"/>
        </w:rPr>
        <w:t xml:space="preserve"> &lt; 1</w:t>
      </w:r>
      <w:r>
        <w:rPr>
          <w:rFonts w:ascii="Times New Roman" w:eastAsia="宋体" w:hAnsi="Times New Roman" w:cs="Times New Roman" w:hint="eastAsia"/>
          <w:sz w:val="28"/>
          <w:szCs w:val="28"/>
          <w14:ligatures w14:val="none"/>
        </w:rPr>
        <w:t>；</w:t>
      </w:r>
      <w:ins w:id="518" w:author="yun qiao" w:date="2026-04-15T18:12:00Z">
        <w:r w:rsidR="00735F97" w:rsidRPr="00735F97">
          <w:rPr>
            <w:rFonts w:ascii="Times New Roman" w:eastAsia="宋体" w:hAnsi="Times New Roman" w:cs="Times New Roman" w:hint="eastAsia"/>
            <w:sz w:val="28"/>
            <w:szCs w:val="28"/>
            <w14:ligatures w14:val="none"/>
          </w:rPr>
          <w:t>采用带约束的搜索策略，在逐步扩展算子链的过程中，将所述映射评分与所述兼容性因子结合，对候选算子链进行评分与筛选，所述约束包括未成功映射的操作原语占比上限、关键位置的映射要求以及相邻算子输入输出兼容性要求；对于在所述知识图谱中无法映射的操作原语，生成带有功能类别标签的占位符节点。</w:t>
        </w:r>
      </w:ins>
      <w:del w:id="519" w:author="yun qiao" w:date="2026-04-15T18:12:00Z">
        <w:r w:rsidDel="00735F97">
          <w:rPr>
            <w:rFonts w:ascii="Times New Roman" w:eastAsia="宋体" w:hAnsi="Times New Roman" w:cs="Times New Roman" w:hint="eastAsia"/>
            <w:sz w:val="28"/>
            <w:szCs w:val="28"/>
            <w14:ligatures w14:val="none"/>
          </w:rPr>
          <w:delText>采用带约束的搜索策略，在逐步扩展算子链的过程中，将所述融合映射评分与所述兼容性因子结合，对候选算子链进行评分与筛选，</w:delText>
        </w:r>
      </w:del>
      <w:del w:id="520" w:author="yun qiao" w:date="2026-04-09T10:29:00Z">
        <w:r>
          <w:rPr>
            <w:rFonts w:ascii="Times New Roman" w:eastAsia="宋体" w:hAnsi="Times New Roman" w:cs="Times New Roman" w:hint="eastAsia"/>
            <w:sz w:val="28"/>
            <w:szCs w:val="28"/>
            <w14:ligatures w14:val="none"/>
          </w:rPr>
          <w:delText>所述约束包括限制算子链中未映射算子的比例上限及关键位置的映射要求</w:delText>
        </w:r>
      </w:del>
      <w:del w:id="521" w:author="yun qiao" w:date="2026-04-15T18:12:00Z">
        <w:r w:rsidDel="00735F97">
          <w:rPr>
            <w:rFonts w:ascii="Times New Roman" w:eastAsia="宋体" w:hAnsi="Times New Roman" w:cs="Times New Roman" w:hint="eastAsia"/>
            <w:sz w:val="28"/>
            <w:szCs w:val="28"/>
            <w14:ligatures w14:val="none"/>
          </w:rPr>
          <w:delText>对于在所述知识图谱中无法映射的操作原语，生成带有功能类别标签的占位符节点，以支持后续阶段的替代修复。</w:delText>
        </w:r>
      </w:del>
    </w:p>
    <w:p w14:paraId="654F8874" w14:textId="7C5857AC" w:rsidR="00B95363" w:rsidRDefault="00000000">
      <w:pPr>
        <w:spacing w:after="0" w:line="480" w:lineRule="exact"/>
        <w:ind w:firstLineChars="200" w:firstLine="560"/>
        <w:jc w:val="both"/>
        <w:rPr>
          <w:rFonts w:ascii="Times New Roman" w:eastAsia="宋体" w:hAnsi="Times New Roman" w:cs="Times New Roman"/>
          <w:sz w:val="28"/>
          <w:szCs w:val="28"/>
          <w14:ligatures w14:val="none"/>
        </w:rPr>
        <w:pPrChange w:id="522" w:author="yun qiao" w:date="2026-04-15T18:17:00Z">
          <w:pPr>
            <w:widowControl/>
            <w:spacing w:before="100" w:after="0" w:line="480" w:lineRule="exact"/>
            <w:ind w:firstLineChars="200" w:firstLine="560"/>
            <w:jc w:val="both"/>
          </w:pPr>
        </w:pPrChange>
      </w:pPr>
      <w:r>
        <w:rPr>
          <w:rFonts w:ascii="Times New Roman" w:eastAsia="宋体" w:hAnsi="Times New Roman" w:cs="Times New Roman" w:hint="eastAsia"/>
          <w:sz w:val="28"/>
          <w:szCs w:val="28"/>
          <w14:ligatures w14:val="none"/>
        </w:rPr>
        <w:t xml:space="preserve">7. </w:t>
      </w:r>
      <w:r>
        <w:rPr>
          <w:rFonts w:ascii="Times New Roman" w:eastAsia="宋体" w:hAnsi="Times New Roman" w:cs="Times New Roman" w:hint="eastAsia"/>
          <w:sz w:val="28"/>
          <w:szCs w:val="28"/>
          <w14:ligatures w14:val="none"/>
        </w:rPr>
        <w:t>根据权利要求</w:t>
      </w:r>
      <w:r>
        <w:rPr>
          <w:rFonts w:ascii="Times New Roman" w:eastAsia="宋体" w:hAnsi="Times New Roman" w:cs="Times New Roman"/>
          <w:sz w:val="28"/>
          <w:szCs w:val="28"/>
          <w14:ligatures w14:val="none"/>
        </w:rPr>
        <w:t>6</w:t>
      </w:r>
      <w:r>
        <w:rPr>
          <w:rFonts w:ascii="Times New Roman" w:eastAsia="宋体" w:hAnsi="Times New Roman" w:cs="Times New Roman" w:hint="eastAsia"/>
          <w:sz w:val="28"/>
          <w:szCs w:val="28"/>
          <w14:ligatures w14:val="none"/>
        </w:rPr>
        <w:t>所述基于</w:t>
      </w:r>
      <w:r>
        <w:rPr>
          <w:rFonts w:ascii="Times New Roman" w:eastAsia="宋体" w:hAnsi="Times New Roman" w:cs="等线" w:hint="eastAsia"/>
          <w:sz w:val="28"/>
          <w14:ligatures w14:val="none"/>
        </w:rPr>
        <w:t>跨平台语义解耦与图谱大模型协同的地理处理模型自动构建方法</w:t>
      </w:r>
      <w:r>
        <w:rPr>
          <w:rFonts w:ascii="Times New Roman" w:eastAsia="宋体" w:hAnsi="Times New Roman" w:cs="Times New Roman" w:hint="eastAsia"/>
          <w:sz w:val="28"/>
          <w:szCs w:val="28"/>
          <w14:ligatures w14:val="none"/>
        </w:rPr>
        <w:t>，其特征在于，所述</w:t>
      </w:r>
      <w:ins w:id="523" w:author="yun qiao" w:date="2026-04-15T18:17:00Z">
        <w:r w:rsidR="00BE48A0" w:rsidRPr="00350A5D">
          <w:rPr>
            <w:rFonts w:ascii="Times New Roman" w:eastAsia="宋体" w:hAnsi="Times New Roman" w:cs="Times New Roman" w:hint="eastAsia"/>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ins>
      <w:del w:id="524" w:author="yun qiao" w:date="2026-04-15T18:17:00Z">
        <w:r w:rsidDel="00BE48A0">
          <w:rPr>
            <w:rFonts w:ascii="Times New Roman" w:eastAsia="宋体" w:hAnsi="Times New Roman" w:cs="Times New Roman" w:hint="eastAsia"/>
            <w:sz w:val="28"/>
            <w:szCs w:val="28"/>
            <w14:ligatures w14:val="none"/>
          </w:rPr>
          <w:delText>基于多源约束对所述候选算子链进行评估与优化，包括结构约束评估</w:delText>
        </w:r>
      </w:del>
      <w:del w:id="525" w:author="yun qiao" w:date="2026-04-09T10:07:00Z">
        <w:r>
          <w:rPr>
            <w:rFonts w:ascii="Times New Roman" w:eastAsia="宋体" w:hAnsi="Times New Roman" w:cs="Times New Roman" w:hint="eastAsia"/>
            <w:sz w:val="28"/>
            <w:szCs w:val="28"/>
            <w14:ligatures w14:val="none"/>
          </w:rPr>
          <w:delText>及</w:delText>
        </w:r>
      </w:del>
      <w:del w:id="526" w:author="yun qiao" w:date="2026-04-15T18:17:00Z">
        <w:r w:rsidDel="00BE48A0">
          <w:rPr>
            <w:rFonts w:ascii="Times New Roman" w:eastAsia="宋体" w:hAnsi="Times New Roman" w:cs="Times New Roman" w:hint="eastAsia"/>
            <w:sz w:val="28"/>
            <w:szCs w:val="28"/>
            <w14:ligatures w14:val="none"/>
          </w:rPr>
          <w:delText>语义一致性评估，并针对存在输入输出不兼容的算子链进行替代修复，输出最优的地理处理算子链及对应的自动化模型结构，实现从自然语言任务到可执行地理处理模型的全自动构建</w:delText>
        </w:r>
      </w:del>
      <w:del w:id="527" w:author="yun qiao" w:date="2026-04-09T10:34:00Z">
        <w:r>
          <w:rPr>
            <w:rFonts w:ascii="Times New Roman" w:eastAsia="宋体" w:hAnsi="Times New Roman" w:cs="Times New Roman" w:hint="eastAsia"/>
            <w:sz w:val="28"/>
            <w:szCs w:val="28"/>
            <w14:ligatures w14:val="none"/>
          </w:rPr>
          <w:delText>基于多源约束对所述候选算子链进行评估与优化，获得满足结构一致性与可执行性的地理处理算子链及对应的自动化模型结构，实现从自然语言任务到可执行地理处理模型的全自动构建</w:delText>
        </w:r>
      </w:del>
      <w:r>
        <w:rPr>
          <w:rFonts w:ascii="Times New Roman" w:eastAsia="宋体" w:hAnsi="Times New Roman" w:cs="Times New Roman" w:hint="eastAsia"/>
          <w:sz w:val="28"/>
          <w:szCs w:val="28"/>
          <w14:ligatures w14:val="none"/>
        </w:rPr>
        <w:t>，是以在结构约束评估阶段，基于所述知识图谱对每条候选算子链进行多维度结构评估，计算结构评分：</w:t>
      </w:r>
    </w:p>
    <w:p w14:paraId="3732C04E" w14:textId="77777777" w:rsidR="00B95363" w:rsidRDefault="00000000">
      <w:pPr>
        <w:widowControl/>
        <w:spacing w:before="100" w:after="0" w:line="480" w:lineRule="exact"/>
        <w:jc w:val="both"/>
        <w:rPr>
          <w:rFonts w:ascii="Cambria Math" w:eastAsia="宋体" w:hAnsi="Cambria Math"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R</m:t>
              </m:r>
            </m:e>
            <m:sub>
              <m:r>
                <w:rPr>
                  <w:rFonts w:ascii="Cambria Math" w:eastAsia="宋体" w:hAnsi="Cambria Math" w:cs="Times New Roman" w:hint="eastAsia"/>
                  <w:sz w:val="28"/>
                  <w:szCs w:val="28"/>
                  <w14:ligatures w14:val="none"/>
                </w:rPr>
                <m:t>cover</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3</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4</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valid</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oMath>
      </m:oMathPara>
    </w:p>
    <w:p w14:paraId="310834F9" w14:textId="77777777" w:rsidR="00B95363"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等线" w:hint="eastAsia"/>
          <w:sz w:val="28"/>
          <w14:ligatures w14:val="none"/>
        </w:rPr>
        <w:t>其中，</w:t>
      </w:r>
      <w:r>
        <w:rPr>
          <w:rFonts w:ascii="Cambria Math" w:eastAsia="宋体" w:hAnsi="Cambria Math" w:cs="等线"/>
          <w:i/>
          <w:iCs/>
          <w:sz w:val="28"/>
          <w14:ligatures w14:val="none"/>
        </w:rPr>
        <w:t>C</w:t>
      </w:r>
      <w:r>
        <w:rPr>
          <w:rFonts w:ascii="Times New Roman" w:eastAsia="宋体" w:hAnsi="Times New Roman" w:cs="等线" w:hint="eastAsia"/>
          <w:sz w:val="28"/>
          <w14:ligatures w14:val="none"/>
        </w:rPr>
        <w:t>表示候选算子链，</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map</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等线" w:hint="eastAsia"/>
          <w:sz w:val="28"/>
          <w14:ligatures w14:val="none"/>
        </w:rPr>
        <w:t>表示链中各步骤语义映射评分的平均值，</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R</m:t>
            </m:r>
          </m:e>
          <m:sub>
            <m:r>
              <w:ins w:id="528" w:author="yun qiao" w:date="2026-04-09T10:50:00Z">
                <w:rPr>
                  <w:rFonts w:ascii="Cambria Math" w:eastAsia="宋体" w:hAnsi="Cambria Math" w:cs="Times New Roman" w:hint="eastAsia"/>
                  <w:sz w:val="28"/>
                  <w14:ligatures w14:val="none"/>
                </w:rPr>
                <m:t>cover</m:t>
              </w:ins>
            </m:r>
            <m:r>
              <w:del w:id="529" w:author="yun qiao" w:date="2026-04-09T10:50:00Z">
                <w:rPr>
                  <w:rFonts w:ascii="Cambria Math" w:eastAsia="宋体" w:hAnsi="Cambria Math" w:cs="Times New Roman"/>
                  <w:sz w:val="28"/>
                  <w14:ligatures w14:val="none"/>
                </w:rPr>
                <m:t>known</m:t>
              </w:del>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ins w:id="530" w:author="yun qiao" w:date="2026-04-09T10:50:00Z">
        <w:r>
          <w:rPr>
            <w:rFonts w:ascii="Times New Roman" w:eastAsia="宋体" w:hAnsi="Times New Roman" w:cs="Times New Roman"/>
            <w:sz w:val="28"/>
            <w:szCs w:val="28"/>
            <w14:ligatures w14:val="none"/>
          </w:rPr>
          <w:t>表示候选算子链对应原语序列中已成功映射至目标平台具体算子的步骤占总步骤数的比例，</w:t>
        </w:r>
      </w:ins>
      <w:del w:id="531" w:author="yun qiao" w:date="2026-04-09T10:50:00Z">
        <w:r>
          <w:rPr>
            <w:rFonts w:ascii="Times New Roman" w:eastAsia="宋体" w:hAnsi="Times New Roman" w:cs="Times New Roman" w:hint="eastAsia"/>
            <w:sz w:val="28"/>
            <w:szCs w:val="28"/>
            <w14:ligatures w14:val="none"/>
          </w:rPr>
          <w:delText>表示链中已知算子占总算子数的比例</w:delText>
        </w:r>
      </w:del>
      <w:r>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等线" w:hint="eastAsia"/>
          <w:sz w:val="28"/>
          <w14:ligatures w14:val="none"/>
        </w:rPr>
        <w:t>表示链中相邻算子间输</w:t>
      </w:r>
      <w:r>
        <w:rPr>
          <w:rFonts w:ascii="Times New Roman" w:eastAsia="宋体" w:hAnsi="Times New Roman" w:cs="Times New Roman" w:hint="eastAsia"/>
          <w:sz w:val="28"/>
          <w14:ligatures w14:val="none"/>
        </w:rPr>
        <w:t>入输出兼容的比例，</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valid</m:t>
            </m:r>
          </m:sub>
        </m:sSub>
        <m:d>
          <m:dPr>
            <m:ctrlPr>
              <w:rPr>
                <w:rFonts w:ascii="Cambria Math" w:eastAsia="宋体" w:hAnsi="Cambria Math" w:cs="Times New Roman"/>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Times New Roman" w:hint="eastAsia"/>
          <w:sz w:val="28"/>
          <w14:ligatures w14:val="none"/>
        </w:rPr>
        <w:t>表示基于知识图谱对算子链逐步验证所得的验证评分，</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1</m:t>
            </m:r>
          </m:sub>
        </m:sSub>
      </m:oMath>
      <w:r>
        <w:rPr>
          <w:rFonts w:ascii="Times New Roman" w:eastAsia="宋体" w:hAnsi="Times New Roman" w:cs="Times New Roman" w:hint="eastAsia"/>
          <w:sz w:val="28"/>
          <w14:ligatures w14:val="none"/>
        </w:rPr>
        <w:t>至</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4</m:t>
            </m:r>
          </m:sub>
        </m:sSub>
      </m:oMath>
      <w:r>
        <w:rPr>
          <w:rFonts w:ascii="Times New Roman" w:eastAsia="宋体" w:hAnsi="Times New Roman" w:cs="Times New Roman" w:hint="eastAsia"/>
          <w:sz w:val="28"/>
          <w14:ligatures w14:val="none"/>
        </w:rPr>
        <w:t>为可调权重系数</w:t>
      </w:r>
      <w:r>
        <w:rPr>
          <w:rFonts w:ascii="Times New Roman" w:eastAsia="宋体" w:hAnsi="Times New Roman" w:cs="等线" w:hint="eastAsia"/>
          <w:sz w:val="28"/>
          <w14:ligatures w14:val="none"/>
        </w:rPr>
        <w:t>；</w:t>
      </w:r>
    </w:p>
    <w:p w14:paraId="22E4F69F" w14:textId="31D6553C" w:rsidR="00B95363"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在语义一致性评估阶段，将结构评分排序靠前的候选算子链的结构化描述输入大语言模型，由大语言模型结合任务意图及操作逻辑对算子链的</w:t>
      </w:r>
      <w:del w:id="532" w:author="yun qiao" w:date="2026-04-16T15:53:00Z">
        <w:r w:rsidDel="00DC19C2">
          <w:rPr>
            <w:rFonts w:ascii="Times New Roman" w:eastAsia="宋体" w:hAnsi="Times New Roman" w:cs="等线" w:hint="eastAsia"/>
            <w:sz w:val="28"/>
            <w14:ligatures w14:val="none"/>
          </w:rPr>
          <w:delText>语义合理性</w:delText>
        </w:r>
      </w:del>
      <w:ins w:id="533" w:author="yun qiao" w:date="2026-04-16T15:53:00Z">
        <w:r w:rsidR="00DC19C2">
          <w:rPr>
            <w:rFonts w:ascii="Times New Roman" w:eastAsia="宋体" w:hAnsi="Times New Roman" w:cs="等线" w:hint="eastAsia"/>
            <w:sz w:val="28"/>
            <w14:ligatures w14:val="none"/>
          </w:rPr>
          <w:t>语义一致性</w:t>
        </w:r>
      </w:ins>
      <w:r>
        <w:rPr>
          <w:rFonts w:ascii="Times New Roman" w:eastAsia="宋体" w:hAnsi="Times New Roman" w:cs="等线" w:hint="eastAsia"/>
          <w:sz w:val="28"/>
          <w14:ligatures w14:val="none"/>
        </w:rPr>
        <w:t>进行评分，并与所述结构评分进行融合，其计算方式如下：</w:t>
      </w:r>
    </w:p>
    <w:p w14:paraId="44D5F426" w14:textId="77777777" w:rsidR="00B95363" w:rsidRDefault="00000000">
      <w:pPr>
        <w:widowControl/>
        <w:spacing w:before="100" w:after="0" w:line="480" w:lineRule="exact"/>
        <w:jc w:val="both"/>
        <w:rPr>
          <w:rFonts w:ascii="Times New Roman" w:eastAsia="宋体" w:hAnsi="Times New Roman" w:cs="等线"/>
          <w:i/>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final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1</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2</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llm</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m:oMathPara>
    </w:p>
    <w:p w14:paraId="6C6170B2" w14:textId="03010217" w:rsidR="002B6B8D" w:rsidRPr="002B6B8D" w:rsidRDefault="00000000" w:rsidP="002B6B8D">
      <w:pPr>
        <w:widowControl/>
        <w:spacing w:before="100" w:after="0" w:line="480" w:lineRule="exact"/>
        <w:ind w:firstLineChars="200" w:firstLine="560"/>
        <w:jc w:val="both"/>
        <w:rPr>
          <w:ins w:id="534" w:author="yun qiao" w:date="2026-04-15T18:24:00Z"/>
          <w:rFonts w:ascii="Cambria Math" w:eastAsia="宋体" w:hAnsi="Cambria Math" w:cs="Times New Roman"/>
          <w:sz w:val="28"/>
          <w:szCs w:val="28"/>
          <w14:ligatures w14:val="none"/>
        </w:rPr>
      </w:pPr>
      <w:r>
        <w:rPr>
          <w:rFonts w:ascii="Cambria Math" w:eastAsia="宋体" w:hAnsi="Cambria Math" w:cs="Times New Roman" w:hint="eastAsia"/>
          <w:sz w:val="28"/>
          <w:szCs w:val="28"/>
          <w14:ligatures w14:val="none"/>
        </w:rPr>
        <w:lastRenderedPageBreak/>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llm</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w:r>
        <w:rPr>
          <w:rFonts w:ascii="Cambria Math" w:eastAsia="宋体" w:hAnsi="Cambria Math" w:cs="Times New Roman" w:hint="eastAsia"/>
          <w:sz w:val="28"/>
          <w:szCs w:val="28"/>
          <w14:ligatures w14:val="none"/>
        </w:rPr>
        <w:t>表示大语言模型对候选算子链的</w:t>
      </w:r>
      <w:del w:id="535" w:author="yun qiao" w:date="2026-04-16T15:53:00Z">
        <w:r w:rsidDel="00DC19C2">
          <w:rPr>
            <w:rFonts w:ascii="Cambria Math" w:eastAsia="宋体" w:hAnsi="Cambria Math" w:cs="Times New Roman" w:hint="eastAsia"/>
            <w:sz w:val="28"/>
            <w:szCs w:val="28"/>
            <w14:ligatures w14:val="none"/>
          </w:rPr>
          <w:delText>语义合理性</w:delText>
        </w:r>
      </w:del>
      <w:ins w:id="536" w:author="yun qiao" w:date="2026-04-16T15:53:00Z">
        <w:r w:rsidR="00DC19C2">
          <w:rPr>
            <w:rFonts w:ascii="Cambria Math" w:eastAsia="宋体" w:hAnsi="Cambria Math" w:cs="Times New Roman" w:hint="eastAsia"/>
            <w:sz w:val="28"/>
            <w:szCs w:val="28"/>
            <w14:ligatures w14:val="none"/>
          </w:rPr>
          <w:t>语义一致性</w:t>
        </w:r>
      </w:ins>
      <w:r>
        <w:rPr>
          <w:rFonts w:ascii="Cambria Math" w:eastAsia="宋体" w:hAnsi="Cambria Math" w:cs="Times New Roman" w:hint="eastAsia"/>
          <w:sz w:val="28"/>
          <w:szCs w:val="28"/>
          <w14:ligatures w14:val="none"/>
        </w:rPr>
        <w:t>评分，</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1</m:t>
            </m:r>
          </m:sub>
        </m:sSub>
      </m:oMath>
      <w:r>
        <w:rPr>
          <w:rFonts w:ascii="Cambria Math" w:eastAsia="宋体" w:hAnsi="Cambria Math" w:cs="Times New Roman" w:hint="eastAsia"/>
          <w:sz w:val="28"/>
          <w:szCs w:val="28"/>
          <w14:ligatures w14:val="none"/>
        </w:rPr>
        <w:t>和</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2</m:t>
            </m:r>
          </m:sub>
        </m:sSub>
      </m:oMath>
      <w:r>
        <w:rPr>
          <w:rFonts w:ascii="Cambria Math" w:eastAsia="宋体" w:hAnsi="Cambria Math" w:cs="Times New Roman" w:hint="eastAsia"/>
          <w:sz w:val="28"/>
          <w:szCs w:val="28"/>
          <w14:ligatures w14:val="none"/>
        </w:rPr>
        <w:t>为可调权重系数；</w:t>
      </w:r>
      <w:ins w:id="537" w:author="yun qiao" w:date="2026-04-15T18:24:00Z">
        <w:r w:rsidR="002B6B8D" w:rsidRPr="002B6B8D">
          <w:rPr>
            <w:rFonts w:ascii="Cambria Math" w:eastAsia="宋体" w:hAnsi="Cambria Math" w:cs="Times New Roman" w:hint="eastAsia"/>
            <w:sz w:val="28"/>
            <w:szCs w:val="28"/>
            <w14:ligatures w14:val="none"/>
          </w:rPr>
          <w:t>在自动修复阶段，对融合评分最优的候选算子链定位待修复位置，优先检索与当前算子对应同一操作原语的候选算子并经输入输出兼容性预过滤后选择替代；若不存在满足约束的候选算子，则在同一操作子类中检索满足前后可衔接关系的替代操作原语，并基于所述替代操作原语重新执行映射检索与兼容性筛选；将替代算子或重映射结果替换至算子链中，并重新执行兼容性验证与映射覆盖度评估；当替换后不兼容问题数量减少，或在不增加不兼容问题数量的前提下映射覆盖度提高时，保留本次替换结果，否则撤销本次替换并尝试下一待修复位置；基于上述评估与修复过程，输出最优的地理处理算子链及对应的自动化模型结构。</w:t>
        </w:r>
      </w:ins>
    </w:p>
    <w:p w14:paraId="3E42E303" w14:textId="712D5466" w:rsidR="00B95363" w:rsidRDefault="00000000">
      <w:pPr>
        <w:widowControl/>
        <w:spacing w:before="100" w:after="0" w:line="480" w:lineRule="exact"/>
        <w:ind w:firstLineChars="200" w:firstLine="560"/>
        <w:jc w:val="both"/>
        <w:rPr>
          <w:rFonts w:ascii="Times New Roman" w:eastAsia="宋体" w:hAnsi="Times New Roman" w:cs="等线"/>
          <w:sz w:val="28"/>
          <w14:ligatures w14:val="none"/>
        </w:rPr>
        <w:sectPr w:rsidR="00B95363">
          <w:headerReference w:type="default" r:id="rId18"/>
          <w:footerReference w:type="default" r:id="rId19"/>
          <w:pgSz w:w="11906" w:h="16838"/>
          <w:pgMar w:top="1361" w:right="1133" w:bottom="851" w:left="1134" w:header="794" w:footer="113" w:gutter="0"/>
          <w:cols w:space="720"/>
          <w:docGrid w:type="lines" w:linePitch="312"/>
        </w:sectPr>
      </w:pPr>
      <w:del w:id="538" w:author="yun qiao" w:date="2026-04-15T18:24:00Z">
        <w:r w:rsidDel="002B6B8D">
          <w:rPr>
            <w:rFonts w:ascii="Times New Roman" w:eastAsia="宋体" w:hAnsi="Times New Roman" w:cs="等线" w:hint="eastAsia"/>
            <w:sz w:val="28"/>
            <w14:ligatures w14:val="none"/>
          </w:rPr>
          <w:delText>在自动修复验证阶段，对融合评分最优的算子链定位待修复位置，优先检索与当前算子对应同一操作原语的候选算子并经输入输出兼容性预过滤后由大语言模型选择替代；若不存在满足约束的候选算子，则在同一操作子类中检索满足前后可衔接关系的替代操作原语，并基于所述替代操作原语重新执行映射检索与兼容性筛选；将替代算子或重映射结果替换至算子链中，重新执行兼容性验证与映射覆盖度评估；当替换后不兼容问题数量减少，或在不增加不兼容问题数量的前提下映射覆盖度提高时，保留本次替换结果，否则撤销本次替换并尝试下一待修复位置；基于上述推理过程，输出最优的地理处理算子链及对应的自动化模型结构，实现从自然语言任务到可执行地理处理模型的全自动构建；进一步地，在输出所述最优地理处理算子链及对应的自动化模型结构后，接收用户针对所生成地理处理模型的问询请求；基于所述知识图谱检索与所述算子链及所述问询请求相关的算子信息、输入输出类型及操作语义等上下文信息，并结合大语言模型生成针对所述地理处理模型的解释性应答，以支持用户对生成结果的理解与验证。</w:delText>
        </w:r>
      </w:del>
    </w:p>
    <w:p w14:paraId="270BB625" w14:textId="77777777" w:rsidR="00B95363" w:rsidRDefault="00000000">
      <w:pPr>
        <w:spacing w:before="360" w:after="140" w:line="480" w:lineRule="exact"/>
        <w:jc w:val="center"/>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lastRenderedPageBreak/>
        <w:t>基于跨平台语义解耦与图谱大模型协同的地理处理模型自动构建方法</w:t>
      </w:r>
    </w:p>
    <w:p w14:paraId="07576AEF" w14:textId="77777777" w:rsidR="00B95363" w:rsidRDefault="00000000">
      <w:pPr>
        <w:spacing w:before="360" w:after="140" w:line="480" w:lineRule="exact"/>
        <w:jc w:val="both"/>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t>技术领域</w:t>
      </w:r>
    </w:p>
    <w:p w14:paraId="3FADFCDC"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本发明属于计算机和地理信息系统</w:t>
      </w:r>
      <w:r>
        <w:rPr>
          <w:rFonts w:ascii="Times New Roman" w:eastAsia="宋体" w:hAnsi="Times New Roman" w:cs="Times New Roman"/>
          <w:sz w:val="28"/>
          <w:szCs w:val="28"/>
          <w14:ligatures w14:val="none"/>
        </w:rPr>
        <w:t>GIS</w:t>
      </w: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Geographic Information System</w:t>
      </w:r>
      <w:r>
        <w:rPr>
          <w:rFonts w:ascii="Times New Roman" w:eastAsia="宋体" w:hAnsi="Times New Roman" w:cs="Times New Roman" w:hint="eastAsia"/>
          <w:sz w:val="28"/>
          <w:szCs w:val="28"/>
          <w14:ligatures w14:val="none"/>
        </w:rPr>
        <w:t>）领域，具体涉及一种基于跨平台语义解耦与图谱大模型协同的地理处理模型自动构建方法。</w:t>
      </w:r>
    </w:p>
    <w:p w14:paraId="10CA59F1" w14:textId="77777777" w:rsidR="00B95363" w:rsidRDefault="00000000">
      <w:pPr>
        <w:spacing w:before="360" w:after="140" w:line="480" w:lineRule="exact"/>
        <w:jc w:val="both"/>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t>背景技术</w:t>
      </w:r>
    </w:p>
    <w:p w14:paraId="7AC9E5DB" w14:textId="3A03C9FC" w:rsidR="002E6A53" w:rsidRPr="002E6A53" w:rsidRDefault="002E6A53">
      <w:pPr>
        <w:widowControl/>
        <w:spacing w:before="100" w:after="0" w:line="480" w:lineRule="exact"/>
        <w:ind w:firstLineChars="202" w:firstLine="566"/>
        <w:jc w:val="both"/>
        <w:rPr>
          <w:ins w:id="539" w:author="yun qiao" w:date="2026-04-15T19:24:00Z"/>
          <w:rFonts w:ascii="Times New Roman" w:eastAsia="宋体" w:hAnsi="Times New Roman" w:cs="Times New Roman"/>
          <w:sz w:val="28"/>
          <w:szCs w:val="28"/>
          <w14:ligatures w14:val="none"/>
        </w:rPr>
        <w:pPrChange w:id="540" w:author="yun qiao" w:date="2026-04-15T19:25:00Z">
          <w:pPr>
            <w:spacing w:before="360" w:after="140" w:line="480" w:lineRule="exact"/>
            <w:jc w:val="both"/>
          </w:pPr>
        </w:pPrChange>
      </w:pPr>
      <w:ins w:id="541" w:author="yun qiao" w:date="2026-04-15T19:24:00Z">
        <w:r w:rsidRPr="002E6A53">
          <w:rPr>
            <w:rFonts w:ascii="Times New Roman" w:eastAsia="宋体" w:hAnsi="Times New Roman" w:cs="Times New Roman" w:hint="eastAsia"/>
            <w:sz w:val="28"/>
            <w:szCs w:val="28"/>
            <w14:ligatures w14:val="none"/>
          </w:rPr>
          <w:t>地理信息系统（</w:t>
        </w:r>
        <w:r w:rsidRPr="002E6A53">
          <w:rPr>
            <w:rFonts w:ascii="Times New Roman" w:eastAsia="宋体" w:hAnsi="Times New Roman" w:cs="Times New Roman" w:hint="eastAsia"/>
            <w:sz w:val="28"/>
            <w:szCs w:val="28"/>
            <w14:ligatures w14:val="none"/>
          </w:rPr>
          <w:t>Geographic Information System</w:t>
        </w:r>
        <w:r w:rsidRPr="002E6A53">
          <w:rPr>
            <w:rFonts w:ascii="Times New Roman" w:eastAsia="宋体" w:hAnsi="Times New Roman" w:cs="Times New Roman" w:hint="eastAsia"/>
            <w:sz w:val="28"/>
            <w:szCs w:val="28"/>
            <w14:ligatures w14:val="none"/>
          </w:rPr>
          <w:t>，</w:t>
        </w:r>
        <w:r w:rsidRPr="002E6A53">
          <w:rPr>
            <w:rFonts w:ascii="Times New Roman" w:eastAsia="宋体" w:hAnsi="Times New Roman" w:cs="Times New Roman" w:hint="eastAsia"/>
            <w:sz w:val="28"/>
            <w:szCs w:val="28"/>
            <w14:ligatures w14:val="none"/>
          </w:rPr>
          <w:t>GIS</w:t>
        </w:r>
        <w:r w:rsidRPr="002E6A53">
          <w:rPr>
            <w:rFonts w:ascii="Times New Roman" w:eastAsia="宋体" w:hAnsi="Times New Roman" w:cs="Times New Roman" w:hint="eastAsia"/>
            <w:sz w:val="28"/>
            <w:szCs w:val="28"/>
            <w14:ligatures w14:val="none"/>
          </w:rPr>
          <w:t>）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ins>
    </w:p>
    <w:p w14:paraId="1B08B1F7" w14:textId="299B6383" w:rsidR="002E6A53" w:rsidRPr="002E6A53" w:rsidRDefault="002E6A53">
      <w:pPr>
        <w:widowControl/>
        <w:spacing w:before="100" w:after="0" w:line="480" w:lineRule="exact"/>
        <w:ind w:firstLineChars="202" w:firstLine="566"/>
        <w:jc w:val="both"/>
        <w:rPr>
          <w:ins w:id="542" w:author="yun qiao" w:date="2026-04-15T19:24:00Z"/>
          <w:rFonts w:ascii="Times New Roman" w:eastAsia="宋体" w:hAnsi="Times New Roman" w:cs="Times New Roman"/>
          <w:sz w:val="28"/>
          <w:szCs w:val="28"/>
          <w14:ligatures w14:val="none"/>
        </w:rPr>
        <w:pPrChange w:id="543" w:author="yun qiao" w:date="2026-04-15T19:25:00Z">
          <w:pPr>
            <w:spacing w:before="360" w:after="140" w:line="480" w:lineRule="exact"/>
            <w:jc w:val="both"/>
          </w:pPr>
        </w:pPrChange>
      </w:pPr>
      <w:ins w:id="544" w:author="yun qiao" w:date="2026-04-15T19:24:00Z">
        <w:r w:rsidRPr="002E6A53">
          <w:rPr>
            <w:rFonts w:ascii="Times New Roman" w:eastAsia="宋体" w:hAnsi="Times New Roman" w:cs="Times New Roman" w:hint="eastAsia"/>
            <w:sz w:val="28"/>
            <w:szCs w:val="28"/>
            <w14:ligatures w14:val="none"/>
          </w:rPr>
          <w:t>目前主流</w:t>
        </w:r>
        <w:r w:rsidRPr="002E6A53">
          <w:rPr>
            <w:rFonts w:ascii="Times New Roman" w:eastAsia="宋体" w:hAnsi="Times New Roman" w:cs="Times New Roman" w:hint="eastAsia"/>
            <w:sz w:val="28"/>
            <w:szCs w:val="28"/>
            <w14:ligatures w14:val="none"/>
          </w:rPr>
          <w:t>GIS</w:t>
        </w:r>
        <w:r w:rsidRPr="002E6A53">
          <w:rPr>
            <w:rFonts w:ascii="Times New Roman" w:eastAsia="宋体" w:hAnsi="Times New Roman" w:cs="Times New Roman" w:hint="eastAsia"/>
            <w:sz w:val="28"/>
            <w:szCs w:val="28"/>
            <w14:ligatures w14:val="none"/>
          </w:rPr>
          <w:t>软件的建模工具，如</w:t>
        </w:r>
        <w:r w:rsidRPr="002E6A53">
          <w:rPr>
            <w:rFonts w:ascii="Times New Roman" w:eastAsia="宋体" w:hAnsi="Times New Roman" w:cs="Times New Roman" w:hint="eastAsia"/>
            <w:sz w:val="28"/>
            <w:szCs w:val="28"/>
            <w14:ligatures w14:val="none"/>
          </w:rPr>
          <w:t>ArcGIS ModelBuilder</w:t>
        </w:r>
        <w:r w:rsidRPr="002E6A53">
          <w:rPr>
            <w:rFonts w:ascii="Times New Roman" w:eastAsia="宋体" w:hAnsi="Times New Roman" w:cs="Times New Roman" w:hint="eastAsia"/>
            <w:sz w:val="28"/>
            <w:szCs w:val="28"/>
            <w14:ligatures w14:val="none"/>
          </w:rPr>
          <w:t>与</w:t>
        </w:r>
        <w:r w:rsidRPr="002E6A53">
          <w:rPr>
            <w:rFonts w:ascii="Times New Roman" w:eastAsia="宋体" w:hAnsi="Times New Roman" w:cs="Times New Roman" w:hint="eastAsia"/>
            <w:sz w:val="28"/>
            <w:szCs w:val="28"/>
            <w14:ligatures w14:val="none"/>
          </w:rPr>
          <w:t>QGIS Graphical Modeler</w:t>
        </w:r>
        <w:r w:rsidRPr="002E6A53">
          <w:rPr>
            <w:rFonts w:ascii="Times New Roman" w:eastAsia="宋体" w:hAnsi="Times New Roman" w:cs="Times New Roman" w:hint="eastAsia"/>
            <w:sz w:val="28"/>
            <w:szCs w:val="28"/>
            <w14:ligatures w14:val="none"/>
          </w:rPr>
          <w:t>，通常依赖用户以图形化界面的方式手动拖拽算子并配置参数，以构建地理处理模型。此类方法虽然直观，但高度依赖用户的专业知识与经验，构建效率低，且难以保证算子组合的科学性与最优性。</w:t>
        </w:r>
      </w:ins>
    </w:p>
    <w:p w14:paraId="3A5AD6B6" w14:textId="0A05ADC1" w:rsidR="002E6A53" w:rsidRDefault="002E6A53">
      <w:pPr>
        <w:widowControl/>
        <w:spacing w:before="100" w:after="0" w:line="480" w:lineRule="exact"/>
        <w:ind w:firstLineChars="202" w:firstLine="566"/>
        <w:jc w:val="both"/>
        <w:rPr>
          <w:ins w:id="545" w:author="yun qiao" w:date="2026-04-15T19:24:00Z"/>
          <w:rFonts w:ascii="Times New Roman" w:eastAsia="宋体" w:hAnsi="Times New Roman" w:cs="Times New Roman"/>
          <w:sz w:val="28"/>
          <w:szCs w:val="28"/>
          <w14:ligatures w14:val="none"/>
        </w:rPr>
        <w:pPrChange w:id="546" w:author="yun qiao" w:date="2026-04-15T19:25:00Z">
          <w:pPr>
            <w:spacing w:before="360" w:after="140" w:line="480" w:lineRule="exact"/>
            <w:jc w:val="both"/>
          </w:pPr>
        </w:pPrChange>
      </w:pPr>
      <w:ins w:id="547" w:author="yun qiao" w:date="2026-04-15T19:24:00Z">
        <w:r w:rsidRPr="002E6A53">
          <w:rPr>
            <w:rFonts w:ascii="Times New Roman" w:eastAsia="宋体" w:hAnsi="Times New Roman" w:cs="Times New Roman" w:hint="eastAsia"/>
            <w:sz w:val="28"/>
            <w:szCs w:val="28"/>
            <w14:ligatures w14:val="none"/>
          </w:rPr>
          <w:t>近年来，研究者尝试利用多种技术手段实现地理处理模型的自动构建。基于语义检索的方法通过将算子元数据向量化并建立检索索引，能够根据任务描述检索出语义相关的候选算子，但此类方法通常仅能检索单个算子，难以生成具有逻辑顺序的操作序列，也缺乏对算子间输入输出依赖关系的建模能力。基于图神经网络的方法将算子及其上下文关系建模为图结构，通过图表示学习捕获算子间的结构关联，但此类方法依赖预先构建的候选算子子图，难以实现面向完整地理处理流程的端到端序列生成。基于大语言模型的方法具有较强的自然语言理解与推理能力，可根据任务描述生成算子建议或提供问答式检索结果，但由于缺乏面向地理处理链构建的专用生成机制及结构约束，生成结果的可执行性与算子间兼容性难以得到保证。</w:t>
        </w:r>
      </w:ins>
    </w:p>
    <w:p w14:paraId="6CEE3A49" w14:textId="77777777" w:rsidR="002E6A53" w:rsidRDefault="002E6A53" w:rsidP="002E6A53">
      <w:pPr>
        <w:widowControl/>
        <w:spacing w:before="100" w:after="0" w:line="480" w:lineRule="exact"/>
        <w:ind w:firstLineChars="202" w:firstLine="566"/>
        <w:jc w:val="both"/>
        <w:rPr>
          <w:ins w:id="548" w:author="yun qiao" w:date="2026-04-15T19:25:00Z"/>
          <w:rFonts w:ascii="Times New Roman" w:eastAsia="宋体" w:hAnsi="Times New Roman" w:cs="Times New Roman"/>
          <w:sz w:val="28"/>
          <w:szCs w:val="28"/>
          <w14:ligatures w14:val="none"/>
        </w:rPr>
      </w:pPr>
      <w:ins w:id="549" w:author="yun qiao" w:date="2026-04-15T19:24:00Z">
        <w:r w:rsidRPr="002E6A53">
          <w:rPr>
            <w:rFonts w:ascii="Times New Roman" w:eastAsia="宋体" w:hAnsi="Times New Roman" w:cs="Times New Roman" w:hint="eastAsia"/>
            <w:sz w:val="28"/>
            <w:szCs w:val="28"/>
            <w14:ligatures w14:val="none"/>
          </w:rPr>
          <w:t>此外，现有方法大多直接面向特定</w:t>
        </w:r>
        <w:r w:rsidRPr="002E6A53">
          <w:rPr>
            <w:rFonts w:ascii="Times New Roman" w:eastAsia="宋体" w:hAnsi="Times New Roman" w:cs="Times New Roman" w:hint="eastAsia"/>
            <w:sz w:val="28"/>
            <w:szCs w:val="28"/>
            <w14:ligatures w14:val="none"/>
          </w:rPr>
          <w:t>GIS</w:t>
        </w:r>
        <w:r w:rsidRPr="002E6A53">
          <w:rPr>
            <w:rFonts w:ascii="Times New Roman" w:eastAsia="宋体" w:hAnsi="Times New Roman" w:cs="Times New Roman" w:hint="eastAsia"/>
            <w:sz w:val="28"/>
            <w:szCs w:val="28"/>
            <w14:ligatures w14:val="none"/>
          </w:rPr>
          <w:t>平台的具体算子进行推荐或生成，不同平台的算子在命名方式、功能粒度和参数定义上存在显著差异，导致模型难</w:t>
        </w:r>
        <w:r w:rsidRPr="002E6A53">
          <w:rPr>
            <w:rFonts w:ascii="Times New Roman" w:eastAsia="宋体" w:hAnsi="Times New Roman" w:cs="Times New Roman" w:hint="eastAsia"/>
            <w:sz w:val="28"/>
            <w:szCs w:val="28"/>
            <w14:ligatures w14:val="none"/>
          </w:rPr>
          <w:lastRenderedPageBreak/>
          <w:t>以在不同平台之间迁移复用。与此同时，地理处理任务涉及矢量、栅格、表格、影像等多种空间数据类型，不同处理步骤之间通常具有严格的输入输出依赖关系和数据流衔接要求。若缺乏统一的操作抽象层和结构化约束机制，生成结果即使在语义上相关，也可能因前后步骤不兼容而无法执行。因此，如何建立跨平台统一的操作表示，并在生成过程中同时兼顾任务语义一致性、空间处理链结构约束及目标平台可执行性，是地理处理模型自动构建中亟待解决的关键问题。</w:t>
        </w:r>
      </w:ins>
    </w:p>
    <w:p w14:paraId="4C2647B3" w14:textId="2B07FFD4" w:rsidR="002E6A53" w:rsidRDefault="002E6A53">
      <w:pPr>
        <w:widowControl/>
        <w:spacing w:before="100" w:after="0" w:line="480" w:lineRule="exact"/>
        <w:ind w:firstLineChars="202" w:firstLine="566"/>
        <w:jc w:val="both"/>
        <w:rPr>
          <w:ins w:id="550" w:author="yun qiao" w:date="2026-04-15T19:24:00Z"/>
          <w:rFonts w:ascii="Times New Roman" w:eastAsia="宋体" w:hAnsi="Times New Roman" w:cs="Times New Roman"/>
          <w:sz w:val="28"/>
          <w:szCs w:val="28"/>
          <w14:ligatures w14:val="none"/>
        </w:rPr>
        <w:pPrChange w:id="551" w:author="yun qiao" w:date="2026-04-15T19:25:00Z">
          <w:pPr>
            <w:spacing w:before="360" w:after="140" w:line="480" w:lineRule="exact"/>
            <w:jc w:val="both"/>
          </w:pPr>
        </w:pPrChange>
      </w:pPr>
      <w:ins w:id="552" w:author="yun qiao" w:date="2026-04-15T19:24:00Z">
        <w:r w:rsidRPr="002E6A53">
          <w:rPr>
            <w:rFonts w:ascii="Times New Roman" w:eastAsia="宋体" w:hAnsi="Times New Roman" w:cs="Times New Roman" w:hint="eastAsia"/>
            <w:sz w:val="28"/>
            <w:szCs w:val="28"/>
            <w14:ligatures w14:val="none"/>
          </w:rPr>
          <w:t>在序列生成领域，基于</w:t>
        </w:r>
        <w:r w:rsidRPr="002E6A53">
          <w:rPr>
            <w:rFonts w:ascii="Times New Roman" w:eastAsia="宋体" w:hAnsi="Times New Roman" w:cs="Times New Roman" w:hint="eastAsia"/>
            <w:sz w:val="28"/>
            <w:szCs w:val="28"/>
            <w14:ligatures w14:val="none"/>
          </w:rPr>
          <w:t>Transformer</w:t>
        </w:r>
        <w:r w:rsidRPr="002E6A53">
          <w:rPr>
            <w:rFonts w:ascii="Times New Roman" w:eastAsia="宋体" w:hAnsi="Times New Roman" w:cs="Times New Roman" w:hint="eastAsia"/>
            <w:sz w:val="28"/>
            <w:szCs w:val="28"/>
            <w14:ligatures w14:val="none"/>
          </w:rPr>
          <w:t>的自回归生成模型已在自然语言处理、代码生成等领域取得广泛应用。然而，将此类模型直接应用于地理处理操作序列生成时，仍面临训练与推理阶段分布不匹配的问题：训练阶段采用教师强制策略</w:t>
        </w:r>
        <w:r>
          <w:rPr>
            <w:rFonts w:ascii="Times New Roman" w:eastAsia="宋体" w:hAnsi="Times New Roman" w:cs="Times New Roman" w:hint="eastAsia"/>
            <w:sz w:val="28"/>
            <w:szCs w:val="28"/>
            <w14:ligatures w14:val="none"/>
          </w:rPr>
          <w:t>，</w:t>
        </w:r>
        <w:r w:rsidRPr="002E6A53">
          <w:rPr>
            <w:rFonts w:ascii="Times New Roman" w:eastAsia="宋体" w:hAnsi="Times New Roman" w:cs="Times New Roman" w:hint="eastAsia"/>
            <w:sz w:val="28"/>
            <w:szCs w:val="28"/>
            <w14:ligatures w14:val="none"/>
          </w:rPr>
          <w:t>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处理约束，如何在生成过程中有效融入任务条件信息，并抑制不满足结构约束的候选操作，也是需要解决的重要技术挑战。</w:t>
        </w:r>
      </w:ins>
    </w:p>
    <w:p w14:paraId="3DE93A1C" w14:textId="7ADB5A5B" w:rsidR="00B95363" w:rsidDel="002E6A53" w:rsidRDefault="002E6A53">
      <w:pPr>
        <w:spacing w:before="360" w:after="140" w:line="480" w:lineRule="exact"/>
        <w:jc w:val="both"/>
        <w:rPr>
          <w:del w:id="553" w:author="yun qiao" w:date="2026-04-15T19:24:00Z"/>
          <w:rFonts w:ascii="Times New Roman" w:eastAsia="宋体" w:hAnsi="Times New Roman" w:cs="Times New Roman"/>
          <w:sz w:val="28"/>
          <w:szCs w:val="28"/>
          <w:lang w:bidi="ar"/>
          <w14:ligatures w14:val="none"/>
        </w:rPr>
        <w:pPrChange w:id="554" w:author="yun qiao" w:date="2026-04-15T19:24:00Z">
          <w:pPr>
            <w:widowControl/>
            <w:spacing w:before="100" w:after="0" w:line="480" w:lineRule="exact"/>
            <w:ind w:firstLineChars="202" w:firstLine="566"/>
            <w:jc w:val="both"/>
          </w:pPr>
        </w:pPrChange>
      </w:pPr>
      <w:ins w:id="555" w:author="yun qiao" w:date="2026-04-15T19:24:00Z">
        <w:r w:rsidRPr="002E6A53">
          <w:rPr>
            <w:rFonts w:ascii="Times New Roman" w:eastAsia="宋体" w:hAnsi="Times New Roman" w:cs="Times New Roman" w:hint="eastAsia"/>
            <w:sz w:val="28"/>
            <w:szCs w:val="28"/>
            <w:lang w:bidi="ar"/>
            <w14:ligatures w14:val="none"/>
          </w:rPr>
          <w:t>综上所述，现有技术在地理处理模型自动构建过程中，仍存在跨平台操作表示不统一、缺乏面向地理处理链的专用生成机制、难以同时兼顾任务语义理解与结构约束、以及生成结果可执行性不足等问题，亟需一种新的技术方案加以解决。</w:t>
        </w:r>
      </w:ins>
      <w:del w:id="556" w:author="yun qiao" w:date="2026-04-15T19:24:00Z">
        <w:r w:rsidDel="002E6A53">
          <w:rPr>
            <w:rFonts w:ascii="Times New Roman" w:eastAsia="宋体" w:hAnsi="Times New Roman" w:cs="Times New Roman" w:hint="eastAsia"/>
            <w:sz w:val="28"/>
            <w:szCs w:val="28"/>
            <w:lang w:bidi="ar"/>
            <w14:ligatures w14:val="none"/>
          </w:rPr>
          <w:delText>地理信息系统（</w:delText>
        </w:r>
        <w:r w:rsidDel="002E6A53">
          <w:rPr>
            <w:rFonts w:ascii="Times New Roman" w:eastAsia="宋体" w:hAnsi="Times New Roman" w:cs="Times New Roman"/>
            <w:sz w:val="28"/>
            <w:szCs w:val="28"/>
            <w:lang w:bidi="ar"/>
            <w14:ligatures w14:val="none"/>
          </w:rPr>
          <w:delText>Geographic Information System</w:delText>
        </w:r>
        <w:r w:rsidDel="002E6A53">
          <w:rPr>
            <w:rFonts w:ascii="Times New Roman" w:eastAsia="宋体" w:hAnsi="Times New Roman" w:cs="Times New Roman" w:hint="eastAsia"/>
            <w:sz w:val="28"/>
            <w:szCs w:val="28"/>
            <w:lang w:bidi="ar"/>
            <w14:ligatures w14:val="none"/>
          </w:rPr>
          <w:delText>，</w:delText>
        </w:r>
        <w:r w:rsidDel="002E6A53">
          <w:rPr>
            <w:rFonts w:ascii="Times New Roman" w:eastAsia="宋体" w:hAnsi="Times New Roman" w:cs="Times New Roman"/>
            <w:sz w:val="28"/>
            <w:szCs w:val="28"/>
            <w:lang w:bidi="ar"/>
            <w14:ligatures w14:val="none"/>
          </w:rPr>
          <w:delText>GIS</w:delText>
        </w:r>
        <w:r w:rsidDel="002E6A53">
          <w:rPr>
            <w:rFonts w:ascii="Times New Roman" w:eastAsia="宋体" w:hAnsi="Times New Roman" w:cs="Times New Roman" w:hint="eastAsia"/>
            <w:sz w:val="28"/>
            <w:szCs w:val="28"/>
            <w:lang w:bidi="ar"/>
            <w14:ligatures w14:val="none"/>
          </w:rPr>
          <w:delText>）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delText>
        </w:r>
      </w:del>
    </w:p>
    <w:p w14:paraId="3767098E" w14:textId="0D8AED83" w:rsidR="00B95363" w:rsidDel="002E6A53" w:rsidRDefault="00000000">
      <w:pPr>
        <w:widowControl/>
        <w:spacing w:before="100" w:after="0" w:line="480" w:lineRule="exact"/>
        <w:ind w:firstLineChars="202" w:firstLine="566"/>
        <w:jc w:val="both"/>
        <w:rPr>
          <w:del w:id="557" w:author="yun qiao" w:date="2026-04-15T19:24:00Z"/>
          <w:rFonts w:ascii="Times New Roman" w:eastAsia="宋体" w:hAnsi="Times New Roman" w:cs="Times New Roman"/>
          <w:sz w:val="28"/>
          <w:szCs w:val="28"/>
          <w:lang w:bidi="ar"/>
          <w14:ligatures w14:val="none"/>
        </w:rPr>
      </w:pPr>
      <w:del w:id="558" w:author="yun qiao" w:date="2026-04-15T19:24:00Z">
        <w:r w:rsidDel="002E6A53">
          <w:rPr>
            <w:rFonts w:ascii="Times New Roman" w:eastAsia="宋体" w:hAnsi="Times New Roman" w:cs="Times New Roman" w:hint="eastAsia"/>
            <w:sz w:val="28"/>
            <w:szCs w:val="28"/>
            <w:lang w:bidi="ar"/>
            <w14:ligatures w14:val="none"/>
          </w:rPr>
          <w:delText>目前主流</w:delText>
        </w:r>
        <w:r w:rsidDel="002E6A53">
          <w:rPr>
            <w:rFonts w:ascii="Times New Roman" w:eastAsia="宋体" w:hAnsi="Times New Roman" w:cs="Times New Roman"/>
            <w:sz w:val="28"/>
            <w:szCs w:val="28"/>
            <w:lang w:bidi="ar"/>
            <w14:ligatures w14:val="none"/>
          </w:rPr>
          <w:delText>GIS</w:delText>
        </w:r>
        <w:r w:rsidDel="002E6A53">
          <w:rPr>
            <w:rFonts w:ascii="Times New Roman" w:eastAsia="宋体" w:hAnsi="Times New Roman" w:cs="Times New Roman" w:hint="eastAsia"/>
            <w:sz w:val="28"/>
            <w:szCs w:val="28"/>
            <w:lang w:bidi="ar"/>
            <w14:ligatures w14:val="none"/>
          </w:rPr>
          <w:delText>软件的建模工具，如</w:delText>
        </w:r>
        <w:r w:rsidDel="002E6A53">
          <w:rPr>
            <w:rFonts w:ascii="Times New Roman" w:eastAsia="宋体" w:hAnsi="Times New Roman" w:cs="Times New Roman"/>
            <w:sz w:val="28"/>
            <w:szCs w:val="28"/>
            <w:lang w:bidi="ar"/>
            <w14:ligatures w14:val="none"/>
          </w:rPr>
          <w:delText>ArcGIS ModelBuilder</w:delText>
        </w:r>
        <w:r w:rsidDel="002E6A53">
          <w:rPr>
            <w:rFonts w:ascii="Times New Roman" w:eastAsia="宋体" w:hAnsi="Times New Roman" w:cs="Times New Roman" w:hint="eastAsia"/>
            <w:sz w:val="28"/>
            <w:szCs w:val="28"/>
            <w:lang w:bidi="ar"/>
            <w14:ligatures w14:val="none"/>
          </w:rPr>
          <w:delText>与</w:delText>
        </w:r>
        <w:r w:rsidDel="002E6A53">
          <w:rPr>
            <w:rFonts w:ascii="Times New Roman" w:eastAsia="宋体" w:hAnsi="Times New Roman" w:cs="Times New Roman"/>
            <w:sz w:val="28"/>
            <w:szCs w:val="28"/>
            <w:lang w:bidi="ar"/>
            <w14:ligatures w14:val="none"/>
          </w:rPr>
          <w:delText>QGIS Graphical Modeler</w:delText>
        </w:r>
        <w:r w:rsidDel="002E6A53">
          <w:rPr>
            <w:rFonts w:ascii="Times New Roman" w:eastAsia="宋体" w:hAnsi="Times New Roman" w:cs="Times New Roman" w:hint="eastAsia"/>
            <w:sz w:val="28"/>
            <w:szCs w:val="28"/>
            <w:lang w:bidi="ar"/>
            <w14:ligatures w14:val="none"/>
          </w:rPr>
          <w:delText>，通常依赖用户以图形化界面的方式手动拖拽算子并配置参数，以构建地理处理模型。此类方法虽然直观，但高度依赖用户的专业知识与经验，构建效率低，且难以保证算子组合的科学性与最优性。</w:delText>
        </w:r>
      </w:del>
    </w:p>
    <w:p w14:paraId="06E66E12" w14:textId="49FB423D" w:rsidR="00B95363" w:rsidDel="002E6A53" w:rsidRDefault="00000000">
      <w:pPr>
        <w:widowControl/>
        <w:spacing w:before="100" w:after="0" w:line="480" w:lineRule="exact"/>
        <w:ind w:firstLineChars="202" w:firstLine="566"/>
        <w:jc w:val="both"/>
        <w:rPr>
          <w:del w:id="559" w:author="yun qiao" w:date="2026-04-15T19:24:00Z"/>
          <w:rFonts w:ascii="Times New Roman" w:eastAsia="宋体" w:hAnsi="Times New Roman" w:cs="Times New Roman"/>
          <w:sz w:val="28"/>
          <w:szCs w:val="28"/>
          <w:lang w:bidi="ar"/>
          <w14:ligatures w14:val="none"/>
        </w:rPr>
      </w:pPr>
      <w:del w:id="560" w:author="yun qiao" w:date="2026-04-15T19:24:00Z">
        <w:r w:rsidDel="002E6A53">
          <w:rPr>
            <w:rFonts w:ascii="Times New Roman" w:eastAsia="宋体" w:hAnsi="Times New Roman" w:cs="Times New Roman" w:hint="eastAsia"/>
            <w:sz w:val="28"/>
            <w:szCs w:val="28"/>
            <w:lang w:bidi="ar"/>
            <w14:ligatures w14:val="none"/>
          </w:rPr>
          <w:delText>近年来，研究者尝试利用多种技术手段实现地理处理模型的自动构建。基于语义检索的方法通过将算子元数据向量化并建立检索索引，能够根据任务描述检索出语义相关的候选算子，但此类方法</w:delText>
        </w:r>
        <w:r w:rsidDel="002E6A53">
          <w:rPr>
            <w:rFonts w:ascii="Times New Roman" w:eastAsia="宋体" w:hAnsi="Times New Roman" w:cs="Times New Roman" w:hint="eastAsia"/>
            <w:sz w:val="28"/>
            <w:szCs w:val="28"/>
            <w:highlight w:val="yellow"/>
            <w:lang w:bidi="ar"/>
            <w14:ligatures w14:val="none"/>
          </w:rPr>
          <w:delText>仅能检索单个算子，无法生成具有逻辑顺序的操作序列，也缺乏对算子间输入输出依赖关系的建模能力</w:delText>
        </w:r>
        <w:r w:rsidDel="002E6A53">
          <w:rPr>
            <w:rFonts w:ascii="Times New Roman" w:eastAsia="宋体" w:hAnsi="Times New Roman" w:cs="Times New Roman" w:hint="eastAsia"/>
            <w:sz w:val="28"/>
            <w:szCs w:val="28"/>
            <w:lang w:bidi="ar"/>
            <w14:ligatures w14:val="none"/>
          </w:rPr>
          <w:delText>。基于图神经网络的方法将算子及其上下文关系建模为图结构，通过图表示学习捕获算子间的结构关联，但此类方法</w:delText>
        </w:r>
        <w:r w:rsidDel="002E6A53">
          <w:rPr>
            <w:rFonts w:ascii="Times New Roman" w:eastAsia="宋体" w:hAnsi="Times New Roman" w:cs="Times New Roman" w:hint="eastAsia"/>
            <w:sz w:val="28"/>
            <w:szCs w:val="28"/>
            <w:highlight w:val="yellow"/>
            <w:lang w:bidi="ar"/>
            <w14:ligatures w14:val="none"/>
          </w:rPr>
          <w:delText>依赖预先构建的候选算子子图，难以实现端到端的操作序列生成</w:delText>
        </w:r>
        <w:r w:rsidDel="002E6A53">
          <w:rPr>
            <w:rFonts w:ascii="Times New Roman" w:eastAsia="宋体" w:hAnsi="Times New Roman" w:cs="Times New Roman" w:hint="eastAsia"/>
            <w:sz w:val="28"/>
            <w:szCs w:val="28"/>
            <w:lang w:bidi="ar"/>
            <w14:ligatures w14:val="none"/>
          </w:rPr>
          <w:delText>。基于大语言模型的方法具有强大的自然语言理解与推理能力，可直接根据任务描述生成算子建议，但</w:delText>
        </w:r>
        <w:r w:rsidDel="002E6A53">
          <w:rPr>
            <w:rFonts w:ascii="Times New Roman" w:eastAsia="宋体" w:hAnsi="Times New Roman" w:cs="Times New Roman" w:hint="eastAsia"/>
            <w:sz w:val="28"/>
            <w:szCs w:val="28"/>
            <w:highlight w:val="yellow"/>
            <w:lang w:bidi="ar"/>
            <w14:ligatures w14:val="none"/>
          </w:rPr>
          <w:delText>由于缺乏领域知识图谱的结构约束，生成结果的可执行性与算子间的兼容性无法得到保证</w:delText>
        </w:r>
        <w:r w:rsidDel="002E6A53">
          <w:rPr>
            <w:rFonts w:ascii="Times New Roman" w:eastAsia="宋体" w:hAnsi="Times New Roman" w:cs="Times New Roman" w:hint="eastAsia"/>
            <w:sz w:val="28"/>
            <w:szCs w:val="28"/>
            <w:lang w:bidi="ar"/>
            <w14:ligatures w14:val="none"/>
          </w:rPr>
          <w:delText>。</w:delText>
        </w:r>
      </w:del>
    </w:p>
    <w:p w14:paraId="51196814" w14:textId="0E83D36F" w:rsidR="00B95363" w:rsidDel="002E6A53" w:rsidRDefault="00000000">
      <w:pPr>
        <w:widowControl/>
        <w:spacing w:before="100" w:after="0" w:line="480" w:lineRule="exact"/>
        <w:ind w:firstLineChars="202" w:firstLine="566"/>
        <w:jc w:val="both"/>
        <w:rPr>
          <w:del w:id="561" w:author="yun qiao" w:date="2026-04-15T19:24:00Z"/>
          <w:rFonts w:ascii="Times New Roman" w:eastAsia="宋体" w:hAnsi="Times New Roman" w:cs="Times New Roman"/>
          <w:sz w:val="28"/>
          <w:szCs w:val="28"/>
          <w:lang w:bidi="ar"/>
          <w14:ligatures w14:val="none"/>
        </w:rPr>
      </w:pPr>
      <w:del w:id="562" w:author="yun qiao" w:date="2026-04-15T19:24:00Z">
        <w:r w:rsidDel="002E6A53">
          <w:rPr>
            <w:rFonts w:ascii="Times New Roman" w:eastAsia="宋体" w:hAnsi="Times New Roman" w:cs="Times New Roman" w:hint="eastAsia"/>
            <w:sz w:val="28"/>
            <w:szCs w:val="28"/>
            <w:lang w:bidi="ar"/>
            <w14:ligatures w14:val="none"/>
          </w:rPr>
          <w:delText>此外，现有方法大多直接面向特定</w:delText>
        </w:r>
        <w:r w:rsidDel="002E6A53">
          <w:rPr>
            <w:rFonts w:ascii="Times New Roman" w:eastAsia="宋体" w:hAnsi="Times New Roman" w:cs="Times New Roman"/>
            <w:sz w:val="28"/>
            <w:szCs w:val="28"/>
            <w:lang w:bidi="ar"/>
            <w14:ligatures w14:val="none"/>
          </w:rPr>
          <w:delText>GIS</w:delText>
        </w:r>
        <w:r w:rsidDel="002E6A53">
          <w:rPr>
            <w:rFonts w:ascii="Times New Roman" w:eastAsia="宋体" w:hAnsi="Times New Roman" w:cs="Times New Roman" w:hint="eastAsia"/>
            <w:sz w:val="28"/>
            <w:szCs w:val="28"/>
            <w:lang w:bidi="ar"/>
            <w14:ligatures w14:val="none"/>
          </w:rPr>
          <w:delText>平台的具体算子进行推荐或生成，不同平台的算子在命名、功能粒度和参数定义上存在显著差异，</w:delText>
        </w:r>
        <w:r w:rsidDel="002E6A53">
          <w:rPr>
            <w:rFonts w:ascii="Times New Roman" w:eastAsia="宋体" w:hAnsi="Times New Roman" w:cs="Times New Roman" w:hint="eastAsia"/>
            <w:sz w:val="28"/>
            <w:szCs w:val="28"/>
            <w:highlight w:val="yellow"/>
            <w:lang w:bidi="ar"/>
            <w14:ligatures w14:val="none"/>
          </w:rPr>
          <w:delText>导致推荐模型难以在不同平台之间迁移复用</w:delText>
        </w:r>
        <w:r w:rsidDel="002E6A53">
          <w:rPr>
            <w:rFonts w:ascii="Times New Roman" w:eastAsia="宋体" w:hAnsi="Times New Roman" w:cs="Times New Roman" w:hint="eastAsia"/>
            <w:sz w:val="28"/>
            <w:szCs w:val="28"/>
            <w:lang w:bidi="ar"/>
            <w14:ligatures w14:val="none"/>
          </w:rPr>
          <w:delText>。由于缺乏统一的操作抽象层，模型的生成空间与具体平台的算子空间耦合，既增大了模型学习的复杂度，也限制了方法的通用性。因此，</w:delText>
        </w:r>
        <w:r w:rsidDel="002E6A53">
          <w:rPr>
            <w:rFonts w:ascii="Times New Roman" w:eastAsia="宋体" w:hAnsi="Times New Roman" w:cs="Times New Roman" w:hint="eastAsia"/>
            <w:sz w:val="28"/>
            <w:szCs w:val="28"/>
            <w:highlight w:val="yellow"/>
            <w:lang w:bidi="ar"/>
            <w14:ligatures w14:val="none"/>
          </w:rPr>
          <w:delText>如何建立跨平台的统一操作表示，实现生成推理与具体执行的解耦，是地理处理模型自动构建中亟待解决的关键问题</w:delText>
        </w:r>
        <w:r w:rsidDel="002E6A53">
          <w:rPr>
            <w:rFonts w:ascii="Times New Roman" w:eastAsia="宋体" w:hAnsi="Times New Roman" w:cs="Times New Roman" w:hint="eastAsia"/>
            <w:sz w:val="28"/>
            <w:szCs w:val="28"/>
            <w:lang w:bidi="ar"/>
            <w14:ligatures w14:val="none"/>
          </w:rPr>
          <w:delText>。</w:delText>
        </w:r>
      </w:del>
    </w:p>
    <w:p w14:paraId="56BAA24D" w14:textId="5A96F813" w:rsidR="00B95363" w:rsidDel="002E6A53" w:rsidRDefault="00000000">
      <w:pPr>
        <w:widowControl/>
        <w:spacing w:before="100" w:after="0" w:line="480" w:lineRule="exact"/>
        <w:ind w:firstLineChars="202" w:firstLine="566"/>
        <w:jc w:val="both"/>
        <w:rPr>
          <w:del w:id="563" w:author="yun qiao" w:date="2026-04-15T19:24:00Z"/>
          <w:rFonts w:ascii="Times New Roman" w:eastAsia="宋体" w:hAnsi="Times New Roman" w:cs="Times New Roman"/>
          <w:sz w:val="28"/>
          <w:szCs w:val="28"/>
          <w:lang w:bidi="ar"/>
          <w14:ligatures w14:val="none"/>
        </w:rPr>
      </w:pPr>
      <w:del w:id="564" w:author="yun qiao" w:date="2026-04-15T19:24:00Z">
        <w:r w:rsidDel="002E6A53">
          <w:rPr>
            <w:rFonts w:ascii="Times New Roman" w:eastAsia="宋体" w:hAnsi="Times New Roman" w:cs="Times New Roman" w:hint="eastAsia"/>
            <w:sz w:val="28"/>
            <w:szCs w:val="28"/>
            <w:lang w:bidi="ar"/>
            <w14:ligatures w14:val="none"/>
          </w:rPr>
          <w:delText>在序列生成领域，基于</w:delText>
        </w:r>
        <w:r w:rsidDel="002E6A53">
          <w:rPr>
            <w:rFonts w:ascii="Times New Roman" w:eastAsia="宋体" w:hAnsi="Times New Roman" w:cs="Times New Roman"/>
            <w:sz w:val="28"/>
            <w:szCs w:val="28"/>
            <w:lang w:bidi="ar"/>
            <w14:ligatures w14:val="none"/>
          </w:rPr>
          <w:delText>Transformer</w:delText>
        </w:r>
        <w:r w:rsidDel="002E6A53">
          <w:rPr>
            <w:rFonts w:ascii="Times New Roman" w:eastAsia="宋体" w:hAnsi="Times New Roman" w:cs="Times New Roman" w:hint="eastAsia"/>
            <w:sz w:val="28"/>
            <w:szCs w:val="28"/>
            <w:lang w:bidi="ar"/>
            <w14:ligatures w14:val="none"/>
          </w:rPr>
          <w:delText>的自回归生成模型已在自然语言处理、代码生成等领域取得广泛应用。然而，将此类模型应用于地理处理操作序列生成时，面临</w:delText>
        </w:r>
        <w:r w:rsidDel="002E6A53">
          <w:rPr>
            <w:rFonts w:ascii="Times New Roman" w:eastAsia="宋体" w:hAnsi="Times New Roman" w:cs="Times New Roman" w:hint="eastAsia"/>
            <w:sz w:val="28"/>
            <w:szCs w:val="28"/>
            <w:highlight w:val="yellow"/>
            <w:lang w:bidi="ar"/>
            <w14:ligatures w14:val="none"/>
          </w:rPr>
          <w:delText>训练与推理阶段分布不匹配的问题</w:delText>
        </w:r>
        <w:r w:rsidDel="002E6A53">
          <w:rPr>
            <w:rFonts w:ascii="Times New Roman" w:eastAsia="宋体" w:hAnsi="Times New Roman" w:cs="Times New Roman" w:hint="eastAsia"/>
            <w:sz w:val="28"/>
            <w:szCs w:val="28"/>
            <w:lang w:bidi="ar"/>
            <w14:ligatures w14:val="none"/>
          </w:rPr>
          <w:delText>：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约束条件，</w:delText>
        </w:r>
        <w:r w:rsidDel="002E6A53">
          <w:rPr>
            <w:rFonts w:ascii="Times New Roman" w:eastAsia="宋体" w:hAnsi="Times New Roman" w:cs="Times New Roman" w:hint="eastAsia"/>
            <w:sz w:val="28"/>
            <w:szCs w:val="28"/>
            <w:highlight w:val="yellow"/>
            <w:lang w:bidi="ar"/>
            <w14:ligatures w14:val="none"/>
          </w:rPr>
          <w:delText>如何在生成过程中有效融入任务条件信息以指导序列生成</w:delText>
        </w:r>
        <w:r w:rsidDel="002E6A53">
          <w:rPr>
            <w:rFonts w:ascii="Times New Roman" w:eastAsia="宋体" w:hAnsi="Times New Roman" w:cs="Times New Roman" w:hint="eastAsia"/>
            <w:sz w:val="28"/>
            <w:szCs w:val="28"/>
            <w:lang w:bidi="ar"/>
            <w14:ligatures w14:val="none"/>
          </w:rPr>
          <w:delText>，也是需要解决的技术挑战。</w:delText>
        </w:r>
      </w:del>
    </w:p>
    <w:p w14:paraId="50F15869" w14:textId="64F78984" w:rsidR="00B95363" w:rsidDel="002E6A53" w:rsidRDefault="00000000">
      <w:pPr>
        <w:widowControl/>
        <w:spacing w:before="100" w:after="0" w:line="480" w:lineRule="exact"/>
        <w:ind w:firstLineChars="202" w:firstLine="566"/>
        <w:jc w:val="both"/>
        <w:rPr>
          <w:del w:id="565" w:author="yun qiao" w:date="2026-04-15T19:24:00Z"/>
          <w:rFonts w:ascii="Times New Roman" w:eastAsia="宋体" w:hAnsi="Times New Roman" w:cs="Times New Roman"/>
          <w:sz w:val="28"/>
          <w:szCs w:val="28"/>
          <w:lang w:bidi="ar"/>
          <w14:ligatures w14:val="none"/>
        </w:rPr>
      </w:pPr>
      <w:del w:id="566" w:author="yun qiao" w:date="2026-04-15T19:24:00Z">
        <w:r w:rsidDel="002E6A53">
          <w:rPr>
            <w:rFonts w:ascii="Times New Roman" w:eastAsia="宋体" w:hAnsi="Times New Roman" w:cs="Times New Roman" w:hint="eastAsia"/>
            <w:sz w:val="28"/>
            <w:szCs w:val="28"/>
            <w:lang w:bidi="ar"/>
            <w14:ligatures w14:val="none"/>
          </w:rPr>
          <w:delText>因此，如何在跨平台统一的操作语义空间基础上，将序列生成模型的端到端生成能力与知识图谱结构推理和大语言模型语义评估的协同机制相结合，在统一的操作抽象层上实现任务条件驱动的操作序列自动生成，并通过知识图谱约束保证生成结果的结构合理性与可执行性，是实现地理处理模型全自动构建的关键技术问题。</w:delText>
        </w:r>
      </w:del>
    </w:p>
    <w:p w14:paraId="55D99853" w14:textId="07638478" w:rsidR="00B95363" w:rsidRDefault="00000000">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del w:id="567" w:author="yun qiao" w:date="2026-04-15T19:24:00Z">
        <w:r w:rsidDel="002E6A53">
          <w:rPr>
            <w:rFonts w:ascii="Times New Roman" w:eastAsia="宋体" w:hAnsi="Times New Roman" w:cs="Times New Roman" w:hint="eastAsia"/>
            <w:sz w:val="28"/>
            <w:szCs w:val="28"/>
            <w:lang w:bidi="ar"/>
            <w14:ligatures w14:val="none"/>
          </w:rPr>
          <w:delText>综上所述，现有技术在地理处理模型自动构建过程中，存在无法实现从自然语言任务到结构合理且可执行算子链的端到端自动生成、缺乏统一操作抽象以及难以兼顾语义理解与结构约束等问题，亟需一种新的技术方案加以解决。</w:delText>
        </w:r>
      </w:del>
    </w:p>
    <w:p w14:paraId="17B57C60" w14:textId="77777777" w:rsidR="00B95363" w:rsidRDefault="00000000">
      <w:pPr>
        <w:spacing w:before="360" w:after="140" w:line="480" w:lineRule="exact"/>
        <w:jc w:val="both"/>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t>发明内容</w:t>
      </w:r>
    </w:p>
    <w:p w14:paraId="287128A5" w14:textId="742DC5B4" w:rsidR="00B95363" w:rsidRPr="00D531DA" w:rsidRDefault="00D531DA" w:rsidP="004646CE">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D531DA">
        <w:rPr>
          <w:rFonts w:ascii="Times New Roman" w:eastAsia="宋体" w:hAnsi="Times New Roman" w:cs="Times New Roman" w:hint="eastAsia"/>
          <w:sz w:val="28"/>
          <w:szCs w:val="28"/>
          <w14:ligatures w14:val="none"/>
        </w:rPr>
        <w:t>有鉴于此，本发明提出了一种基于跨平台语义解耦与图谱大模型协同的地理处理模型自动构建方法，通过构建跨平台统一的操作语义空间，训练面向地理处理任务的专用序列生成模型，并在推理阶段引入任务条件约束与操作结构约束，结合目标平台算子映射及修复优化机制，实现从自然语言任务描述到结构合理且可执行的地理处理模型的自动构建。</w:t>
      </w:r>
    </w:p>
    <w:p w14:paraId="18311D82"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本发明第一方面，</w:t>
      </w:r>
      <w:r>
        <w:rPr>
          <w:rFonts w:ascii="Times New Roman" w:eastAsia="宋体" w:hAnsi="Times New Roman" w:cs="Times New Roman" w:hint="eastAsia"/>
          <w:sz w:val="28"/>
          <w14:ligatures w14:val="none"/>
        </w:rPr>
        <w:t>公开了一种基于跨平台语义解耦与图谱大模型协同的地理处理模型自动构建方法，所述方法包括如下步</w:t>
      </w:r>
      <w:r>
        <w:rPr>
          <w:rFonts w:ascii="Times New Roman" w:eastAsia="宋体" w:hAnsi="Times New Roman" w:cs="Times New Roman" w:hint="eastAsia"/>
          <w:sz w:val="28"/>
          <w:szCs w:val="28"/>
          <w14:ligatures w14:val="none"/>
        </w:rPr>
        <w:t>骤：</w:t>
      </w:r>
    </w:p>
    <w:p w14:paraId="36465D13" w14:textId="77777777" w:rsidR="004646CE" w:rsidRPr="00350A5D" w:rsidRDefault="004646CE" w:rsidP="004646CE">
      <w:pPr>
        <w:spacing w:after="0" w:line="480" w:lineRule="exact"/>
        <w:ind w:firstLineChars="200" w:firstLine="560"/>
        <w:jc w:val="both"/>
        <w:rPr>
          <w:ins w:id="568" w:author="yun qiao" w:date="2026-04-15T19:29:00Z"/>
          <w:rFonts w:ascii="Times New Roman" w:eastAsia="宋体" w:hAnsi="Times New Roman" w:cs="Times New Roman"/>
          <w:sz w:val="28"/>
          <w:szCs w:val="28"/>
          <w14:ligatures w14:val="none"/>
        </w:rPr>
      </w:pPr>
      <w:ins w:id="569" w:author="yun qiao" w:date="2026-04-15T19:29:00Z">
        <w:r>
          <w:rPr>
            <w:rFonts w:ascii="Times New Roman" w:eastAsia="宋体" w:hAnsi="Times New Roman" w:cs="Times New Roman" w:hint="eastAsia"/>
            <w:sz w:val="28"/>
            <w:szCs w:val="28"/>
            <w14:ligatures w14:val="none"/>
          </w:rPr>
          <w:t>通过</w:t>
        </w:r>
        <w:r w:rsidRPr="00350A5D">
          <w:rPr>
            <w:rFonts w:ascii="Times New Roman" w:eastAsia="宋体" w:hAnsi="Times New Roman" w:cs="Times New Roman" w:hint="eastAsia"/>
            <w:sz w:val="28"/>
            <w:szCs w:val="28"/>
            <w14:ligatures w14:val="none"/>
          </w:rPr>
          <w:t>获取多源地理处理软件中的算子及其输入输出参数信息，构建知识图谱；建立平台无关的操作原语层次化分类体系以及具体平台算子与操作原语之间的映射关系，由所述操作原语集合构建序列生成模型的输出词表，形成跨平台</w:t>
        </w:r>
        <w:r w:rsidRPr="00350A5D">
          <w:rPr>
            <w:rFonts w:ascii="Times New Roman" w:eastAsia="宋体" w:hAnsi="Times New Roman" w:cs="Times New Roman" w:hint="eastAsia"/>
            <w:sz w:val="28"/>
            <w:szCs w:val="28"/>
            <w14:ligatures w14:val="none"/>
          </w:rPr>
          <w:lastRenderedPageBreak/>
          <w:t>统一的操作语义空间，实现生成推理与具体执行的解耦；</w:t>
        </w:r>
      </w:ins>
    </w:p>
    <w:p w14:paraId="446D6F14" w14:textId="3E042EE8" w:rsidR="004646CE" w:rsidRPr="00350A5D" w:rsidRDefault="00C52230" w:rsidP="004646CE">
      <w:pPr>
        <w:spacing w:after="0" w:line="480" w:lineRule="exact"/>
        <w:ind w:firstLineChars="200" w:firstLine="560"/>
        <w:jc w:val="both"/>
        <w:rPr>
          <w:ins w:id="570" w:author="yun qiao" w:date="2026-04-15T19:29:00Z"/>
          <w:rFonts w:ascii="Times New Roman" w:eastAsia="宋体" w:hAnsi="Times New Roman" w:cs="Times New Roman"/>
          <w:sz w:val="28"/>
          <w:szCs w:val="28"/>
          <w14:ligatures w14:val="none"/>
        </w:rPr>
      </w:pPr>
      <w:ins w:id="571" w:author="yun qiao" w:date="2026-04-15T20:14:00Z">
        <w:r>
          <w:rPr>
            <w:rFonts w:ascii="Times New Roman" w:eastAsia="宋体" w:hAnsi="Times New Roman" w:cs="Times New Roman" w:hint="eastAsia"/>
            <w:sz w:val="28"/>
            <w:szCs w:val="28"/>
            <w14:ligatures w14:val="none"/>
          </w:rPr>
          <w:t>通过</w:t>
        </w:r>
        <w:r w:rsidRPr="000721DA">
          <w:rPr>
            <w:rFonts w:ascii="Times New Roman" w:eastAsia="宋体" w:hAnsi="Times New Roman" w:cs="Times New Roman" w:hint="eastAsia"/>
            <w:sz w:val="28"/>
            <w:szCs w:val="28"/>
            <w14:ligatures w14:val="none"/>
          </w:rPr>
          <w:t>接收用户输入的自然语言地理处理任务描述，对所述任务描述进行语义解析，提取地理处理操作类型、空间数据对象及处理约束条件等结构化语义特征，并基于预定义的地理处理任务类型体系构建统一的结构化语义表示</w:t>
        </w:r>
      </w:ins>
      <w:ins w:id="572" w:author="yun qiao" w:date="2026-04-15T19:29:00Z">
        <w:r w:rsidR="004646CE" w:rsidRPr="00350A5D">
          <w:rPr>
            <w:rFonts w:ascii="Times New Roman" w:eastAsia="宋体" w:hAnsi="Times New Roman" w:cs="Times New Roman" w:hint="eastAsia"/>
            <w:sz w:val="28"/>
            <w:szCs w:val="28"/>
            <w14:ligatures w14:val="none"/>
          </w:rPr>
          <w:t>；</w:t>
        </w:r>
      </w:ins>
    </w:p>
    <w:p w14:paraId="354B2F8D" w14:textId="77777777" w:rsidR="004646CE" w:rsidRPr="00350A5D" w:rsidRDefault="004646CE" w:rsidP="004646CE">
      <w:pPr>
        <w:spacing w:after="0" w:line="480" w:lineRule="exact"/>
        <w:ind w:firstLineChars="200" w:firstLine="560"/>
        <w:jc w:val="both"/>
        <w:rPr>
          <w:ins w:id="573" w:author="yun qiao" w:date="2026-04-15T19:29:00Z"/>
          <w:rFonts w:ascii="Times New Roman" w:eastAsia="宋体" w:hAnsi="Times New Roman" w:cs="Times New Roman"/>
          <w:sz w:val="28"/>
          <w:szCs w:val="28"/>
          <w14:ligatures w14:val="none"/>
        </w:rPr>
      </w:pPr>
      <w:ins w:id="574" w:author="yun qiao" w:date="2026-04-15T19:29:00Z">
        <w:r>
          <w:rPr>
            <w:rFonts w:ascii="Times New Roman" w:eastAsia="宋体" w:hAnsi="Times New Roman" w:cs="Times New Roman" w:hint="eastAsia"/>
            <w:sz w:val="28"/>
            <w:szCs w:val="28"/>
            <w14:ligatures w14:val="none"/>
          </w:rPr>
          <w:t>通过</w:t>
        </w:r>
        <w:r w:rsidRPr="00350A5D">
          <w:rPr>
            <w:rFonts w:ascii="Times New Roman" w:eastAsia="宋体" w:hAnsi="Times New Roman" w:cs="Times New Roman" w:hint="eastAsia"/>
            <w:sz w:val="28"/>
            <w:szCs w:val="28"/>
            <w14:ligatures w14:val="none"/>
          </w:rPr>
          <w:t>构建并训练面向地理处理任务的基于</w:t>
        </w:r>
        <w:r w:rsidRPr="00350A5D">
          <w:rPr>
            <w:rFonts w:ascii="Times New Roman" w:eastAsia="宋体" w:hAnsi="Times New Roman" w:cs="Times New Roman" w:hint="eastAsia"/>
            <w:sz w:val="28"/>
            <w:szCs w:val="28"/>
            <w14:ligatures w14:val="none"/>
          </w:rPr>
          <w:t>Transformer</w:t>
        </w:r>
        <w:r w:rsidRPr="00350A5D">
          <w:rPr>
            <w:rFonts w:ascii="Times New Roman" w:eastAsia="宋体" w:hAnsi="Times New Roman" w:cs="Times New Roman" w:hint="eastAsia"/>
            <w:sz w:val="28"/>
            <w:szCs w:val="28"/>
            <w14:ligatures w14:val="none"/>
          </w:rPr>
          <w:t>解码器的专用序列生成模型，</w:t>
        </w:r>
        <w:r w:rsidRPr="00752CD3">
          <w:rPr>
            <w:rFonts w:ascii="Times New Roman" w:eastAsia="宋体" w:hAnsi="Times New Roman" w:cs="Times New Roman" w:hint="eastAsia"/>
            <w:sz w:val="28"/>
            <w:szCs w:val="28"/>
            <w14:ligatures w14:val="none"/>
          </w:rPr>
          <w:t>所述专用序列生成模型融合知识图谱语义先验</w:t>
        </w:r>
        <w:r w:rsidRPr="00350A5D">
          <w:rPr>
            <w:rFonts w:ascii="Times New Roman" w:eastAsia="宋体" w:hAnsi="Times New Roman" w:cs="Times New Roman" w:hint="eastAsia"/>
            <w:sz w:val="28"/>
            <w:szCs w:val="28"/>
            <w14:ligatures w14:val="none"/>
          </w:rPr>
          <w:t>，并采用特征级线性调制机制将任务条件向量注入各解码层；</w:t>
        </w:r>
        <w:r w:rsidRPr="00350A5D" w:rsidDel="007B3E53">
          <w:rPr>
            <w:rFonts w:ascii="Times New Roman" w:eastAsia="宋体" w:hAnsi="Times New Roman" w:cs="Times New Roman" w:hint="eastAsia"/>
            <w:sz w:val="28"/>
            <w:szCs w:val="28"/>
            <w14:ligatures w14:val="none"/>
          </w:rPr>
          <w:t xml:space="preserve"> </w:t>
        </w:r>
      </w:ins>
    </w:p>
    <w:p w14:paraId="206C1389" w14:textId="77777777" w:rsidR="004646CE" w:rsidRPr="00350A5D" w:rsidRDefault="004646CE" w:rsidP="004646CE">
      <w:pPr>
        <w:spacing w:after="0" w:line="480" w:lineRule="exact"/>
        <w:ind w:firstLineChars="200" w:firstLine="560"/>
        <w:jc w:val="both"/>
        <w:rPr>
          <w:ins w:id="575" w:author="yun qiao" w:date="2026-04-15T19:29:00Z"/>
          <w:rFonts w:ascii="Times New Roman" w:eastAsia="宋体" w:hAnsi="Times New Roman" w:cs="Times New Roman"/>
          <w:sz w:val="28"/>
          <w:szCs w:val="28"/>
          <w14:ligatures w14:val="none"/>
        </w:rPr>
      </w:pPr>
      <w:ins w:id="576" w:author="yun qiao" w:date="2026-04-15T19:29:00Z">
        <w:r w:rsidRPr="00D64D4A">
          <w:rPr>
            <w:rFonts w:ascii="Times New Roman" w:eastAsia="宋体" w:hAnsi="Times New Roman" w:cs="Times New Roman"/>
            <w:sz w:val="28"/>
            <w:szCs w:val="28"/>
            <w14:ligatures w14:val="none"/>
          </w:rPr>
          <w:t>基于所述结构化语义表示，利用所述专用序列生成模型在所述操作语义空间内，依据预构建的操作原语转移合法性约束、已生成序列的层次归属关系及相邻步骤输入输出类型约束对候选操作原语进行筛选，生成满足任务语义一致性及操作结构约束的候选操作原语序列</w:t>
        </w:r>
        <w:r w:rsidRPr="007B3E53">
          <w:rPr>
            <w:rFonts w:ascii="Times New Roman" w:eastAsia="宋体" w:hAnsi="Times New Roman" w:cs="Times New Roman" w:hint="eastAsia"/>
            <w:sz w:val="28"/>
            <w:szCs w:val="28"/>
            <w14:ligatures w14:val="none"/>
          </w:rPr>
          <w:t>；</w:t>
        </w:r>
      </w:ins>
    </w:p>
    <w:p w14:paraId="6D36240B" w14:textId="77777777" w:rsidR="004646CE" w:rsidRPr="00350A5D" w:rsidRDefault="004646CE" w:rsidP="004646CE">
      <w:pPr>
        <w:spacing w:after="0" w:line="480" w:lineRule="exact"/>
        <w:ind w:firstLineChars="200" w:firstLine="560"/>
        <w:jc w:val="both"/>
        <w:rPr>
          <w:ins w:id="577" w:author="yun qiao" w:date="2026-04-15T19:29:00Z"/>
          <w:rFonts w:ascii="Times New Roman" w:eastAsia="宋体" w:hAnsi="Times New Roman" w:cs="Times New Roman"/>
          <w:sz w:val="28"/>
          <w:szCs w:val="28"/>
          <w14:ligatures w14:val="none"/>
        </w:rPr>
      </w:pPr>
      <w:ins w:id="578" w:author="yun qiao" w:date="2026-04-15T19:29:00Z">
        <w:r w:rsidRPr="00350A5D">
          <w:rPr>
            <w:rFonts w:ascii="Times New Roman" w:eastAsia="宋体" w:hAnsi="Times New Roman" w:cs="Times New Roman" w:hint="eastAsia"/>
            <w:sz w:val="28"/>
            <w:szCs w:val="28"/>
            <w14:ligatures w14:val="none"/>
          </w:rPr>
          <w:t>基于所述知识图谱中操作原语与具体算子的映射关系，将所述候选操作原语序列映射为目标平台中的候选算子链，并结合映射覆盖度、语义相似度及输入输出数据类型兼容性约束对映射结果进行筛选；</w:t>
        </w:r>
      </w:ins>
    </w:p>
    <w:p w14:paraId="066E7F49" w14:textId="5BC10C06" w:rsidR="00B95363" w:rsidDel="004646CE" w:rsidRDefault="004646CE">
      <w:pPr>
        <w:spacing w:after="0" w:line="480" w:lineRule="exact"/>
        <w:ind w:firstLineChars="200" w:firstLine="560"/>
        <w:jc w:val="both"/>
        <w:rPr>
          <w:del w:id="579" w:author="yun qiao" w:date="2026-04-15T19:29:00Z"/>
          <w:rFonts w:ascii="Times New Roman" w:eastAsia="宋体" w:hAnsi="Times New Roman" w:cs="Times New Roman"/>
          <w:sz w:val="28"/>
          <w:szCs w:val="28"/>
          <w14:ligatures w14:val="none"/>
        </w:rPr>
        <w:pPrChange w:id="580" w:author="yun qiao" w:date="2026-04-15T19:29:00Z">
          <w:pPr>
            <w:widowControl/>
            <w:spacing w:before="100" w:after="0" w:line="480" w:lineRule="exact"/>
            <w:ind w:firstLineChars="200" w:firstLine="560"/>
            <w:jc w:val="both"/>
          </w:pPr>
        </w:pPrChange>
      </w:pPr>
      <w:ins w:id="581" w:author="yun qiao" w:date="2026-04-15T19:29:00Z">
        <w:r w:rsidRPr="00350A5D">
          <w:rPr>
            <w:rFonts w:ascii="Times New Roman" w:eastAsia="宋体" w:hAnsi="Times New Roman" w:cs="Times New Roman" w:hint="eastAsia"/>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ins>
      <w:commentRangeStart w:id="582"/>
      <w:del w:id="583" w:author="yun qiao" w:date="2026-04-15T19:29:00Z">
        <w:r w:rsidDel="004646CE">
          <w:rPr>
            <w:rFonts w:ascii="Times New Roman" w:eastAsia="宋体" w:hAnsi="Times New Roman" w:cs="Times New Roman" w:hint="eastAsia"/>
            <w:sz w:val="28"/>
            <w:szCs w:val="28"/>
            <w14:ligatures w14:val="none"/>
          </w:rPr>
          <w:delText>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w:delText>
        </w:r>
      </w:del>
    </w:p>
    <w:p w14:paraId="5815C918" w14:textId="16B08D86" w:rsidR="00B95363" w:rsidDel="004646CE" w:rsidRDefault="00000000">
      <w:pPr>
        <w:spacing w:after="0" w:line="480" w:lineRule="exact"/>
        <w:ind w:firstLineChars="200" w:firstLine="560"/>
        <w:rPr>
          <w:del w:id="584" w:author="yun qiao" w:date="2026-04-15T19:29:00Z"/>
          <w:rFonts w:ascii="Times New Roman" w:eastAsia="宋体" w:hAnsi="Times New Roman" w:cs="Times New Roman"/>
          <w:sz w:val="28"/>
          <w:szCs w:val="28"/>
          <w14:ligatures w14:val="none"/>
        </w:rPr>
      </w:pPr>
      <w:del w:id="585" w:author="yun qiao" w:date="2026-04-15T19:29:00Z">
        <w:r w:rsidDel="004646CE">
          <w:rPr>
            <w:rFonts w:ascii="Times New Roman" w:eastAsia="宋体" w:hAnsi="Times New Roman" w:cs="Times New Roman" w:hint="eastAsia"/>
            <w:sz w:val="28"/>
            <w:szCs w:val="28"/>
            <w14:ligatures w14:val="none"/>
          </w:rPr>
          <w:delText>通过建立操作原语的层次化分类体系，将地理处理操作划分为操作大类、操作子类及操作原语多个抽象层级，并建立知识图谱中具体算子与操作原语之间的映射关系，以形成跨平台统一的操作语义空间；所述操作语义空间作为序列生成模型的目标输出空间，用于实现生成推理与具体执行的解耦；</w:delText>
        </w:r>
        <w:commentRangeEnd w:id="582"/>
        <w:r w:rsidDel="004646CE">
          <w:commentReference w:id="582"/>
        </w:r>
      </w:del>
    </w:p>
    <w:p w14:paraId="56D072B0" w14:textId="2FEA4720" w:rsidR="00B95363" w:rsidDel="004646CE" w:rsidRDefault="00000000">
      <w:pPr>
        <w:widowControl/>
        <w:spacing w:before="100" w:after="0" w:line="480" w:lineRule="exact"/>
        <w:ind w:firstLineChars="200" w:firstLine="560"/>
        <w:jc w:val="both"/>
        <w:rPr>
          <w:del w:id="586" w:author="yun qiao" w:date="2026-04-15T19:29:00Z"/>
          <w:rFonts w:ascii="Times New Roman" w:eastAsia="宋体" w:hAnsi="Times New Roman" w:cs="Times New Roman"/>
          <w:sz w:val="28"/>
          <w:szCs w:val="28"/>
          <w14:ligatures w14:val="none"/>
        </w:rPr>
      </w:pPr>
      <w:del w:id="587" w:author="yun qiao" w:date="2026-04-15T19:29:00Z">
        <w:r w:rsidDel="004646CE">
          <w:rPr>
            <w:rFonts w:ascii="Times New Roman" w:eastAsia="宋体" w:hAnsi="Times New Roman" w:cs="Times New Roman" w:hint="eastAsia"/>
            <w:sz w:val="28"/>
            <w:szCs w:val="28"/>
            <w14:ligatures w14:val="none"/>
          </w:rPr>
          <w:delText>通过接收用户输入的自然语言任务描述，对所述任务描述进行语义解析，提取任务类型、操作对象及约束条件等结构化语义特征，并构建统一的结构化语义表示；</w:delText>
        </w:r>
      </w:del>
    </w:p>
    <w:p w14:paraId="15CCA308" w14:textId="1D093AEA" w:rsidR="00B95363" w:rsidDel="004646CE" w:rsidRDefault="00000000">
      <w:pPr>
        <w:widowControl/>
        <w:spacing w:before="100" w:after="0" w:line="480" w:lineRule="exact"/>
        <w:ind w:firstLineChars="200" w:firstLine="560"/>
        <w:jc w:val="both"/>
        <w:rPr>
          <w:del w:id="588" w:author="yun qiao" w:date="2026-04-15T19:29:00Z"/>
          <w:rFonts w:ascii="Times New Roman" w:eastAsia="宋体" w:hAnsi="Times New Roman" w:cs="Times New Roman"/>
          <w:sz w:val="28"/>
          <w:szCs w:val="28"/>
          <w14:ligatures w14:val="none"/>
        </w:rPr>
      </w:pPr>
      <w:del w:id="589" w:author="yun qiao" w:date="2026-04-15T19:29:00Z">
        <w:r w:rsidDel="004646CE">
          <w:rPr>
            <w:rFonts w:ascii="Times New Roman" w:eastAsia="宋体" w:hAnsi="Times New Roman" w:cs="Times New Roman" w:hint="eastAsia"/>
            <w:sz w:val="28"/>
            <w:szCs w:val="28"/>
            <w14:ligatures w14:val="none"/>
          </w:rPr>
          <w:delText>基于所述结构化语义特征，利用序列生成模型在所述操作语义空间内生成候选操作原语序列，并依据操作原语层次约束、转移合法性约束以及相邻步骤输入输出类型约束，对每一时间步的候选操作原语集合进行筛选，以生成满足任务语义一致性和操作结构约束的候选操作原语序列；</w:delText>
        </w:r>
      </w:del>
    </w:p>
    <w:p w14:paraId="66971C42" w14:textId="7676AFA3" w:rsidR="00B95363" w:rsidDel="004646CE" w:rsidRDefault="00000000">
      <w:pPr>
        <w:widowControl/>
        <w:spacing w:before="100" w:after="0" w:line="480" w:lineRule="exact"/>
        <w:ind w:firstLineChars="200" w:firstLine="560"/>
        <w:jc w:val="both"/>
        <w:rPr>
          <w:del w:id="590" w:author="yun qiao" w:date="2026-04-15T19:29:00Z"/>
          <w:rFonts w:ascii="Times New Roman" w:eastAsia="宋体" w:hAnsi="Times New Roman" w:cs="Times New Roman"/>
          <w:sz w:val="28"/>
          <w:szCs w:val="28"/>
          <w14:ligatures w14:val="none"/>
        </w:rPr>
      </w:pPr>
      <w:del w:id="591" w:author="yun qiao" w:date="2026-04-15T19:29:00Z">
        <w:r w:rsidDel="004646CE">
          <w:rPr>
            <w:rFonts w:ascii="Times New Roman" w:eastAsia="宋体" w:hAnsi="Times New Roman" w:cs="Times New Roman" w:hint="eastAsia"/>
            <w:sz w:val="28"/>
            <w:szCs w:val="28"/>
            <w14:ligatures w14:val="none"/>
          </w:rPr>
          <w:delText>基于所述知识图谱中操作原语与具体算子的映射关系，对所述候选操作原语序列进行逐步映射，并对所述候选操作原语序列在目标平台中的可映射情况执行映射覆盖度校验，结合语义相似度及输入输出数据类型的兼容性约束，对映射结果进行筛选，得到候选算子链；</w:delText>
        </w:r>
      </w:del>
    </w:p>
    <w:p w14:paraId="4CF68254" w14:textId="423CEC69" w:rsidR="00B95363" w:rsidDel="004646CE" w:rsidRDefault="00000000">
      <w:pPr>
        <w:widowControl/>
        <w:spacing w:before="100" w:after="0" w:line="480" w:lineRule="exact"/>
        <w:ind w:firstLineChars="200" w:firstLine="560"/>
        <w:jc w:val="both"/>
        <w:rPr>
          <w:del w:id="592" w:author="yun qiao" w:date="2026-04-09T10:13:00Z"/>
          <w:rFonts w:ascii="Times New Roman" w:eastAsia="宋体" w:hAnsi="Times New Roman" w:cs="Times New Roman"/>
          <w:sz w:val="28"/>
          <w:szCs w:val="28"/>
          <w14:ligatures w14:val="none"/>
        </w:rPr>
      </w:pPr>
      <w:del w:id="593" w:author="yun qiao" w:date="2026-04-15T19:29:00Z">
        <w:r w:rsidDel="004646CE">
          <w:rPr>
            <w:rFonts w:ascii="Times New Roman" w:eastAsia="宋体" w:hAnsi="Times New Roman" w:cs="Times New Roman" w:hint="eastAsia"/>
            <w:sz w:val="28"/>
            <w:szCs w:val="28"/>
            <w14:ligatures w14:val="none"/>
          </w:rPr>
          <w:delText>基于多源约束对所述候选算子链进行评估与优化，包括结构约束评估、语义一致性评估及映射覆盖度评估，并针对存在映射缺失、输入输出不兼容或局部链路不合法的候选算子链进行替代修复，输出最优的地理处理算子链及对应的自动化模型结构，实现从自然语言任务到可执行地理处理模型的全自动构建。</w:delText>
        </w:r>
      </w:del>
    </w:p>
    <w:p w14:paraId="26DB0C9B" w14:textId="77777777" w:rsidR="004646CE" w:rsidRDefault="004646CE">
      <w:pPr>
        <w:widowControl/>
        <w:spacing w:before="100" w:after="0" w:line="480" w:lineRule="exact"/>
        <w:ind w:firstLineChars="200" w:firstLine="560"/>
        <w:jc w:val="both"/>
        <w:rPr>
          <w:ins w:id="594" w:author="yun qiao" w:date="2026-04-15T19:29:00Z"/>
          <w:rFonts w:ascii="Times New Roman" w:eastAsia="宋体" w:hAnsi="Times New Roman" w:cs="Times New Roman"/>
          <w:sz w:val="28"/>
          <w:szCs w:val="28"/>
          <w14:ligatures w14:val="none"/>
        </w:rPr>
      </w:pPr>
    </w:p>
    <w:p w14:paraId="27F2B60C" w14:textId="2062EB44" w:rsidR="00B95363" w:rsidDel="008E2049" w:rsidRDefault="00000000">
      <w:pPr>
        <w:spacing w:after="0" w:line="480" w:lineRule="exact"/>
        <w:ind w:firstLineChars="200" w:firstLine="560"/>
        <w:jc w:val="both"/>
        <w:rPr>
          <w:del w:id="595" w:author="yun qiao" w:date="2026-04-15T19:30:00Z"/>
          <w:rFonts w:ascii="Times New Roman" w:eastAsia="宋体" w:hAnsi="Times New Roman" w:cs="Times New Roman"/>
          <w:sz w:val="28"/>
          <w:szCs w:val="28"/>
          <w14:ligatures w14:val="none"/>
        </w:rPr>
        <w:pPrChange w:id="596" w:author="yun qiao" w:date="2026-04-15T19:30:00Z">
          <w:pPr>
            <w:widowControl/>
            <w:spacing w:before="100" w:after="0" w:line="480" w:lineRule="exact"/>
            <w:ind w:firstLineChars="202" w:firstLine="566"/>
            <w:jc w:val="both"/>
          </w:pPr>
        </w:pPrChange>
      </w:pPr>
      <w:r>
        <w:rPr>
          <w:rFonts w:ascii="Times New Roman" w:eastAsia="宋体" w:hAnsi="Times New Roman" w:cs="Times New Roman" w:hint="eastAsia"/>
          <w:sz w:val="28"/>
          <w:szCs w:val="28"/>
          <w14:ligatures w14:val="none"/>
        </w:rPr>
        <w:t>在以上技术方案的基础上，优选的，</w:t>
      </w:r>
      <w:del w:id="597" w:author="yun qiao" w:date="2026-04-15T19:30:00Z">
        <w:r w:rsidDel="008E2049">
          <w:rPr>
            <w:rFonts w:ascii="Times New Roman" w:eastAsia="宋体" w:hAnsi="Times New Roman" w:cs="Times New Roman" w:hint="eastAsia"/>
            <w:sz w:val="28"/>
            <w:szCs w:val="28"/>
            <w14:ligatures w14:val="none"/>
          </w:rPr>
          <w:delText>所述</w:delText>
        </w:r>
      </w:del>
      <w:ins w:id="598" w:author="yun qiao" w:date="2026-04-15T19:30:00Z">
        <w:r w:rsidR="008E2049">
          <w:rPr>
            <w:rFonts w:ascii="Times New Roman" w:eastAsia="宋体" w:hAnsi="Times New Roman" w:cs="Times New Roman" w:hint="eastAsia"/>
            <w:sz w:val="28"/>
            <w:szCs w:val="28"/>
            <w14:ligatures w14:val="none"/>
          </w:rPr>
          <w:t>所述通过</w:t>
        </w:r>
        <w:r w:rsidR="008E2049" w:rsidRPr="00350A5D">
          <w:rPr>
            <w:rFonts w:ascii="Times New Roman" w:eastAsia="宋体" w:hAnsi="Times New Roman" w:cs="Times New Roman" w:hint="eastAsia"/>
            <w:sz w:val="28"/>
            <w:szCs w:val="28"/>
            <w14:ligatures w14:val="none"/>
          </w:rPr>
          <w:t>获取多源地理处理软件中的算子及其输入输出参数信息，构建知识图谱；建立平台无关的操作原语层次化分类体系以及具体平台算子与操作原语之间的映射关系，由所述操作原语集合构建序列生成模型的输出词表，形成跨平台统一的操作语义空间，实现生成推理与具体执行的解耦</w:t>
        </w:r>
        <w:r w:rsidR="008E2049">
          <w:rPr>
            <w:rFonts w:ascii="Times New Roman" w:eastAsia="宋体" w:hAnsi="Times New Roman" w:cs="Times New Roman" w:hint="eastAsia"/>
            <w:sz w:val="28"/>
            <w:szCs w:val="28"/>
            <w14:ligatures w14:val="none"/>
          </w:rPr>
          <w:t>，是以</w:t>
        </w:r>
        <w:r w:rsidR="008E2049" w:rsidRPr="00F42F50">
          <w:rPr>
            <w:rFonts w:ascii="Times New Roman" w:eastAsia="宋体" w:hAnsi="Times New Roman" w:cs="Times New Roman" w:hint="eastAsia"/>
            <w:sz w:val="28"/>
            <w:szCs w:val="28"/>
            <w14:ligatures w14:val="none"/>
          </w:rPr>
          <w:t>从多源地理处理软件中获取算子元数据信息并进行字段归一化及数据类型统一处理；基于所述算子元数据构建知识图谱，所述知识图谱中的节点类型包括算子节点、输入节点、输出节点、数据类型节点及算法节点，关系类型包括算子与输入参数之间的输入关系、算子与输出参数之间的输出关系、参数与数据类型之间的类型关联关系、数据类型之间的兼容关系以及算子与算法之间的归属关系；按照功能语义将地理处理操作划分为操作大类、操作子类及操作原语，具体平台算子通过映射关系与操作原语建立关联而非直接构成所述层次化分类体系的组成部分；通过解析已有地理分析脚本将操作调用序列转换为操作原语标注序列，以构建训练样本</w:t>
        </w:r>
      </w:ins>
      <w:del w:id="599" w:author="yun qiao" w:date="2026-04-15T19:30:00Z">
        <w:r w:rsidDel="008E2049">
          <w:rPr>
            <w:rFonts w:ascii="Times New Roman" w:eastAsia="宋体" w:hAnsi="Times New Roman" w:cs="Times New Roman" w:hint="eastAsia"/>
            <w:sz w:val="28"/>
            <w:szCs w:val="28"/>
            <w14:ligatures w14:val="none"/>
          </w:rPr>
          <w:delText>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是以从多源地理处理软件中获取算子定义及其元数据信息，所述元数据信息包括算子名称、功能描述、输入参数、输出参数及所属算法，并对不同来源的算子元数据进行字段归一化及数据类型统一处理；基于所述算子元数据构建知识图谱，所述知识图谱中的节点类型包括算子节点、输入节点、输出节点、数据类型节点及算法节点，关系类型包括算子与输入参数之间的输入关系、算子与输出参数之间的输出关系、参数与数据类型之间的类型关联关系以及算子与算法之间的归属关系；对所述知识图谱进行存储，并提供用于算子上下文信息提取及依赖关系分析的查询接口。</w:delText>
        </w:r>
      </w:del>
    </w:p>
    <w:p w14:paraId="253EA28F" w14:textId="73C050FF" w:rsidR="00B95363" w:rsidRDefault="00000000" w:rsidP="008E2049">
      <w:pPr>
        <w:widowControl/>
        <w:spacing w:before="100" w:after="0" w:line="480" w:lineRule="exact"/>
        <w:ind w:firstLineChars="202" w:firstLine="566"/>
        <w:jc w:val="both"/>
        <w:rPr>
          <w:rFonts w:ascii="Times New Roman" w:eastAsia="宋体" w:hAnsi="Times New Roman" w:cs="Times New Roman"/>
          <w:sz w:val="28"/>
          <w:szCs w:val="28"/>
          <w14:ligatures w14:val="none"/>
        </w:rPr>
      </w:pPr>
      <w:del w:id="600" w:author="yun qiao" w:date="2026-04-15T19:30:00Z">
        <w:r w:rsidDel="008E2049">
          <w:rPr>
            <w:rFonts w:ascii="Times New Roman" w:eastAsia="宋体" w:hAnsi="Times New Roman" w:cs="Times New Roman" w:hint="eastAsia"/>
            <w:sz w:val="28"/>
            <w:szCs w:val="28"/>
            <w14:ligatures w14:val="none"/>
          </w:rPr>
          <w:delText>在以上技术方案的基础上，优选的，所述通过建立操作原语的层次化分类体系，将地理处理操作划分为操作大类、操作子类及操作原语多个抽象层级，其中所述操作大类、操作子类及操作原语均为平台无关的抽象语义单元，具体平台算子通过映射关系与操作原语建立关联而非直接构成所述层次化分类体系的组成部分；建立所述知识图谱中具体算子与操作原语之间的映射关系，将多平台中语义等价的具体算子归并映射至同一操作原语，由所述操作原语集合构建所述序列生成模型的输出词表，以形成跨平台统一的操作语义空间，使所述序列生成模型在操作原语空间内进行序列预测而非直接在具体平台算子空间内进行预测，从而实现生成推理与具体执行的解耦，是以按照功能语义对地理处理操作进行层次化划分，形成多个抽象层级，所述抽象层级包括操作大类、操作子类及操作原语；其中，操作大类用于表示地理处理的功能领域，操作子类用于表示同一功能领域下的具体操作类别，操作原语用于表示不可再分的原子操作；在所述多个抽象层级之间建立自下而上的归属关系，以形成层次化结构；通过对不同来源具体算子的功能描述、输入输出类型及处理目标进行统一语义分析，建立具体算子与操作原语之间的候选映射关系，并将所述候选映射关系作为知识图谱中的基础语义关联关系进行存储，以支持后续面向不同目标平台的算子检索与映射落地；将多平台中语义等价的具体算子归并映射至同一操作原语，使不同平台中的算子能够在统一的操作语义空间中进行对齐；通过解析已有地理分析脚本，提取其中的操作调用序列，并基于所述映射关系将其转换为操作原语标注序列，以构建用于训练序列生成模型的监督样本</w:delText>
        </w:r>
      </w:del>
      <w:r>
        <w:rPr>
          <w:rFonts w:ascii="Times New Roman" w:eastAsia="宋体" w:hAnsi="Times New Roman" w:cs="Times New Roman" w:hint="eastAsia"/>
          <w:sz w:val="28"/>
          <w:szCs w:val="28"/>
          <w14:ligatures w14:val="none"/>
        </w:rPr>
        <w:t>。</w:t>
      </w:r>
    </w:p>
    <w:p w14:paraId="25744381" w14:textId="6F7F9C4C" w:rsidR="00197411" w:rsidRDefault="00000000" w:rsidP="00197411">
      <w:pPr>
        <w:widowControl/>
        <w:spacing w:before="100" w:after="0" w:line="480" w:lineRule="exact"/>
        <w:ind w:firstLineChars="200" w:firstLine="560"/>
        <w:jc w:val="both"/>
        <w:rPr>
          <w:ins w:id="601" w:author="yun qiao" w:date="2026-04-15T19:30:00Z"/>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lastRenderedPageBreak/>
        <w:t>在以上技术方案的基础上，优选的，所述</w:t>
      </w:r>
      <w:ins w:id="602" w:author="yun qiao" w:date="2026-04-15T20:14:00Z">
        <w:r w:rsidR="006A2E48">
          <w:rPr>
            <w:rFonts w:ascii="Times New Roman" w:eastAsia="宋体" w:hAnsi="Times New Roman" w:cs="Times New Roman" w:hint="eastAsia"/>
            <w:sz w:val="28"/>
            <w:szCs w:val="28"/>
            <w14:ligatures w14:val="none"/>
          </w:rPr>
          <w:t>通过</w:t>
        </w:r>
        <w:r w:rsidR="006A2E48" w:rsidRPr="000721DA">
          <w:rPr>
            <w:rFonts w:ascii="Times New Roman" w:eastAsia="宋体" w:hAnsi="Times New Roman" w:cs="Times New Roman" w:hint="eastAsia"/>
            <w:sz w:val="28"/>
            <w:szCs w:val="28"/>
            <w14:ligatures w14:val="none"/>
          </w:rPr>
          <w:t>接收用户输入的自然语言地理处理任务描述，对所述任务描述进行语义解析，提取地理处理操作类型、空间数据对象及处理约束条件等结构化语义特征，并基于预定义的地理处理任务类型体系构建统一的结构化语义表示</w:t>
        </w:r>
      </w:ins>
      <w:ins w:id="603" w:author="yun qiao" w:date="2026-04-15T19:30:00Z">
        <w:r w:rsidR="00197411">
          <w:rPr>
            <w:rFonts w:ascii="Times New Roman" w:eastAsia="宋体" w:hAnsi="Times New Roman" w:cs="Times New Roman" w:hint="eastAsia"/>
            <w:sz w:val="28"/>
            <w:szCs w:val="28"/>
            <w14:ligatures w14:val="none"/>
          </w:rPr>
          <w:t>，是以</w:t>
        </w:r>
        <w:r w:rsidR="00197411" w:rsidRPr="00EB6B03">
          <w:rPr>
            <w:rFonts w:ascii="Times New Roman" w:eastAsia="宋体" w:hAnsi="Times New Roman" w:cs="Times New Roman"/>
            <w:sz w:val="28"/>
            <w:szCs w:val="28"/>
            <w14:ligatures w14:val="none"/>
          </w:rPr>
          <w:t>对用户输入的自然语言任务描述进行语义解析，识别其中的任务意图、</w:t>
        </w:r>
        <w:r w:rsidR="00197411" w:rsidRPr="00EB6B03">
          <w:rPr>
            <w:rFonts w:ascii="Times New Roman" w:eastAsia="宋体" w:hAnsi="Times New Roman" w:cs="Times New Roman"/>
            <w:sz w:val="28"/>
            <w:szCs w:val="28"/>
            <w14:ligatures w14:val="none"/>
          </w:rPr>
          <w:t xml:space="preserve"> </w:t>
        </w:r>
        <w:r w:rsidR="00197411" w:rsidRPr="00EB6B03">
          <w:rPr>
            <w:rFonts w:ascii="Times New Roman" w:eastAsia="宋体" w:hAnsi="Times New Roman" w:cs="Times New Roman"/>
            <w:sz w:val="28"/>
            <w:szCs w:val="28"/>
            <w14:ligatures w14:val="none"/>
          </w:rPr>
          <w:t>操作对象及处理约束，生成包含任务名称、任务描述及约束条件的结构化语义表示；基于预定义的任务类型词表，通过语义匹配将所述结构化</w:t>
        </w:r>
        <w:r w:rsidR="00197411" w:rsidRPr="00EB6B03">
          <w:rPr>
            <w:rFonts w:ascii="Times New Roman" w:eastAsia="宋体" w:hAnsi="Times New Roman" w:cs="Times New Roman"/>
            <w:sz w:val="28"/>
            <w:szCs w:val="28"/>
            <w14:ligatures w14:val="none"/>
          </w:rPr>
          <w:t xml:space="preserve"> </w:t>
        </w:r>
        <w:r w:rsidR="00197411" w:rsidRPr="00EB6B03">
          <w:rPr>
            <w:rFonts w:ascii="Times New Roman" w:eastAsia="宋体" w:hAnsi="Times New Roman" w:cs="Times New Roman"/>
            <w:sz w:val="28"/>
            <w:szCs w:val="28"/>
            <w14:ligatures w14:val="none"/>
          </w:rPr>
          <w:t>语义表示与任务类型词表中的候选类型进行相似度计算，确定所述任务</w:t>
        </w:r>
        <w:r w:rsidR="00197411" w:rsidRPr="00EB6B03">
          <w:rPr>
            <w:rFonts w:ascii="Times New Roman" w:eastAsia="宋体" w:hAnsi="Times New Roman" w:cs="Times New Roman"/>
            <w:sz w:val="28"/>
            <w:szCs w:val="28"/>
            <w14:ligatures w14:val="none"/>
          </w:rPr>
          <w:t xml:space="preserve"> </w:t>
        </w:r>
        <w:r w:rsidR="00197411" w:rsidRPr="00EB6B03">
          <w:rPr>
            <w:rFonts w:ascii="Times New Roman" w:eastAsia="宋体" w:hAnsi="Times New Roman" w:cs="Times New Roman"/>
            <w:sz w:val="28"/>
            <w:szCs w:val="28"/>
            <w14:ligatures w14:val="none"/>
          </w:rPr>
          <w:t>描述所对应的任务类型标识；所述相似度计算采用余弦相似度，其计算方式如下</w:t>
        </w:r>
        <w:r w:rsidR="00197411">
          <w:rPr>
            <w:rFonts w:ascii="Times New Roman" w:eastAsia="宋体" w:hAnsi="Times New Roman" w:cs="Times New Roman" w:hint="eastAsia"/>
            <w:sz w:val="28"/>
            <w:szCs w:val="28"/>
            <w14:ligatures w14:val="none"/>
          </w:rPr>
          <w:t>：</w:t>
        </w:r>
      </w:ins>
    </w:p>
    <w:p w14:paraId="784E706B" w14:textId="77777777" w:rsidR="00197411" w:rsidRDefault="00197411" w:rsidP="00197411">
      <w:pPr>
        <w:spacing w:before="100" w:after="0" w:line="240" w:lineRule="atLeast"/>
        <w:jc w:val="both"/>
        <w:rPr>
          <w:ins w:id="604" w:author="yun qiao" w:date="2026-04-15T19:30:00Z"/>
          <w:rFonts w:ascii="Times New Roman" w:eastAsia="宋体" w:hAnsi="Times New Roman" w:cs="等线"/>
          <w:sz w:val="28"/>
          <w14:ligatures w14:val="none"/>
        </w:rPr>
      </w:pPr>
      <m:oMathPara>
        <m:oMath>
          <m:r>
            <w:ins w:id="605" w:author="yun qiao" w:date="2026-04-15T19:30:00Z">
              <m:rPr>
                <m:nor/>
              </m:rPr>
              <w:rPr>
                <w:rFonts w:ascii="Cambria Math" w:eastAsia="宋体" w:hAnsi="Cambria Math" w:cs="等线"/>
                <w:sz w:val="28"/>
                <w14:ligatures w14:val="none"/>
              </w:rPr>
              <m:t>sim</m:t>
            </w:ins>
          </m:r>
          <m:d>
            <m:dPr>
              <m:ctrlPr>
                <w:ins w:id="606" w:author="yun qiao" w:date="2026-04-15T19:30:00Z">
                  <w:rPr>
                    <w:rFonts w:ascii="Cambria Math" w:eastAsia="宋体" w:hAnsi="Cambria Math" w:cs="Times New Roman"/>
                    <w:sz w:val="28"/>
                    <w:szCs w:val="20"/>
                    <w14:ligatures w14:val="none"/>
                  </w:rPr>
                </w:ins>
              </m:ctrlPr>
            </m:dPr>
            <m:e>
              <m:sSub>
                <m:sSubPr>
                  <m:ctrlPr>
                    <w:ins w:id="607" w:author="yun qiao" w:date="2026-04-15T19:30:00Z">
                      <w:rPr>
                        <w:rFonts w:ascii="Cambria Math" w:eastAsia="宋体" w:hAnsi="Cambria Math" w:cs="Times New Roman"/>
                        <w:i/>
                        <w:sz w:val="28"/>
                        <w:szCs w:val="20"/>
                        <w14:ligatures w14:val="none"/>
                      </w:rPr>
                    </w:ins>
                  </m:ctrlPr>
                </m:sSubPr>
                <m:e>
                  <m:r>
                    <w:ins w:id="608" w:author="yun qiao" w:date="2026-04-15T19:30:00Z">
                      <w:rPr>
                        <w:rFonts w:ascii="Cambria Math" w:eastAsia="宋体" w:hAnsi="Cambria Math" w:cs="等线"/>
                        <w:sz w:val="28"/>
                        <w14:ligatures w14:val="none"/>
                      </w:rPr>
                      <m:t>v</m:t>
                    </w:ins>
                  </m:r>
                </m:e>
                <m:sub>
                  <m:r>
                    <w:ins w:id="609" w:author="yun qiao" w:date="2026-04-15T19:30:00Z">
                      <w:rPr>
                        <w:rFonts w:ascii="Cambria Math" w:eastAsia="宋体" w:hAnsi="Cambria Math" w:cs="等线"/>
                        <w:sz w:val="28"/>
                        <w14:ligatures w14:val="none"/>
                      </w:rPr>
                      <m:t>q</m:t>
                    </w:ins>
                  </m:r>
                </m:sub>
              </m:sSub>
              <m:r>
                <w:ins w:id="610" w:author="yun qiao" w:date="2026-04-15T19:30:00Z">
                  <w:rPr>
                    <w:rFonts w:ascii="Cambria Math" w:eastAsia="宋体" w:hAnsi="Cambria Math" w:cs="等线"/>
                    <w:sz w:val="28"/>
                    <w14:ligatures w14:val="none"/>
                  </w:rPr>
                  <m:t>,</m:t>
                </w:ins>
              </m:r>
              <m:sSub>
                <m:sSubPr>
                  <m:ctrlPr>
                    <w:ins w:id="611" w:author="yun qiao" w:date="2026-04-15T19:30:00Z">
                      <w:rPr>
                        <w:rFonts w:ascii="Cambria Math" w:eastAsia="宋体" w:hAnsi="Cambria Math" w:cs="Times New Roman"/>
                        <w:i/>
                        <w:sz w:val="28"/>
                        <w:szCs w:val="20"/>
                        <w14:ligatures w14:val="none"/>
                      </w:rPr>
                    </w:ins>
                  </m:ctrlPr>
                </m:sSubPr>
                <m:e>
                  <m:r>
                    <w:ins w:id="612" w:author="yun qiao" w:date="2026-04-15T19:30:00Z">
                      <w:rPr>
                        <w:rFonts w:ascii="Cambria Math" w:eastAsia="宋体" w:hAnsi="Cambria Math" w:cs="等线"/>
                        <w:sz w:val="28"/>
                        <w14:ligatures w14:val="none"/>
                      </w:rPr>
                      <m:t>v</m:t>
                    </w:ins>
                  </m:r>
                </m:e>
                <m:sub>
                  <m:r>
                    <w:ins w:id="613" w:author="yun qiao" w:date="2026-04-15T19:30:00Z">
                      <w:rPr>
                        <w:rFonts w:ascii="Cambria Math" w:eastAsia="宋体" w:hAnsi="Cambria Math" w:cs="等线"/>
                        <w:sz w:val="28"/>
                        <w14:ligatures w14:val="none"/>
                      </w:rPr>
                      <m:t>i</m:t>
                    </w:ins>
                  </m:r>
                </m:sub>
              </m:sSub>
            </m:e>
          </m:d>
          <m:r>
            <w:ins w:id="614" w:author="yun qiao" w:date="2026-04-15T19:30:00Z">
              <w:rPr>
                <w:rFonts w:ascii="Cambria Math" w:eastAsia="宋体" w:hAnsi="Cambria Math" w:cs="等线"/>
                <w:sz w:val="28"/>
                <w14:ligatures w14:val="none"/>
              </w:rPr>
              <m:t>=</m:t>
            </w:ins>
          </m:r>
          <m:f>
            <m:fPr>
              <m:ctrlPr>
                <w:ins w:id="615" w:author="yun qiao" w:date="2026-04-15T19:30:00Z">
                  <w:rPr>
                    <w:rFonts w:ascii="Cambria Math" w:eastAsia="宋体" w:hAnsi="Cambria Math" w:cs="Times New Roman"/>
                    <w:i/>
                    <w:sz w:val="28"/>
                    <w:szCs w:val="20"/>
                    <w14:ligatures w14:val="none"/>
                  </w:rPr>
                </w:ins>
              </m:ctrlPr>
            </m:fPr>
            <m:num>
              <m:sSub>
                <m:sSubPr>
                  <m:ctrlPr>
                    <w:ins w:id="616" w:author="yun qiao" w:date="2026-04-15T19:30:00Z">
                      <w:rPr>
                        <w:rFonts w:ascii="Cambria Math" w:eastAsia="宋体" w:hAnsi="Cambria Math" w:cs="Times New Roman"/>
                        <w:i/>
                        <w:sz w:val="28"/>
                        <w:szCs w:val="20"/>
                        <w14:ligatures w14:val="none"/>
                      </w:rPr>
                    </w:ins>
                  </m:ctrlPr>
                </m:sSubPr>
                <m:e>
                  <m:r>
                    <w:ins w:id="617" w:author="yun qiao" w:date="2026-04-15T19:30:00Z">
                      <w:rPr>
                        <w:rFonts w:ascii="Cambria Math" w:eastAsia="宋体" w:hAnsi="Cambria Math" w:cs="等线"/>
                        <w:sz w:val="28"/>
                        <w14:ligatures w14:val="none"/>
                      </w:rPr>
                      <m:t>v</m:t>
                    </w:ins>
                  </m:r>
                </m:e>
                <m:sub>
                  <m:r>
                    <w:ins w:id="618" w:author="yun qiao" w:date="2026-04-15T19:30:00Z">
                      <w:rPr>
                        <w:rFonts w:ascii="Cambria Math" w:eastAsia="宋体" w:hAnsi="Cambria Math" w:cs="等线"/>
                        <w:sz w:val="28"/>
                        <w14:ligatures w14:val="none"/>
                      </w:rPr>
                      <m:t>q</m:t>
                    </w:ins>
                  </m:r>
                </m:sub>
              </m:sSub>
              <m:r>
                <w:ins w:id="619" w:author="yun qiao" w:date="2026-04-15T19:30:00Z">
                  <w:rPr>
                    <w:rFonts w:ascii="Cambria Math" w:eastAsia="宋体" w:hAnsi="Cambria Math" w:cs="等线"/>
                    <w:sz w:val="28"/>
                    <w14:ligatures w14:val="none"/>
                  </w:rPr>
                  <m:t>⋅</m:t>
                </w:ins>
              </m:r>
              <m:sSub>
                <m:sSubPr>
                  <m:ctrlPr>
                    <w:ins w:id="620" w:author="yun qiao" w:date="2026-04-15T19:30:00Z">
                      <w:rPr>
                        <w:rFonts w:ascii="Cambria Math" w:eastAsia="宋体" w:hAnsi="Cambria Math" w:cs="Times New Roman"/>
                        <w:i/>
                        <w:sz w:val="28"/>
                        <w:szCs w:val="20"/>
                        <w14:ligatures w14:val="none"/>
                      </w:rPr>
                    </w:ins>
                  </m:ctrlPr>
                </m:sSubPr>
                <m:e>
                  <m:r>
                    <w:ins w:id="621" w:author="yun qiao" w:date="2026-04-15T19:30:00Z">
                      <w:rPr>
                        <w:rFonts w:ascii="Cambria Math" w:eastAsia="宋体" w:hAnsi="Cambria Math" w:cs="等线"/>
                        <w:sz w:val="28"/>
                        <w14:ligatures w14:val="none"/>
                      </w:rPr>
                      <m:t>v</m:t>
                    </w:ins>
                  </m:r>
                </m:e>
                <m:sub>
                  <m:r>
                    <w:ins w:id="622" w:author="yun qiao" w:date="2026-04-15T19:30:00Z">
                      <w:rPr>
                        <w:rFonts w:ascii="Cambria Math" w:eastAsia="宋体" w:hAnsi="Cambria Math" w:cs="等线"/>
                        <w:sz w:val="28"/>
                        <w14:ligatures w14:val="none"/>
                      </w:rPr>
                      <m:t>i</m:t>
                    </w:ins>
                  </m:r>
                </m:sub>
              </m:sSub>
            </m:num>
            <m:den>
              <m:r>
                <w:ins w:id="623" w:author="yun qiao" w:date="2026-04-15T19:30:00Z">
                  <m:rPr>
                    <m:lit/>
                  </m:rPr>
                  <w:rPr>
                    <w:rFonts w:ascii="Cambria Math" w:eastAsia="宋体" w:hAnsi="Cambria Math" w:cs="等线"/>
                    <w:sz w:val="28"/>
                    <w14:ligatures w14:val="none"/>
                  </w:rPr>
                  <m:t>|</m:t>
                </w:ins>
              </m:r>
              <m:sSub>
                <m:sSubPr>
                  <m:ctrlPr>
                    <w:ins w:id="624" w:author="yun qiao" w:date="2026-04-15T19:30:00Z">
                      <w:rPr>
                        <w:rFonts w:ascii="Cambria Math" w:eastAsia="宋体" w:hAnsi="Cambria Math" w:cs="Times New Roman"/>
                        <w:i/>
                        <w:sz w:val="28"/>
                        <w:szCs w:val="20"/>
                        <w14:ligatures w14:val="none"/>
                      </w:rPr>
                    </w:ins>
                  </m:ctrlPr>
                </m:sSubPr>
                <m:e>
                  <m:r>
                    <w:ins w:id="625" w:author="yun qiao" w:date="2026-04-15T19:30:00Z">
                      <w:rPr>
                        <w:rFonts w:ascii="Cambria Math" w:eastAsia="宋体" w:hAnsi="Cambria Math" w:cs="等线"/>
                        <w:sz w:val="28"/>
                        <w14:ligatures w14:val="none"/>
                      </w:rPr>
                      <m:t>|v</m:t>
                    </w:ins>
                  </m:r>
                </m:e>
                <m:sub>
                  <m:r>
                    <w:ins w:id="626" w:author="yun qiao" w:date="2026-04-15T19:30:00Z">
                      <w:rPr>
                        <w:rFonts w:ascii="Cambria Math" w:eastAsia="宋体" w:hAnsi="Cambria Math" w:cs="等线"/>
                        <w:sz w:val="28"/>
                        <w14:ligatures w14:val="none"/>
                      </w:rPr>
                      <m:t>q</m:t>
                    </w:ins>
                  </m:r>
                </m:sub>
              </m:sSub>
              <m:r>
                <w:ins w:id="627" w:author="yun qiao" w:date="2026-04-15T19:30:00Z">
                  <w:rPr>
                    <w:rFonts w:ascii="Cambria Math" w:eastAsia="宋体" w:hAnsi="Cambria Math" w:cs="等线"/>
                    <w:sz w:val="28"/>
                    <w14:ligatures w14:val="none"/>
                  </w:rPr>
                  <m:t>|</m:t>
                </w:ins>
              </m:r>
              <m:r>
                <w:ins w:id="628" w:author="yun qiao" w:date="2026-04-15T19:30:00Z">
                  <m:rPr>
                    <m:lit/>
                    <m:sty m:val="p"/>
                  </m:rPr>
                  <w:rPr>
                    <w:rFonts w:ascii="Cambria Math" w:eastAsia="宋体" w:hAnsi="Cambria Math" w:cs="等线"/>
                    <w:sz w:val="28"/>
                    <w14:ligatures w14:val="none"/>
                  </w:rPr>
                  <m:t>|</m:t>
                </w:ins>
              </m:r>
              <m:r>
                <w:ins w:id="629" w:author="yun qiao" w:date="2026-04-15T19:30:00Z">
                  <m:rPr>
                    <m:sty m:val="p"/>
                  </m:rPr>
                  <w:rPr>
                    <w:rFonts w:ascii="Cambria Math" w:eastAsia="宋体" w:hAnsi="Cambria Math" w:cs="等线"/>
                    <w:sz w:val="28"/>
                    <w14:ligatures w14:val="none"/>
                  </w:rPr>
                  <m:t xml:space="preserve"> </m:t>
                </w:ins>
              </m:r>
              <m:r>
                <w:ins w:id="630" w:author="yun qiao" w:date="2026-04-15T19:30:00Z">
                  <m:rPr>
                    <m:lit/>
                    <m:sty m:val="p"/>
                  </m:rPr>
                  <w:rPr>
                    <w:rFonts w:ascii="Cambria Math" w:eastAsia="宋体" w:hAnsi="Cambria Math" w:cs="等线"/>
                    <w:sz w:val="28"/>
                    <w14:ligatures w14:val="none"/>
                  </w:rPr>
                  <m:t>|</m:t>
                </w:ins>
              </m:r>
              <m:r>
                <w:ins w:id="631" w:author="yun qiao" w:date="2026-04-15T19:30:00Z">
                  <m:rPr>
                    <m:sty m:val="p"/>
                  </m:rPr>
                  <w:rPr>
                    <w:rFonts w:ascii="Cambria Math" w:eastAsia="宋体" w:hAnsi="Cambria Math" w:cs="等线"/>
                    <w:sz w:val="28"/>
                    <w14:ligatures w14:val="none"/>
                  </w:rPr>
                  <m:t>|</m:t>
                </w:ins>
              </m:r>
              <m:sSub>
                <m:sSubPr>
                  <m:ctrlPr>
                    <w:ins w:id="632" w:author="yun qiao" w:date="2026-04-15T19:30:00Z">
                      <w:rPr>
                        <w:rFonts w:ascii="Cambria Math" w:eastAsia="宋体" w:hAnsi="Cambria Math" w:cs="Times New Roman"/>
                        <w:i/>
                        <w:sz w:val="28"/>
                        <w:szCs w:val="20"/>
                        <w14:ligatures w14:val="none"/>
                      </w:rPr>
                    </w:ins>
                  </m:ctrlPr>
                </m:sSubPr>
                <m:e>
                  <m:r>
                    <w:ins w:id="633" w:author="yun qiao" w:date="2026-04-15T19:30:00Z">
                      <w:rPr>
                        <w:rFonts w:ascii="Cambria Math" w:eastAsia="宋体" w:hAnsi="Cambria Math" w:cs="等线"/>
                        <w:sz w:val="28"/>
                        <w14:ligatures w14:val="none"/>
                      </w:rPr>
                      <m:t>v</m:t>
                    </w:ins>
                  </m:r>
                </m:e>
                <m:sub>
                  <m:r>
                    <w:ins w:id="634" w:author="yun qiao" w:date="2026-04-15T19:30:00Z">
                      <w:rPr>
                        <w:rFonts w:ascii="Cambria Math" w:eastAsia="宋体" w:hAnsi="Cambria Math" w:cs="等线"/>
                        <w:sz w:val="28"/>
                        <w14:ligatures w14:val="none"/>
                      </w:rPr>
                      <m:t>i</m:t>
                    </w:ins>
                  </m:r>
                </m:sub>
              </m:sSub>
              <m:r>
                <w:ins w:id="635" w:author="yun qiao" w:date="2026-04-15T19:30:00Z">
                  <m:rPr>
                    <m:lit/>
                  </m:rPr>
                  <w:rPr>
                    <w:rFonts w:ascii="Cambria Math" w:eastAsia="宋体" w:hAnsi="Cambria Math" w:cs="等线"/>
                    <w:sz w:val="28"/>
                    <w14:ligatures w14:val="none"/>
                  </w:rPr>
                  <m:t>|</m:t>
                </w:ins>
              </m:r>
              <m:r>
                <w:ins w:id="636" w:author="yun qiao" w:date="2026-04-15T19:30:00Z">
                  <m:rPr>
                    <m:sty m:val="p"/>
                  </m:rPr>
                  <w:rPr>
                    <w:rFonts w:ascii="Cambria Math" w:eastAsia="宋体" w:hAnsi="Cambria Math" w:cs="等线"/>
                    <w:sz w:val="28"/>
                    <w14:ligatures w14:val="none"/>
                  </w:rPr>
                  <m:t>|</m:t>
                </w:ins>
              </m:r>
            </m:den>
          </m:f>
        </m:oMath>
      </m:oMathPara>
    </w:p>
    <w:p w14:paraId="743BC0CA" w14:textId="77777777" w:rsidR="00197411" w:rsidRDefault="00197411" w:rsidP="00197411">
      <w:pPr>
        <w:widowControl/>
        <w:spacing w:before="100" w:after="0" w:line="480" w:lineRule="exact"/>
        <w:ind w:firstLineChars="200" w:firstLine="560"/>
        <w:jc w:val="both"/>
        <w:rPr>
          <w:ins w:id="637" w:author="yun qiao" w:date="2026-04-15T19:30:00Z"/>
          <w:rFonts w:ascii="Times New Roman" w:eastAsia="宋体" w:hAnsi="Times New Roman" w:cs="等线"/>
          <w:sz w:val="28"/>
          <w14:ligatures w14:val="none"/>
        </w:rPr>
      </w:pPr>
      <w:ins w:id="638" w:author="yun qiao" w:date="2026-04-15T19:30:00Z">
        <w:r>
          <w:rPr>
            <w:rFonts w:ascii="Times New Roman" w:eastAsia="宋体" w:hAnsi="Times New Roman" w:cs="等线" w:hint="eastAsia"/>
            <w:sz w:val="28"/>
            <w14:ligatures w14:val="none"/>
          </w:rPr>
          <w:t>其中，</w:t>
        </w:r>
        <w:r>
          <w:rPr>
            <w:rFonts w:ascii="Times New Roman" w:eastAsia="宋体" w:hAnsi="Times New Roman" w:cs="等线"/>
            <w:sz w:val="28"/>
            <w14:ligatures w14:val="none"/>
          </w:rPr>
          <w:t>​</w:t>
        </w:r>
      </w:ins>
      <m:oMath>
        <m:sSub>
          <m:sSubPr>
            <m:ctrlPr>
              <w:ins w:id="639" w:author="yun qiao" w:date="2026-04-15T19:30:00Z">
                <w:rPr>
                  <w:rFonts w:ascii="Cambria Math" w:eastAsia="宋体" w:hAnsi="Cambria Math" w:cs="Times New Roman"/>
                  <w:i/>
                  <w:sz w:val="28"/>
                  <w:szCs w:val="20"/>
                  <w14:ligatures w14:val="none"/>
                </w:rPr>
              </w:ins>
            </m:ctrlPr>
          </m:sSubPr>
          <m:e>
            <m:r>
              <w:ins w:id="640" w:author="yun qiao" w:date="2026-04-15T19:30:00Z">
                <w:rPr>
                  <w:rFonts w:ascii="Cambria Math" w:eastAsia="宋体" w:hAnsi="Cambria Math" w:cs="等线"/>
                  <w:sz w:val="28"/>
                  <w14:ligatures w14:val="none"/>
                </w:rPr>
                <m:t>v</m:t>
              </w:ins>
            </m:r>
          </m:e>
          <m:sub>
            <m:r>
              <w:ins w:id="641" w:author="yun qiao" w:date="2026-04-15T19:30:00Z">
                <w:rPr>
                  <w:rFonts w:ascii="Cambria Math" w:eastAsia="宋体" w:hAnsi="Cambria Math" w:cs="等线"/>
                  <w:sz w:val="28"/>
                  <w14:ligatures w14:val="none"/>
                </w:rPr>
                <m:t>q</m:t>
              </w:ins>
            </m:r>
          </m:sub>
        </m:sSub>
      </m:oMath>
      <w:ins w:id="642" w:author="yun qiao" w:date="2026-04-15T19:30:00Z">
        <w:r>
          <w:rPr>
            <w:rFonts w:ascii="Times New Roman" w:eastAsia="宋体" w:hAnsi="Times New Roman" w:cs="等线" w:hint="eastAsia"/>
            <w:sz w:val="28"/>
            <w14:ligatures w14:val="none"/>
          </w:rPr>
          <w:t>表示结构化语义表示对应的向量表示，</w:t>
        </w:r>
        <w:r>
          <w:rPr>
            <w:rFonts w:ascii="Times New Roman" w:eastAsia="宋体" w:hAnsi="Times New Roman" w:cs="等线"/>
            <w:sz w:val="28"/>
            <w14:ligatures w14:val="none"/>
          </w:rPr>
          <w:t>​</w:t>
        </w:r>
      </w:ins>
      <m:oMath>
        <m:sSub>
          <m:sSubPr>
            <m:ctrlPr>
              <w:ins w:id="643" w:author="yun qiao" w:date="2026-04-15T19:30:00Z">
                <w:rPr>
                  <w:rFonts w:ascii="Cambria Math" w:eastAsia="宋体" w:hAnsi="Cambria Math" w:cs="Times New Roman"/>
                  <w:i/>
                  <w:sz w:val="28"/>
                  <w:szCs w:val="20"/>
                  <w14:ligatures w14:val="none"/>
                </w:rPr>
              </w:ins>
            </m:ctrlPr>
          </m:sSubPr>
          <m:e>
            <m:r>
              <w:ins w:id="644" w:author="yun qiao" w:date="2026-04-15T19:30:00Z">
                <w:rPr>
                  <w:rFonts w:ascii="Cambria Math" w:eastAsia="宋体" w:hAnsi="Cambria Math" w:cs="等线"/>
                  <w:sz w:val="28"/>
                  <w14:ligatures w14:val="none"/>
                </w:rPr>
                <m:t>v</m:t>
              </w:ins>
            </m:r>
          </m:e>
          <m:sub>
            <m:r>
              <w:ins w:id="645" w:author="yun qiao" w:date="2026-04-15T19:30:00Z">
                <w:rPr>
                  <w:rFonts w:ascii="Cambria Math" w:eastAsia="宋体" w:hAnsi="Cambria Math" w:cs="等线"/>
                  <w:sz w:val="28"/>
                  <w14:ligatures w14:val="none"/>
                </w:rPr>
                <m:t>i</m:t>
              </w:ins>
            </m:r>
          </m:sub>
        </m:sSub>
      </m:oMath>
      <w:ins w:id="646" w:author="yun qiao" w:date="2026-04-15T19:30:00Z">
        <w:r>
          <w:rPr>
            <w:rFonts w:ascii="Times New Roman" w:eastAsia="宋体" w:hAnsi="Times New Roman" w:cs="等线" w:hint="eastAsia"/>
            <w:sz w:val="28"/>
            <w14:ligatures w14:val="none"/>
          </w:rPr>
          <w:t>表示候选任务类型对应的向量表示；</w:t>
        </w:r>
        <w:r w:rsidRPr="00DA4472">
          <w:rPr>
            <w:rFonts w:ascii="Times New Roman" w:eastAsia="宋体" w:hAnsi="Times New Roman" w:cs="等线" w:hint="eastAsia"/>
            <w:sz w:val="28"/>
            <w14:ligatures w14:val="none"/>
          </w:rPr>
          <w:t>将所述任务类型标识、结构化语义表示及原始任务描述的文本编码向量作为输入所述序列生成模型的结构化语义特征</w:t>
        </w:r>
        <w:r w:rsidRPr="00EB6B03">
          <w:rPr>
            <w:rFonts w:ascii="Times New Roman" w:eastAsia="宋体" w:hAnsi="Times New Roman" w:cs="等线" w:hint="eastAsia"/>
            <w:sz w:val="28"/>
            <w14:ligatures w14:val="none"/>
          </w:rPr>
          <w:t>。</w:t>
        </w:r>
      </w:ins>
    </w:p>
    <w:p w14:paraId="6EEF0444" w14:textId="335FF268" w:rsidR="00B95363" w:rsidDel="00197411" w:rsidRDefault="00000000" w:rsidP="00197411">
      <w:pPr>
        <w:widowControl/>
        <w:spacing w:before="100" w:after="0" w:line="480" w:lineRule="exact"/>
        <w:ind w:firstLineChars="200" w:firstLine="560"/>
        <w:jc w:val="both"/>
        <w:rPr>
          <w:del w:id="647" w:author="yun qiao" w:date="2026-04-15T19:30:00Z"/>
          <w:rFonts w:ascii="Times New Roman" w:eastAsia="宋体" w:hAnsi="Times New Roman" w:cs="Times New Roman"/>
          <w:sz w:val="28"/>
          <w:szCs w:val="28"/>
          <w14:ligatures w14:val="none"/>
        </w:rPr>
      </w:pPr>
      <w:del w:id="648" w:author="yun qiao" w:date="2026-04-15T19:30:00Z">
        <w:r w:rsidDel="00197411">
          <w:rPr>
            <w:rFonts w:ascii="Times New Roman" w:eastAsia="宋体" w:hAnsi="Times New Roman" w:cs="Times New Roman" w:hint="eastAsia"/>
            <w:sz w:val="28"/>
            <w:szCs w:val="28"/>
            <w14:ligatures w14:val="none"/>
          </w:rPr>
          <w:delText>通过接收用户输入的自然语言任务描述，对所述任务描述进行语义解析，提取任务类型、操作对象及约束条件等结构化语义特征，并构建统一的结构化语义表示，是以对用户输入的自然语言任务描述进行语义解析，识别其中的任务意图、操作对象及处理约束，生成包含任务名称、任务描述及约束条件的结构化语义表示；基于预定义的任务类型词表，通过语义匹配将所述结构化语义表示与任务类型词表中的候选类型进行相似度计算，确定所述任务描述所对应的任务类型标识；将所述任务类型标识、结构化语义表示及原始任务描述的文本编码向量，作为输入所述序列生成模型的结构化语义特征；所述相似度计算采用向量相似度度量方法，优选为余弦相似度，其计算方式如下：</w:delText>
        </w:r>
      </w:del>
    </w:p>
    <w:p w14:paraId="62838702" w14:textId="13709068" w:rsidR="00B95363" w:rsidDel="00197411" w:rsidRDefault="00000000" w:rsidP="00197411">
      <w:pPr>
        <w:widowControl/>
        <w:spacing w:before="100" w:after="0" w:line="480" w:lineRule="exact"/>
        <w:ind w:firstLineChars="200" w:firstLine="560"/>
        <w:jc w:val="both"/>
        <w:rPr>
          <w:del w:id="649" w:author="yun qiao" w:date="2026-04-15T19:30:00Z"/>
          <w:rFonts w:ascii="Times New Roman" w:eastAsia="宋体" w:hAnsi="Times New Roman" w:cs="等线"/>
          <w:sz w:val="28"/>
          <w14:ligatures w14:val="none"/>
        </w:rPr>
      </w:pPr>
      <m:oMathPara>
        <m:oMath>
          <m:r>
            <w:del w:id="650" w:author="yun qiao" w:date="2026-04-15T19:30:00Z">
              <m:rPr>
                <m:nor/>
              </m:rPr>
              <w:rPr>
                <w:rFonts w:ascii="Cambria Math" w:eastAsia="宋体" w:hAnsi="Cambria Math" w:cs="等线"/>
                <w:i/>
                <w:iCs/>
                <w:sz w:val="28"/>
                <w14:ligatures w14:val="none"/>
              </w:rPr>
              <m:t>sim</m:t>
            </w:del>
          </m:r>
          <m:d>
            <m:dPr>
              <m:ctrlPr>
                <w:del w:id="651" w:author="yun qiao" w:date="2026-04-15T19:30:00Z">
                  <w:rPr>
                    <w:rFonts w:ascii="Cambria Math" w:eastAsia="宋体" w:hAnsi="Cambria Math" w:cs="Times New Roman"/>
                    <w:i/>
                    <w:sz w:val="28"/>
                    <w:szCs w:val="20"/>
                    <w14:ligatures w14:val="none"/>
                  </w:rPr>
                </w:del>
              </m:ctrlPr>
            </m:dPr>
            <m:e>
              <m:sSub>
                <m:sSubPr>
                  <m:ctrlPr>
                    <w:del w:id="652" w:author="yun qiao" w:date="2026-04-15T19:30:00Z">
                      <w:rPr>
                        <w:rFonts w:ascii="Cambria Math" w:eastAsia="宋体" w:hAnsi="Cambria Math" w:cs="Times New Roman"/>
                        <w:i/>
                        <w:sz w:val="28"/>
                        <w:szCs w:val="20"/>
                        <w14:ligatures w14:val="none"/>
                      </w:rPr>
                    </w:del>
                  </m:ctrlPr>
                </m:sSubPr>
                <m:e>
                  <m:r>
                    <w:del w:id="653" w:author="yun qiao" w:date="2026-04-15T19:30:00Z">
                      <w:rPr>
                        <w:rFonts w:ascii="Cambria Math" w:eastAsia="宋体" w:hAnsi="Cambria Math" w:cs="等线"/>
                        <w:sz w:val="28"/>
                        <w14:ligatures w14:val="none"/>
                      </w:rPr>
                      <m:t>v</m:t>
                    </w:del>
                  </m:r>
                </m:e>
                <m:sub>
                  <m:r>
                    <w:del w:id="654" w:author="yun qiao" w:date="2026-04-15T19:30:00Z">
                      <w:rPr>
                        <w:rFonts w:ascii="Cambria Math" w:eastAsia="宋体" w:hAnsi="Cambria Math" w:cs="等线"/>
                        <w:sz w:val="28"/>
                        <w14:ligatures w14:val="none"/>
                      </w:rPr>
                      <m:t>q</m:t>
                    </w:del>
                  </m:r>
                </m:sub>
              </m:sSub>
              <m:r>
                <w:del w:id="655" w:author="yun qiao" w:date="2026-04-15T19:30:00Z">
                  <w:rPr>
                    <w:rFonts w:ascii="Cambria Math" w:eastAsia="宋体" w:hAnsi="Cambria Math" w:cs="等线"/>
                    <w:sz w:val="28"/>
                    <w14:ligatures w14:val="none"/>
                  </w:rPr>
                  <m:t>,</m:t>
                </w:del>
              </m:r>
              <m:sSub>
                <m:sSubPr>
                  <m:ctrlPr>
                    <w:del w:id="656" w:author="yun qiao" w:date="2026-04-15T19:30:00Z">
                      <w:rPr>
                        <w:rFonts w:ascii="Cambria Math" w:eastAsia="宋体" w:hAnsi="Cambria Math" w:cs="Times New Roman"/>
                        <w:i/>
                        <w:sz w:val="28"/>
                        <w:szCs w:val="20"/>
                        <w14:ligatures w14:val="none"/>
                      </w:rPr>
                    </w:del>
                  </m:ctrlPr>
                </m:sSubPr>
                <m:e>
                  <m:r>
                    <w:del w:id="657" w:author="yun qiao" w:date="2026-04-15T19:30:00Z">
                      <w:rPr>
                        <w:rFonts w:ascii="Cambria Math" w:eastAsia="宋体" w:hAnsi="Cambria Math" w:cs="等线"/>
                        <w:sz w:val="28"/>
                        <w14:ligatures w14:val="none"/>
                      </w:rPr>
                      <m:t>v</m:t>
                    </w:del>
                  </m:r>
                </m:e>
                <m:sub>
                  <m:r>
                    <w:del w:id="658" w:author="yun qiao" w:date="2026-04-15T19:30:00Z">
                      <w:rPr>
                        <w:rFonts w:ascii="Cambria Math" w:eastAsia="宋体" w:hAnsi="Cambria Math" w:cs="等线"/>
                        <w:sz w:val="28"/>
                        <w14:ligatures w14:val="none"/>
                      </w:rPr>
                      <m:t>i</m:t>
                    </w:del>
                  </m:r>
                </m:sub>
              </m:sSub>
            </m:e>
          </m:d>
          <m:r>
            <w:del w:id="659" w:author="yun qiao" w:date="2026-04-15T19:30:00Z">
              <w:rPr>
                <w:rFonts w:ascii="Cambria Math" w:eastAsia="宋体" w:hAnsi="Cambria Math" w:cs="等线"/>
                <w:sz w:val="28"/>
                <w14:ligatures w14:val="none"/>
              </w:rPr>
              <m:t>=</m:t>
            </w:del>
          </m:r>
          <m:f>
            <m:fPr>
              <m:ctrlPr>
                <w:del w:id="660" w:author="yun qiao" w:date="2026-04-15T19:30:00Z">
                  <w:rPr>
                    <w:rFonts w:ascii="Cambria Math" w:eastAsia="宋体" w:hAnsi="Cambria Math" w:cs="Times New Roman"/>
                    <w:i/>
                    <w:sz w:val="28"/>
                    <w:szCs w:val="20"/>
                    <w14:ligatures w14:val="none"/>
                  </w:rPr>
                </w:del>
              </m:ctrlPr>
            </m:fPr>
            <m:num>
              <m:sSub>
                <m:sSubPr>
                  <m:ctrlPr>
                    <w:del w:id="661" w:author="yun qiao" w:date="2026-04-15T19:30:00Z">
                      <w:rPr>
                        <w:rFonts w:ascii="Cambria Math" w:eastAsia="宋体" w:hAnsi="Cambria Math" w:cs="Times New Roman"/>
                        <w:i/>
                        <w:sz w:val="28"/>
                        <w:szCs w:val="20"/>
                        <w14:ligatures w14:val="none"/>
                      </w:rPr>
                    </w:del>
                  </m:ctrlPr>
                </m:sSubPr>
                <m:e>
                  <m:r>
                    <w:del w:id="662" w:author="yun qiao" w:date="2026-04-15T19:30:00Z">
                      <w:rPr>
                        <w:rFonts w:ascii="Cambria Math" w:eastAsia="宋体" w:hAnsi="Cambria Math" w:cs="等线"/>
                        <w:sz w:val="28"/>
                        <w14:ligatures w14:val="none"/>
                      </w:rPr>
                      <m:t>v</m:t>
                    </w:del>
                  </m:r>
                </m:e>
                <m:sub>
                  <m:r>
                    <w:del w:id="663" w:author="yun qiao" w:date="2026-04-15T19:30:00Z">
                      <w:rPr>
                        <w:rFonts w:ascii="Cambria Math" w:eastAsia="宋体" w:hAnsi="Cambria Math" w:cs="等线"/>
                        <w:sz w:val="28"/>
                        <w14:ligatures w14:val="none"/>
                      </w:rPr>
                      <m:t>q</m:t>
                    </w:del>
                  </m:r>
                </m:sub>
              </m:sSub>
              <m:r>
                <w:del w:id="664" w:author="yun qiao" w:date="2026-04-15T19:30:00Z">
                  <w:rPr>
                    <w:rFonts w:ascii="Cambria Math" w:eastAsia="宋体" w:hAnsi="Cambria Math" w:cs="等线"/>
                    <w:sz w:val="28"/>
                    <w14:ligatures w14:val="none"/>
                  </w:rPr>
                  <m:t>⋅</m:t>
                </w:del>
              </m:r>
              <m:sSub>
                <m:sSubPr>
                  <m:ctrlPr>
                    <w:del w:id="665" w:author="yun qiao" w:date="2026-04-15T19:30:00Z">
                      <w:rPr>
                        <w:rFonts w:ascii="Cambria Math" w:eastAsia="宋体" w:hAnsi="Cambria Math" w:cs="Times New Roman"/>
                        <w:i/>
                        <w:sz w:val="28"/>
                        <w:szCs w:val="20"/>
                        <w14:ligatures w14:val="none"/>
                      </w:rPr>
                    </w:del>
                  </m:ctrlPr>
                </m:sSubPr>
                <m:e>
                  <m:r>
                    <w:del w:id="666" w:author="yun qiao" w:date="2026-04-15T19:30:00Z">
                      <w:rPr>
                        <w:rFonts w:ascii="Cambria Math" w:eastAsia="宋体" w:hAnsi="Cambria Math" w:cs="等线"/>
                        <w:sz w:val="28"/>
                        <w14:ligatures w14:val="none"/>
                      </w:rPr>
                      <m:t>v</m:t>
                    </w:del>
                  </m:r>
                </m:e>
                <m:sub>
                  <m:r>
                    <w:del w:id="667" w:author="yun qiao" w:date="2026-04-15T19:30:00Z">
                      <w:rPr>
                        <w:rFonts w:ascii="Cambria Math" w:eastAsia="宋体" w:hAnsi="Cambria Math" w:cs="等线"/>
                        <w:sz w:val="28"/>
                        <w14:ligatures w14:val="none"/>
                      </w:rPr>
                      <m:t>i</m:t>
                    </w:del>
                  </m:r>
                </m:sub>
              </m:sSub>
            </m:num>
            <m:den>
              <m:r>
                <w:del w:id="668" w:author="yun qiao" w:date="2026-04-15T19:30:00Z">
                  <m:rPr>
                    <m:lit/>
                  </m:rPr>
                  <w:rPr>
                    <w:rFonts w:ascii="Cambria Math" w:eastAsia="宋体" w:hAnsi="Cambria Math" w:cs="等线"/>
                    <w:sz w:val="28"/>
                    <w14:ligatures w14:val="none"/>
                  </w:rPr>
                  <m:t>|</m:t>
                </w:del>
              </m:r>
              <m:sSub>
                <m:sSubPr>
                  <m:ctrlPr>
                    <w:del w:id="669" w:author="yun qiao" w:date="2026-04-15T19:30:00Z">
                      <w:rPr>
                        <w:rFonts w:ascii="Cambria Math" w:eastAsia="宋体" w:hAnsi="Cambria Math" w:cs="Times New Roman"/>
                        <w:i/>
                        <w:sz w:val="28"/>
                        <w:szCs w:val="20"/>
                        <w14:ligatures w14:val="none"/>
                      </w:rPr>
                    </w:del>
                  </m:ctrlPr>
                </m:sSubPr>
                <m:e>
                  <m:r>
                    <w:del w:id="670" w:author="yun qiao" w:date="2026-04-15T19:30:00Z">
                      <w:rPr>
                        <w:rFonts w:ascii="Cambria Math" w:eastAsia="宋体" w:hAnsi="Cambria Math" w:cs="等线"/>
                        <w:sz w:val="28"/>
                        <w14:ligatures w14:val="none"/>
                      </w:rPr>
                      <m:t>|v</m:t>
                    </w:del>
                  </m:r>
                </m:e>
                <m:sub>
                  <m:r>
                    <w:del w:id="671" w:author="yun qiao" w:date="2026-04-15T19:30:00Z">
                      <w:rPr>
                        <w:rFonts w:ascii="Cambria Math" w:eastAsia="宋体" w:hAnsi="Cambria Math" w:cs="等线"/>
                        <w:sz w:val="28"/>
                        <w14:ligatures w14:val="none"/>
                      </w:rPr>
                      <m:t>q</m:t>
                    </w:del>
                  </m:r>
                </m:sub>
              </m:sSub>
              <m:r>
                <w:del w:id="672" w:author="yun qiao" w:date="2026-04-15T19:30:00Z">
                  <w:rPr>
                    <w:rFonts w:ascii="Cambria Math" w:eastAsia="宋体" w:hAnsi="Cambria Math" w:cs="等线"/>
                    <w:sz w:val="28"/>
                    <w14:ligatures w14:val="none"/>
                  </w:rPr>
                  <m:t>|</m:t>
                </w:del>
              </m:r>
              <m:r>
                <w:del w:id="673" w:author="yun qiao" w:date="2026-04-15T19:30:00Z">
                  <m:rPr>
                    <m:lit/>
                    <m:sty m:val="p"/>
                  </m:rPr>
                  <w:rPr>
                    <w:rFonts w:ascii="Cambria Math" w:eastAsia="宋体" w:hAnsi="Cambria Math" w:cs="等线"/>
                    <w:sz w:val="28"/>
                    <w14:ligatures w14:val="none"/>
                  </w:rPr>
                  <m:t>|</m:t>
                </w:del>
              </m:r>
              <m:r>
                <w:del w:id="674" w:author="yun qiao" w:date="2026-04-15T19:30:00Z">
                  <m:rPr>
                    <m:sty m:val="p"/>
                  </m:rPr>
                  <w:rPr>
                    <w:rFonts w:ascii="Cambria Math" w:eastAsia="宋体" w:hAnsi="Cambria Math" w:cs="等线"/>
                    <w:sz w:val="28"/>
                    <w14:ligatures w14:val="none"/>
                  </w:rPr>
                  <m:t xml:space="preserve"> </m:t>
                </w:del>
              </m:r>
              <m:r>
                <w:del w:id="675" w:author="yun qiao" w:date="2026-04-15T19:30:00Z">
                  <m:rPr>
                    <m:lit/>
                    <m:sty m:val="p"/>
                  </m:rPr>
                  <w:rPr>
                    <w:rFonts w:ascii="Cambria Math" w:eastAsia="宋体" w:hAnsi="Cambria Math" w:cs="等线"/>
                    <w:sz w:val="28"/>
                    <w14:ligatures w14:val="none"/>
                  </w:rPr>
                  <m:t>|</m:t>
                </w:del>
              </m:r>
              <m:r>
                <w:del w:id="676" w:author="yun qiao" w:date="2026-04-15T19:30:00Z">
                  <m:rPr>
                    <m:sty m:val="p"/>
                  </m:rPr>
                  <w:rPr>
                    <w:rFonts w:ascii="Cambria Math" w:eastAsia="宋体" w:hAnsi="Cambria Math" w:cs="等线"/>
                    <w:sz w:val="28"/>
                    <w14:ligatures w14:val="none"/>
                  </w:rPr>
                  <m:t>|</m:t>
                </w:del>
              </m:r>
              <m:sSub>
                <m:sSubPr>
                  <m:ctrlPr>
                    <w:del w:id="677" w:author="yun qiao" w:date="2026-04-15T19:30:00Z">
                      <w:rPr>
                        <w:rFonts w:ascii="Cambria Math" w:eastAsia="宋体" w:hAnsi="Cambria Math" w:cs="Times New Roman"/>
                        <w:i/>
                        <w:sz w:val="28"/>
                        <w:szCs w:val="20"/>
                        <w14:ligatures w14:val="none"/>
                      </w:rPr>
                    </w:del>
                  </m:ctrlPr>
                </m:sSubPr>
                <m:e>
                  <m:r>
                    <w:del w:id="678" w:author="yun qiao" w:date="2026-04-15T19:30:00Z">
                      <w:rPr>
                        <w:rFonts w:ascii="Cambria Math" w:eastAsia="宋体" w:hAnsi="Cambria Math" w:cs="等线"/>
                        <w:sz w:val="28"/>
                        <w14:ligatures w14:val="none"/>
                      </w:rPr>
                      <m:t>v</m:t>
                    </w:del>
                  </m:r>
                </m:e>
                <m:sub>
                  <m:r>
                    <w:del w:id="679" w:author="yun qiao" w:date="2026-04-15T19:30:00Z">
                      <w:rPr>
                        <w:rFonts w:ascii="Cambria Math" w:eastAsia="宋体" w:hAnsi="Cambria Math" w:cs="等线"/>
                        <w:sz w:val="28"/>
                        <w14:ligatures w14:val="none"/>
                      </w:rPr>
                      <m:t>i</m:t>
                    </w:del>
                  </m:r>
                </m:sub>
              </m:sSub>
              <m:r>
                <w:del w:id="680" w:author="yun qiao" w:date="2026-04-15T19:30:00Z">
                  <m:rPr>
                    <m:lit/>
                  </m:rPr>
                  <w:rPr>
                    <w:rFonts w:ascii="Cambria Math" w:eastAsia="宋体" w:hAnsi="Cambria Math" w:cs="等线"/>
                    <w:sz w:val="28"/>
                    <w14:ligatures w14:val="none"/>
                  </w:rPr>
                  <m:t>|</m:t>
                </w:del>
              </m:r>
              <m:r>
                <w:del w:id="681" w:author="yun qiao" w:date="2026-04-15T19:30:00Z">
                  <m:rPr>
                    <m:sty m:val="p"/>
                  </m:rPr>
                  <w:rPr>
                    <w:rFonts w:ascii="Cambria Math" w:eastAsia="宋体" w:hAnsi="Cambria Math" w:cs="等线"/>
                    <w:sz w:val="28"/>
                    <w14:ligatures w14:val="none"/>
                  </w:rPr>
                  <m:t>|</m:t>
                </w:del>
              </m:r>
            </m:den>
          </m:f>
        </m:oMath>
      </m:oMathPara>
    </w:p>
    <w:p w14:paraId="6ADF3D8D" w14:textId="2DEE2E55" w:rsidR="00B95363" w:rsidDel="00197411" w:rsidRDefault="00000000" w:rsidP="00197411">
      <w:pPr>
        <w:widowControl/>
        <w:spacing w:before="100" w:after="0" w:line="480" w:lineRule="exact"/>
        <w:ind w:firstLineChars="200" w:firstLine="560"/>
        <w:jc w:val="both"/>
        <w:rPr>
          <w:del w:id="682" w:author="yun qiao" w:date="2026-04-15T19:30:00Z"/>
          <w:rFonts w:ascii="Times New Roman" w:eastAsia="宋体" w:hAnsi="Times New Roman" w:cs="等线"/>
          <w:sz w:val="28"/>
          <w14:ligatures w14:val="none"/>
        </w:rPr>
      </w:pPr>
      <w:del w:id="683" w:author="yun qiao" w:date="2026-04-15T19:30:00Z">
        <w:r w:rsidDel="00197411">
          <w:rPr>
            <w:rFonts w:ascii="Times New Roman" w:eastAsia="宋体" w:hAnsi="Times New Roman" w:cs="等线" w:hint="eastAsia"/>
            <w:sz w:val="28"/>
            <w14:ligatures w14:val="none"/>
          </w:rPr>
          <w:delText>其中，</w:delText>
        </w:r>
      </w:del>
      <m:oMath>
        <m:sSub>
          <m:sSubPr>
            <m:ctrlPr>
              <w:del w:id="684" w:author="yun qiao" w:date="2026-04-15T19:30:00Z">
                <w:rPr>
                  <w:rFonts w:ascii="Cambria Math" w:eastAsia="宋体" w:hAnsi="Cambria Math" w:cs="Times New Roman"/>
                  <w:i/>
                  <w:sz w:val="28"/>
                  <w:szCs w:val="20"/>
                  <w14:ligatures w14:val="none"/>
                </w:rPr>
              </w:del>
            </m:ctrlPr>
          </m:sSubPr>
          <m:e>
            <m:r>
              <w:del w:id="685" w:author="yun qiao" w:date="2026-04-15T19:30:00Z">
                <w:rPr>
                  <w:rFonts w:ascii="Cambria Math" w:eastAsia="宋体" w:hAnsi="Cambria Math" w:cs="等线"/>
                  <w:sz w:val="28"/>
                  <w14:ligatures w14:val="none"/>
                </w:rPr>
                <m:t>v</m:t>
              </w:del>
            </m:r>
          </m:e>
          <m:sub>
            <m:r>
              <w:del w:id="686" w:author="yun qiao" w:date="2026-04-15T19:30:00Z">
                <w:rPr>
                  <w:rFonts w:ascii="Cambria Math" w:eastAsia="宋体" w:hAnsi="Cambria Math" w:cs="等线"/>
                  <w:sz w:val="28"/>
                  <w14:ligatures w14:val="none"/>
                </w:rPr>
                <m:t>q</m:t>
              </w:del>
            </m:r>
          </m:sub>
        </m:sSub>
      </m:oMath>
      <w:del w:id="687" w:author="yun qiao" w:date="2026-04-15T19:30:00Z">
        <w:r w:rsidDel="00197411">
          <w:rPr>
            <w:rFonts w:ascii="Times New Roman" w:eastAsia="宋体" w:hAnsi="Times New Roman" w:cs="等线" w:hint="eastAsia"/>
            <w:sz w:val="28"/>
            <w14:ligatures w14:val="none"/>
          </w:rPr>
          <w:delText>表示结构化语义表示对应的向量表示，</w:delText>
        </w:r>
      </w:del>
      <m:oMath>
        <m:sSub>
          <m:sSubPr>
            <m:ctrlPr>
              <w:del w:id="688" w:author="yun qiao" w:date="2026-04-15T19:30:00Z">
                <w:rPr>
                  <w:rFonts w:ascii="Cambria Math" w:eastAsia="宋体" w:hAnsi="Cambria Math" w:cs="Times New Roman"/>
                  <w:i/>
                  <w:sz w:val="28"/>
                  <w:szCs w:val="20"/>
                  <w14:ligatures w14:val="none"/>
                </w:rPr>
              </w:del>
            </m:ctrlPr>
          </m:sSubPr>
          <m:e>
            <m:r>
              <w:del w:id="689" w:author="yun qiao" w:date="2026-04-15T19:30:00Z">
                <w:rPr>
                  <w:rFonts w:ascii="Cambria Math" w:eastAsia="宋体" w:hAnsi="Cambria Math" w:cs="等线"/>
                  <w:sz w:val="28"/>
                  <w14:ligatures w14:val="none"/>
                </w:rPr>
                <m:t>v</m:t>
              </w:del>
            </m:r>
          </m:e>
          <m:sub>
            <m:r>
              <w:del w:id="690" w:author="yun qiao" w:date="2026-04-15T19:30:00Z">
                <w:rPr>
                  <w:rFonts w:ascii="Cambria Math" w:eastAsia="宋体" w:hAnsi="Cambria Math" w:cs="等线"/>
                  <w:sz w:val="28"/>
                  <w14:ligatures w14:val="none"/>
                </w:rPr>
                <m:t>i</m:t>
              </w:del>
            </m:r>
          </m:sub>
        </m:sSub>
      </m:oMath>
      <w:del w:id="691" w:author="yun qiao" w:date="2026-04-15T19:30:00Z">
        <w:r w:rsidDel="00197411">
          <w:rPr>
            <w:rFonts w:ascii="Times New Roman" w:eastAsia="宋体" w:hAnsi="Times New Roman" w:cs="等线" w:hint="eastAsia"/>
            <w:sz w:val="28"/>
            <w14:ligatures w14:val="none"/>
          </w:rPr>
          <w:delText>表示候选任务类型对应的向量表示。</w:delText>
        </w:r>
      </w:del>
    </w:p>
    <w:p w14:paraId="676A52A0" w14:textId="77777777" w:rsidR="00D76AFE" w:rsidRDefault="00000000" w:rsidP="00D76AFE">
      <w:pPr>
        <w:spacing w:after="0" w:line="480" w:lineRule="exact"/>
        <w:ind w:firstLineChars="200" w:firstLine="560"/>
        <w:jc w:val="both"/>
        <w:rPr>
          <w:ins w:id="692" w:author="yun qiao" w:date="2026-04-16T14:57:00Z"/>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在以上技术方案的基础上，优选的，所述</w:t>
      </w:r>
      <w:ins w:id="693" w:author="yun qiao" w:date="2026-04-15T19:33:00Z">
        <w:r w:rsidR="00A6781E">
          <w:rPr>
            <w:rFonts w:ascii="Times New Roman" w:eastAsia="宋体" w:hAnsi="Times New Roman" w:cs="Times New Roman" w:hint="eastAsia"/>
            <w:sz w:val="28"/>
            <w:szCs w:val="28"/>
            <w14:ligatures w14:val="none"/>
          </w:rPr>
          <w:t>通过</w:t>
        </w:r>
        <w:r w:rsidR="00A6781E" w:rsidRPr="00350A5D">
          <w:rPr>
            <w:rFonts w:ascii="Times New Roman" w:eastAsia="宋体" w:hAnsi="Times New Roman" w:cs="Times New Roman" w:hint="eastAsia"/>
            <w:sz w:val="28"/>
            <w:szCs w:val="28"/>
            <w14:ligatures w14:val="none"/>
          </w:rPr>
          <w:t>构建并训练面向地理处理任务的基于</w:t>
        </w:r>
        <w:r w:rsidR="00A6781E" w:rsidRPr="00350A5D">
          <w:rPr>
            <w:rFonts w:ascii="Times New Roman" w:eastAsia="宋体" w:hAnsi="Times New Roman" w:cs="Times New Roman" w:hint="eastAsia"/>
            <w:sz w:val="28"/>
            <w:szCs w:val="28"/>
            <w14:ligatures w14:val="none"/>
          </w:rPr>
          <w:t>Transformer</w:t>
        </w:r>
        <w:r w:rsidR="00A6781E" w:rsidRPr="00350A5D">
          <w:rPr>
            <w:rFonts w:ascii="Times New Roman" w:eastAsia="宋体" w:hAnsi="Times New Roman" w:cs="Times New Roman" w:hint="eastAsia"/>
            <w:sz w:val="28"/>
            <w:szCs w:val="28"/>
            <w14:ligatures w14:val="none"/>
          </w:rPr>
          <w:t>解码器的专用序列生成模型，</w:t>
        </w:r>
        <w:r w:rsidR="00A6781E" w:rsidRPr="00752CD3">
          <w:rPr>
            <w:rFonts w:ascii="Times New Roman" w:eastAsia="宋体" w:hAnsi="Times New Roman" w:cs="Times New Roman" w:hint="eastAsia"/>
            <w:sz w:val="28"/>
            <w:szCs w:val="28"/>
            <w14:ligatures w14:val="none"/>
          </w:rPr>
          <w:t>所述</w:t>
        </w:r>
      </w:ins>
      <w:ins w:id="694" w:author="yun qiao" w:date="2026-04-16T14:57:00Z">
        <w:r w:rsidR="00D76AFE" w:rsidRPr="00752CD3">
          <w:rPr>
            <w:rFonts w:ascii="Times New Roman" w:eastAsia="宋体" w:hAnsi="Times New Roman" w:cs="Times New Roman" w:hint="eastAsia"/>
            <w:sz w:val="28"/>
            <w:szCs w:val="28"/>
            <w14:ligatures w14:val="none"/>
          </w:rPr>
          <w:t>专用序列生成模型融合知识图谱语义先验</w:t>
        </w:r>
        <w:r w:rsidR="00D76AFE" w:rsidRPr="00350A5D">
          <w:rPr>
            <w:rFonts w:ascii="Times New Roman" w:eastAsia="宋体" w:hAnsi="Times New Roman" w:cs="Times New Roman" w:hint="eastAsia"/>
            <w:sz w:val="28"/>
            <w:szCs w:val="28"/>
            <w14:ligatures w14:val="none"/>
          </w:rPr>
          <w:t>，并采用特征级线性调制机制将任务条件向量注入各解码层</w:t>
        </w:r>
        <w:r w:rsidR="00D76AFE">
          <w:rPr>
            <w:rFonts w:ascii="Times New Roman" w:eastAsia="宋体" w:hAnsi="Times New Roman" w:cs="Times New Roman" w:hint="eastAsia"/>
            <w:sz w:val="28"/>
            <w:szCs w:val="28"/>
            <w14:ligatures w14:val="none"/>
          </w:rPr>
          <w:t>，</w:t>
        </w:r>
        <w:r w:rsidR="00D76AFE">
          <w:rPr>
            <w:rFonts w:ascii="Times New Roman" w:eastAsia="宋体" w:hAnsi="Times New Roman" w:cs="等线" w:hint="eastAsia"/>
            <w:sz w:val="28"/>
            <w14:ligatures w14:val="none"/>
          </w:rPr>
          <w:t>是以</w:t>
        </w:r>
        <w:r w:rsidR="00D76AFE" w:rsidRPr="003F5B91">
          <w:rPr>
            <w:rFonts w:ascii="Times New Roman" w:eastAsia="宋体" w:hAnsi="Times New Roman" w:cs="等线"/>
            <w:sz w:val="28"/>
            <w14:ligatures w14:val="none"/>
          </w:rPr>
          <w:t>构建基于</w:t>
        </w:r>
        <w:r w:rsidR="00D76AFE" w:rsidRPr="003F5B91">
          <w:rPr>
            <w:rFonts w:ascii="Times New Roman" w:eastAsia="宋体" w:hAnsi="Times New Roman" w:cs="等线"/>
            <w:sz w:val="28"/>
            <w14:ligatures w14:val="none"/>
          </w:rPr>
          <w:t>Transformer</w:t>
        </w:r>
        <w:r w:rsidR="00D76AFE" w:rsidRPr="003F5B91">
          <w:rPr>
            <w:rFonts w:ascii="Times New Roman" w:eastAsia="宋体" w:hAnsi="Times New Roman" w:cs="等线"/>
            <w:sz w:val="28"/>
            <w14:ligatures w14:val="none"/>
          </w:rPr>
          <w:t>解码器的任务条件化序列生成模型，所述模型包括文本编码模块、条件融合模块、条件化解码模块及输出投影模块；所述文本编码模块用于对原始任务描述进行编码，提取任务文本的语义表示；所述条件融合模块用</w:t>
        </w:r>
        <w:r w:rsidR="00D76AFE" w:rsidRPr="003F5B91">
          <w:rPr>
            <w:rFonts w:ascii="Times New Roman" w:eastAsia="宋体" w:hAnsi="Times New Roman" w:cs="等线"/>
            <w:sz w:val="28"/>
            <w14:ligatures w14:val="none"/>
          </w:rPr>
          <w:t xml:space="preserve"> </w:t>
        </w:r>
        <w:r w:rsidR="00D76AFE" w:rsidRPr="003F5B91">
          <w:rPr>
            <w:rFonts w:ascii="Times New Roman" w:eastAsia="宋体" w:hAnsi="Times New Roman" w:cs="等线"/>
            <w:sz w:val="28"/>
            <w14:ligatures w14:val="none"/>
          </w:rPr>
          <w:t>于融合任务文本语义表示与任务类型表示，生成任务条件向量，其计算方式如下：</w:t>
        </w:r>
      </w:ins>
    </w:p>
    <w:p w14:paraId="74F0B1E4" w14:textId="77777777" w:rsidR="00D76AFE" w:rsidRDefault="00D76AFE" w:rsidP="00D76AFE">
      <w:pPr>
        <w:spacing w:after="0" w:line="480" w:lineRule="exact"/>
        <w:ind w:firstLineChars="200" w:firstLine="560"/>
        <w:jc w:val="both"/>
        <w:rPr>
          <w:ins w:id="695" w:author="yun qiao" w:date="2026-04-16T14:57:00Z"/>
          <w:rFonts w:ascii="Cambria Math" w:eastAsia="宋体" w:hAnsi="Cambria Math" w:cs="等线"/>
          <w:i/>
          <w:sz w:val="28"/>
          <w14:ligatures w14:val="none"/>
        </w:rPr>
      </w:pPr>
      <m:oMathPara>
        <m:oMath>
          <m:r>
            <w:ins w:id="696" w:author="yun qiao" w:date="2026-04-16T14:57:00Z">
              <w:rPr>
                <w:rFonts w:ascii="Cambria Math" w:eastAsia="宋体" w:hAnsi="Cambria Math" w:cs="等线"/>
                <w:sz w:val="28"/>
                <w14:ligatures w14:val="none"/>
              </w:rPr>
              <m:t>c=</m:t>
            </w:ins>
          </m:r>
          <m:sSub>
            <m:sSubPr>
              <m:ctrlPr>
                <w:ins w:id="697" w:author="yun qiao" w:date="2026-04-16T14:57:00Z">
                  <w:rPr>
                    <w:rFonts w:ascii="Cambria Math" w:eastAsia="宋体" w:hAnsi="Cambria Math" w:cs="Times New Roman"/>
                    <w:i/>
                    <w:sz w:val="28"/>
                    <w:szCs w:val="20"/>
                    <w14:ligatures w14:val="none"/>
                  </w:rPr>
                </w:ins>
              </m:ctrlPr>
            </m:sSubPr>
            <m:e>
              <m:r>
                <w:ins w:id="698" w:author="yun qiao" w:date="2026-04-16T14:57:00Z">
                  <w:rPr>
                    <w:rFonts w:ascii="Cambria Math" w:eastAsia="宋体" w:hAnsi="Cambria Math" w:cs="等线"/>
                    <w:sz w:val="28"/>
                    <w14:ligatures w14:val="none"/>
                  </w:rPr>
                  <m:t>f</m:t>
                </w:ins>
              </m:r>
            </m:e>
            <m:sub>
              <m:r>
                <w:ins w:id="699" w:author="yun qiao" w:date="2026-04-16T14:57:00Z">
                  <m:rPr>
                    <m:nor/>
                  </m:rPr>
                  <w:rPr>
                    <w:rFonts w:ascii="Cambria Math" w:eastAsia="宋体" w:hAnsi="Cambria Math" w:cs="等线"/>
                    <w:i/>
                    <w:sz w:val="28"/>
                    <w14:ligatures w14:val="none"/>
                  </w:rPr>
                  <m:t>MLP</m:t>
                </w:ins>
              </m:r>
            </m:sub>
          </m:sSub>
          <m:d>
            <m:dPr>
              <m:ctrlPr>
                <w:ins w:id="700" w:author="yun qiao" w:date="2026-04-16T14:57:00Z">
                  <w:rPr>
                    <w:rFonts w:ascii="Cambria Math" w:eastAsia="宋体" w:hAnsi="Cambria Math" w:cs="Times New Roman"/>
                    <w:i/>
                    <w:sz w:val="28"/>
                    <w:szCs w:val="20"/>
                    <w14:ligatures w14:val="none"/>
                  </w:rPr>
                </w:ins>
              </m:ctrlPr>
            </m:dPr>
            <m:e>
              <m:d>
                <m:dPr>
                  <m:begChr m:val="["/>
                  <m:endChr m:val="]"/>
                  <m:ctrlPr>
                    <w:ins w:id="701" w:author="yun qiao" w:date="2026-04-16T14:57:00Z">
                      <w:rPr>
                        <w:rFonts w:ascii="Cambria Math" w:eastAsia="宋体" w:hAnsi="Cambria Math" w:cs="Times New Roman"/>
                        <w:i/>
                        <w:sz w:val="28"/>
                        <w:szCs w:val="20"/>
                        <w14:ligatures w14:val="none"/>
                      </w:rPr>
                    </w:ins>
                  </m:ctrlPr>
                </m:dPr>
                <m:e>
                  <m:sSub>
                    <m:sSubPr>
                      <m:ctrlPr>
                        <w:ins w:id="702" w:author="yun qiao" w:date="2026-04-16T14:57:00Z">
                          <w:rPr>
                            <w:rFonts w:ascii="Cambria Math" w:eastAsia="宋体" w:hAnsi="Cambria Math" w:cs="Times New Roman"/>
                            <w:i/>
                            <w:sz w:val="28"/>
                            <w:szCs w:val="20"/>
                            <w14:ligatures w14:val="none"/>
                          </w:rPr>
                        </w:ins>
                      </m:ctrlPr>
                    </m:sSubPr>
                    <m:e>
                      <m:r>
                        <w:ins w:id="703" w:author="yun qiao" w:date="2026-04-16T14:57:00Z">
                          <w:rPr>
                            <w:rFonts w:ascii="Cambria Math" w:eastAsia="宋体" w:hAnsi="Cambria Math" w:cs="等线"/>
                            <w:sz w:val="28"/>
                            <w14:ligatures w14:val="none"/>
                          </w:rPr>
                          <m:t>v</m:t>
                        </w:ins>
                      </m:r>
                    </m:e>
                    <m:sub>
                      <m:r>
                        <w:ins w:id="704" w:author="yun qiao" w:date="2026-04-16T14:57:00Z">
                          <m:rPr>
                            <m:nor/>
                          </m:rPr>
                          <w:rPr>
                            <w:rFonts w:ascii="Cambria Math" w:eastAsia="宋体" w:hAnsi="Cambria Math" w:cs="等线"/>
                            <w:i/>
                            <w:sz w:val="28"/>
                            <w14:ligatures w14:val="none"/>
                          </w:rPr>
                          <m:t>text</m:t>
                        </w:ins>
                      </m:r>
                    </m:sub>
                  </m:sSub>
                  <m:r>
                    <w:ins w:id="705" w:author="yun qiao" w:date="2026-04-16T14:57:00Z">
                      <w:rPr>
                        <w:rFonts w:ascii="Cambria Math" w:eastAsia="宋体" w:hAnsi="Cambria Math" w:cs="等线"/>
                        <w:sz w:val="28"/>
                        <w14:ligatures w14:val="none"/>
                      </w:rPr>
                      <m:t xml:space="preserve"> ; </m:t>
                    </w:ins>
                  </m:r>
                  <m:sSub>
                    <m:sSubPr>
                      <m:ctrlPr>
                        <w:ins w:id="706" w:author="yun qiao" w:date="2026-04-16T14:57:00Z">
                          <w:rPr>
                            <w:rFonts w:ascii="Cambria Math" w:eastAsia="宋体" w:hAnsi="Cambria Math" w:cs="Times New Roman"/>
                            <w:i/>
                            <w:sz w:val="28"/>
                            <w:szCs w:val="20"/>
                            <w14:ligatures w14:val="none"/>
                          </w:rPr>
                        </w:ins>
                      </m:ctrlPr>
                    </m:sSubPr>
                    <m:e>
                      <m:r>
                        <w:ins w:id="707" w:author="yun qiao" w:date="2026-04-16T14:57:00Z">
                          <w:rPr>
                            <w:rFonts w:ascii="Cambria Math" w:eastAsia="宋体" w:hAnsi="Cambria Math" w:cs="等线"/>
                            <w:sz w:val="28"/>
                            <w14:ligatures w14:val="none"/>
                          </w:rPr>
                          <m:t>e</m:t>
                        </w:ins>
                      </m:r>
                    </m:e>
                    <m:sub>
                      <m:r>
                        <w:ins w:id="708" w:author="yun qiao" w:date="2026-04-16T14:57:00Z">
                          <m:rPr>
                            <m:nor/>
                          </m:rPr>
                          <w:rPr>
                            <w:rFonts w:ascii="Cambria Math" w:eastAsia="宋体" w:hAnsi="Cambria Math" w:cs="等线"/>
                            <w:i/>
                            <w:sz w:val="28"/>
                            <w14:ligatures w14:val="none"/>
                          </w:rPr>
                          <m:t>task</m:t>
                        </w:ins>
                      </m:r>
                    </m:sub>
                  </m:sSub>
                </m:e>
              </m:d>
            </m:e>
          </m:d>
        </m:oMath>
      </m:oMathPara>
    </w:p>
    <w:p w14:paraId="50E57C00" w14:textId="77777777" w:rsidR="00D76AFE" w:rsidRDefault="00D76AFE" w:rsidP="00D76AFE">
      <w:pPr>
        <w:widowControl/>
        <w:spacing w:before="100" w:after="0" w:line="480" w:lineRule="exact"/>
        <w:ind w:firstLineChars="200" w:firstLine="560"/>
        <w:jc w:val="both"/>
        <w:rPr>
          <w:ins w:id="709" w:author="yun qiao" w:date="2026-04-16T14:57:00Z"/>
          <w:rFonts w:ascii="Times New Roman" w:eastAsia="宋体" w:hAnsi="Times New Roman" w:cs="等线"/>
          <w:sz w:val="28"/>
          <w14:ligatures w14:val="none"/>
        </w:rPr>
      </w:pPr>
      <w:ins w:id="710" w:author="yun qiao" w:date="2026-04-16T14:57:00Z">
        <w:r>
          <w:rPr>
            <w:rFonts w:ascii="Times New Roman" w:eastAsia="宋体" w:hAnsi="Times New Roman" w:cs="等线" w:hint="eastAsia"/>
            <w:sz w:val="28"/>
            <w14:ligatures w14:val="none"/>
          </w:rPr>
          <w:t>其中，</w:t>
        </w:r>
      </w:ins>
      <m:oMath>
        <m:sSub>
          <m:sSubPr>
            <m:ctrlPr>
              <w:ins w:id="711" w:author="yun qiao" w:date="2026-04-16T14:57:00Z">
                <w:rPr>
                  <w:rFonts w:ascii="Cambria Math" w:eastAsia="宋体" w:hAnsi="Cambria Math" w:cs="Times New Roman"/>
                  <w:i/>
                  <w:sz w:val="28"/>
                  <w:szCs w:val="20"/>
                  <w14:ligatures w14:val="none"/>
                </w:rPr>
              </w:ins>
            </m:ctrlPr>
          </m:sSubPr>
          <m:e>
            <m:r>
              <w:ins w:id="712" w:author="yun qiao" w:date="2026-04-16T14:57:00Z">
                <w:rPr>
                  <w:rFonts w:ascii="Cambria Math" w:eastAsia="宋体" w:hAnsi="Cambria Math" w:cs="等线"/>
                  <w:sz w:val="28"/>
                  <w14:ligatures w14:val="none"/>
                </w:rPr>
                <m:t>v</m:t>
              </w:ins>
            </m:r>
          </m:e>
          <m:sub>
            <m:r>
              <w:ins w:id="713" w:author="yun qiao" w:date="2026-04-16T14:57:00Z">
                <m:rPr>
                  <m:nor/>
                </m:rPr>
                <w:rPr>
                  <w:rFonts w:ascii="Cambria Math" w:eastAsia="宋体" w:hAnsi="Cambria Math" w:cs="等线"/>
                  <w:sz w:val="28"/>
                  <w14:ligatures w14:val="none"/>
                </w:rPr>
                <m:t>text</m:t>
              </w:ins>
            </m:r>
          </m:sub>
        </m:sSub>
      </m:oMath>
      <w:ins w:id="714" w:author="yun qiao" w:date="2026-04-16T14:57:00Z">
        <w:r>
          <w:rPr>
            <w:rFonts w:ascii="Times New Roman" w:eastAsia="宋体" w:hAnsi="Times New Roman" w:cs="等线" w:hint="eastAsia"/>
            <w:sz w:val="28"/>
            <w14:ligatures w14:val="none"/>
          </w:rPr>
          <w:t>表示文本语义的池化表示，</w:t>
        </w:r>
      </w:ins>
      <m:oMath>
        <m:sSub>
          <m:sSubPr>
            <m:ctrlPr>
              <w:ins w:id="715" w:author="yun qiao" w:date="2026-04-16T14:57:00Z">
                <w:rPr>
                  <w:rFonts w:ascii="Cambria Math" w:eastAsia="宋体" w:hAnsi="Cambria Math" w:cs="Times New Roman"/>
                  <w:i/>
                  <w:sz w:val="28"/>
                  <w:szCs w:val="20"/>
                  <w14:ligatures w14:val="none"/>
                </w:rPr>
              </w:ins>
            </m:ctrlPr>
          </m:sSubPr>
          <m:e>
            <m:r>
              <w:ins w:id="716" w:author="yun qiao" w:date="2026-04-16T14:57:00Z">
                <w:rPr>
                  <w:rFonts w:ascii="Cambria Math" w:eastAsia="宋体" w:hAnsi="Cambria Math" w:cs="等线"/>
                  <w:sz w:val="28"/>
                  <w14:ligatures w14:val="none"/>
                </w:rPr>
                <m:t>e</m:t>
              </w:ins>
            </m:r>
          </m:e>
          <m:sub>
            <m:r>
              <w:ins w:id="717" w:author="yun qiao" w:date="2026-04-16T14:57:00Z">
                <m:rPr>
                  <m:nor/>
                </m:rPr>
                <w:rPr>
                  <w:rFonts w:ascii="Cambria Math" w:eastAsia="宋体" w:hAnsi="Cambria Math" w:cs="等线"/>
                  <w:sz w:val="28"/>
                  <w14:ligatures w14:val="none"/>
                </w:rPr>
                <m:t>task</m:t>
              </w:ins>
            </m:r>
          </m:sub>
        </m:sSub>
      </m:oMath>
      <w:ins w:id="718" w:author="yun qiao" w:date="2026-04-16T14:57:00Z">
        <w:r>
          <w:rPr>
            <w:rFonts w:ascii="Times New Roman" w:eastAsia="宋体" w:hAnsi="Times New Roman" w:cs="等线" w:hint="eastAsia"/>
            <w:sz w:val="28"/>
            <w14:ligatures w14:val="none"/>
          </w:rPr>
          <w:t>表示任务类型嵌入向量，</w:t>
        </w:r>
        <w:r>
          <w:rPr>
            <w:rFonts w:ascii="Times New Roman" w:eastAsia="宋体" w:hAnsi="Times New Roman" w:cs="等线"/>
            <w:sz w:val="28"/>
            <w14:ligatures w14:val="none"/>
          </w:rPr>
          <w:t>[</w:t>
        </w:r>
        <w:r>
          <w:rPr>
            <w:rFonts w:ascii="Times New Roman" w:eastAsia="宋体" w:hAnsi="Times New Roman" w:cs="等线" w:hint="eastAsia"/>
            <w:sz w:val="28"/>
            <w14:ligatures w14:val="none"/>
          </w:rPr>
          <w:t>·</w:t>
        </w:r>
        <w:r>
          <w:rPr>
            <w:rFonts w:ascii="Times New Roman" w:eastAsia="宋体" w:hAnsi="Times New Roman" w:cs="等线"/>
            <w:sz w:val="28"/>
            <w14:ligatures w14:val="none"/>
          </w:rPr>
          <w:t>;</w:t>
        </w:r>
        <w:r>
          <w:rPr>
            <w:rFonts w:ascii="Times New Roman" w:eastAsia="宋体" w:hAnsi="Times New Roman" w:cs="等线" w:hint="eastAsia"/>
            <w:sz w:val="28"/>
            <w14:ligatures w14:val="none"/>
          </w:rPr>
          <w:t>·</w:t>
        </w:r>
        <w:r>
          <w:rPr>
            <w:rFonts w:ascii="Times New Roman" w:eastAsia="宋体" w:hAnsi="Times New Roman" w:cs="等线"/>
            <w:sz w:val="28"/>
            <w14:ligatures w14:val="none"/>
          </w:rPr>
          <w:t xml:space="preserve">] </w:t>
        </w:r>
        <w:r>
          <w:rPr>
            <w:rFonts w:ascii="Times New Roman" w:eastAsia="宋体" w:hAnsi="Times New Roman" w:cs="等线" w:hint="eastAsia"/>
            <w:sz w:val="28"/>
            <w14:ligatures w14:val="none"/>
          </w:rPr>
          <w:t>表示向量拼接操作，</w:t>
        </w:r>
      </w:ins>
      <m:oMath>
        <m:sSub>
          <m:sSubPr>
            <m:ctrlPr>
              <w:ins w:id="719" w:author="yun qiao" w:date="2026-04-16T14:57:00Z">
                <w:rPr>
                  <w:rFonts w:ascii="Cambria Math" w:eastAsia="宋体" w:hAnsi="Cambria Math" w:cs="Times New Roman"/>
                  <w:i/>
                  <w:sz w:val="28"/>
                  <w:szCs w:val="20"/>
                  <w14:ligatures w14:val="none"/>
                </w:rPr>
              </w:ins>
            </m:ctrlPr>
          </m:sSubPr>
          <m:e>
            <m:r>
              <w:ins w:id="720" w:author="yun qiao" w:date="2026-04-16T14:57:00Z">
                <w:rPr>
                  <w:rFonts w:ascii="Cambria Math" w:eastAsia="宋体" w:hAnsi="Cambria Math" w:cs="等线"/>
                  <w:sz w:val="28"/>
                  <w14:ligatures w14:val="none"/>
                </w:rPr>
                <m:t>f</m:t>
              </w:ins>
            </m:r>
          </m:e>
          <m:sub>
            <m:r>
              <w:ins w:id="721" w:author="yun qiao" w:date="2026-04-16T14:57:00Z">
                <m:rPr>
                  <m:nor/>
                </m:rPr>
                <w:rPr>
                  <w:rFonts w:ascii="Cambria Math" w:eastAsia="宋体" w:hAnsi="Cambria Math" w:cs="等线"/>
                  <w:sz w:val="28"/>
                  <w14:ligatures w14:val="none"/>
                </w:rPr>
                <m:t>MLP</m:t>
              </w:ins>
            </m:r>
          </m:sub>
        </m:sSub>
      </m:oMath>
      <w:ins w:id="722" w:author="yun qiao" w:date="2026-04-16T14:57:00Z">
        <w:r>
          <w:rPr>
            <w:rFonts w:ascii="Times New Roman" w:eastAsia="宋体" w:hAnsi="Times New Roman" w:cs="等线" w:hint="eastAsia"/>
            <w:sz w:val="28"/>
            <w14:ligatures w14:val="none"/>
          </w:rPr>
          <w:t>表示多层感知机映射函数；</w:t>
        </w:r>
      </w:ins>
    </w:p>
    <w:p w14:paraId="0ED2F5BA" w14:textId="77777777" w:rsidR="00D76AFE" w:rsidRDefault="00D76AFE" w:rsidP="00D76AFE">
      <w:pPr>
        <w:widowControl/>
        <w:spacing w:before="100" w:after="0" w:line="480" w:lineRule="exact"/>
        <w:ind w:firstLineChars="200" w:firstLine="560"/>
        <w:jc w:val="both"/>
        <w:rPr>
          <w:ins w:id="723" w:author="yun qiao" w:date="2026-04-16T14:57:00Z"/>
          <w:rFonts w:ascii="Times New Roman" w:eastAsia="宋体" w:hAnsi="Times New Roman" w:cs="等线"/>
          <w:sz w:val="28"/>
          <w14:ligatures w14:val="none"/>
        </w:rPr>
      </w:pPr>
      <w:ins w:id="724" w:author="yun qiao" w:date="2026-04-16T14:57:00Z">
        <w:r>
          <w:rPr>
            <w:rFonts w:ascii="Times New Roman" w:eastAsia="宋体" w:hAnsi="Times New Roman" w:cs="等线" w:hint="eastAsia"/>
            <w:sz w:val="28"/>
            <w14:ligatures w14:val="none"/>
          </w:rPr>
          <w:t>所述条件化解码模块包含多层</w:t>
        </w:r>
        <w:r>
          <w:rPr>
            <w:rFonts w:ascii="Times New Roman" w:eastAsia="宋体" w:hAnsi="Times New Roman" w:cs="等线"/>
            <w:sz w:val="28"/>
            <w14:ligatures w14:val="none"/>
          </w:rPr>
          <w:t>Transformer</w:t>
        </w:r>
        <w:r>
          <w:rPr>
            <w:rFonts w:ascii="Times New Roman" w:eastAsia="宋体" w:hAnsi="Times New Roman" w:cs="等线" w:hint="eastAsia"/>
            <w:sz w:val="28"/>
            <w14:ligatures w14:val="none"/>
          </w:rPr>
          <w:t>解码层，在每一层中采用特征级线性调制机制将所述条件向量注入解码过程，其调制方式如下：</w:t>
        </w:r>
      </w:ins>
    </w:p>
    <w:p w14:paraId="4E299F5C" w14:textId="77777777" w:rsidR="00D76AFE" w:rsidRDefault="00000000" w:rsidP="00D76AFE">
      <w:pPr>
        <w:widowControl/>
        <w:spacing w:before="100" w:after="0" w:line="480" w:lineRule="exact"/>
        <w:jc w:val="both"/>
        <w:rPr>
          <w:ins w:id="725" w:author="yun qiao" w:date="2026-04-16T14:57:00Z"/>
          <w:rFonts w:ascii="Cambria Math" w:eastAsia="宋体" w:hAnsi="Cambria Math" w:cs="等线"/>
          <w:i/>
          <w:sz w:val="28"/>
          <w14:ligatures w14:val="none"/>
        </w:rPr>
      </w:pPr>
      <m:oMathPara>
        <m:oMath>
          <m:sSubSup>
            <m:sSubSupPr>
              <m:ctrlPr>
                <w:ins w:id="726" w:author="yun qiao" w:date="2026-04-16T14:57:00Z">
                  <w:rPr>
                    <w:rFonts w:ascii="Cambria Math" w:eastAsia="宋体" w:hAnsi="Cambria Math" w:cs="Times New Roman"/>
                    <w:i/>
                    <w:sz w:val="28"/>
                    <w:szCs w:val="20"/>
                    <w14:ligatures w14:val="none"/>
                  </w:rPr>
                </w:ins>
              </m:ctrlPr>
            </m:sSubSupPr>
            <m:e>
              <m:r>
                <w:ins w:id="727" w:author="yun qiao" w:date="2026-04-16T14:57:00Z">
                  <w:rPr>
                    <w:rFonts w:ascii="Cambria Math" w:eastAsia="宋体" w:hAnsi="Cambria Math" w:cs="等线"/>
                    <w:sz w:val="28"/>
                    <w14:ligatures w14:val="none"/>
                  </w:rPr>
                  <m:t>h</m:t>
                </w:ins>
              </m:r>
            </m:e>
            <m:sub>
              <m:r>
                <w:ins w:id="728" w:author="yun qiao" w:date="2026-04-16T14:57:00Z">
                  <w:rPr>
                    <w:rFonts w:ascii="Cambria Math" w:eastAsia="宋体" w:hAnsi="Cambria Math" w:cs="等线"/>
                    <w:sz w:val="28"/>
                    <w14:ligatures w14:val="none"/>
                  </w:rPr>
                  <m:t>l</m:t>
                </w:ins>
              </m:r>
            </m:sub>
            <m:sup>
              <m:r>
                <w:ins w:id="729" w:author="yun qiao" w:date="2026-04-16T14:57:00Z">
                  <w:rPr>
                    <w:rFonts w:ascii="Cambria Math" w:eastAsia="宋体" w:hAnsi="Cambria Math" w:cs="等线"/>
                    <w:sz w:val="28"/>
                    <w14:ligatures w14:val="none"/>
                  </w:rPr>
                  <m:t>'</m:t>
                </w:ins>
              </m:r>
            </m:sup>
          </m:sSubSup>
          <m:r>
            <w:ins w:id="730" w:author="yun qiao" w:date="2026-04-16T14:57:00Z">
              <w:rPr>
                <w:rFonts w:ascii="Cambria Math" w:eastAsia="宋体" w:hAnsi="Cambria Math" w:cs="等线"/>
                <w:sz w:val="28"/>
                <w14:ligatures w14:val="none"/>
              </w:rPr>
              <m:t>=</m:t>
            </w:ins>
          </m:r>
          <m:sSub>
            <m:sSubPr>
              <m:ctrlPr>
                <w:ins w:id="731" w:author="yun qiao" w:date="2026-04-16T14:57:00Z">
                  <w:rPr>
                    <w:rFonts w:ascii="Cambria Math" w:eastAsia="宋体" w:hAnsi="Cambria Math" w:cs="Times New Roman"/>
                    <w:i/>
                    <w:sz w:val="28"/>
                    <w:szCs w:val="20"/>
                    <w14:ligatures w14:val="none"/>
                  </w:rPr>
                </w:ins>
              </m:ctrlPr>
            </m:sSubPr>
            <m:e>
              <m:r>
                <w:ins w:id="732" w:author="yun qiao" w:date="2026-04-16T14:57:00Z">
                  <w:rPr>
                    <w:rFonts w:ascii="Cambria Math" w:eastAsia="宋体" w:hAnsi="Cambria Math" w:cs="等线"/>
                    <w:sz w:val="28"/>
                    <w14:ligatures w14:val="none"/>
                  </w:rPr>
                  <m:t>γ</m:t>
                </w:ins>
              </m:r>
            </m:e>
            <m:sub>
              <m:r>
                <w:ins w:id="733" w:author="yun qiao" w:date="2026-04-16T14:57:00Z">
                  <w:rPr>
                    <w:rFonts w:ascii="Cambria Math" w:eastAsia="宋体" w:hAnsi="Cambria Math" w:cs="等线"/>
                    <w:sz w:val="28"/>
                    <w14:ligatures w14:val="none"/>
                  </w:rPr>
                  <m:t>l</m:t>
                </w:ins>
              </m:r>
            </m:sub>
          </m:sSub>
          <m:d>
            <m:dPr>
              <m:ctrlPr>
                <w:ins w:id="734" w:author="yun qiao" w:date="2026-04-16T14:57:00Z">
                  <w:rPr>
                    <w:rFonts w:ascii="Cambria Math" w:eastAsia="宋体" w:hAnsi="Cambria Math" w:cs="Times New Roman"/>
                    <w:i/>
                    <w:sz w:val="28"/>
                    <w:szCs w:val="20"/>
                    <w14:ligatures w14:val="none"/>
                  </w:rPr>
                </w:ins>
              </m:ctrlPr>
            </m:dPr>
            <m:e>
              <m:r>
                <w:ins w:id="735" w:author="yun qiao" w:date="2026-04-16T14:57:00Z">
                  <w:rPr>
                    <w:rFonts w:ascii="Cambria Math" w:eastAsia="宋体" w:hAnsi="Cambria Math" w:cs="等线"/>
                    <w:sz w:val="28"/>
                    <w14:ligatures w14:val="none"/>
                  </w:rPr>
                  <m:t>c</m:t>
                </w:ins>
              </m:r>
            </m:e>
          </m:d>
          <m:r>
            <w:ins w:id="736" w:author="yun qiao" w:date="2026-04-16T14:57:00Z">
              <w:rPr>
                <w:rFonts w:ascii="Cambria Math" w:eastAsia="宋体" w:hAnsi="Cambria Math" w:cs="等线"/>
                <w:sz w:val="28"/>
                <w14:ligatures w14:val="none"/>
              </w:rPr>
              <m:t>⊙</m:t>
            </w:ins>
          </m:r>
          <m:sSub>
            <m:sSubPr>
              <m:ctrlPr>
                <w:ins w:id="737" w:author="yun qiao" w:date="2026-04-16T14:57:00Z">
                  <w:rPr>
                    <w:rFonts w:ascii="Cambria Math" w:eastAsia="宋体" w:hAnsi="Cambria Math" w:cs="Times New Roman"/>
                    <w:i/>
                    <w:sz w:val="28"/>
                    <w:szCs w:val="20"/>
                    <w14:ligatures w14:val="none"/>
                  </w:rPr>
                </w:ins>
              </m:ctrlPr>
            </m:sSubPr>
            <m:e>
              <m:r>
                <w:ins w:id="738" w:author="yun qiao" w:date="2026-04-16T14:57:00Z">
                  <w:rPr>
                    <w:rFonts w:ascii="Cambria Math" w:eastAsia="宋体" w:hAnsi="Cambria Math" w:cs="等线"/>
                    <w:sz w:val="28"/>
                    <w14:ligatures w14:val="none"/>
                  </w:rPr>
                  <m:t>h</m:t>
                </w:ins>
              </m:r>
            </m:e>
            <m:sub>
              <m:r>
                <w:ins w:id="739" w:author="yun qiao" w:date="2026-04-16T14:57:00Z">
                  <w:rPr>
                    <w:rFonts w:ascii="Cambria Math" w:eastAsia="宋体" w:hAnsi="Cambria Math" w:cs="等线"/>
                    <w:sz w:val="28"/>
                    <w14:ligatures w14:val="none"/>
                  </w:rPr>
                  <m:t>l</m:t>
                </w:ins>
              </m:r>
            </m:sub>
          </m:sSub>
          <m:r>
            <w:ins w:id="740" w:author="yun qiao" w:date="2026-04-16T14:57:00Z">
              <w:rPr>
                <w:rFonts w:ascii="Cambria Math" w:eastAsia="宋体" w:hAnsi="Cambria Math" w:cs="等线"/>
                <w:sz w:val="28"/>
                <w14:ligatures w14:val="none"/>
              </w:rPr>
              <m:t>+</m:t>
            </w:ins>
          </m:r>
          <m:sSub>
            <m:sSubPr>
              <m:ctrlPr>
                <w:ins w:id="741" w:author="yun qiao" w:date="2026-04-16T14:57:00Z">
                  <w:rPr>
                    <w:rFonts w:ascii="Cambria Math" w:eastAsia="宋体" w:hAnsi="Cambria Math" w:cs="Times New Roman"/>
                    <w:i/>
                    <w:sz w:val="28"/>
                    <w:szCs w:val="20"/>
                    <w14:ligatures w14:val="none"/>
                  </w:rPr>
                </w:ins>
              </m:ctrlPr>
            </m:sSubPr>
            <m:e>
              <m:r>
                <w:ins w:id="742" w:author="yun qiao" w:date="2026-04-16T14:57:00Z">
                  <w:rPr>
                    <w:rFonts w:ascii="Cambria Math" w:eastAsia="宋体" w:hAnsi="Cambria Math" w:cs="等线"/>
                    <w:sz w:val="28"/>
                    <w14:ligatures w14:val="none"/>
                  </w:rPr>
                  <m:t>β</m:t>
                </w:ins>
              </m:r>
            </m:e>
            <m:sub>
              <m:r>
                <w:ins w:id="743" w:author="yun qiao" w:date="2026-04-16T14:57:00Z">
                  <w:rPr>
                    <w:rFonts w:ascii="Cambria Math" w:eastAsia="宋体" w:hAnsi="Cambria Math" w:cs="等线"/>
                    <w:sz w:val="28"/>
                    <w14:ligatures w14:val="none"/>
                  </w:rPr>
                  <m:t>l</m:t>
                </w:ins>
              </m:r>
            </m:sub>
          </m:sSub>
          <m:d>
            <m:dPr>
              <m:ctrlPr>
                <w:ins w:id="744" w:author="yun qiao" w:date="2026-04-16T14:57:00Z">
                  <w:rPr>
                    <w:rFonts w:ascii="Cambria Math" w:eastAsia="宋体" w:hAnsi="Cambria Math" w:cs="Times New Roman"/>
                    <w:i/>
                    <w:sz w:val="28"/>
                    <w:szCs w:val="20"/>
                    <w14:ligatures w14:val="none"/>
                  </w:rPr>
                </w:ins>
              </m:ctrlPr>
            </m:dPr>
            <m:e>
              <m:r>
                <w:ins w:id="745" w:author="yun qiao" w:date="2026-04-16T14:57:00Z">
                  <w:rPr>
                    <w:rFonts w:ascii="Cambria Math" w:eastAsia="宋体" w:hAnsi="Cambria Math" w:cs="等线"/>
                    <w:sz w:val="28"/>
                    <w14:ligatures w14:val="none"/>
                  </w:rPr>
                  <m:t>c</m:t>
                </w:ins>
              </m:r>
            </m:e>
          </m:d>
        </m:oMath>
      </m:oMathPara>
    </w:p>
    <w:p w14:paraId="2DD36E81" w14:textId="77777777" w:rsidR="00D76AFE" w:rsidRDefault="00D76AFE" w:rsidP="00D76AFE">
      <w:pPr>
        <w:widowControl/>
        <w:spacing w:before="100" w:after="0" w:line="480" w:lineRule="exact"/>
        <w:ind w:firstLineChars="200" w:firstLine="560"/>
        <w:jc w:val="both"/>
        <w:rPr>
          <w:ins w:id="746" w:author="yun qiao" w:date="2026-04-16T14:57:00Z"/>
          <w:rFonts w:ascii="Times New Roman" w:eastAsia="宋体" w:hAnsi="Times New Roman" w:cs="等线"/>
          <w:sz w:val="28"/>
          <w14:ligatures w14:val="none"/>
        </w:rPr>
      </w:pPr>
      <w:ins w:id="747" w:author="yun qiao" w:date="2026-04-16T14:57:00Z">
        <w:r>
          <w:rPr>
            <w:rFonts w:ascii="Times New Roman" w:eastAsia="宋体" w:hAnsi="Times New Roman" w:cs="等线" w:hint="eastAsia"/>
            <w:sz w:val="28"/>
            <w14:ligatures w14:val="none"/>
          </w:rPr>
          <w:t>其中，</w:t>
        </w:r>
      </w:ins>
      <m:oMath>
        <m:sSub>
          <m:sSubPr>
            <m:ctrlPr>
              <w:ins w:id="748" w:author="yun qiao" w:date="2026-04-16T14:57:00Z">
                <w:rPr>
                  <w:rFonts w:ascii="Cambria Math" w:eastAsia="宋体" w:hAnsi="Cambria Math" w:cs="Times New Roman"/>
                  <w:sz w:val="28"/>
                  <w:szCs w:val="20"/>
                  <w14:ligatures w14:val="none"/>
                </w:rPr>
              </w:ins>
            </m:ctrlPr>
          </m:sSubPr>
          <m:e>
            <m:r>
              <w:ins w:id="749" w:author="yun qiao" w:date="2026-04-16T14:57:00Z">
                <w:rPr>
                  <w:rFonts w:ascii="Cambria Math" w:eastAsia="宋体" w:hAnsi="Cambria Math" w:cs="等线"/>
                  <w:sz w:val="28"/>
                  <w14:ligatures w14:val="none"/>
                </w:rPr>
                <m:t>h</m:t>
              </w:ins>
            </m:r>
          </m:e>
          <m:sub>
            <m:r>
              <w:ins w:id="750" w:author="yun qiao" w:date="2026-04-16T14:57:00Z">
                <w:rPr>
                  <w:rFonts w:ascii="Cambria Math" w:eastAsia="宋体" w:hAnsi="Cambria Math" w:cs="等线"/>
                  <w:sz w:val="28"/>
                  <w14:ligatures w14:val="none"/>
                </w:rPr>
                <m:t>l</m:t>
              </w:ins>
            </m:r>
          </m:sub>
        </m:sSub>
      </m:oMath>
      <w:ins w:id="751" w:author="yun qiao" w:date="2026-04-16T14:57:00Z">
        <w:r>
          <w:rPr>
            <w:rFonts w:ascii="Times New Roman" w:eastAsia="宋体" w:hAnsi="Times New Roman" w:cs="等线" w:hint="eastAsia"/>
            <w:sz w:val="28"/>
            <w14:ligatures w14:val="none"/>
          </w:rPr>
          <w:t>表示第</w:t>
        </w:r>
      </w:ins>
      <m:oMath>
        <m:r>
          <w:ins w:id="752" w:author="yun qiao" w:date="2026-04-16T14:57:00Z">
            <w:rPr>
              <w:rFonts w:ascii="Cambria Math" w:eastAsia="宋体" w:hAnsi="Cambria Math" w:cs="等线"/>
              <w:sz w:val="28"/>
              <w14:ligatures w14:val="none"/>
            </w:rPr>
            <m:t>l</m:t>
          </w:ins>
        </m:r>
      </m:oMath>
      <w:ins w:id="753" w:author="yun qiao" w:date="2026-04-16T14:57:00Z">
        <w:r>
          <w:rPr>
            <w:rFonts w:ascii="Times New Roman" w:eastAsia="宋体" w:hAnsi="Times New Roman" w:cs="等线" w:hint="eastAsia"/>
            <w:sz w:val="28"/>
            <w14:ligatures w14:val="none"/>
          </w:rPr>
          <w:t>层解码器的隐藏状态，</w:t>
        </w:r>
      </w:ins>
      <m:oMath>
        <m:sSub>
          <m:sSubPr>
            <m:ctrlPr>
              <w:ins w:id="754" w:author="yun qiao" w:date="2026-04-16T14:57:00Z">
                <w:rPr>
                  <w:rFonts w:ascii="Cambria Math" w:eastAsia="宋体" w:hAnsi="Cambria Math" w:cs="Times New Roman"/>
                  <w:sz w:val="28"/>
                  <w:szCs w:val="20"/>
                  <w14:ligatures w14:val="none"/>
                </w:rPr>
              </w:ins>
            </m:ctrlPr>
          </m:sSubPr>
          <m:e>
            <m:r>
              <w:ins w:id="755" w:author="yun qiao" w:date="2026-04-16T14:57:00Z">
                <m:rPr>
                  <m:sty m:val="p"/>
                </m:rPr>
                <w:rPr>
                  <w:rFonts w:ascii="Cambria Math" w:eastAsia="宋体" w:hAnsi="Cambria Math" w:cs="等线"/>
                  <w:sz w:val="28"/>
                  <w14:ligatures w14:val="none"/>
                </w:rPr>
                <m:t>γ</m:t>
              </w:ins>
            </m:r>
          </m:e>
          <m:sub>
            <m:r>
              <w:ins w:id="756" w:author="yun qiao" w:date="2026-04-16T14:57:00Z">
                <w:rPr>
                  <w:rFonts w:ascii="Cambria Math" w:eastAsia="宋体" w:hAnsi="Cambria Math" w:cs="等线"/>
                  <w:sz w:val="28"/>
                  <w14:ligatures w14:val="none"/>
                </w:rPr>
                <m:t>l</m:t>
              </w:ins>
            </m:r>
          </m:sub>
        </m:sSub>
        <m:d>
          <m:dPr>
            <m:ctrlPr>
              <w:ins w:id="757" w:author="yun qiao" w:date="2026-04-16T14:57:00Z">
                <w:rPr>
                  <w:rFonts w:ascii="Cambria Math" w:eastAsia="宋体" w:hAnsi="Cambria Math" w:cs="Times New Roman"/>
                  <w:sz w:val="28"/>
                  <w:szCs w:val="20"/>
                  <w14:ligatures w14:val="none"/>
                </w:rPr>
              </w:ins>
            </m:ctrlPr>
          </m:dPr>
          <m:e>
            <m:r>
              <w:ins w:id="758" w:author="yun qiao" w:date="2026-04-16T14:57:00Z">
                <w:rPr>
                  <w:rFonts w:ascii="Cambria Math" w:eastAsia="宋体" w:hAnsi="Cambria Math" w:cs="等线"/>
                  <w:sz w:val="28"/>
                  <w14:ligatures w14:val="none"/>
                </w:rPr>
                <m:t>c</m:t>
              </w:ins>
            </m:r>
          </m:e>
        </m:d>
      </m:oMath>
      <w:ins w:id="759" w:author="yun qiao" w:date="2026-04-16T14:57:00Z">
        <w:r>
          <w:rPr>
            <w:rFonts w:ascii="Times New Roman" w:eastAsia="宋体" w:hAnsi="Times New Roman" w:cs="等线" w:hint="eastAsia"/>
            <w:sz w:val="28"/>
            <w14:ligatures w14:val="none"/>
          </w:rPr>
          <w:t>和</w:t>
        </w:r>
        <w:r>
          <w:rPr>
            <w:rFonts w:ascii="Times New Roman" w:eastAsia="宋体" w:hAnsi="Times New Roman" w:cs="等线"/>
            <w:sz w:val="28"/>
            <w14:ligatures w14:val="none"/>
          </w:rPr>
          <w:t xml:space="preserve"> </w:t>
        </w:r>
      </w:ins>
      <m:oMath>
        <m:sSub>
          <m:sSubPr>
            <m:ctrlPr>
              <w:ins w:id="760" w:author="yun qiao" w:date="2026-04-16T14:57:00Z">
                <w:rPr>
                  <w:rFonts w:ascii="Cambria Math" w:eastAsia="宋体" w:hAnsi="Cambria Math" w:cs="Times New Roman"/>
                  <w:sz w:val="28"/>
                  <w:szCs w:val="20"/>
                  <w14:ligatures w14:val="none"/>
                </w:rPr>
              </w:ins>
            </m:ctrlPr>
          </m:sSubPr>
          <m:e>
            <m:r>
              <w:ins w:id="761" w:author="yun qiao" w:date="2026-04-16T14:57:00Z">
                <m:rPr>
                  <m:sty m:val="p"/>
                </m:rPr>
                <w:rPr>
                  <w:rFonts w:ascii="Cambria Math" w:eastAsia="宋体" w:hAnsi="Cambria Math" w:cs="等线"/>
                  <w:sz w:val="28"/>
                  <w14:ligatures w14:val="none"/>
                </w:rPr>
                <m:t>β</m:t>
              </w:ins>
            </m:r>
          </m:e>
          <m:sub>
            <m:r>
              <w:ins w:id="762" w:author="yun qiao" w:date="2026-04-16T14:57:00Z">
                <w:rPr>
                  <w:rFonts w:ascii="Cambria Math" w:eastAsia="宋体" w:hAnsi="Cambria Math" w:cs="等线"/>
                  <w:sz w:val="28"/>
                  <w14:ligatures w14:val="none"/>
                </w:rPr>
                <m:t>l</m:t>
              </w:ins>
            </m:r>
          </m:sub>
        </m:sSub>
        <m:d>
          <m:dPr>
            <m:ctrlPr>
              <w:ins w:id="763" w:author="yun qiao" w:date="2026-04-16T14:57:00Z">
                <w:rPr>
                  <w:rFonts w:ascii="Cambria Math" w:eastAsia="宋体" w:hAnsi="Cambria Math" w:cs="Times New Roman"/>
                  <w:sz w:val="28"/>
                  <w:szCs w:val="20"/>
                  <w14:ligatures w14:val="none"/>
                </w:rPr>
              </w:ins>
            </m:ctrlPr>
          </m:dPr>
          <m:e>
            <m:r>
              <w:ins w:id="764" w:author="yun qiao" w:date="2026-04-16T14:57:00Z">
                <w:rPr>
                  <w:rFonts w:ascii="Cambria Math" w:eastAsia="宋体" w:hAnsi="Cambria Math" w:cs="等线"/>
                  <w:sz w:val="28"/>
                  <w14:ligatures w14:val="none"/>
                </w:rPr>
                <m:t>c</m:t>
              </w:ins>
            </m:r>
          </m:e>
        </m:d>
      </m:oMath>
      <w:ins w:id="765" w:author="yun qiao" w:date="2026-04-16T14:57:00Z">
        <w:r>
          <w:rPr>
            <w:rFonts w:ascii="Times New Roman" w:eastAsia="宋体" w:hAnsi="Times New Roman" w:cs="等线" w:hint="eastAsia"/>
            <w:sz w:val="28"/>
            <w14:ligatures w14:val="none"/>
          </w:rPr>
          <w:t>分别为基于条件向量</w:t>
        </w:r>
      </w:ins>
      <m:oMath>
        <m:r>
          <w:ins w:id="766" w:author="yun qiao" w:date="2026-04-16T14:57:00Z">
            <w:rPr>
              <w:rFonts w:ascii="Cambria Math" w:eastAsia="宋体" w:hAnsi="Cambria Math" w:cs="等线"/>
              <w:sz w:val="28"/>
              <w14:ligatures w14:val="none"/>
            </w:rPr>
            <m:t>c</m:t>
          </w:ins>
        </m:r>
      </m:oMath>
      <w:ins w:id="767" w:author="yun qiao" w:date="2026-04-16T14:57:00Z">
        <w:r>
          <w:rPr>
            <w:rFonts w:ascii="Times New Roman" w:eastAsia="宋体" w:hAnsi="Times New Roman" w:cs="等线" w:hint="eastAsia"/>
            <w:sz w:val="28"/>
            <w14:ligatures w14:val="none"/>
          </w:rPr>
          <w:t>通过可学习的线性变换生成的缩放参数和偏移参数，⊙表示逐元素乘法；</w:t>
        </w:r>
        <w:r w:rsidRPr="003F5B91">
          <w:rPr>
            <w:rFonts w:ascii="Times New Roman" w:eastAsia="宋体" w:hAnsi="Times New Roman" w:cs="等线" w:hint="eastAsia"/>
            <w:sz w:val="28"/>
            <w14:ligatures w14:val="none"/>
          </w:rPr>
          <w:t>所述缩</w:t>
        </w:r>
        <w:r w:rsidRPr="003F5B91">
          <w:rPr>
            <w:rFonts w:ascii="Times New Roman" w:eastAsia="宋体" w:hAnsi="Times New Roman" w:cs="等线" w:hint="eastAsia"/>
            <w:sz w:val="28"/>
            <w14:ligatures w14:val="none"/>
          </w:rPr>
          <w:lastRenderedPageBreak/>
          <w:t>放参数初始化为单位值，所述偏移参数初始化为零值；</w:t>
        </w:r>
        <w:r w:rsidRPr="0092054F">
          <w:rPr>
            <w:rFonts w:ascii="Times New Roman" w:eastAsia="宋体" w:hAnsi="Times New Roman" w:cs="等线"/>
            <w:sz w:val="28"/>
            <w14:ligatures w14:val="none"/>
          </w:rPr>
          <w:t>所述操作原语词嵌入基于知识图谱预训练获得，以引入操作原语之间的结构化语义先验；所述输出投影模块用于将解码器隐藏状态映射至操作原语输出空间</w:t>
        </w:r>
        <w:r>
          <w:rPr>
            <w:rFonts w:ascii="Times New Roman" w:eastAsia="宋体" w:hAnsi="Times New Roman" w:cs="等线" w:hint="eastAsia"/>
            <w:sz w:val="28"/>
            <w14:ligatures w14:val="none"/>
          </w:rPr>
          <w:t>，</w:t>
        </w:r>
        <w:r w:rsidRPr="00C76E8C">
          <w:rPr>
            <w:rFonts w:ascii="Times New Roman" w:eastAsia="宋体" w:hAnsi="Times New Roman" w:cs="等线" w:hint="eastAsia"/>
            <w:sz w:val="28"/>
            <w14:ligatures w14:val="none"/>
          </w:rPr>
          <w:t>并计算当前时间步操作原语的条件生成概率，其计算方式如下：</w:t>
        </w:r>
      </w:ins>
    </w:p>
    <w:p w14:paraId="23431BCA" w14:textId="77777777" w:rsidR="00D76AFE" w:rsidRDefault="00D76AFE" w:rsidP="00D76AFE">
      <w:pPr>
        <w:widowControl/>
        <w:spacing w:before="100" w:after="0" w:line="480" w:lineRule="exact"/>
        <w:jc w:val="both"/>
        <w:rPr>
          <w:ins w:id="768" w:author="yun qiao" w:date="2026-04-16T14:57:00Z"/>
          <w:rFonts w:ascii="Cambria Math" w:eastAsia="宋体" w:hAnsi="Cambria Math" w:cs="等线"/>
          <w:i/>
          <w:sz w:val="28"/>
          <w14:ligatures w14:val="none"/>
        </w:rPr>
      </w:pPr>
      <m:oMathPara>
        <m:oMath>
          <m:r>
            <w:ins w:id="769" w:author="yun qiao" w:date="2026-04-16T14:57:00Z">
              <w:rPr>
                <w:rFonts w:ascii="Cambria Math" w:eastAsia="宋体" w:hAnsi="Cambria Math" w:cs="等线"/>
                <w:sz w:val="28"/>
                <w14:ligatures w14:val="none"/>
              </w:rPr>
              <m:t>P</m:t>
            </w:ins>
          </m:r>
          <m:d>
            <m:dPr>
              <m:sepChr m:val="∣"/>
              <m:ctrlPr>
                <w:ins w:id="770" w:author="yun qiao" w:date="2026-04-16T14:57:00Z">
                  <w:rPr>
                    <w:rFonts w:ascii="Cambria Math" w:eastAsia="宋体" w:hAnsi="Cambria Math" w:cs="Times New Roman"/>
                    <w:i/>
                    <w:sz w:val="28"/>
                    <w:szCs w:val="20"/>
                    <w14:ligatures w14:val="none"/>
                  </w:rPr>
                </w:ins>
              </m:ctrlPr>
            </m:dPr>
            <m:e>
              <m:sSub>
                <m:sSubPr>
                  <m:ctrlPr>
                    <w:ins w:id="771" w:author="yun qiao" w:date="2026-04-16T14:57:00Z">
                      <w:rPr>
                        <w:rFonts w:ascii="Cambria Math" w:eastAsia="宋体" w:hAnsi="Cambria Math" w:cs="Times New Roman"/>
                        <w:i/>
                        <w:sz w:val="28"/>
                        <w:szCs w:val="20"/>
                        <w14:ligatures w14:val="none"/>
                      </w:rPr>
                    </w:ins>
                  </m:ctrlPr>
                </m:sSubPr>
                <m:e>
                  <m:r>
                    <w:ins w:id="772" w:author="yun qiao" w:date="2026-04-16T14:57:00Z">
                      <w:rPr>
                        <w:rFonts w:ascii="Cambria Math" w:eastAsia="宋体" w:hAnsi="Cambria Math" w:cs="等线"/>
                        <w:sz w:val="28"/>
                        <w14:ligatures w14:val="none"/>
                      </w:rPr>
                      <m:t>y</m:t>
                    </w:ins>
                  </m:r>
                </m:e>
                <m:sub>
                  <m:r>
                    <w:ins w:id="773" w:author="yun qiao" w:date="2026-04-16T14:57:00Z">
                      <w:rPr>
                        <w:rFonts w:ascii="Cambria Math" w:eastAsia="宋体" w:hAnsi="Cambria Math" w:cs="等线"/>
                        <w:sz w:val="28"/>
                        <w14:ligatures w14:val="none"/>
                      </w:rPr>
                      <m:t>t</m:t>
                    </w:ins>
                  </m:r>
                </m:sub>
              </m:sSub>
            </m:e>
            <m:e>
              <m:sSub>
                <m:sSubPr>
                  <m:ctrlPr>
                    <w:ins w:id="774" w:author="yun qiao" w:date="2026-04-16T14:57:00Z">
                      <w:rPr>
                        <w:rFonts w:ascii="Cambria Math" w:eastAsia="宋体" w:hAnsi="Cambria Math" w:cs="Times New Roman"/>
                        <w:i/>
                        <w:sz w:val="28"/>
                        <w:szCs w:val="20"/>
                        <w14:ligatures w14:val="none"/>
                      </w:rPr>
                    </w:ins>
                  </m:ctrlPr>
                </m:sSubPr>
                <m:e>
                  <m:r>
                    <w:ins w:id="775" w:author="yun qiao" w:date="2026-04-16T14:57:00Z">
                      <w:rPr>
                        <w:rFonts w:ascii="Cambria Math" w:eastAsia="宋体" w:hAnsi="Cambria Math" w:cs="等线"/>
                        <w:sz w:val="28"/>
                        <w14:ligatures w14:val="none"/>
                      </w:rPr>
                      <m:t>y</m:t>
                    </w:ins>
                  </m:r>
                </m:e>
                <m:sub>
                  <m:r>
                    <w:ins w:id="776" w:author="yun qiao" w:date="2026-04-16T14:57:00Z">
                      <w:rPr>
                        <w:rFonts w:ascii="Cambria Math" w:eastAsia="宋体" w:hAnsi="Cambria Math" w:cs="等线"/>
                        <w:sz w:val="28"/>
                        <w14:ligatures w14:val="none"/>
                      </w:rPr>
                      <m:t>&lt;t</m:t>
                    </w:ins>
                  </m:r>
                </m:sub>
              </m:sSub>
              <m:r>
                <w:ins w:id="777" w:author="yun qiao" w:date="2026-04-16T14:57:00Z">
                  <w:rPr>
                    <w:rFonts w:ascii="Cambria Math" w:eastAsia="宋体" w:hAnsi="Cambria Math" w:cs="等线"/>
                    <w:sz w:val="28"/>
                    <w14:ligatures w14:val="none"/>
                  </w:rPr>
                  <m:t>,c</m:t>
                </w:ins>
              </m:r>
            </m:e>
          </m:d>
          <m:r>
            <w:ins w:id="778" w:author="yun qiao" w:date="2026-04-16T14:57:00Z">
              <w:rPr>
                <w:rFonts w:ascii="Cambria Math" w:eastAsia="宋体" w:hAnsi="Cambria Math" w:cs="等线"/>
                <w:sz w:val="28"/>
                <w14:ligatures w14:val="none"/>
              </w:rPr>
              <m:t>=</m:t>
            </w:ins>
          </m:r>
          <m:r>
            <w:ins w:id="779" w:author="yun qiao" w:date="2026-04-16T14:57:00Z">
              <m:rPr>
                <m:nor/>
              </m:rPr>
              <w:rPr>
                <w:rFonts w:ascii="Cambria Math" w:eastAsia="宋体" w:hAnsi="Cambria Math" w:cs="等线"/>
                <w:sz w:val="28"/>
                <w14:ligatures w14:val="none"/>
              </w:rPr>
              <m:t>softmax</m:t>
            </w:ins>
          </m:r>
          <m:d>
            <m:dPr>
              <m:ctrlPr>
                <w:ins w:id="780" w:author="yun qiao" w:date="2026-04-16T14:57:00Z">
                  <w:rPr>
                    <w:rFonts w:ascii="Cambria Math" w:eastAsia="宋体" w:hAnsi="Cambria Math" w:cs="Times New Roman"/>
                    <w:i/>
                    <w:sz w:val="28"/>
                    <w:szCs w:val="20"/>
                    <w14:ligatures w14:val="none"/>
                  </w:rPr>
                </w:ins>
              </m:ctrlPr>
            </m:dPr>
            <m:e>
              <m:sSup>
                <m:sSupPr>
                  <m:ctrlPr>
                    <w:ins w:id="781" w:author="yun qiao" w:date="2026-04-16T14:57:00Z">
                      <w:rPr>
                        <w:rFonts w:ascii="Cambria Math" w:eastAsia="宋体" w:hAnsi="Cambria Math" w:cs="Times New Roman"/>
                        <w:i/>
                        <w:sz w:val="28"/>
                        <w:szCs w:val="20"/>
                        <w14:ligatures w14:val="none"/>
                      </w:rPr>
                    </w:ins>
                  </m:ctrlPr>
                </m:sSupPr>
                <m:e>
                  <m:r>
                    <w:ins w:id="782" w:author="yun qiao" w:date="2026-04-16T14:57:00Z">
                      <w:rPr>
                        <w:rFonts w:ascii="Cambria Math" w:eastAsia="宋体" w:hAnsi="Cambria Math" w:cs="等线"/>
                        <w:sz w:val="28"/>
                        <w14:ligatures w14:val="none"/>
                      </w:rPr>
                      <m:t>E</m:t>
                    </w:ins>
                  </m:r>
                </m:e>
                <m:sup>
                  <m:r>
                    <w:ins w:id="783" w:author="yun qiao" w:date="2026-04-16T14:57:00Z">
                      <w:rPr>
                        <w:rFonts w:ascii="Cambria Math" w:eastAsia="宋体" w:hAnsi="Cambria Math" w:cs="等线"/>
                        <w:sz w:val="28"/>
                        <w14:ligatures w14:val="none"/>
                      </w:rPr>
                      <m:t>⊤</m:t>
                    </w:ins>
                  </m:r>
                </m:sup>
              </m:sSup>
              <m:r>
                <w:ins w:id="784" w:author="yun qiao" w:date="2026-04-16T14:57:00Z">
                  <w:rPr>
                    <w:rFonts w:ascii="Cambria Math" w:eastAsia="宋体" w:hAnsi="Cambria Math" w:cs="等线"/>
                    <w:sz w:val="28"/>
                    <w14:ligatures w14:val="none"/>
                  </w:rPr>
                  <m:t>⋅</m:t>
                </w:ins>
              </m:r>
              <m:sSubSup>
                <m:sSubSupPr>
                  <m:ctrlPr>
                    <w:ins w:id="785" w:author="yun qiao" w:date="2026-04-16T14:57:00Z">
                      <w:rPr>
                        <w:rFonts w:ascii="Cambria Math" w:eastAsia="宋体" w:hAnsi="Cambria Math" w:cs="Times New Roman"/>
                        <w:i/>
                        <w:sz w:val="28"/>
                        <w:szCs w:val="20"/>
                        <w14:ligatures w14:val="none"/>
                      </w:rPr>
                    </w:ins>
                  </m:ctrlPr>
                </m:sSubSupPr>
                <m:e>
                  <m:r>
                    <w:ins w:id="786" w:author="yun qiao" w:date="2026-04-16T14:57:00Z">
                      <w:rPr>
                        <w:rFonts w:ascii="Cambria Math" w:eastAsia="宋体" w:hAnsi="Cambria Math" w:cs="等线"/>
                        <w:sz w:val="28"/>
                        <w14:ligatures w14:val="none"/>
                      </w:rPr>
                      <m:t>h</m:t>
                    </w:ins>
                  </m:r>
                </m:e>
                <m:sub>
                  <m:r>
                    <w:ins w:id="787" w:author="yun qiao" w:date="2026-04-16T14:57:00Z">
                      <w:rPr>
                        <w:rFonts w:ascii="Cambria Math" w:eastAsia="宋体" w:hAnsi="Cambria Math" w:cs="等线"/>
                        <w:sz w:val="28"/>
                        <w14:ligatures w14:val="none"/>
                      </w:rPr>
                      <m:t>t</m:t>
                    </w:ins>
                  </m:r>
                </m:sub>
                <m:sup>
                  <m:r>
                    <w:ins w:id="788" w:author="yun qiao" w:date="2026-04-16T14:57:00Z">
                      <w:rPr>
                        <w:rFonts w:ascii="Cambria Math" w:eastAsia="宋体" w:hAnsi="Cambria Math" w:cs="等线"/>
                        <w:sz w:val="28"/>
                        <w14:ligatures w14:val="none"/>
                      </w:rPr>
                      <m:t>'</m:t>
                    </w:ins>
                  </m:r>
                </m:sup>
              </m:sSubSup>
            </m:e>
          </m:d>
        </m:oMath>
      </m:oMathPara>
    </w:p>
    <w:p w14:paraId="322458A3" w14:textId="48831D62" w:rsidR="00A6781E" w:rsidRDefault="00D76AFE" w:rsidP="00D76AFE">
      <w:pPr>
        <w:spacing w:after="0" w:line="480" w:lineRule="exact"/>
        <w:ind w:firstLineChars="200" w:firstLine="560"/>
        <w:jc w:val="both"/>
        <w:rPr>
          <w:ins w:id="789" w:author="yun qiao" w:date="2026-04-15T19:33:00Z"/>
          <w:rFonts w:ascii="Times New Roman" w:eastAsia="宋体" w:hAnsi="Times New Roman" w:cs="等线"/>
          <w:sz w:val="28"/>
          <w14:ligatures w14:val="none"/>
        </w:rPr>
      </w:pPr>
      <w:ins w:id="790" w:author="yun qiao" w:date="2026-04-16T14:57:00Z">
        <w:r>
          <w:rPr>
            <w:rFonts w:ascii="Times New Roman" w:eastAsia="宋体" w:hAnsi="Times New Roman" w:cs="等线" w:hint="eastAsia"/>
            <w:sz w:val="28"/>
            <w14:ligatures w14:val="none"/>
          </w:rPr>
          <w:t>其中，</w:t>
        </w:r>
      </w:ins>
      <m:oMath>
        <m:sSub>
          <m:sSubPr>
            <m:ctrlPr>
              <w:ins w:id="791" w:author="yun qiao" w:date="2026-04-16T14:57:00Z">
                <w:rPr>
                  <w:rFonts w:ascii="Cambria Math" w:eastAsia="宋体" w:hAnsi="Cambria Math" w:cs="Times New Roman"/>
                  <w:i/>
                  <w:sz w:val="28"/>
                  <w:szCs w:val="20"/>
                  <w14:ligatures w14:val="none"/>
                </w:rPr>
              </w:ins>
            </m:ctrlPr>
          </m:sSubPr>
          <m:e>
            <m:r>
              <w:ins w:id="792" w:author="yun qiao" w:date="2026-04-16T14:57:00Z">
                <w:rPr>
                  <w:rFonts w:ascii="Cambria Math" w:eastAsia="宋体" w:hAnsi="Cambria Math" w:cs="等线"/>
                  <w:sz w:val="28"/>
                  <w14:ligatures w14:val="none"/>
                </w:rPr>
                <m:t>y</m:t>
              </w:ins>
            </m:r>
          </m:e>
          <m:sub>
            <m:r>
              <w:ins w:id="793" w:author="yun qiao" w:date="2026-04-16T14:57:00Z">
                <w:rPr>
                  <w:rFonts w:ascii="Cambria Math" w:eastAsia="宋体" w:hAnsi="Cambria Math" w:cs="等线"/>
                  <w:sz w:val="28"/>
                  <w14:ligatures w14:val="none"/>
                </w:rPr>
                <m:t>t</m:t>
              </w:ins>
            </m:r>
          </m:sub>
        </m:sSub>
      </m:oMath>
      <w:ins w:id="794" w:author="yun qiao" w:date="2026-04-16T14:57:00Z">
        <w:r>
          <w:rPr>
            <w:rFonts w:ascii="Times New Roman" w:eastAsia="宋体" w:hAnsi="Times New Roman" w:cs="等线" w:hint="eastAsia"/>
            <w:sz w:val="28"/>
            <w14:ligatures w14:val="none"/>
          </w:rPr>
          <w:t>表示第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步生成的操作原语，</w:t>
        </w:r>
      </w:ins>
      <m:oMath>
        <m:sSub>
          <m:sSubPr>
            <m:ctrlPr>
              <w:ins w:id="795" w:author="yun qiao" w:date="2026-04-16T14:57:00Z">
                <w:rPr>
                  <w:rFonts w:ascii="Cambria Math" w:eastAsia="宋体" w:hAnsi="Cambria Math" w:cs="Times New Roman"/>
                  <w:i/>
                  <w:sz w:val="28"/>
                  <w:szCs w:val="20"/>
                  <w14:ligatures w14:val="none"/>
                </w:rPr>
              </w:ins>
            </m:ctrlPr>
          </m:sSubPr>
          <m:e>
            <m:r>
              <w:ins w:id="796" w:author="yun qiao" w:date="2026-04-16T14:57:00Z">
                <w:rPr>
                  <w:rFonts w:ascii="Cambria Math" w:eastAsia="宋体" w:hAnsi="Cambria Math" w:cs="等线"/>
                  <w:sz w:val="28"/>
                  <w14:ligatures w14:val="none"/>
                </w:rPr>
                <m:t>y</m:t>
              </w:ins>
            </m:r>
          </m:e>
          <m:sub>
            <m:r>
              <w:ins w:id="797" w:author="yun qiao" w:date="2026-04-16T14:57:00Z">
                <w:rPr>
                  <w:rFonts w:ascii="Cambria Math" w:eastAsia="宋体" w:hAnsi="Cambria Math" w:cs="等线"/>
                  <w:sz w:val="28"/>
                  <w14:ligatures w14:val="none"/>
                </w:rPr>
                <m:t>&lt;t</m:t>
              </w:ins>
            </m:r>
          </m:sub>
        </m:sSub>
      </m:oMath>
      <w:ins w:id="798" w:author="yun qiao" w:date="2026-04-16T14:57:00Z">
        <w:r>
          <w:rPr>
            <w:rFonts w:ascii="Times New Roman" w:eastAsia="宋体" w:hAnsi="Times New Roman" w:cs="等线"/>
            <w:sz w:val="28"/>
            <w14:ligatures w14:val="none"/>
          </w:rPr>
          <w:t xml:space="preserve"> </w:t>
        </w:r>
        <w:r>
          <w:rPr>
            <w:rFonts w:ascii="Times New Roman" w:eastAsia="宋体" w:hAnsi="Times New Roman" w:cs="等线" w:hint="eastAsia"/>
            <w:sz w:val="28"/>
            <w14:ligatures w14:val="none"/>
          </w:rPr>
          <w:t>表示已生成的序列，</w:t>
        </w:r>
      </w:ins>
      <m:oMath>
        <m:r>
          <w:ins w:id="799" w:author="yun qiao" w:date="2026-04-16T14:57:00Z">
            <w:rPr>
              <w:rFonts w:ascii="Cambria Math" w:eastAsia="宋体" w:hAnsi="Cambria Math" w:cs="等线"/>
              <w:sz w:val="28"/>
              <w14:ligatures w14:val="none"/>
            </w:rPr>
            <m:t>E</m:t>
          </w:ins>
        </m:r>
      </m:oMath>
      <w:ins w:id="800" w:author="yun qiao" w:date="2026-04-16T14:57:00Z">
        <w:r>
          <w:rPr>
            <w:rFonts w:ascii="Times New Roman" w:eastAsia="宋体" w:hAnsi="Times New Roman" w:cs="等线" w:hint="eastAsia"/>
            <w:sz w:val="28"/>
            <w14:ligatures w14:val="none"/>
          </w:rPr>
          <w:t>为所述共享的词嵌入矩阵，</w:t>
        </w:r>
      </w:ins>
      <m:oMath>
        <m:sSubSup>
          <m:sSubSupPr>
            <m:ctrlPr>
              <w:ins w:id="801" w:author="yun qiao" w:date="2026-04-16T14:57:00Z">
                <w:rPr>
                  <w:rFonts w:ascii="Cambria Math" w:eastAsia="宋体" w:hAnsi="Cambria Math" w:cs="Times New Roman"/>
                  <w:i/>
                  <w:sz w:val="28"/>
                  <w:szCs w:val="20"/>
                  <w14:ligatures w14:val="none"/>
                </w:rPr>
              </w:ins>
            </m:ctrlPr>
          </m:sSubSupPr>
          <m:e>
            <m:r>
              <w:ins w:id="802" w:author="yun qiao" w:date="2026-04-16T14:57:00Z">
                <w:rPr>
                  <w:rFonts w:ascii="Cambria Math" w:eastAsia="宋体" w:hAnsi="Cambria Math" w:cs="等线"/>
                  <w:sz w:val="28"/>
                  <w14:ligatures w14:val="none"/>
                </w:rPr>
                <m:t>h</m:t>
              </w:ins>
            </m:r>
          </m:e>
          <m:sub>
            <m:r>
              <w:ins w:id="803" w:author="yun qiao" w:date="2026-04-16T14:57:00Z">
                <w:rPr>
                  <w:rFonts w:ascii="Cambria Math" w:eastAsia="宋体" w:hAnsi="Cambria Math" w:cs="等线"/>
                  <w:sz w:val="28"/>
                  <w14:ligatures w14:val="none"/>
                </w:rPr>
                <m:t>t</m:t>
              </w:ins>
            </m:r>
          </m:sub>
          <m:sup>
            <m:r>
              <w:ins w:id="804" w:author="yun qiao" w:date="2026-04-16T14:57:00Z">
                <w:rPr>
                  <w:rFonts w:ascii="Cambria Math" w:eastAsia="宋体" w:hAnsi="Cambria Math" w:cs="等线"/>
                  <w:sz w:val="28"/>
                  <w14:ligatures w14:val="none"/>
                </w:rPr>
                <m:t>'</m:t>
              </w:ins>
            </m:r>
          </m:sup>
        </m:sSubSup>
      </m:oMath>
      <w:ins w:id="805" w:author="yun qiao" w:date="2026-04-16T14:57:00Z">
        <w:r>
          <w:rPr>
            <w:rFonts w:ascii="Times New Roman" w:eastAsia="宋体" w:hAnsi="Times New Roman" w:cs="等线" w:hint="eastAsia"/>
            <w:sz w:val="28"/>
            <w14:ligatures w14:val="none"/>
          </w:rPr>
          <w:t>表示经条件调制后的第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步隐藏状态</w:t>
        </w:r>
      </w:ins>
      <w:ins w:id="806" w:author="yun qiao" w:date="2026-04-15T19:33:00Z">
        <w:r w:rsidR="00A6781E" w:rsidRPr="00C62149">
          <w:rPr>
            <w:rFonts w:ascii="Times New Roman" w:eastAsia="宋体" w:hAnsi="Times New Roman" w:cs="等线" w:hint="eastAsia"/>
            <w:sz w:val="28"/>
            <w14:ligatures w14:val="none"/>
          </w:rPr>
          <w:t>。</w:t>
        </w:r>
      </w:ins>
    </w:p>
    <w:p w14:paraId="7146B9DA" w14:textId="37692308" w:rsidR="00B95363" w:rsidDel="00A6781E" w:rsidRDefault="00000000" w:rsidP="00A6781E">
      <w:pPr>
        <w:widowControl/>
        <w:spacing w:before="100" w:after="0" w:line="480" w:lineRule="exact"/>
        <w:ind w:firstLineChars="200" w:firstLine="560"/>
        <w:jc w:val="both"/>
        <w:rPr>
          <w:del w:id="807" w:author="yun qiao" w:date="2026-04-15T19:33:00Z"/>
          <w:rFonts w:ascii="Times New Roman" w:eastAsia="宋体" w:hAnsi="Times New Roman" w:cs="Times New Roman"/>
          <w:sz w:val="28"/>
          <w:szCs w:val="28"/>
          <w14:ligatures w14:val="none"/>
        </w:rPr>
      </w:pPr>
      <w:del w:id="808" w:author="yun qiao" w:date="2026-04-15T19:33:00Z">
        <w:r w:rsidDel="00A6781E">
          <w:rPr>
            <w:rFonts w:ascii="Times New Roman" w:eastAsia="宋体" w:hAnsi="Times New Roman" w:cs="Times New Roman" w:hint="eastAsia"/>
            <w:sz w:val="28"/>
            <w:szCs w:val="28"/>
            <w14:ligatures w14:val="none"/>
          </w:rPr>
          <w:delText>基于所述结构化语义特征，利用序列生成模型在所述操作语义空间内生成候选操作原语序列，在生成过程中引入任务条件向量，并基于预构建的操作原语转移合法性矩阵、已生成操作原语序列的层次归属关系以及相邻步骤的输入输出类型约束，对每一时间步的候选操作原语集合进行约束筛选，对不满足约束的候选操作原语进行屏蔽，使生成过程同时满足任务语义一致性及操作结构约束，以生成多个候选操作原语序列，</w:delText>
        </w:r>
        <w:r w:rsidDel="00A6781E">
          <w:rPr>
            <w:rFonts w:ascii="Times New Roman" w:eastAsia="宋体" w:hAnsi="Times New Roman" w:cs="等线" w:hint="eastAsia"/>
            <w:sz w:val="28"/>
            <w14:ligatures w14:val="none"/>
          </w:rPr>
          <w:delText>是以构建基于</w:delText>
        </w:r>
        <w:r w:rsidDel="00A6781E">
          <w:rPr>
            <w:rFonts w:ascii="Times New Roman" w:eastAsia="宋体" w:hAnsi="Times New Roman" w:cs="等线"/>
            <w:sz w:val="28"/>
            <w14:ligatures w14:val="none"/>
          </w:rPr>
          <w:delText>Transformer</w:delText>
        </w:r>
        <w:r w:rsidDel="00A6781E">
          <w:rPr>
            <w:rFonts w:ascii="Times New Roman" w:eastAsia="宋体" w:hAnsi="Times New Roman" w:cs="等线" w:hint="eastAsia"/>
            <w:sz w:val="28"/>
            <w14:ligatures w14:val="none"/>
          </w:rPr>
          <w:delText>解码器的任务条件化序列生成模型，所述模型包括文本编码模块、条件融合模块、条件化解码模块及输出投影模块；所述文本编码模块采用预训练语言模型对所述原始任务描述进行编码，提取固定数量的记忆向量作为任务文本的语义表示；所述条件融合模块将所述记忆向量的池化表示与所述任务类型标识对应的类型嵌入向量进行拼接，通过多层感知机映射为条件向量，其计算方式如下：</w:delText>
        </w:r>
      </w:del>
    </w:p>
    <w:p w14:paraId="4154E066" w14:textId="259F2D58" w:rsidR="00B95363" w:rsidDel="00A6781E" w:rsidRDefault="00000000" w:rsidP="00A6781E">
      <w:pPr>
        <w:widowControl/>
        <w:spacing w:before="100" w:after="0" w:line="480" w:lineRule="exact"/>
        <w:ind w:firstLineChars="200" w:firstLine="560"/>
        <w:jc w:val="both"/>
        <w:rPr>
          <w:del w:id="809" w:author="yun qiao" w:date="2026-04-15T19:33:00Z"/>
          <w:rFonts w:ascii="Cambria Math" w:eastAsia="宋体" w:hAnsi="Cambria Math" w:cs="等线"/>
          <w:i/>
          <w:sz w:val="28"/>
          <w14:ligatures w14:val="none"/>
        </w:rPr>
      </w:pPr>
      <m:oMathPara>
        <m:oMath>
          <m:r>
            <w:del w:id="810" w:author="yun qiao" w:date="2026-04-15T19:33:00Z">
              <w:rPr>
                <w:rFonts w:ascii="Cambria Math" w:eastAsia="宋体" w:hAnsi="Cambria Math" w:cs="等线"/>
                <w:sz w:val="28"/>
                <w14:ligatures w14:val="none"/>
              </w:rPr>
              <m:t>c=</m:t>
            </w:del>
          </m:r>
          <m:sSub>
            <m:sSubPr>
              <m:ctrlPr>
                <w:del w:id="811" w:author="yun qiao" w:date="2026-04-15T19:33:00Z">
                  <w:rPr>
                    <w:rFonts w:ascii="Cambria Math" w:eastAsia="宋体" w:hAnsi="Cambria Math" w:cs="Times New Roman"/>
                    <w:i/>
                    <w:sz w:val="28"/>
                    <w:szCs w:val="20"/>
                    <w14:ligatures w14:val="none"/>
                  </w:rPr>
                </w:del>
              </m:ctrlPr>
            </m:sSubPr>
            <m:e>
              <m:r>
                <w:del w:id="812" w:author="yun qiao" w:date="2026-04-15T19:33:00Z">
                  <w:rPr>
                    <w:rFonts w:ascii="Cambria Math" w:eastAsia="宋体" w:hAnsi="Cambria Math" w:cs="等线"/>
                    <w:sz w:val="28"/>
                    <w14:ligatures w14:val="none"/>
                  </w:rPr>
                  <m:t>f</m:t>
                </w:del>
              </m:r>
            </m:e>
            <m:sub>
              <m:r>
                <w:del w:id="813" w:author="yun qiao" w:date="2026-04-15T19:33:00Z">
                  <m:rPr>
                    <m:nor/>
                  </m:rPr>
                  <w:rPr>
                    <w:rFonts w:ascii="Cambria Math" w:eastAsia="宋体" w:hAnsi="Cambria Math" w:cs="等线"/>
                    <w:i/>
                    <w:sz w:val="28"/>
                    <w14:ligatures w14:val="none"/>
                  </w:rPr>
                  <m:t>MLP</m:t>
                </w:del>
              </m:r>
            </m:sub>
          </m:sSub>
          <m:d>
            <m:dPr>
              <m:ctrlPr>
                <w:del w:id="814" w:author="yun qiao" w:date="2026-04-15T19:33:00Z">
                  <w:rPr>
                    <w:rFonts w:ascii="Cambria Math" w:eastAsia="宋体" w:hAnsi="Cambria Math" w:cs="Times New Roman"/>
                    <w:i/>
                    <w:sz w:val="28"/>
                    <w:szCs w:val="20"/>
                    <w14:ligatures w14:val="none"/>
                  </w:rPr>
                </w:del>
              </m:ctrlPr>
            </m:dPr>
            <m:e>
              <m:d>
                <m:dPr>
                  <m:begChr m:val="["/>
                  <m:endChr m:val="]"/>
                  <m:ctrlPr>
                    <w:del w:id="815" w:author="yun qiao" w:date="2026-04-15T19:33:00Z">
                      <w:rPr>
                        <w:rFonts w:ascii="Cambria Math" w:eastAsia="宋体" w:hAnsi="Cambria Math" w:cs="Times New Roman"/>
                        <w:i/>
                        <w:sz w:val="28"/>
                        <w:szCs w:val="20"/>
                        <w14:ligatures w14:val="none"/>
                      </w:rPr>
                    </w:del>
                  </m:ctrlPr>
                </m:dPr>
                <m:e>
                  <m:sSub>
                    <m:sSubPr>
                      <m:ctrlPr>
                        <w:del w:id="816" w:author="yun qiao" w:date="2026-04-15T19:33:00Z">
                          <w:rPr>
                            <w:rFonts w:ascii="Cambria Math" w:eastAsia="宋体" w:hAnsi="Cambria Math" w:cs="Times New Roman"/>
                            <w:i/>
                            <w:sz w:val="28"/>
                            <w:szCs w:val="20"/>
                            <w14:ligatures w14:val="none"/>
                          </w:rPr>
                        </w:del>
                      </m:ctrlPr>
                    </m:sSubPr>
                    <m:e>
                      <m:r>
                        <w:del w:id="817" w:author="yun qiao" w:date="2026-04-15T19:33:00Z">
                          <w:rPr>
                            <w:rFonts w:ascii="Cambria Math" w:eastAsia="宋体" w:hAnsi="Cambria Math" w:cs="等线"/>
                            <w:sz w:val="28"/>
                            <w14:ligatures w14:val="none"/>
                          </w:rPr>
                          <m:t>v</m:t>
                        </w:del>
                      </m:r>
                    </m:e>
                    <m:sub>
                      <m:r>
                        <w:del w:id="818" w:author="yun qiao" w:date="2026-04-15T19:33:00Z">
                          <m:rPr>
                            <m:nor/>
                          </m:rPr>
                          <w:rPr>
                            <w:rFonts w:ascii="Cambria Math" w:eastAsia="宋体" w:hAnsi="Cambria Math" w:cs="等线"/>
                            <w:i/>
                            <w:sz w:val="28"/>
                            <w14:ligatures w14:val="none"/>
                          </w:rPr>
                          <m:t>text</m:t>
                        </w:del>
                      </m:r>
                    </m:sub>
                  </m:sSub>
                  <m:r>
                    <w:del w:id="819" w:author="yun qiao" w:date="2026-04-15T19:33:00Z">
                      <w:rPr>
                        <w:rFonts w:ascii="Cambria Math" w:eastAsia="宋体" w:hAnsi="Cambria Math" w:cs="等线"/>
                        <w:sz w:val="28"/>
                        <w14:ligatures w14:val="none"/>
                      </w:rPr>
                      <m:t xml:space="preserve"> ; </m:t>
                    </w:del>
                  </m:r>
                  <m:sSub>
                    <m:sSubPr>
                      <m:ctrlPr>
                        <w:del w:id="820" w:author="yun qiao" w:date="2026-04-15T19:33:00Z">
                          <w:rPr>
                            <w:rFonts w:ascii="Cambria Math" w:eastAsia="宋体" w:hAnsi="Cambria Math" w:cs="Times New Roman"/>
                            <w:i/>
                            <w:sz w:val="28"/>
                            <w:szCs w:val="20"/>
                            <w14:ligatures w14:val="none"/>
                          </w:rPr>
                        </w:del>
                      </m:ctrlPr>
                    </m:sSubPr>
                    <m:e>
                      <m:r>
                        <w:del w:id="821" w:author="yun qiao" w:date="2026-04-15T19:33:00Z">
                          <w:rPr>
                            <w:rFonts w:ascii="Cambria Math" w:eastAsia="宋体" w:hAnsi="Cambria Math" w:cs="等线"/>
                            <w:sz w:val="28"/>
                            <w14:ligatures w14:val="none"/>
                          </w:rPr>
                          <m:t>e</m:t>
                        </w:del>
                      </m:r>
                    </m:e>
                    <m:sub>
                      <m:r>
                        <w:del w:id="822" w:author="yun qiao" w:date="2026-04-15T19:33:00Z">
                          <m:rPr>
                            <m:nor/>
                          </m:rPr>
                          <w:rPr>
                            <w:rFonts w:ascii="Cambria Math" w:eastAsia="宋体" w:hAnsi="Cambria Math" w:cs="等线"/>
                            <w:i/>
                            <w:sz w:val="28"/>
                            <w14:ligatures w14:val="none"/>
                          </w:rPr>
                          <m:t>task</m:t>
                        </w:del>
                      </m:r>
                    </m:sub>
                  </m:sSub>
                </m:e>
              </m:d>
            </m:e>
          </m:d>
        </m:oMath>
      </m:oMathPara>
    </w:p>
    <w:p w14:paraId="70317ACD" w14:textId="7FB28D58" w:rsidR="00B95363" w:rsidDel="00A6781E" w:rsidRDefault="00000000" w:rsidP="00A6781E">
      <w:pPr>
        <w:widowControl/>
        <w:spacing w:before="100" w:after="0" w:line="480" w:lineRule="exact"/>
        <w:ind w:firstLineChars="200" w:firstLine="560"/>
        <w:jc w:val="both"/>
        <w:rPr>
          <w:del w:id="823" w:author="yun qiao" w:date="2026-04-15T19:33:00Z"/>
          <w:rFonts w:ascii="Times New Roman" w:eastAsia="宋体" w:hAnsi="Times New Roman" w:cs="等线"/>
          <w:sz w:val="28"/>
          <w14:ligatures w14:val="none"/>
        </w:rPr>
      </w:pPr>
      <w:del w:id="824" w:author="yun qiao" w:date="2026-04-15T19:33:00Z">
        <w:r w:rsidDel="00A6781E">
          <w:rPr>
            <w:rFonts w:ascii="Times New Roman" w:eastAsia="宋体" w:hAnsi="Times New Roman" w:cs="等线" w:hint="eastAsia"/>
            <w:sz w:val="28"/>
            <w14:ligatures w14:val="none"/>
          </w:rPr>
          <w:delText>其中，</w:delText>
        </w:r>
      </w:del>
      <m:oMath>
        <m:sSub>
          <m:sSubPr>
            <m:ctrlPr>
              <w:del w:id="825" w:author="yun qiao" w:date="2026-04-15T19:33:00Z">
                <w:rPr>
                  <w:rFonts w:ascii="Cambria Math" w:eastAsia="宋体" w:hAnsi="Cambria Math" w:cs="Times New Roman"/>
                  <w:i/>
                  <w:sz w:val="28"/>
                  <w:szCs w:val="20"/>
                  <w14:ligatures w14:val="none"/>
                </w:rPr>
              </w:del>
            </m:ctrlPr>
          </m:sSubPr>
          <m:e>
            <m:r>
              <w:del w:id="826" w:author="yun qiao" w:date="2026-04-15T19:33:00Z">
                <w:rPr>
                  <w:rFonts w:ascii="Cambria Math" w:eastAsia="宋体" w:hAnsi="Cambria Math" w:cs="等线"/>
                  <w:sz w:val="28"/>
                  <w14:ligatures w14:val="none"/>
                </w:rPr>
                <m:t>v</m:t>
              </w:del>
            </m:r>
          </m:e>
          <m:sub>
            <m:r>
              <w:del w:id="827" w:author="yun qiao" w:date="2026-04-15T19:33:00Z">
                <m:rPr>
                  <m:nor/>
                </m:rPr>
                <w:rPr>
                  <w:rFonts w:ascii="Cambria Math" w:eastAsia="宋体" w:hAnsi="Cambria Math" w:cs="等线"/>
                  <w:sz w:val="28"/>
                  <w14:ligatures w14:val="none"/>
                </w:rPr>
                <m:t>text</m:t>
              </w:del>
            </m:r>
          </m:sub>
        </m:sSub>
      </m:oMath>
      <w:del w:id="828" w:author="yun qiao" w:date="2026-04-15T19:33:00Z">
        <w:r w:rsidDel="00A6781E">
          <w:rPr>
            <w:rFonts w:ascii="Times New Roman" w:eastAsia="宋体" w:hAnsi="Times New Roman" w:cs="等线" w:hint="eastAsia"/>
            <w:sz w:val="28"/>
            <w14:ligatures w14:val="none"/>
          </w:rPr>
          <w:delText>表示文本语义的池化表示，</w:delText>
        </w:r>
      </w:del>
      <m:oMath>
        <m:sSub>
          <m:sSubPr>
            <m:ctrlPr>
              <w:del w:id="829" w:author="yun qiao" w:date="2026-04-15T19:33:00Z">
                <w:rPr>
                  <w:rFonts w:ascii="Cambria Math" w:eastAsia="宋体" w:hAnsi="Cambria Math" w:cs="Times New Roman"/>
                  <w:i/>
                  <w:sz w:val="28"/>
                  <w:szCs w:val="20"/>
                  <w14:ligatures w14:val="none"/>
                </w:rPr>
              </w:del>
            </m:ctrlPr>
          </m:sSubPr>
          <m:e>
            <m:r>
              <w:del w:id="830" w:author="yun qiao" w:date="2026-04-15T19:33:00Z">
                <w:rPr>
                  <w:rFonts w:ascii="Cambria Math" w:eastAsia="宋体" w:hAnsi="Cambria Math" w:cs="等线"/>
                  <w:sz w:val="28"/>
                  <w14:ligatures w14:val="none"/>
                </w:rPr>
                <m:t>e</m:t>
              </w:del>
            </m:r>
          </m:e>
          <m:sub>
            <m:r>
              <w:del w:id="831" w:author="yun qiao" w:date="2026-04-15T19:33:00Z">
                <m:rPr>
                  <m:nor/>
                </m:rPr>
                <w:rPr>
                  <w:rFonts w:ascii="Cambria Math" w:eastAsia="宋体" w:hAnsi="Cambria Math" w:cs="等线"/>
                  <w:sz w:val="28"/>
                  <w14:ligatures w14:val="none"/>
                </w:rPr>
                <m:t>task</m:t>
              </w:del>
            </m:r>
          </m:sub>
        </m:sSub>
      </m:oMath>
      <w:del w:id="832" w:author="yun qiao" w:date="2026-04-15T19:33:00Z">
        <w:r w:rsidDel="00A6781E">
          <w:rPr>
            <w:rFonts w:ascii="Times New Roman" w:eastAsia="宋体" w:hAnsi="Times New Roman" w:cs="等线" w:hint="eastAsia"/>
            <w:sz w:val="28"/>
            <w14:ligatures w14:val="none"/>
          </w:rPr>
          <w:delText>表示任务类型嵌入向量，</w:delText>
        </w:r>
        <w:r w:rsidDel="00A6781E">
          <w:rPr>
            <w:rFonts w:ascii="Times New Roman" w:eastAsia="宋体" w:hAnsi="Times New Roman" w:cs="等线"/>
            <w:sz w:val="28"/>
            <w14:ligatures w14:val="none"/>
          </w:rPr>
          <w:delText>[</w:delText>
        </w:r>
        <w:r w:rsidDel="00A6781E">
          <w:rPr>
            <w:rFonts w:ascii="Times New Roman" w:eastAsia="宋体" w:hAnsi="Times New Roman" w:cs="等线" w:hint="eastAsia"/>
            <w:sz w:val="28"/>
            <w14:ligatures w14:val="none"/>
          </w:rPr>
          <w:delText>·</w:delText>
        </w:r>
        <w:r w:rsidDel="00A6781E">
          <w:rPr>
            <w:rFonts w:ascii="Times New Roman" w:eastAsia="宋体" w:hAnsi="Times New Roman" w:cs="等线"/>
            <w:sz w:val="28"/>
            <w14:ligatures w14:val="none"/>
          </w:rPr>
          <w:delText>;</w:delText>
        </w:r>
        <w:r w:rsidDel="00A6781E">
          <w:rPr>
            <w:rFonts w:ascii="Times New Roman" w:eastAsia="宋体" w:hAnsi="Times New Roman" w:cs="等线" w:hint="eastAsia"/>
            <w:sz w:val="28"/>
            <w14:ligatures w14:val="none"/>
          </w:rPr>
          <w:delText>·</w:delText>
        </w:r>
        <w:r w:rsidDel="00A6781E">
          <w:rPr>
            <w:rFonts w:ascii="Times New Roman" w:eastAsia="宋体" w:hAnsi="Times New Roman" w:cs="等线"/>
            <w:sz w:val="28"/>
            <w14:ligatures w14:val="none"/>
          </w:rPr>
          <w:delText xml:space="preserve">] </w:delText>
        </w:r>
        <w:r w:rsidDel="00A6781E">
          <w:rPr>
            <w:rFonts w:ascii="Times New Roman" w:eastAsia="宋体" w:hAnsi="Times New Roman" w:cs="等线" w:hint="eastAsia"/>
            <w:sz w:val="28"/>
            <w14:ligatures w14:val="none"/>
          </w:rPr>
          <w:delText>表示向量拼接操作，</w:delText>
        </w:r>
      </w:del>
      <m:oMath>
        <m:sSub>
          <m:sSubPr>
            <m:ctrlPr>
              <w:del w:id="833" w:author="yun qiao" w:date="2026-04-15T19:33:00Z">
                <w:rPr>
                  <w:rFonts w:ascii="Cambria Math" w:eastAsia="宋体" w:hAnsi="Cambria Math" w:cs="Times New Roman"/>
                  <w:i/>
                  <w:sz w:val="28"/>
                  <w:szCs w:val="20"/>
                  <w14:ligatures w14:val="none"/>
                </w:rPr>
              </w:del>
            </m:ctrlPr>
          </m:sSubPr>
          <m:e>
            <m:r>
              <w:del w:id="834" w:author="yun qiao" w:date="2026-04-15T19:33:00Z">
                <w:rPr>
                  <w:rFonts w:ascii="Cambria Math" w:eastAsia="宋体" w:hAnsi="Cambria Math" w:cs="等线"/>
                  <w:sz w:val="28"/>
                  <w14:ligatures w14:val="none"/>
                </w:rPr>
                <m:t>f</m:t>
              </w:del>
            </m:r>
          </m:e>
          <m:sub>
            <m:r>
              <w:del w:id="835" w:author="yun qiao" w:date="2026-04-15T19:33:00Z">
                <m:rPr>
                  <m:nor/>
                </m:rPr>
                <w:rPr>
                  <w:rFonts w:ascii="Cambria Math" w:eastAsia="宋体" w:hAnsi="Cambria Math" w:cs="等线"/>
                  <w:sz w:val="28"/>
                  <w14:ligatures w14:val="none"/>
                </w:rPr>
                <m:t>MLP</m:t>
              </w:del>
            </m:r>
          </m:sub>
        </m:sSub>
      </m:oMath>
      <w:del w:id="836" w:author="yun qiao" w:date="2026-04-15T19:33:00Z">
        <w:r w:rsidDel="00A6781E">
          <w:rPr>
            <w:rFonts w:ascii="Times New Roman" w:eastAsia="宋体" w:hAnsi="Times New Roman" w:cs="等线" w:hint="eastAsia"/>
            <w:sz w:val="28"/>
            <w14:ligatures w14:val="none"/>
          </w:rPr>
          <w:delText>表示多层感知机映射函数；</w:delText>
        </w:r>
      </w:del>
    </w:p>
    <w:p w14:paraId="3540EAD5" w14:textId="5E5B153F" w:rsidR="00B95363" w:rsidDel="00A6781E" w:rsidRDefault="00000000" w:rsidP="00A6781E">
      <w:pPr>
        <w:widowControl/>
        <w:spacing w:before="100" w:after="0" w:line="480" w:lineRule="exact"/>
        <w:ind w:firstLineChars="200" w:firstLine="560"/>
        <w:jc w:val="both"/>
        <w:rPr>
          <w:del w:id="837" w:author="yun qiao" w:date="2026-04-15T19:33:00Z"/>
          <w:rFonts w:ascii="Times New Roman" w:eastAsia="宋体" w:hAnsi="Times New Roman" w:cs="等线"/>
          <w:sz w:val="28"/>
          <w14:ligatures w14:val="none"/>
        </w:rPr>
      </w:pPr>
      <w:del w:id="838" w:author="yun qiao" w:date="2026-04-15T19:33:00Z">
        <w:r w:rsidDel="00A6781E">
          <w:rPr>
            <w:rFonts w:ascii="Times New Roman" w:eastAsia="宋体" w:hAnsi="Times New Roman" w:cs="等线" w:hint="eastAsia"/>
            <w:sz w:val="28"/>
            <w14:ligatures w14:val="none"/>
          </w:rPr>
          <w:delText>所述条件化解码模块包含多层</w:delText>
        </w:r>
        <w:r w:rsidDel="00A6781E">
          <w:rPr>
            <w:rFonts w:ascii="Times New Roman" w:eastAsia="宋体" w:hAnsi="Times New Roman" w:cs="等线"/>
            <w:sz w:val="28"/>
            <w14:ligatures w14:val="none"/>
          </w:rPr>
          <w:delText>Transformer</w:delText>
        </w:r>
        <w:r w:rsidDel="00A6781E">
          <w:rPr>
            <w:rFonts w:ascii="Times New Roman" w:eastAsia="宋体" w:hAnsi="Times New Roman" w:cs="等线" w:hint="eastAsia"/>
            <w:sz w:val="28"/>
            <w14:ligatures w14:val="none"/>
          </w:rPr>
          <w:delText>解码层，在每一层中采用特征级线性调制机制将所述条件向量注入解码过程，其调制方式如下：</w:delText>
        </w:r>
      </w:del>
    </w:p>
    <w:p w14:paraId="167DB7A3" w14:textId="068472CF" w:rsidR="00B95363" w:rsidDel="00A6781E" w:rsidRDefault="00000000" w:rsidP="00A6781E">
      <w:pPr>
        <w:widowControl/>
        <w:spacing w:before="100" w:after="0" w:line="480" w:lineRule="exact"/>
        <w:ind w:firstLineChars="200" w:firstLine="560"/>
        <w:jc w:val="both"/>
        <w:rPr>
          <w:del w:id="839" w:author="yun qiao" w:date="2026-04-15T19:33:00Z"/>
          <w:rFonts w:ascii="Cambria Math" w:eastAsia="宋体" w:hAnsi="Cambria Math" w:cs="等线"/>
          <w:i/>
          <w:sz w:val="28"/>
          <w14:ligatures w14:val="none"/>
        </w:rPr>
      </w:pPr>
      <m:oMathPara>
        <m:oMath>
          <m:sSubSup>
            <m:sSubSupPr>
              <m:ctrlPr>
                <w:del w:id="840" w:author="yun qiao" w:date="2026-04-15T19:33:00Z">
                  <w:rPr>
                    <w:rFonts w:ascii="Cambria Math" w:eastAsia="宋体" w:hAnsi="Cambria Math" w:cs="Times New Roman"/>
                    <w:i/>
                    <w:sz w:val="28"/>
                    <w:szCs w:val="20"/>
                    <w14:ligatures w14:val="none"/>
                  </w:rPr>
                </w:del>
              </m:ctrlPr>
            </m:sSubSupPr>
            <m:e>
              <m:r>
                <w:del w:id="841" w:author="yun qiao" w:date="2026-04-15T19:33:00Z">
                  <w:rPr>
                    <w:rFonts w:ascii="Cambria Math" w:eastAsia="宋体" w:hAnsi="Cambria Math" w:cs="等线"/>
                    <w:sz w:val="28"/>
                    <w14:ligatures w14:val="none"/>
                  </w:rPr>
                  <m:t>h</m:t>
                </w:del>
              </m:r>
            </m:e>
            <m:sub>
              <m:r>
                <w:del w:id="842" w:author="yun qiao" w:date="2026-04-15T19:33:00Z">
                  <w:rPr>
                    <w:rFonts w:ascii="Cambria Math" w:eastAsia="宋体" w:hAnsi="Cambria Math" w:cs="等线"/>
                    <w:sz w:val="28"/>
                    <w14:ligatures w14:val="none"/>
                  </w:rPr>
                  <m:t>l</m:t>
                </w:del>
              </m:r>
            </m:sub>
            <m:sup>
              <m:r>
                <w:del w:id="843" w:author="yun qiao" w:date="2026-04-15T19:33:00Z">
                  <w:rPr>
                    <w:rFonts w:ascii="Cambria Math" w:eastAsia="宋体" w:hAnsi="Cambria Math" w:cs="等线"/>
                    <w:sz w:val="28"/>
                    <w14:ligatures w14:val="none"/>
                  </w:rPr>
                  <m:t>'</m:t>
                </w:del>
              </m:r>
            </m:sup>
          </m:sSubSup>
          <m:r>
            <w:del w:id="844" w:author="yun qiao" w:date="2026-04-15T19:33:00Z">
              <w:rPr>
                <w:rFonts w:ascii="Cambria Math" w:eastAsia="宋体" w:hAnsi="Cambria Math" w:cs="等线"/>
                <w:sz w:val="28"/>
                <w14:ligatures w14:val="none"/>
              </w:rPr>
              <m:t>=</m:t>
            </w:del>
          </m:r>
          <m:sSub>
            <m:sSubPr>
              <m:ctrlPr>
                <w:del w:id="845" w:author="yun qiao" w:date="2026-04-15T19:33:00Z">
                  <w:rPr>
                    <w:rFonts w:ascii="Cambria Math" w:eastAsia="宋体" w:hAnsi="Cambria Math" w:cs="Times New Roman"/>
                    <w:i/>
                    <w:sz w:val="28"/>
                    <w:szCs w:val="20"/>
                    <w14:ligatures w14:val="none"/>
                  </w:rPr>
                </w:del>
              </m:ctrlPr>
            </m:sSubPr>
            <m:e>
              <m:r>
                <w:del w:id="846" w:author="yun qiao" w:date="2026-04-15T19:33:00Z">
                  <w:rPr>
                    <w:rFonts w:ascii="Cambria Math" w:eastAsia="宋体" w:hAnsi="Cambria Math" w:cs="等线"/>
                    <w:sz w:val="28"/>
                    <w14:ligatures w14:val="none"/>
                  </w:rPr>
                  <m:t>γ</m:t>
                </w:del>
              </m:r>
            </m:e>
            <m:sub>
              <m:r>
                <w:del w:id="847" w:author="yun qiao" w:date="2026-04-15T19:33:00Z">
                  <w:rPr>
                    <w:rFonts w:ascii="Cambria Math" w:eastAsia="宋体" w:hAnsi="Cambria Math" w:cs="等线"/>
                    <w:sz w:val="28"/>
                    <w14:ligatures w14:val="none"/>
                  </w:rPr>
                  <m:t>l</m:t>
                </w:del>
              </m:r>
            </m:sub>
          </m:sSub>
          <m:d>
            <m:dPr>
              <m:ctrlPr>
                <w:del w:id="848" w:author="yun qiao" w:date="2026-04-15T19:33:00Z">
                  <w:rPr>
                    <w:rFonts w:ascii="Cambria Math" w:eastAsia="宋体" w:hAnsi="Cambria Math" w:cs="Times New Roman"/>
                    <w:i/>
                    <w:sz w:val="28"/>
                    <w:szCs w:val="20"/>
                    <w14:ligatures w14:val="none"/>
                  </w:rPr>
                </w:del>
              </m:ctrlPr>
            </m:dPr>
            <m:e>
              <m:r>
                <w:del w:id="849" w:author="yun qiao" w:date="2026-04-15T19:33:00Z">
                  <w:rPr>
                    <w:rFonts w:ascii="Cambria Math" w:eastAsia="宋体" w:hAnsi="Cambria Math" w:cs="等线"/>
                    <w:sz w:val="28"/>
                    <w14:ligatures w14:val="none"/>
                  </w:rPr>
                  <m:t>c</m:t>
                </w:del>
              </m:r>
            </m:e>
          </m:d>
          <m:r>
            <w:del w:id="850" w:author="yun qiao" w:date="2026-04-15T19:33:00Z">
              <w:rPr>
                <w:rFonts w:ascii="Cambria Math" w:eastAsia="宋体" w:hAnsi="Cambria Math" w:cs="等线"/>
                <w:sz w:val="28"/>
                <w14:ligatures w14:val="none"/>
              </w:rPr>
              <m:t>⊙</m:t>
            </w:del>
          </m:r>
          <m:sSub>
            <m:sSubPr>
              <m:ctrlPr>
                <w:del w:id="851" w:author="yun qiao" w:date="2026-04-15T19:33:00Z">
                  <w:rPr>
                    <w:rFonts w:ascii="Cambria Math" w:eastAsia="宋体" w:hAnsi="Cambria Math" w:cs="Times New Roman"/>
                    <w:i/>
                    <w:sz w:val="28"/>
                    <w:szCs w:val="20"/>
                    <w14:ligatures w14:val="none"/>
                  </w:rPr>
                </w:del>
              </m:ctrlPr>
            </m:sSubPr>
            <m:e>
              <m:r>
                <w:del w:id="852" w:author="yun qiao" w:date="2026-04-15T19:33:00Z">
                  <w:rPr>
                    <w:rFonts w:ascii="Cambria Math" w:eastAsia="宋体" w:hAnsi="Cambria Math" w:cs="等线"/>
                    <w:sz w:val="28"/>
                    <w14:ligatures w14:val="none"/>
                  </w:rPr>
                  <m:t>h</m:t>
                </w:del>
              </m:r>
            </m:e>
            <m:sub>
              <m:r>
                <w:del w:id="853" w:author="yun qiao" w:date="2026-04-15T19:33:00Z">
                  <w:rPr>
                    <w:rFonts w:ascii="Cambria Math" w:eastAsia="宋体" w:hAnsi="Cambria Math" w:cs="等线"/>
                    <w:sz w:val="28"/>
                    <w14:ligatures w14:val="none"/>
                  </w:rPr>
                  <m:t>l</m:t>
                </w:del>
              </m:r>
            </m:sub>
          </m:sSub>
          <m:r>
            <w:del w:id="854" w:author="yun qiao" w:date="2026-04-15T19:33:00Z">
              <w:rPr>
                <w:rFonts w:ascii="Cambria Math" w:eastAsia="宋体" w:hAnsi="Cambria Math" w:cs="等线"/>
                <w:sz w:val="28"/>
                <w14:ligatures w14:val="none"/>
              </w:rPr>
              <m:t>+</m:t>
            </w:del>
          </m:r>
          <m:sSub>
            <m:sSubPr>
              <m:ctrlPr>
                <w:del w:id="855" w:author="yun qiao" w:date="2026-04-15T19:33:00Z">
                  <w:rPr>
                    <w:rFonts w:ascii="Cambria Math" w:eastAsia="宋体" w:hAnsi="Cambria Math" w:cs="Times New Roman"/>
                    <w:i/>
                    <w:sz w:val="28"/>
                    <w:szCs w:val="20"/>
                    <w14:ligatures w14:val="none"/>
                  </w:rPr>
                </w:del>
              </m:ctrlPr>
            </m:sSubPr>
            <m:e>
              <m:r>
                <w:del w:id="856" w:author="yun qiao" w:date="2026-04-15T19:33:00Z">
                  <w:rPr>
                    <w:rFonts w:ascii="Cambria Math" w:eastAsia="宋体" w:hAnsi="Cambria Math" w:cs="等线"/>
                    <w:sz w:val="28"/>
                    <w14:ligatures w14:val="none"/>
                  </w:rPr>
                  <m:t>β</m:t>
                </w:del>
              </m:r>
            </m:e>
            <m:sub>
              <m:r>
                <w:del w:id="857" w:author="yun qiao" w:date="2026-04-15T19:33:00Z">
                  <w:rPr>
                    <w:rFonts w:ascii="Cambria Math" w:eastAsia="宋体" w:hAnsi="Cambria Math" w:cs="等线"/>
                    <w:sz w:val="28"/>
                    <w14:ligatures w14:val="none"/>
                  </w:rPr>
                  <m:t>l</m:t>
                </w:del>
              </m:r>
            </m:sub>
          </m:sSub>
          <m:d>
            <m:dPr>
              <m:ctrlPr>
                <w:del w:id="858" w:author="yun qiao" w:date="2026-04-15T19:33:00Z">
                  <w:rPr>
                    <w:rFonts w:ascii="Cambria Math" w:eastAsia="宋体" w:hAnsi="Cambria Math" w:cs="Times New Roman"/>
                    <w:i/>
                    <w:sz w:val="28"/>
                    <w:szCs w:val="20"/>
                    <w14:ligatures w14:val="none"/>
                  </w:rPr>
                </w:del>
              </m:ctrlPr>
            </m:dPr>
            <m:e>
              <m:r>
                <w:del w:id="859" w:author="yun qiao" w:date="2026-04-15T19:33:00Z">
                  <w:rPr>
                    <w:rFonts w:ascii="Cambria Math" w:eastAsia="宋体" w:hAnsi="Cambria Math" w:cs="等线"/>
                    <w:sz w:val="28"/>
                    <w14:ligatures w14:val="none"/>
                  </w:rPr>
                  <m:t>c</m:t>
                </w:del>
              </m:r>
            </m:e>
          </m:d>
        </m:oMath>
      </m:oMathPara>
    </w:p>
    <w:p w14:paraId="6FFA9BEA" w14:textId="02516CBD" w:rsidR="00B95363" w:rsidDel="00A6781E" w:rsidRDefault="00000000" w:rsidP="00A6781E">
      <w:pPr>
        <w:widowControl/>
        <w:spacing w:before="100" w:after="0" w:line="480" w:lineRule="exact"/>
        <w:ind w:firstLineChars="200" w:firstLine="560"/>
        <w:jc w:val="both"/>
        <w:rPr>
          <w:del w:id="860" w:author="yun qiao" w:date="2026-04-15T19:33:00Z"/>
          <w:rFonts w:ascii="Times New Roman" w:eastAsia="宋体" w:hAnsi="Times New Roman" w:cs="等线"/>
          <w:sz w:val="28"/>
          <w14:ligatures w14:val="none"/>
        </w:rPr>
      </w:pPr>
      <w:del w:id="861" w:author="yun qiao" w:date="2026-04-15T19:33:00Z">
        <w:r w:rsidDel="00A6781E">
          <w:rPr>
            <w:rFonts w:ascii="Times New Roman" w:eastAsia="宋体" w:hAnsi="Times New Roman" w:cs="等线" w:hint="eastAsia"/>
            <w:sz w:val="28"/>
            <w14:ligatures w14:val="none"/>
          </w:rPr>
          <w:delText>其中，</w:delText>
        </w:r>
      </w:del>
      <m:oMath>
        <m:sSub>
          <m:sSubPr>
            <m:ctrlPr>
              <w:del w:id="862" w:author="yun qiao" w:date="2026-04-15T19:33:00Z">
                <w:rPr>
                  <w:rFonts w:ascii="Cambria Math" w:eastAsia="宋体" w:hAnsi="Cambria Math" w:cs="Times New Roman"/>
                  <w:sz w:val="28"/>
                  <w:szCs w:val="20"/>
                  <w14:ligatures w14:val="none"/>
                </w:rPr>
              </w:del>
            </m:ctrlPr>
          </m:sSubPr>
          <m:e>
            <m:r>
              <w:del w:id="863" w:author="yun qiao" w:date="2026-04-15T19:33:00Z">
                <w:rPr>
                  <w:rFonts w:ascii="Cambria Math" w:eastAsia="宋体" w:hAnsi="Cambria Math" w:cs="等线"/>
                  <w:sz w:val="28"/>
                  <w14:ligatures w14:val="none"/>
                </w:rPr>
                <m:t>h</m:t>
              </w:del>
            </m:r>
          </m:e>
          <m:sub>
            <m:r>
              <w:del w:id="864" w:author="yun qiao" w:date="2026-04-15T19:33:00Z">
                <w:rPr>
                  <w:rFonts w:ascii="Cambria Math" w:eastAsia="宋体" w:hAnsi="Cambria Math" w:cs="等线"/>
                  <w:sz w:val="28"/>
                  <w14:ligatures w14:val="none"/>
                </w:rPr>
                <m:t>l</m:t>
              </w:del>
            </m:r>
          </m:sub>
        </m:sSub>
      </m:oMath>
      <w:del w:id="865" w:author="yun qiao" w:date="2026-04-15T19:33:00Z">
        <w:r w:rsidDel="00A6781E">
          <w:rPr>
            <w:rFonts w:ascii="Times New Roman" w:eastAsia="宋体" w:hAnsi="Times New Roman" w:cs="等线" w:hint="eastAsia"/>
            <w:sz w:val="28"/>
            <w14:ligatures w14:val="none"/>
          </w:rPr>
          <w:delText>表示第</w:delText>
        </w:r>
      </w:del>
      <m:oMath>
        <m:r>
          <w:del w:id="866" w:author="yun qiao" w:date="2026-04-15T19:33:00Z">
            <w:rPr>
              <w:rFonts w:ascii="Cambria Math" w:eastAsia="宋体" w:hAnsi="Cambria Math" w:cs="等线"/>
              <w:sz w:val="28"/>
              <w14:ligatures w14:val="none"/>
            </w:rPr>
            <m:t>l</m:t>
          </w:del>
        </m:r>
      </m:oMath>
      <w:del w:id="867" w:author="yun qiao" w:date="2026-04-15T19:33:00Z">
        <w:r w:rsidDel="00A6781E">
          <w:rPr>
            <w:rFonts w:ascii="Times New Roman" w:eastAsia="宋体" w:hAnsi="Times New Roman" w:cs="等线" w:hint="eastAsia"/>
            <w:sz w:val="28"/>
            <w14:ligatures w14:val="none"/>
          </w:rPr>
          <w:delText>层解码器的隐藏状态，</w:delText>
        </w:r>
      </w:del>
      <m:oMath>
        <m:sSub>
          <m:sSubPr>
            <m:ctrlPr>
              <w:del w:id="868" w:author="yun qiao" w:date="2026-04-15T19:33:00Z">
                <w:rPr>
                  <w:rFonts w:ascii="Cambria Math" w:eastAsia="宋体" w:hAnsi="Cambria Math" w:cs="Times New Roman"/>
                  <w:sz w:val="28"/>
                  <w:szCs w:val="20"/>
                  <w14:ligatures w14:val="none"/>
                </w:rPr>
              </w:del>
            </m:ctrlPr>
          </m:sSubPr>
          <m:e>
            <m:r>
              <w:del w:id="869" w:author="yun qiao" w:date="2026-04-15T19:33:00Z">
                <m:rPr>
                  <m:sty m:val="p"/>
                </m:rPr>
                <w:rPr>
                  <w:rFonts w:ascii="Cambria Math" w:eastAsia="宋体" w:hAnsi="Cambria Math" w:cs="等线"/>
                  <w:sz w:val="28"/>
                  <w14:ligatures w14:val="none"/>
                </w:rPr>
                <m:t>γ</m:t>
              </w:del>
            </m:r>
          </m:e>
          <m:sub>
            <m:r>
              <w:del w:id="870" w:author="yun qiao" w:date="2026-04-15T19:33:00Z">
                <w:rPr>
                  <w:rFonts w:ascii="Cambria Math" w:eastAsia="宋体" w:hAnsi="Cambria Math" w:cs="等线"/>
                  <w:sz w:val="28"/>
                  <w14:ligatures w14:val="none"/>
                </w:rPr>
                <m:t>l</m:t>
              </w:del>
            </m:r>
          </m:sub>
        </m:sSub>
        <m:d>
          <m:dPr>
            <m:ctrlPr>
              <w:del w:id="871" w:author="yun qiao" w:date="2026-04-15T19:33:00Z">
                <w:rPr>
                  <w:rFonts w:ascii="Cambria Math" w:eastAsia="宋体" w:hAnsi="Cambria Math" w:cs="Times New Roman"/>
                  <w:sz w:val="28"/>
                  <w:szCs w:val="20"/>
                  <w14:ligatures w14:val="none"/>
                </w:rPr>
              </w:del>
            </m:ctrlPr>
          </m:dPr>
          <m:e>
            <m:r>
              <w:del w:id="872" w:author="yun qiao" w:date="2026-04-15T19:33:00Z">
                <w:rPr>
                  <w:rFonts w:ascii="Cambria Math" w:eastAsia="宋体" w:hAnsi="Cambria Math" w:cs="等线"/>
                  <w:sz w:val="28"/>
                  <w14:ligatures w14:val="none"/>
                </w:rPr>
                <m:t>c</m:t>
              </w:del>
            </m:r>
          </m:e>
        </m:d>
      </m:oMath>
      <w:del w:id="873" w:author="yun qiao" w:date="2026-04-15T19:33:00Z">
        <w:r w:rsidDel="00A6781E">
          <w:rPr>
            <w:rFonts w:ascii="Times New Roman" w:eastAsia="宋体" w:hAnsi="Times New Roman" w:cs="等线" w:hint="eastAsia"/>
            <w:sz w:val="28"/>
            <w14:ligatures w14:val="none"/>
          </w:rPr>
          <w:delText>和</w:delText>
        </w:r>
        <w:r w:rsidDel="00A6781E">
          <w:rPr>
            <w:rFonts w:ascii="Times New Roman" w:eastAsia="宋体" w:hAnsi="Times New Roman" w:cs="等线"/>
            <w:sz w:val="28"/>
            <w14:ligatures w14:val="none"/>
          </w:rPr>
          <w:delText xml:space="preserve"> </w:delText>
        </w:r>
      </w:del>
      <m:oMath>
        <m:sSub>
          <m:sSubPr>
            <m:ctrlPr>
              <w:del w:id="874" w:author="yun qiao" w:date="2026-04-15T19:33:00Z">
                <w:rPr>
                  <w:rFonts w:ascii="Cambria Math" w:eastAsia="宋体" w:hAnsi="Cambria Math" w:cs="Times New Roman"/>
                  <w:sz w:val="28"/>
                  <w:szCs w:val="20"/>
                  <w14:ligatures w14:val="none"/>
                </w:rPr>
              </w:del>
            </m:ctrlPr>
          </m:sSubPr>
          <m:e>
            <m:r>
              <w:del w:id="875" w:author="yun qiao" w:date="2026-04-15T19:33:00Z">
                <m:rPr>
                  <m:sty m:val="p"/>
                </m:rPr>
                <w:rPr>
                  <w:rFonts w:ascii="Cambria Math" w:eastAsia="宋体" w:hAnsi="Cambria Math" w:cs="等线"/>
                  <w:sz w:val="28"/>
                  <w14:ligatures w14:val="none"/>
                </w:rPr>
                <m:t>β</m:t>
              </w:del>
            </m:r>
          </m:e>
          <m:sub>
            <m:r>
              <w:del w:id="876" w:author="yun qiao" w:date="2026-04-15T19:33:00Z">
                <w:rPr>
                  <w:rFonts w:ascii="Cambria Math" w:eastAsia="宋体" w:hAnsi="Cambria Math" w:cs="等线"/>
                  <w:sz w:val="28"/>
                  <w14:ligatures w14:val="none"/>
                </w:rPr>
                <m:t>l</m:t>
              </w:del>
            </m:r>
          </m:sub>
        </m:sSub>
        <m:d>
          <m:dPr>
            <m:ctrlPr>
              <w:del w:id="877" w:author="yun qiao" w:date="2026-04-15T19:33:00Z">
                <w:rPr>
                  <w:rFonts w:ascii="Cambria Math" w:eastAsia="宋体" w:hAnsi="Cambria Math" w:cs="Times New Roman"/>
                  <w:sz w:val="28"/>
                  <w:szCs w:val="20"/>
                  <w14:ligatures w14:val="none"/>
                </w:rPr>
              </w:del>
            </m:ctrlPr>
          </m:dPr>
          <m:e>
            <m:r>
              <w:del w:id="878" w:author="yun qiao" w:date="2026-04-15T19:33:00Z">
                <w:rPr>
                  <w:rFonts w:ascii="Cambria Math" w:eastAsia="宋体" w:hAnsi="Cambria Math" w:cs="等线"/>
                  <w:sz w:val="28"/>
                  <w14:ligatures w14:val="none"/>
                </w:rPr>
                <m:t>c</m:t>
              </w:del>
            </m:r>
          </m:e>
        </m:d>
      </m:oMath>
      <w:del w:id="879" w:author="yun qiao" w:date="2026-04-15T19:33:00Z">
        <w:r w:rsidDel="00A6781E">
          <w:rPr>
            <w:rFonts w:ascii="Times New Roman" w:eastAsia="宋体" w:hAnsi="Times New Roman" w:cs="等线" w:hint="eastAsia"/>
            <w:sz w:val="28"/>
            <w14:ligatures w14:val="none"/>
          </w:rPr>
          <w:delText>分别为基于条件向量</w:delText>
        </w:r>
      </w:del>
      <m:oMath>
        <m:r>
          <w:del w:id="880" w:author="yun qiao" w:date="2026-04-15T19:33:00Z">
            <w:rPr>
              <w:rFonts w:ascii="Cambria Math" w:eastAsia="宋体" w:hAnsi="Cambria Math" w:cs="等线"/>
              <w:sz w:val="28"/>
              <w14:ligatures w14:val="none"/>
            </w:rPr>
            <m:t>c</m:t>
          </w:del>
        </m:r>
      </m:oMath>
      <w:del w:id="881" w:author="yun qiao" w:date="2026-04-15T19:33:00Z">
        <w:r w:rsidDel="00A6781E">
          <w:rPr>
            <w:rFonts w:ascii="Times New Roman" w:eastAsia="宋体" w:hAnsi="Times New Roman" w:cs="等线" w:hint="eastAsia"/>
            <w:sz w:val="28"/>
            <w14:ligatures w14:val="none"/>
          </w:rPr>
          <w:delText>通过可学习的线性变换生成的缩放参数和偏移参数，⊙表示逐元素乘法；</w:delText>
        </w:r>
      </w:del>
    </w:p>
    <w:p w14:paraId="7C3C4695" w14:textId="12C9276B" w:rsidR="00B95363" w:rsidDel="00A6781E" w:rsidRDefault="00000000" w:rsidP="00A6781E">
      <w:pPr>
        <w:widowControl/>
        <w:spacing w:before="100" w:after="0" w:line="480" w:lineRule="exact"/>
        <w:ind w:firstLineChars="200" w:firstLine="560"/>
        <w:jc w:val="both"/>
        <w:rPr>
          <w:del w:id="882" w:author="yun qiao" w:date="2026-04-15T19:33:00Z"/>
          <w:rFonts w:ascii="Times New Roman" w:eastAsia="宋体" w:hAnsi="Times New Roman" w:cs="等线"/>
          <w:sz w:val="28"/>
          <w14:ligatures w14:val="none"/>
        </w:rPr>
      </w:pPr>
      <w:del w:id="883" w:author="yun qiao" w:date="2026-04-15T19:33:00Z">
        <w:r w:rsidDel="00A6781E">
          <w:rPr>
            <w:rFonts w:ascii="Times New Roman" w:eastAsia="宋体" w:hAnsi="Times New Roman" w:cs="等线" w:hint="eastAsia"/>
            <w:sz w:val="28"/>
            <w14:ligatures w14:val="none"/>
          </w:rPr>
          <w:delText>所述缩放参数初始化为单位值，所述偏移参数初始化为零值，以保证训练初期模型的稳定性；所述条件化解码模块中操作原语的词嵌入采用在所述知识图谱上通过图神经网络预训练获得的嵌入向量进行初始化，以引入操作原语之间的结构化语义先验；所述输出投影模块与所述词嵌入共享权重矩阵，在每个时间步基于当前隐藏状态计算各操作原语的生成概率，其计算方式如下：</w:delText>
        </w:r>
      </w:del>
    </w:p>
    <w:p w14:paraId="2F6CB598" w14:textId="6B61CAD9" w:rsidR="00B95363" w:rsidDel="00A6781E" w:rsidRDefault="00000000" w:rsidP="00A6781E">
      <w:pPr>
        <w:widowControl/>
        <w:spacing w:before="100" w:after="0" w:line="480" w:lineRule="exact"/>
        <w:ind w:firstLineChars="200" w:firstLine="560"/>
        <w:jc w:val="both"/>
        <w:rPr>
          <w:del w:id="884" w:author="yun qiao" w:date="2026-04-15T19:33:00Z"/>
          <w:rFonts w:ascii="Cambria Math" w:eastAsia="宋体" w:hAnsi="Cambria Math" w:cs="等线"/>
          <w:i/>
          <w:sz w:val="28"/>
          <w14:ligatures w14:val="none"/>
        </w:rPr>
      </w:pPr>
      <m:oMathPara>
        <m:oMath>
          <m:r>
            <w:del w:id="885" w:author="yun qiao" w:date="2026-04-15T19:33:00Z">
              <w:rPr>
                <w:rFonts w:ascii="Cambria Math" w:eastAsia="宋体" w:hAnsi="Cambria Math" w:cs="等线"/>
                <w:sz w:val="28"/>
                <w14:ligatures w14:val="none"/>
              </w:rPr>
              <m:t>P</m:t>
            </w:del>
          </m:r>
          <m:d>
            <m:dPr>
              <m:sepChr m:val="∣"/>
              <m:ctrlPr>
                <w:del w:id="886" w:author="yun qiao" w:date="2026-04-15T19:33:00Z">
                  <w:rPr>
                    <w:rFonts w:ascii="Cambria Math" w:eastAsia="宋体" w:hAnsi="Cambria Math" w:cs="Times New Roman"/>
                    <w:i/>
                    <w:sz w:val="28"/>
                    <w:szCs w:val="20"/>
                    <w14:ligatures w14:val="none"/>
                  </w:rPr>
                </w:del>
              </m:ctrlPr>
            </m:dPr>
            <m:e>
              <m:sSub>
                <m:sSubPr>
                  <m:ctrlPr>
                    <w:del w:id="887" w:author="yun qiao" w:date="2026-04-15T19:33:00Z">
                      <w:rPr>
                        <w:rFonts w:ascii="Cambria Math" w:eastAsia="宋体" w:hAnsi="Cambria Math" w:cs="Times New Roman"/>
                        <w:i/>
                        <w:sz w:val="28"/>
                        <w:szCs w:val="20"/>
                        <w14:ligatures w14:val="none"/>
                      </w:rPr>
                    </w:del>
                  </m:ctrlPr>
                </m:sSubPr>
                <m:e>
                  <m:r>
                    <w:del w:id="888" w:author="yun qiao" w:date="2026-04-15T19:33:00Z">
                      <w:rPr>
                        <w:rFonts w:ascii="Cambria Math" w:eastAsia="宋体" w:hAnsi="Cambria Math" w:cs="等线"/>
                        <w:sz w:val="28"/>
                        <w14:ligatures w14:val="none"/>
                      </w:rPr>
                      <m:t>y</m:t>
                    </w:del>
                  </m:r>
                </m:e>
                <m:sub>
                  <m:r>
                    <w:del w:id="889" w:author="yun qiao" w:date="2026-04-15T19:33:00Z">
                      <w:rPr>
                        <w:rFonts w:ascii="Cambria Math" w:eastAsia="宋体" w:hAnsi="Cambria Math" w:cs="等线"/>
                        <w:sz w:val="28"/>
                        <w14:ligatures w14:val="none"/>
                      </w:rPr>
                      <m:t>t</m:t>
                    </w:del>
                  </m:r>
                </m:sub>
              </m:sSub>
            </m:e>
            <m:e>
              <m:sSub>
                <m:sSubPr>
                  <m:ctrlPr>
                    <w:del w:id="890" w:author="yun qiao" w:date="2026-04-15T19:33:00Z">
                      <w:rPr>
                        <w:rFonts w:ascii="Cambria Math" w:eastAsia="宋体" w:hAnsi="Cambria Math" w:cs="Times New Roman"/>
                        <w:i/>
                        <w:sz w:val="28"/>
                        <w:szCs w:val="20"/>
                        <w14:ligatures w14:val="none"/>
                      </w:rPr>
                    </w:del>
                  </m:ctrlPr>
                </m:sSubPr>
                <m:e>
                  <m:r>
                    <w:del w:id="891" w:author="yun qiao" w:date="2026-04-15T19:33:00Z">
                      <w:rPr>
                        <w:rFonts w:ascii="Cambria Math" w:eastAsia="宋体" w:hAnsi="Cambria Math" w:cs="等线"/>
                        <w:sz w:val="28"/>
                        <w14:ligatures w14:val="none"/>
                      </w:rPr>
                      <m:t>y</m:t>
                    </w:del>
                  </m:r>
                </m:e>
                <m:sub>
                  <m:r>
                    <w:del w:id="892" w:author="yun qiao" w:date="2026-04-15T19:33:00Z">
                      <w:rPr>
                        <w:rFonts w:ascii="Cambria Math" w:eastAsia="宋体" w:hAnsi="Cambria Math" w:cs="等线"/>
                        <w:sz w:val="28"/>
                        <w14:ligatures w14:val="none"/>
                      </w:rPr>
                      <m:t>&lt;t</m:t>
                    </w:del>
                  </m:r>
                </m:sub>
              </m:sSub>
              <m:r>
                <w:del w:id="893" w:author="yun qiao" w:date="2026-04-15T19:33:00Z">
                  <w:rPr>
                    <w:rFonts w:ascii="Cambria Math" w:eastAsia="宋体" w:hAnsi="Cambria Math" w:cs="等线"/>
                    <w:sz w:val="28"/>
                    <w14:ligatures w14:val="none"/>
                  </w:rPr>
                  <m:t>,c</m:t>
                </w:del>
              </m:r>
            </m:e>
          </m:d>
          <m:r>
            <w:del w:id="894" w:author="yun qiao" w:date="2026-04-15T19:33:00Z">
              <w:rPr>
                <w:rFonts w:ascii="Cambria Math" w:eastAsia="宋体" w:hAnsi="Cambria Math" w:cs="等线"/>
                <w:sz w:val="28"/>
                <w14:ligatures w14:val="none"/>
              </w:rPr>
              <m:t>=</m:t>
            </w:del>
          </m:r>
          <m:r>
            <w:del w:id="895" w:author="yun qiao" w:date="2026-04-15T19:33:00Z">
              <m:rPr>
                <m:nor/>
              </m:rPr>
              <w:rPr>
                <w:rFonts w:ascii="Cambria Math" w:eastAsia="宋体" w:hAnsi="Cambria Math" w:cs="等线"/>
                <w:sz w:val="28"/>
                <w14:ligatures w14:val="none"/>
              </w:rPr>
              <m:t>softmax</m:t>
            </w:del>
          </m:r>
          <m:d>
            <m:dPr>
              <m:ctrlPr>
                <w:del w:id="896" w:author="yun qiao" w:date="2026-04-15T19:33:00Z">
                  <w:rPr>
                    <w:rFonts w:ascii="Cambria Math" w:eastAsia="宋体" w:hAnsi="Cambria Math" w:cs="Times New Roman"/>
                    <w:i/>
                    <w:sz w:val="28"/>
                    <w:szCs w:val="20"/>
                    <w14:ligatures w14:val="none"/>
                  </w:rPr>
                </w:del>
              </m:ctrlPr>
            </m:dPr>
            <m:e>
              <m:sSup>
                <m:sSupPr>
                  <m:ctrlPr>
                    <w:del w:id="897" w:author="yun qiao" w:date="2026-04-15T19:33:00Z">
                      <w:rPr>
                        <w:rFonts w:ascii="Cambria Math" w:eastAsia="宋体" w:hAnsi="Cambria Math" w:cs="Times New Roman"/>
                        <w:i/>
                        <w:sz w:val="28"/>
                        <w:szCs w:val="20"/>
                        <w14:ligatures w14:val="none"/>
                      </w:rPr>
                    </w:del>
                  </m:ctrlPr>
                </m:sSupPr>
                <m:e>
                  <m:r>
                    <w:del w:id="898" w:author="yun qiao" w:date="2026-04-15T19:33:00Z">
                      <w:rPr>
                        <w:rFonts w:ascii="Cambria Math" w:eastAsia="宋体" w:hAnsi="Cambria Math" w:cs="等线"/>
                        <w:sz w:val="28"/>
                        <w14:ligatures w14:val="none"/>
                      </w:rPr>
                      <m:t>E</m:t>
                    </w:del>
                  </m:r>
                </m:e>
                <m:sup>
                  <m:r>
                    <w:del w:id="899" w:author="yun qiao" w:date="2026-04-15T19:33:00Z">
                      <w:rPr>
                        <w:rFonts w:ascii="Cambria Math" w:eastAsia="宋体" w:hAnsi="Cambria Math" w:cs="等线"/>
                        <w:sz w:val="28"/>
                        <w14:ligatures w14:val="none"/>
                      </w:rPr>
                      <m:t>⊤</m:t>
                    </w:del>
                  </m:r>
                </m:sup>
              </m:sSup>
              <m:r>
                <w:del w:id="900" w:author="yun qiao" w:date="2026-04-15T19:33:00Z">
                  <w:rPr>
                    <w:rFonts w:ascii="Cambria Math" w:eastAsia="宋体" w:hAnsi="Cambria Math" w:cs="等线"/>
                    <w:sz w:val="28"/>
                    <w14:ligatures w14:val="none"/>
                  </w:rPr>
                  <m:t>⋅</m:t>
                </w:del>
              </m:r>
              <m:sSubSup>
                <m:sSubSupPr>
                  <m:ctrlPr>
                    <w:del w:id="901" w:author="yun qiao" w:date="2026-04-15T19:33:00Z">
                      <w:rPr>
                        <w:rFonts w:ascii="Cambria Math" w:eastAsia="宋体" w:hAnsi="Cambria Math" w:cs="Times New Roman"/>
                        <w:i/>
                        <w:sz w:val="28"/>
                        <w:szCs w:val="20"/>
                        <w14:ligatures w14:val="none"/>
                      </w:rPr>
                    </w:del>
                  </m:ctrlPr>
                </m:sSubSupPr>
                <m:e>
                  <m:r>
                    <w:del w:id="902" w:author="yun qiao" w:date="2026-04-15T19:33:00Z">
                      <w:rPr>
                        <w:rFonts w:ascii="Cambria Math" w:eastAsia="宋体" w:hAnsi="Cambria Math" w:cs="等线"/>
                        <w:sz w:val="28"/>
                        <w14:ligatures w14:val="none"/>
                      </w:rPr>
                      <m:t>h</m:t>
                    </w:del>
                  </m:r>
                </m:e>
                <m:sub>
                  <m:r>
                    <w:del w:id="903" w:author="yun qiao" w:date="2026-04-15T19:33:00Z">
                      <w:rPr>
                        <w:rFonts w:ascii="Cambria Math" w:eastAsia="宋体" w:hAnsi="Cambria Math" w:cs="等线"/>
                        <w:sz w:val="28"/>
                        <w14:ligatures w14:val="none"/>
                      </w:rPr>
                      <m:t>t</m:t>
                    </w:del>
                  </m:r>
                </m:sub>
                <m:sup>
                  <m:r>
                    <w:del w:id="904" w:author="yun qiao" w:date="2026-04-15T19:33:00Z">
                      <w:rPr>
                        <w:rFonts w:ascii="Cambria Math" w:eastAsia="宋体" w:hAnsi="Cambria Math" w:cs="等线"/>
                        <w:sz w:val="28"/>
                        <w14:ligatures w14:val="none"/>
                      </w:rPr>
                      <m:t>'</m:t>
                    </w:del>
                  </m:r>
                </m:sup>
              </m:sSubSup>
            </m:e>
          </m:d>
        </m:oMath>
      </m:oMathPara>
    </w:p>
    <w:p w14:paraId="787F5E9C" w14:textId="43588F12" w:rsidR="00B95363" w:rsidDel="00A6781E" w:rsidRDefault="00000000" w:rsidP="00A6781E">
      <w:pPr>
        <w:widowControl/>
        <w:spacing w:before="100" w:after="0" w:line="480" w:lineRule="exact"/>
        <w:ind w:firstLineChars="200" w:firstLine="560"/>
        <w:jc w:val="both"/>
        <w:rPr>
          <w:del w:id="905" w:author="yun qiao" w:date="2026-04-15T19:33:00Z"/>
          <w:rFonts w:ascii="Times New Roman" w:eastAsia="宋体" w:hAnsi="Times New Roman" w:cs="等线"/>
          <w:sz w:val="28"/>
          <w14:ligatures w14:val="none"/>
        </w:rPr>
      </w:pPr>
      <w:del w:id="906" w:author="yun qiao" w:date="2026-04-15T19:33:00Z">
        <w:r w:rsidDel="00A6781E">
          <w:rPr>
            <w:rFonts w:ascii="Times New Roman" w:eastAsia="宋体" w:hAnsi="Times New Roman" w:cs="等线" w:hint="eastAsia"/>
            <w:sz w:val="28"/>
            <w14:ligatures w14:val="none"/>
          </w:rPr>
          <w:delText>其中，</w:delText>
        </w:r>
      </w:del>
      <m:oMath>
        <m:sSub>
          <m:sSubPr>
            <m:ctrlPr>
              <w:del w:id="907" w:author="yun qiao" w:date="2026-04-15T19:33:00Z">
                <w:rPr>
                  <w:rFonts w:ascii="Cambria Math" w:eastAsia="宋体" w:hAnsi="Cambria Math" w:cs="Times New Roman"/>
                  <w:i/>
                  <w:sz w:val="28"/>
                  <w:szCs w:val="20"/>
                  <w14:ligatures w14:val="none"/>
                </w:rPr>
              </w:del>
            </m:ctrlPr>
          </m:sSubPr>
          <m:e>
            <m:r>
              <w:del w:id="908" w:author="yun qiao" w:date="2026-04-15T19:33:00Z">
                <w:rPr>
                  <w:rFonts w:ascii="Cambria Math" w:eastAsia="宋体" w:hAnsi="Cambria Math" w:cs="等线"/>
                  <w:sz w:val="28"/>
                  <w14:ligatures w14:val="none"/>
                </w:rPr>
                <m:t>y</m:t>
              </w:del>
            </m:r>
          </m:e>
          <m:sub>
            <m:r>
              <w:del w:id="909" w:author="yun qiao" w:date="2026-04-15T19:33:00Z">
                <w:rPr>
                  <w:rFonts w:ascii="Cambria Math" w:eastAsia="宋体" w:hAnsi="Cambria Math" w:cs="等线"/>
                  <w:sz w:val="28"/>
                  <w14:ligatures w14:val="none"/>
                </w:rPr>
                <m:t>t</m:t>
              </w:del>
            </m:r>
          </m:sub>
        </m:sSub>
      </m:oMath>
      <w:del w:id="910" w:author="yun qiao" w:date="2026-04-15T19:33:00Z">
        <w:r w:rsidDel="00A6781E">
          <w:rPr>
            <w:rFonts w:ascii="Times New Roman" w:eastAsia="宋体" w:hAnsi="Times New Roman" w:cs="等线" w:hint="eastAsia"/>
            <w:sz w:val="28"/>
            <w14:ligatures w14:val="none"/>
          </w:rPr>
          <w:delText>表示第</w:delText>
        </w:r>
        <w:r w:rsidDel="00A6781E">
          <w:rPr>
            <w:rFonts w:ascii="Times New Roman" w:eastAsia="宋体" w:hAnsi="Times New Roman" w:cs="等线"/>
            <w:sz w:val="28"/>
            <w14:ligatures w14:val="none"/>
          </w:rPr>
          <w:delText xml:space="preserve"> t </w:delText>
        </w:r>
        <w:r w:rsidDel="00A6781E">
          <w:rPr>
            <w:rFonts w:ascii="Times New Roman" w:eastAsia="宋体" w:hAnsi="Times New Roman" w:cs="等线" w:hint="eastAsia"/>
            <w:sz w:val="28"/>
            <w14:ligatures w14:val="none"/>
          </w:rPr>
          <w:delText>步生成的操作原语，</w:delText>
        </w:r>
      </w:del>
      <m:oMath>
        <m:sSub>
          <m:sSubPr>
            <m:ctrlPr>
              <w:del w:id="911" w:author="yun qiao" w:date="2026-04-15T19:33:00Z">
                <w:rPr>
                  <w:rFonts w:ascii="Cambria Math" w:eastAsia="宋体" w:hAnsi="Cambria Math" w:cs="Times New Roman"/>
                  <w:i/>
                  <w:sz w:val="28"/>
                  <w:szCs w:val="20"/>
                  <w14:ligatures w14:val="none"/>
                </w:rPr>
              </w:del>
            </m:ctrlPr>
          </m:sSubPr>
          <m:e>
            <m:r>
              <w:del w:id="912" w:author="yun qiao" w:date="2026-04-15T19:33:00Z">
                <w:rPr>
                  <w:rFonts w:ascii="Cambria Math" w:eastAsia="宋体" w:hAnsi="Cambria Math" w:cs="等线"/>
                  <w:sz w:val="28"/>
                  <w14:ligatures w14:val="none"/>
                </w:rPr>
                <m:t>y</m:t>
              </w:del>
            </m:r>
          </m:e>
          <m:sub>
            <m:r>
              <w:del w:id="913" w:author="yun qiao" w:date="2026-04-15T19:33:00Z">
                <w:rPr>
                  <w:rFonts w:ascii="Cambria Math" w:eastAsia="宋体" w:hAnsi="Cambria Math" w:cs="等线"/>
                  <w:sz w:val="28"/>
                  <w14:ligatures w14:val="none"/>
                </w:rPr>
                <m:t>&lt;t</m:t>
              </w:del>
            </m:r>
          </m:sub>
        </m:sSub>
      </m:oMath>
      <w:del w:id="914" w:author="yun qiao" w:date="2026-04-15T19:33:00Z">
        <w:r w:rsidDel="00A6781E">
          <w:rPr>
            <w:rFonts w:ascii="Times New Roman" w:eastAsia="宋体" w:hAnsi="Times New Roman" w:cs="等线"/>
            <w:sz w:val="28"/>
            <w14:ligatures w14:val="none"/>
          </w:rPr>
          <w:delText xml:space="preserve"> </w:delText>
        </w:r>
        <w:r w:rsidDel="00A6781E">
          <w:rPr>
            <w:rFonts w:ascii="Times New Roman" w:eastAsia="宋体" w:hAnsi="Times New Roman" w:cs="等线" w:hint="eastAsia"/>
            <w:sz w:val="28"/>
            <w14:ligatures w14:val="none"/>
          </w:rPr>
          <w:delText>表示已生成的序列，</w:delText>
        </w:r>
      </w:del>
      <m:oMath>
        <m:r>
          <w:del w:id="915" w:author="yun qiao" w:date="2026-04-15T19:33:00Z">
            <w:rPr>
              <w:rFonts w:ascii="Cambria Math" w:eastAsia="宋体" w:hAnsi="Cambria Math" w:cs="等线"/>
              <w:sz w:val="28"/>
              <w14:ligatures w14:val="none"/>
            </w:rPr>
            <m:t>E</m:t>
          </w:del>
        </m:r>
      </m:oMath>
      <w:del w:id="916" w:author="yun qiao" w:date="2026-04-15T19:33:00Z">
        <w:r w:rsidDel="00A6781E">
          <w:rPr>
            <w:rFonts w:ascii="Times New Roman" w:eastAsia="宋体" w:hAnsi="Times New Roman" w:cs="等线" w:hint="eastAsia"/>
            <w:sz w:val="28"/>
            <w14:ligatures w14:val="none"/>
          </w:rPr>
          <w:delText>为所述共享的词嵌入矩阵，</w:delText>
        </w:r>
      </w:del>
      <m:oMath>
        <m:sSubSup>
          <m:sSubSupPr>
            <m:ctrlPr>
              <w:del w:id="917" w:author="yun qiao" w:date="2026-04-15T19:33:00Z">
                <w:rPr>
                  <w:rFonts w:ascii="Cambria Math" w:eastAsia="宋体" w:hAnsi="Cambria Math" w:cs="Times New Roman"/>
                  <w:i/>
                  <w:sz w:val="28"/>
                  <w:szCs w:val="20"/>
                  <w14:ligatures w14:val="none"/>
                </w:rPr>
              </w:del>
            </m:ctrlPr>
          </m:sSubSupPr>
          <m:e>
            <m:r>
              <w:del w:id="918" w:author="yun qiao" w:date="2026-04-15T19:33:00Z">
                <w:rPr>
                  <w:rFonts w:ascii="Cambria Math" w:eastAsia="宋体" w:hAnsi="Cambria Math" w:cs="等线"/>
                  <w:sz w:val="28"/>
                  <w14:ligatures w14:val="none"/>
                </w:rPr>
                <m:t>h</m:t>
              </w:del>
            </m:r>
          </m:e>
          <m:sub>
            <m:r>
              <w:del w:id="919" w:author="yun qiao" w:date="2026-04-15T19:33:00Z">
                <w:rPr>
                  <w:rFonts w:ascii="Cambria Math" w:eastAsia="宋体" w:hAnsi="Cambria Math" w:cs="等线"/>
                  <w:sz w:val="28"/>
                  <w14:ligatures w14:val="none"/>
                </w:rPr>
                <m:t>t</m:t>
              </w:del>
            </m:r>
          </m:sub>
          <m:sup>
            <m:r>
              <w:del w:id="920" w:author="yun qiao" w:date="2026-04-15T19:33:00Z">
                <w:rPr>
                  <w:rFonts w:ascii="Cambria Math" w:eastAsia="宋体" w:hAnsi="Cambria Math" w:cs="等线" w:hint="eastAsia"/>
                  <w:sz w:val="28"/>
                  <w14:ligatures w14:val="none"/>
                </w:rPr>
                <m:t>'</m:t>
              </w:del>
            </m:r>
          </m:sup>
        </m:sSubSup>
      </m:oMath>
      <w:del w:id="921" w:author="yun qiao" w:date="2026-04-15T19:33:00Z">
        <w:r w:rsidDel="00A6781E">
          <w:rPr>
            <w:rFonts w:ascii="Times New Roman" w:eastAsia="宋体" w:hAnsi="Times New Roman" w:cs="等线" w:hint="eastAsia"/>
            <w:sz w:val="28"/>
            <w14:ligatures w14:val="none"/>
          </w:rPr>
          <w:delText>表示经条件调制后的第</w:delText>
        </w:r>
        <w:r w:rsidDel="00A6781E">
          <w:rPr>
            <w:rFonts w:ascii="Times New Roman" w:eastAsia="宋体" w:hAnsi="Times New Roman" w:cs="等线"/>
            <w:sz w:val="28"/>
            <w14:ligatures w14:val="none"/>
          </w:rPr>
          <w:delText xml:space="preserve"> t </w:delText>
        </w:r>
        <w:r w:rsidDel="00A6781E">
          <w:rPr>
            <w:rFonts w:ascii="Times New Roman" w:eastAsia="宋体" w:hAnsi="Times New Roman" w:cs="等线" w:hint="eastAsia"/>
            <w:sz w:val="28"/>
            <w14:ligatures w14:val="none"/>
          </w:rPr>
          <w:delText>步隐藏状态；</w:delText>
        </w:r>
      </w:del>
    </w:p>
    <w:p w14:paraId="4A4B2616" w14:textId="51C17369" w:rsidR="00B95363" w:rsidDel="00A6781E" w:rsidRDefault="00000000" w:rsidP="00A6781E">
      <w:pPr>
        <w:widowControl/>
        <w:spacing w:before="100" w:after="0" w:line="480" w:lineRule="exact"/>
        <w:ind w:firstLineChars="200" w:firstLine="560"/>
        <w:jc w:val="both"/>
        <w:rPr>
          <w:del w:id="922" w:author="yun qiao" w:date="2026-04-15T19:34:00Z"/>
          <w:rFonts w:ascii="Times New Roman" w:eastAsia="宋体" w:hAnsi="Times New Roman" w:cs="等线"/>
          <w:sz w:val="28"/>
          <w14:ligatures w14:val="none"/>
        </w:rPr>
      </w:pPr>
      <w:del w:id="923" w:author="yun qiao" w:date="2026-04-15T19:34:00Z">
        <w:r w:rsidDel="00A6781E">
          <w:rPr>
            <w:rFonts w:ascii="Times New Roman" w:eastAsia="宋体" w:hAnsi="Times New Roman" w:cs="等线" w:hint="eastAsia"/>
            <w:sz w:val="28"/>
            <w14:ligatures w14:val="none"/>
          </w:rPr>
          <w:delText>所述序列生成模型以自回归方式逐步生成操作原语序列，在每个时间步根据所述生成概率选取下一个操作原语，直至生成序列结束标记；所述输出投影模块的输出空间为由所述操作原语集合构成的输出词表，在每个时间步，根据任务类型标识、已生成操作原语序列的层次归属关系以及相邻步骤的输入输出类型约束，构建候选操作原语约束集合，并对不满足操作大类一致性、操作子类可衔接性或输入输出类型兼容性约束的候选操作原语进行屏蔽，再基于筛选后的候选集合计算生成概率</w:delText>
        </w:r>
        <w:r w:rsidDel="00A6781E">
          <w:rPr>
            <w:rFonts w:ascii="Cambria Math" w:eastAsia="宋体" w:hAnsi="Cambria Math" w:cs="Times New Roman" w:hint="eastAsia"/>
            <w:sz w:val="28"/>
            <w:szCs w:val="28"/>
            <w14:ligatures w14:val="none"/>
          </w:rPr>
          <w:delText>。</w:delText>
        </w:r>
      </w:del>
    </w:p>
    <w:p w14:paraId="5A405323" w14:textId="77777777" w:rsidR="00D76AFE" w:rsidRDefault="00000000" w:rsidP="00D76AFE">
      <w:pPr>
        <w:spacing w:after="0" w:line="480" w:lineRule="exact"/>
        <w:ind w:firstLineChars="200" w:firstLine="560"/>
        <w:jc w:val="both"/>
        <w:rPr>
          <w:ins w:id="924" w:author="yun qiao" w:date="2026-04-16T14:58:00Z"/>
          <w:rFonts w:ascii="Times New Roman" w:eastAsia="宋体" w:hAnsi="Times New Roman" w:cs="Times New Roman"/>
          <w:sz w:val="28"/>
          <w:szCs w:val="28"/>
          <w14:ligatures w14:val="none"/>
        </w:rPr>
      </w:pPr>
      <w:r>
        <w:rPr>
          <w:rFonts w:ascii="Cambria Math" w:eastAsia="宋体" w:hAnsi="Cambria Math" w:cs="Times New Roman" w:hint="eastAsia"/>
          <w:sz w:val="28"/>
          <w:szCs w:val="28"/>
          <w14:ligatures w14:val="none"/>
        </w:rPr>
        <w:t>在以上技术方案的基础上，优选的，</w:t>
      </w:r>
      <w:r>
        <w:rPr>
          <w:rFonts w:ascii="Times New Roman" w:eastAsia="宋体" w:hAnsi="Times New Roman" w:cs="Times New Roman" w:hint="eastAsia"/>
          <w:sz w:val="28"/>
          <w:szCs w:val="28"/>
          <w14:ligatures w14:val="none"/>
        </w:rPr>
        <w:t>所述</w:t>
      </w:r>
      <w:ins w:id="925" w:author="yun qiao" w:date="2026-04-16T14:58:00Z">
        <w:r w:rsidR="00D76AFE" w:rsidRPr="00D64D4A">
          <w:rPr>
            <w:rFonts w:ascii="Times New Roman" w:eastAsia="宋体" w:hAnsi="Times New Roman" w:cs="Times New Roman"/>
            <w:sz w:val="28"/>
            <w:szCs w:val="28"/>
            <w14:ligatures w14:val="none"/>
          </w:rPr>
          <w:t>基于所述结构化语义表示，利用所述专用序列生成模型在所述操作语义空间内，依据预构建的操作原语转移合法性约束、已生成序列的层次归属关系及相邻步骤输入输出类型约束对候选操作原语进行筛选，生成满足任务语义一致性及操作结构约束的候选操作原语序列</w:t>
        </w:r>
        <w:r w:rsidR="00D76AFE" w:rsidRPr="002A4CD8">
          <w:rPr>
            <w:rFonts w:ascii="Times New Roman" w:eastAsia="宋体" w:hAnsi="Times New Roman" w:cs="Times New Roman" w:hint="eastAsia"/>
            <w:sz w:val="28"/>
            <w:szCs w:val="28"/>
            <w14:ligatures w14:val="none"/>
          </w:rPr>
          <w:t>，是以</w:t>
        </w:r>
        <w:r w:rsidR="00D76AFE" w:rsidRPr="008437F1">
          <w:rPr>
            <w:rFonts w:ascii="Times New Roman" w:eastAsia="宋体" w:hAnsi="Times New Roman" w:cs="Times New Roman"/>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w:t>
        </w:r>
        <w:r w:rsidR="00D76AFE" w:rsidRPr="00F24BF4">
          <w:rPr>
            <w:rFonts w:ascii="Times New Roman" w:eastAsia="宋体" w:hAnsi="Times New Roman" w:cs="Times New Roman"/>
            <w:sz w:val="28"/>
            <w:szCs w:val="28"/>
            <w14:ligatures w14:val="none"/>
          </w:rPr>
          <w:t>在生成过程中，利用所述专用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屏蔽处理；设所述专用序列生成模型在第</w:t>
        </w:r>
        <w:r w:rsidR="00D76AFE" w:rsidRPr="00F24BF4">
          <w:rPr>
            <w:rFonts w:ascii="Times New Roman" w:eastAsia="宋体" w:hAnsi="Times New Roman" w:cs="Times New Roman"/>
            <w:sz w:val="28"/>
            <w:szCs w:val="28"/>
            <w14:ligatures w14:val="none"/>
          </w:rPr>
          <w:t>t</w:t>
        </w:r>
        <w:r w:rsidR="00D76AFE" w:rsidRPr="00F24BF4">
          <w:rPr>
            <w:rFonts w:ascii="Times New Roman" w:eastAsia="宋体" w:hAnsi="Times New Roman" w:cs="Times New Roman"/>
            <w:sz w:val="28"/>
            <w:szCs w:val="28"/>
            <w14:ligatures w14:val="none"/>
          </w:rPr>
          <w:t>步输出的条件生成概率分布为</w:t>
        </w:r>
        <w:r w:rsidR="00D76AFE" w:rsidRPr="002A4CD8">
          <w:rPr>
            <w:rFonts w:ascii="Times New Roman" w:eastAsia="宋体" w:hAnsi="Times New Roman" w:cs="Times New Roman" w:hint="eastAsia"/>
            <w:sz w:val="28"/>
            <w:szCs w:val="28"/>
            <w14:ligatures w14:val="none"/>
          </w:rPr>
          <w:t>：</w:t>
        </w:r>
      </w:ins>
    </w:p>
    <w:p w14:paraId="70C2488B" w14:textId="77777777" w:rsidR="00D76AFE" w:rsidRPr="009A1CB2" w:rsidRDefault="00000000" w:rsidP="00D76AFE">
      <w:pPr>
        <w:spacing w:after="0" w:line="480" w:lineRule="exact"/>
        <w:ind w:firstLineChars="200" w:firstLine="560"/>
        <w:jc w:val="both"/>
        <w:rPr>
          <w:ins w:id="926" w:author="yun qiao" w:date="2026-04-16T14:58:00Z"/>
          <w:rFonts w:ascii="Times New Roman" w:eastAsia="宋体" w:hAnsi="Times New Roman" w:cs="Times New Roman"/>
          <w:color w:val="000000" w:themeColor="text1"/>
          <w:sz w:val="28"/>
          <w:szCs w:val="28"/>
          <w14:ligatures w14:val="none"/>
          <w:rPrChange w:id="927" w:author="yun qiao" w:date="2026-04-16T15:39:00Z">
            <w:rPr>
              <w:ins w:id="928" w:author="yun qiao" w:date="2026-04-16T14:58:00Z"/>
              <w:rFonts w:ascii="Times New Roman" w:eastAsia="宋体" w:hAnsi="Times New Roman" w:cs="Times New Roman"/>
              <w:color w:val="FF0000"/>
              <w:sz w:val="28"/>
              <w:szCs w:val="28"/>
              <w14:ligatures w14:val="none"/>
            </w:rPr>
          </w:rPrChange>
        </w:rPr>
      </w:pPr>
      <m:oMathPara>
        <m:oMath>
          <m:acc>
            <m:accPr>
              <m:chr m:val="̃"/>
              <m:ctrlPr>
                <w:ins w:id="929" w:author="yun qiao" w:date="2026-04-16T14:58:00Z">
                  <w:rPr>
                    <w:rFonts w:ascii="Cambria Math" w:eastAsia="宋体" w:hAnsi="Cambria Math" w:cs="Times New Roman"/>
                    <w:color w:val="000000" w:themeColor="text1"/>
                    <w:sz w:val="28"/>
                    <w:szCs w:val="28"/>
                    <w14:ligatures w14:val="none"/>
                  </w:rPr>
                </w:ins>
              </m:ctrlPr>
            </m:accPr>
            <m:e>
              <m:r>
                <w:ins w:id="930" w:author="yun qiao" w:date="2026-04-16T14:58:00Z">
                  <w:rPr>
                    <w:rFonts w:ascii="Cambria Math" w:eastAsia="宋体" w:hAnsi="Cambria Math" w:cs="Times New Roman"/>
                    <w:color w:val="000000" w:themeColor="text1"/>
                    <w:sz w:val="28"/>
                    <w:szCs w:val="28"/>
                    <w14:ligatures w14:val="none"/>
                    <w:rPrChange w:id="931" w:author="yun qiao" w:date="2026-04-16T15:39:00Z">
                      <w:rPr>
                        <w:rFonts w:ascii="Cambria Math" w:eastAsia="宋体" w:hAnsi="Cambria Math" w:cs="Times New Roman"/>
                        <w:color w:val="FF0000"/>
                        <w:sz w:val="28"/>
                        <w:szCs w:val="28"/>
                        <w14:ligatures w14:val="none"/>
                      </w:rPr>
                    </w:rPrChange>
                  </w:rPr>
                  <m:t>P</m:t>
                </w:ins>
              </m:r>
            </m:e>
          </m:acc>
          <m:d>
            <m:dPr>
              <m:ctrlPr>
                <w:ins w:id="932" w:author="yun qiao" w:date="2026-04-16T14:58:00Z">
                  <w:rPr>
                    <w:rFonts w:ascii="Cambria Math" w:eastAsia="宋体" w:hAnsi="Cambria Math" w:cs="Times New Roman"/>
                    <w:i/>
                    <w:color w:val="000000" w:themeColor="text1"/>
                    <w:sz w:val="28"/>
                    <w:szCs w:val="28"/>
                    <w14:ligatures w14:val="none"/>
                  </w:rPr>
                </w:ins>
              </m:ctrlPr>
            </m:dPr>
            <m:e>
              <m:sSub>
                <m:sSubPr>
                  <m:ctrlPr>
                    <w:ins w:id="933" w:author="yun qiao" w:date="2026-04-16T14:58:00Z">
                      <w:rPr>
                        <w:rFonts w:ascii="Cambria Math" w:eastAsia="宋体" w:hAnsi="Cambria Math" w:cs="Times New Roman"/>
                        <w:i/>
                        <w:color w:val="000000" w:themeColor="text1"/>
                        <w:sz w:val="28"/>
                        <w:szCs w:val="28"/>
                        <w14:ligatures w14:val="none"/>
                      </w:rPr>
                    </w:ins>
                  </m:ctrlPr>
                </m:sSubPr>
                <m:e>
                  <m:r>
                    <w:ins w:id="934" w:author="yun qiao" w:date="2026-04-16T14:58:00Z">
                      <w:rPr>
                        <w:rFonts w:ascii="Cambria Math" w:eastAsia="宋体" w:hAnsi="Cambria Math" w:cs="Times New Roman"/>
                        <w:color w:val="000000" w:themeColor="text1"/>
                        <w:sz w:val="28"/>
                        <w:szCs w:val="28"/>
                        <w14:ligatures w14:val="none"/>
                        <w:rPrChange w:id="935" w:author="yun qiao" w:date="2026-04-16T15:39:00Z">
                          <w:rPr>
                            <w:rFonts w:ascii="Cambria Math" w:eastAsia="宋体" w:hAnsi="Cambria Math" w:cs="Times New Roman"/>
                            <w:color w:val="FF0000"/>
                            <w:sz w:val="28"/>
                            <w:szCs w:val="28"/>
                            <w14:ligatures w14:val="none"/>
                          </w:rPr>
                        </w:rPrChange>
                      </w:rPr>
                      <m:t>y</m:t>
                    </w:ins>
                  </m:r>
                </m:e>
                <m:sub>
                  <m:r>
                    <w:ins w:id="936" w:author="yun qiao" w:date="2026-04-16T14:58:00Z">
                      <w:rPr>
                        <w:rFonts w:ascii="Cambria Math" w:eastAsia="宋体" w:hAnsi="Cambria Math" w:cs="Times New Roman"/>
                        <w:color w:val="000000" w:themeColor="text1"/>
                        <w:sz w:val="28"/>
                        <w:szCs w:val="28"/>
                        <w14:ligatures w14:val="none"/>
                        <w:rPrChange w:id="937" w:author="yun qiao" w:date="2026-04-16T15:39:00Z">
                          <w:rPr>
                            <w:rFonts w:ascii="Cambria Math" w:eastAsia="宋体" w:hAnsi="Cambria Math" w:cs="Times New Roman"/>
                            <w:color w:val="FF0000"/>
                            <w:sz w:val="28"/>
                            <w:szCs w:val="28"/>
                            <w14:ligatures w14:val="none"/>
                          </w:rPr>
                        </w:rPrChange>
                      </w:rPr>
                      <m:t>t</m:t>
                    </w:ins>
                  </m:r>
                </m:sub>
              </m:sSub>
            </m:e>
          </m:d>
          <m:r>
            <w:ins w:id="938" w:author="yun qiao" w:date="2026-04-16T14:58:00Z">
              <w:rPr>
                <w:rFonts w:ascii="Cambria Math" w:eastAsia="宋体" w:hAnsi="Cambria Math" w:cs="Times New Roman"/>
                <w:color w:val="000000" w:themeColor="text1"/>
                <w:sz w:val="28"/>
                <w:szCs w:val="28"/>
                <w14:ligatures w14:val="none"/>
                <w:rPrChange w:id="939" w:author="yun qiao" w:date="2026-04-16T15:39:00Z">
                  <w:rPr>
                    <w:rFonts w:ascii="Cambria Math" w:eastAsia="宋体" w:hAnsi="Cambria Math" w:cs="Times New Roman"/>
                    <w:color w:val="FF0000"/>
                    <w:sz w:val="28"/>
                    <w:szCs w:val="28"/>
                    <w14:ligatures w14:val="none"/>
                  </w:rPr>
                </w:rPrChange>
              </w:rPr>
              <m:t>=</m:t>
            </w:ins>
          </m:r>
          <m:r>
            <w:ins w:id="940" w:author="yun qiao" w:date="2026-04-16T14:58:00Z">
              <m:rPr>
                <m:nor/>
              </m:rPr>
              <w:rPr>
                <w:rFonts w:ascii="Cambria Math" w:eastAsia="宋体" w:hAnsi="Cambria Math" w:cs="Times New Roman"/>
                <w:color w:val="000000" w:themeColor="text1"/>
                <w:sz w:val="28"/>
                <w:szCs w:val="28"/>
                <w14:ligatures w14:val="none"/>
                <w:rPrChange w:id="941" w:author="yun qiao" w:date="2026-04-16T15:39:00Z">
                  <w:rPr>
                    <w:rFonts w:ascii="Cambria Math" w:eastAsia="宋体" w:hAnsi="Cambria Math" w:cs="Times New Roman"/>
                    <w:color w:val="FF0000"/>
                    <w:sz w:val="28"/>
                    <w:szCs w:val="28"/>
                    <w14:ligatures w14:val="none"/>
                  </w:rPr>
                </w:rPrChange>
              </w:rPr>
              <m:t>Normalize</m:t>
            </w:ins>
          </m:r>
          <m:d>
            <m:dPr>
              <m:ctrlPr>
                <w:ins w:id="942" w:author="yun qiao" w:date="2026-04-16T14:58:00Z">
                  <w:rPr>
                    <w:rFonts w:ascii="Cambria Math" w:eastAsia="宋体" w:hAnsi="Cambria Math" w:cs="Times New Roman"/>
                    <w:color w:val="000000" w:themeColor="text1"/>
                    <w:sz w:val="28"/>
                    <w:szCs w:val="28"/>
                    <w14:ligatures w14:val="none"/>
                  </w:rPr>
                </w:ins>
              </m:ctrlPr>
            </m:dPr>
            <m:e>
              <m:r>
                <w:ins w:id="943" w:author="yun qiao" w:date="2026-04-16T14:58:00Z">
                  <w:rPr>
                    <w:rFonts w:ascii="Cambria Math" w:eastAsia="宋体" w:hAnsi="Cambria Math" w:cs="Times New Roman"/>
                    <w:color w:val="000000" w:themeColor="text1"/>
                    <w:sz w:val="28"/>
                    <w:szCs w:val="28"/>
                    <w14:ligatures w14:val="none"/>
                    <w:rPrChange w:id="944" w:author="yun qiao" w:date="2026-04-16T15:39:00Z">
                      <w:rPr>
                        <w:rFonts w:ascii="Cambria Math" w:eastAsia="宋体" w:hAnsi="Cambria Math" w:cs="Times New Roman"/>
                        <w:color w:val="FF0000"/>
                        <w:sz w:val="28"/>
                        <w:szCs w:val="28"/>
                        <w14:ligatures w14:val="none"/>
                      </w:rPr>
                    </w:rPrChange>
                  </w:rPr>
                  <m:t>P</m:t>
                </w:ins>
              </m:r>
              <m:d>
                <m:dPr>
                  <m:sepChr m:val="∣"/>
                  <m:ctrlPr>
                    <w:ins w:id="945" w:author="yun qiao" w:date="2026-04-16T14:58:00Z">
                      <w:rPr>
                        <w:rFonts w:ascii="Cambria Math" w:eastAsia="宋体" w:hAnsi="Cambria Math" w:cs="Times New Roman"/>
                        <w:i/>
                        <w:color w:val="000000" w:themeColor="text1"/>
                        <w:sz w:val="28"/>
                        <w:szCs w:val="28"/>
                        <w14:ligatures w14:val="none"/>
                      </w:rPr>
                    </w:ins>
                  </m:ctrlPr>
                </m:dPr>
                <m:e>
                  <m:sSub>
                    <m:sSubPr>
                      <m:ctrlPr>
                        <w:ins w:id="946" w:author="yun qiao" w:date="2026-04-16T14:58:00Z">
                          <w:rPr>
                            <w:rFonts w:ascii="Cambria Math" w:eastAsia="宋体" w:hAnsi="Cambria Math" w:cs="Times New Roman"/>
                            <w:i/>
                            <w:color w:val="000000" w:themeColor="text1"/>
                            <w:sz w:val="28"/>
                            <w:szCs w:val="28"/>
                            <w14:ligatures w14:val="none"/>
                          </w:rPr>
                        </w:ins>
                      </m:ctrlPr>
                    </m:sSubPr>
                    <m:e>
                      <m:r>
                        <w:ins w:id="947" w:author="yun qiao" w:date="2026-04-16T14:58:00Z">
                          <w:rPr>
                            <w:rFonts w:ascii="Cambria Math" w:eastAsia="宋体" w:hAnsi="Cambria Math" w:cs="Times New Roman"/>
                            <w:color w:val="000000" w:themeColor="text1"/>
                            <w:sz w:val="28"/>
                            <w:szCs w:val="28"/>
                            <w14:ligatures w14:val="none"/>
                            <w:rPrChange w:id="948" w:author="yun qiao" w:date="2026-04-16T15:39:00Z">
                              <w:rPr>
                                <w:rFonts w:ascii="Cambria Math" w:eastAsia="宋体" w:hAnsi="Cambria Math" w:cs="Times New Roman"/>
                                <w:color w:val="FF0000"/>
                                <w:sz w:val="28"/>
                                <w:szCs w:val="28"/>
                                <w14:ligatures w14:val="none"/>
                              </w:rPr>
                            </w:rPrChange>
                          </w:rPr>
                          <m:t>y</m:t>
                        </w:ins>
                      </m:r>
                    </m:e>
                    <m:sub>
                      <m:r>
                        <w:ins w:id="949" w:author="yun qiao" w:date="2026-04-16T14:58:00Z">
                          <w:rPr>
                            <w:rFonts w:ascii="Cambria Math" w:eastAsia="宋体" w:hAnsi="Cambria Math" w:cs="Times New Roman"/>
                            <w:color w:val="000000" w:themeColor="text1"/>
                            <w:sz w:val="28"/>
                            <w:szCs w:val="28"/>
                            <w14:ligatures w14:val="none"/>
                            <w:rPrChange w:id="950" w:author="yun qiao" w:date="2026-04-16T15:39:00Z">
                              <w:rPr>
                                <w:rFonts w:ascii="Cambria Math" w:eastAsia="宋体" w:hAnsi="Cambria Math" w:cs="Times New Roman"/>
                                <w:color w:val="FF0000"/>
                                <w:sz w:val="28"/>
                                <w:szCs w:val="28"/>
                                <w14:ligatures w14:val="none"/>
                              </w:rPr>
                            </w:rPrChange>
                          </w:rPr>
                          <m:t>t</m:t>
                        </w:ins>
                      </m:r>
                    </m:sub>
                  </m:sSub>
                  <m:ctrlPr>
                    <w:ins w:id="951" w:author="yun qiao" w:date="2026-04-16T14:58:00Z">
                      <w:rPr>
                        <w:rFonts w:ascii="Cambria Math" w:eastAsia="宋体" w:hAnsi="Cambria Math" w:cs="Times New Roman"/>
                        <w:color w:val="000000" w:themeColor="text1"/>
                        <w:sz w:val="28"/>
                        <w:szCs w:val="28"/>
                        <w14:ligatures w14:val="none"/>
                      </w:rPr>
                    </w:ins>
                  </m:ctrlPr>
                </m:e>
                <m:e>
                  <m:sSub>
                    <m:sSubPr>
                      <m:ctrlPr>
                        <w:ins w:id="952" w:author="yun qiao" w:date="2026-04-16T14:58:00Z">
                          <w:rPr>
                            <w:rFonts w:ascii="Cambria Math" w:eastAsia="宋体" w:hAnsi="Cambria Math" w:cs="Times New Roman"/>
                            <w:i/>
                            <w:color w:val="000000" w:themeColor="text1"/>
                            <w:sz w:val="28"/>
                            <w:szCs w:val="28"/>
                            <w14:ligatures w14:val="none"/>
                          </w:rPr>
                        </w:ins>
                      </m:ctrlPr>
                    </m:sSubPr>
                    <m:e>
                      <m:r>
                        <w:ins w:id="953" w:author="yun qiao" w:date="2026-04-16T14:58:00Z">
                          <w:rPr>
                            <w:rFonts w:ascii="Cambria Math" w:eastAsia="宋体" w:hAnsi="Cambria Math" w:cs="Times New Roman"/>
                            <w:color w:val="000000" w:themeColor="text1"/>
                            <w:sz w:val="28"/>
                            <w:szCs w:val="28"/>
                            <w14:ligatures w14:val="none"/>
                            <w:rPrChange w:id="954" w:author="yun qiao" w:date="2026-04-16T15:39:00Z">
                              <w:rPr>
                                <w:rFonts w:ascii="Cambria Math" w:eastAsia="宋体" w:hAnsi="Cambria Math" w:cs="Times New Roman"/>
                                <w:color w:val="FF0000"/>
                                <w:sz w:val="28"/>
                                <w:szCs w:val="28"/>
                                <w14:ligatures w14:val="none"/>
                              </w:rPr>
                            </w:rPrChange>
                          </w:rPr>
                          <m:t>y</m:t>
                        </w:ins>
                      </m:r>
                      <m:ctrlPr>
                        <w:ins w:id="955" w:author="yun qiao" w:date="2026-04-16T14:58:00Z">
                          <w:rPr>
                            <w:rFonts w:ascii="Cambria Math" w:eastAsia="宋体" w:hAnsi="Cambria Math" w:cs="Times New Roman"/>
                            <w:color w:val="000000" w:themeColor="text1"/>
                            <w:sz w:val="28"/>
                            <w:szCs w:val="28"/>
                            <w14:ligatures w14:val="none"/>
                          </w:rPr>
                        </w:ins>
                      </m:ctrlPr>
                    </m:e>
                    <m:sub>
                      <m:r>
                        <w:ins w:id="956" w:author="yun qiao" w:date="2026-04-16T14:58:00Z">
                          <w:rPr>
                            <w:rFonts w:ascii="Cambria Math" w:eastAsia="宋体" w:hAnsi="Cambria Math" w:cs="Times New Roman"/>
                            <w:color w:val="000000" w:themeColor="text1"/>
                            <w:sz w:val="28"/>
                            <w:szCs w:val="28"/>
                            <w14:ligatures w14:val="none"/>
                            <w:rPrChange w:id="957" w:author="yun qiao" w:date="2026-04-16T15:39:00Z">
                              <w:rPr>
                                <w:rFonts w:ascii="Cambria Math" w:eastAsia="宋体" w:hAnsi="Cambria Math" w:cs="Times New Roman"/>
                                <w:color w:val="FF0000"/>
                                <w:sz w:val="28"/>
                                <w:szCs w:val="28"/>
                                <w14:ligatures w14:val="none"/>
                              </w:rPr>
                            </w:rPrChange>
                          </w:rPr>
                          <m:t>&lt;t</m:t>
                        </w:ins>
                      </m:r>
                    </m:sub>
                  </m:sSub>
                  <m:r>
                    <w:ins w:id="958" w:author="yun qiao" w:date="2026-04-16T14:58:00Z">
                      <w:rPr>
                        <w:rFonts w:ascii="Cambria Math" w:eastAsia="宋体" w:hAnsi="Cambria Math" w:cs="Times New Roman"/>
                        <w:color w:val="000000" w:themeColor="text1"/>
                        <w:sz w:val="28"/>
                        <w:szCs w:val="28"/>
                        <w14:ligatures w14:val="none"/>
                        <w:rPrChange w:id="959" w:author="yun qiao" w:date="2026-04-16T15:39:00Z">
                          <w:rPr>
                            <w:rFonts w:ascii="Cambria Math" w:eastAsia="宋体" w:hAnsi="Cambria Math" w:cs="Times New Roman"/>
                            <w:color w:val="FF0000"/>
                            <w:sz w:val="28"/>
                            <w:szCs w:val="28"/>
                            <w14:ligatures w14:val="none"/>
                          </w:rPr>
                        </w:rPrChange>
                      </w:rPr>
                      <m:t>,c</m:t>
                    </w:ins>
                  </m:r>
                </m:e>
              </m:d>
              <m:r>
                <w:ins w:id="960" w:author="yun qiao" w:date="2026-04-16T14:58:00Z">
                  <m:rPr>
                    <m:sty m:val="p"/>
                  </m:rPr>
                  <w:rPr>
                    <w:rFonts w:ascii="Cambria Math" w:eastAsia="宋体" w:hAnsi="Cambria Math" w:cs="Times New Roman" w:hint="eastAsia"/>
                    <w:color w:val="000000" w:themeColor="text1"/>
                    <w:sz w:val="28"/>
                    <w:szCs w:val="28"/>
                    <w14:ligatures w14:val="none"/>
                    <w:rPrChange w:id="961" w:author="yun qiao" w:date="2026-04-16T15:39:00Z">
                      <w:rPr>
                        <w:rFonts w:ascii="Cambria Math" w:eastAsia="宋体" w:hAnsi="Cambria Math" w:cs="Times New Roman" w:hint="eastAsia"/>
                        <w:color w:val="FF0000"/>
                        <w:sz w:val="28"/>
                        <w:szCs w:val="28"/>
                        <w14:ligatures w14:val="none"/>
                      </w:rPr>
                    </w:rPrChange>
                  </w:rPr>
                  <m:t>⊙</m:t>
                </w:ins>
              </m:r>
              <m:sSub>
                <m:sSubPr>
                  <m:ctrlPr>
                    <w:ins w:id="962" w:author="yun qiao" w:date="2026-04-16T14:58:00Z">
                      <w:rPr>
                        <w:rFonts w:ascii="Cambria Math" w:eastAsia="宋体" w:hAnsi="Cambria Math" w:cs="Times New Roman"/>
                        <w:i/>
                        <w:color w:val="000000" w:themeColor="text1"/>
                        <w:sz w:val="28"/>
                        <w:szCs w:val="28"/>
                        <w14:ligatures w14:val="none"/>
                      </w:rPr>
                    </w:ins>
                  </m:ctrlPr>
                </m:sSubPr>
                <m:e>
                  <m:r>
                    <w:ins w:id="963" w:author="yun qiao" w:date="2026-04-16T14:58:00Z">
                      <w:rPr>
                        <w:rFonts w:ascii="Cambria Math" w:eastAsia="宋体" w:hAnsi="Cambria Math" w:cs="Times New Roman"/>
                        <w:color w:val="000000" w:themeColor="text1"/>
                        <w:sz w:val="28"/>
                        <w:szCs w:val="28"/>
                        <w14:ligatures w14:val="none"/>
                        <w:rPrChange w:id="964" w:author="yun qiao" w:date="2026-04-16T15:39:00Z">
                          <w:rPr>
                            <w:rFonts w:ascii="Cambria Math" w:eastAsia="宋体" w:hAnsi="Cambria Math" w:cs="Times New Roman"/>
                            <w:color w:val="FF0000"/>
                            <w:sz w:val="28"/>
                            <w:szCs w:val="28"/>
                            <w14:ligatures w14:val="none"/>
                          </w:rPr>
                        </w:rPrChange>
                      </w:rPr>
                      <m:t>m</m:t>
                    </w:ins>
                  </m:r>
                  <m:ctrlPr>
                    <w:ins w:id="965" w:author="yun qiao" w:date="2026-04-16T14:58:00Z">
                      <w:rPr>
                        <w:rFonts w:ascii="Cambria Math" w:eastAsia="宋体" w:hAnsi="Cambria Math" w:cs="Times New Roman"/>
                        <w:color w:val="000000" w:themeColor="text1"/>
                        <w:sz w:val="28"/>
                        <w:szCs w:val="28"/>
                        <w14:ligatures w14:val="none"/>
                      </w:rPr>
                    </w:ins>
                  </m:ctrlPr>
                </m:e>
                <m:sub>
                  <m:r>
                    <w:ins w:id="966" w:author="yun qiao" w:date="2026-04-16T14:58:00Z">
                      <w:rPr>
                        <w:rFonts w:ascii="Cambria Math" w:eastAsia="宋体" w:hAnsi="Cambria Math" w:cs="Times New Roman"/>
                        <w:color w:val="000000" w:themeColor="text1"/>
                        <w:sz w:val="28"/>
                        <w:szCs w:val="28"/>
                        <w14:ligatures w14:val="none"/>
                        <w:rPrChange w:id="967" w:author="yun qiao" w:date="2026-04-16T15:39:00Z">
                          <w:rPr>
                            <w:rFonts w:ascii="Cambria Math" w:eastAsia="宋体" w:hAnsi="Cambria Math" w:cs="Times New Roman"/>
                            <w:color w:val="FF0000"/>
                            <w:sz w:val="28"/>
                            <w:szCs w:val="28"/>
                            <w14:ligatures w14:val="none"/>
                          </w:rPr>
                        </w:rPrChange>
                      </w:rPr>
                      <m:t>t</m:t>
                    </w:ins>
                  </m:r>
                </m:sub>
              </m:sSub>
              <m:ctrlPr>
                <w:ins w:id="968" w:author="yun qiao" w:date="2026-04-16T14:58:00Z">
                  <w:rPr>
                    <w:rFonts w:ascii="Cambria Math" w:eastAsia="宋体" w:hAnsi="Cambria Math" w:cs="Times New Roman"/>
                    <w:i/>
                    <w:color w:val="000000" w:themeColor="text1"/>
                    <w:sz w:val="28"/>
                    <w:szCs w:val="28"/>
                    <w14:ligatures w14:val="none"/>
                  </w:rPr>
                </w:ins>
              </m:ctrlPr>
            </m:e>
          </m:d>
        </m:oMath>
      </m:oMathPara>
    </w:p>
    <w:p w14:paraId="10A88FE7" w14:textId="10D1FDCD" w:rsidR="00A6781E" w:rsidRPr="00D76AFE" w:rsidRDefault="00D76AFE" w:rsidP="00D76AFE">
      <w:pPr>
        <w:spacing w:after="0" w:line="480" w:lineRule="exact"/>
        <w:ind w:firstLineChars="200" w:firstLine="560"/>
        <w:jc w:val="both"/>
        <w:rPr>
          <w:ins w:id="969" w:author="yun qiao" w:date="2026-04-15T19:34:00Z"/>
          <w:rFonts w:ascii="Times New Roman" w:eastAsia="宋体" w:hAnsi="Times New Roman" w:cs="Times New Roman"/>
          <w:color w:val="FF0000"/>
          <w:sz w:val="28"/>
          <w:szCs w:val="28"/>
          <w14:ligatures w14:val="none"/>
          <w:rPrChange w:id="970" w:author="yun qiao" w:date="2026-04-16T14:58:00Z">
            <w:rPr>
              <w:ins w:id="971" w:author="yun qiao" w:date="2026-04-15T19:34:00Z"/>
              <w:rFonts w:ascii="Times New Roman" w:eastAsia="宋体" w:hAnsi="Times New Roman" w:cs="Times New Roman"/>
              <w:sz w:val="28"/>
              <w:szCs w:val="28"/>
              <w14:ligatures w14:val="none"/>
            </w:rPr>
          </w:rPrChange>
        </w:rPr>
      </w:pPr>
      <w:ins w:id="972" w:author="yun qiao" w:date="2026-04-16T14:58:00Z">
        <w:r w:rsidRPr="009A1CB2">
          <w:rPr>
            <w:rFonts w:ascii="Times New Roman" w:eastAsia="宋体" w:hAnsi="Times New Roman" w:cs="Times New Roman" w:hint="eastAsia"/>
            <w:color w:val="000000" w:themeColor="text1"/>
            <w:sz w:val="28"/>
            <w:szCs w:val="28"/>
            <w14:ligatures w14:val="none"/>
            <w:rPrChange w:id="973" w:author="yun qiao" w:date="2026-04-16T15:39:00Z">
              <w:rPr>
                <w:rFonts w:ascii="Times New Roman" w:eastAsia="宋体" w:hAnsi="Times New Roman" w:cs="Times New Roman" w:hint="eastAsia"/>
                <w:color w:val="FF0000"/>
                <w:sz w:val="28"/>
                <w:szCs w:val="28"/>
                <w14:ligatures w14:val="none"/>
              </w:rPr>
            </w:rPrChange>
          </w:rPr>
          <w:t>其中，</w:t>
        </w:r>
        <w:r w:rsidRPr="009A1CB2">
          <w:rPr>
            <w:rFonts w:ascii="宋体" w:eastAsia="宋体" w:hAnsi="宋体" w:cs="宋体" w:hint="eastAsia"/>
            <w:color w:val="000000" w:themeColor="text1"/>
            <w:sz w:val="28"/>
            <w:szCs w:val="28"/>
            <w14:ligatures w14:val="none"/>
            <w:rPrChange w:id="974" w:author="yun qiao" w:date="2026-04-16T15:39:00Z">
              <w:rPr>
                <w:rFonts w:ascii="宋体" w:eastAsia="宋体" w:hAnsi="宋体" w:cs="宋体" w:hint="eastAsia"/>
                <w:color w:val="FF0000"/>
                <w:sz w:val="28"/>
                <w:szCs w:val="28"/>
                <w14:ligatures w14:val="none"/>
              </w:rPr>
            </w:rPrChange>
          </w:rPr>
          <w:t>⊙</w:t>
        </w:r>
        <w:r w:rsidRPr="009A1CB2">
          <w:rPr>
            <w:rFonts w:ascii="Times New Roman" w:eastAsia="宋体" w:hAnsi="Times New Roman" w:cs="Times New Roman" w:hint="eastAsia"/>
            <w:color w:val="000000" w:themeColor="text1"/>
            <w:sz w:val="28"/>
            <w:szCs w:val="28"/>
            <w14:ligatures w14:val="none"/>
            <w:rPrChange w:id="975" w:author="yun qiao" w:date="2026-04-16T15:39:00Z">
              <w:rPr>
                <w:rFonts w:ascii="Times New Roman" w:eastAsia="宋体" w:hAnsi="Times New Roman" w:cs="Times New Roman" w:hint="eastAsia"/>
                <w:color w:val="FF0000"/>
                <w:sz w:val="28"/>
                <w:szCs w:val="28"/>
                <w14:ligatures w14:val="none"/>
              </w:rPr>
            </w:rPrChange>
          </w:rPr>
          <w:t>表示逐元素乘法，</w:t>
        </w:r>
        <w:r w:rsidRPr="009A1CB2">
          <w:rPr>
            <w:rFonts w:ascii="Times New Roman" w:eastAsia="宋体" w:hAnsi="Times New Roman" w:cs="Times New Roman"/>
            <w:color w:val="000000" w:themeColor="text1"/>
            <w:sz w:val="28"/>
            <w:szCs w:val="28"/>
            <w14:ligatures w14:val="none"/>
            <w:rPrChange w:id="976" w:author="yun qiao" w:date="2026-04-16T15:39:00Z">
              <w:rPr>
                <w:rFonts w:ascii="Times New Roman" w:eastAsia="宋体" w:hAnsi="Times New Roman" w:cs="Times New Roman"/>
                <w:color w:val="FF0000"/>
                <w:sz w:val="28"/>
                <w:szCs w:val="28"/>
                <w14:ligatures w14:val="none"/>
              </w:rPr>
            </w:rPrChange>
          </w:rPr>
          <w:t xml:space="preserve">Normalize </w:t>
        </w:r>
        <w:r w:rsidRPr="009A1CB2">
          <w:rPr>
            <w:rFonts w:ascii="Times New Roman" w:eastAsia="宋体" w:hAnsi="Times New Roman" w:cs="Times New Roman" w:hint="eastAsia"/>
            <w:color w:val="000000" w:themeColor="text1"/>
            <w:sz w:val="28"/>
            <w:szCs w:val="28"/>
            <w14:ligatures w14:val="none"/>
            <w:rPrChange w:id="977" w:author="yun qiao" w:date="2026-04-16T15:39:00Z">
              <w:rPr>
                <w:rFonts w:ascii="Times New Roman" w:eastAsia="宋体" w:hAnsi="Times New Roman" w:cs="Times New Roman" w:hint="eastAsia"/>
                <w:color w:val="FF0000"/>
                <w:sz w:val="28"/>
                <w:szCs w:val="28"/>
                <w14:ligatures w14:val="none"/>
              </w:rPr>
            </w:rPrChange>
          </w:rPr>
          <w:t>表示对筛选后的候选集合进行重新归一化。</w:t>
        </w:r>
        <w:r w:rsidRPr="009A1CB2">
          <w:rPr>
            <w:rFonts w:ascii="Times New Roman" w:eastAsia="宋体" w:hAnsi="Times New Roman" w:cs="等线" w:hint="eastAsia"/>
            <w:color w:val="000000" w:themeColor="text1"/>
            <w:sz w:val="28"/>
            <w14:ligatures w14:val="none"/>
            <w:rPrChange w:id="978" w:author="yun qiao" w:date="2026-04-16T15:39:00Z">
              <w:rPr>
                <w:rFonts w:ascii="Times New Roman" w:eastAsia="宋体" w:hAnsi="Times New Roman" w:cs="等线" w:hint="eastAsia"/>
                <w:sz w:val="28"/>
                <w14:ligatures w14:val="none"/>
              </w:rPr>
            </w:rPrChange>
          </w:rPr>
          <w:t>基</w:t>
        </w:r>
        <w:r w:rsidRPr="00F24BF4">
          <w:rPr>
            <w:rFonts w:ascii="Times New Roman" w:eastAsia="宋体" w:hAnsi="Times New Roman" w:cs="等线"/>
            <w:sz w:val="28"/>
            <w14:ligatures w14:val="none"/>
          </w:rPr>
          <w:t>于经约束筛选后的概率分布进行序列扩展，生成满足任务语义一致性及操作结构约束的候选操作原语序列；所述操作原语转移合法性约束采用操作原语转移合法性矩阵进行表征，用于描述不同操作原语之间的允许转移关系</w:t>
        </w:r>
      </w:ins>
      <w:ins w:id="979" w:author="yun qiao" w:date="2026-04-15T19:34:00Z">
        <w:r w:rsidR="00A6781E" w:rsidRPr="002A4CD8">
          <w:rPr>
            <w:rFonts w:ascii="Times New Roman" w:eastAsia="宋体" w:hAnsi="Times New Roman" w:cs="Times New Roman" w:hint="eastAsia"/>
            <w:sz w:val="28"/>
            <w:szCs w:val="28"/>
            <w14:ligatures w14:val="none"/>
          </w:rPr>
          <w:t>。</w:t>
        </w:r>
      </w:ins>
    </w:p>
    <w:p w14:paraId="5366D4A1" w14:textId="2DA55C26" w:rsidR="00B95363" w:rsidDel="00A6781E" w:rsidRDefault="00000000" w:rsidP="00A6781E">
      <w:pPr>
        <w:widowControl/>
        <w:spacing w:before="100" w:after="0" w:line="480" w:lineRule="exact"/>
        <w:ind w:firstLineChars="200" w:firstLine="560"/>
        <w:jc w:val="both"/>
        <w:rPr>
          <w:del w:id="980" w:author="yun qiao" w:date="2026-04-15T19:34:00Z"/>
          <w:rFonts w:ascii="Times New Roman" w:eastAsia="宋体" w:hAnsi="Times New Roman" w:cs="Times New Roman"/>
          <w:sz w:val="28"/>
          <w:szCs w:val="28"/>
          <w14:ligatures w14:val="none"/>
        </w:rPr>
      </w:pPr>
      <w:del w:id="981" w:author="yun qiao" w:date="2026-04-09T10:17:00Z">
        <w:r>
          <w:rPr>
            <w:rFonts w:ascii="Times New Roman" w:eastAsia="宋体" w:hAnsi="Times New Roman" w:cs="Times New Roman" w:hint="eastAsia"/>
            <w:sz w:val="28"/>
            <w:szCs w:val="28"/>
            <w14:ligatures w14:val="none"/>
          </w:rPr>
          <w:delText>基于所述知识图谱中操作原语与具体算子的映射关系，对所述候选操作原语序列进行逐步映射，并结合语义相似度及输入输出数据类型的兼容性约束，对映射结果进行筛选，得到候选算子链</w:delText>
        </w:r>
      </w:del>
      <w:del w:id="982" w:author="yun qiao" w:date="2026-04-15T19:34:00Z">
        <w:r w:rsidDel="00A6781E">
          <w:rPr>
            <w:rFonts w:ascii="Times New Roman" w:eastAsia="宋体" w:hAnsi="Times New Roman" w:cs="Times New Roman" w:hint="eastAsia"/>
            <w:sz w:val="28"/>
            <w:szCs w:val="28"/>
            <w14:ligatures w14:val="none"/>
          </w:rPr>
          <w:delText>，是以对所述候选操作原语序列中的每个操作原语，在前述已建立的映射关系基础上，从所述知识图谱中检索与其存在映射关系的具体算子集合；对检索到的每个候选算子，基于语义相似度计算映射评分，其计算方式如下：</w:delText>
        </w:r>
      </w:del>
    </w:p>
    <w:p w14:paraId="2AF81256" w14:textId="150B7F1F" w:rsidR="00B95363" w:rsidDel="00A6781E" w:rsidRDefault="00000000" w:rsidP="00A6781E">
      <w:pPr>
        <w:widowControl/>
        <w:spacing w:before="100" w:after="0" w:line="480" w:lineRule="exact"/>
        <w:ind w:firstLineChars="200" w:firstLine="560"/>
        <w:jc w:val="both"/>
        <w:rPr>
          <w:del w:id="983" w:author="yun qiao" w:date="2026-04-15T19:34:00Z"/>
          <w:rFonts w:ascii="Times New Roman" w:eastAsia="宋体" w:hAnsi="Times New Roman" w:cs="Times New Roman"/>
          <w:i/>
          <w:sz w:val="28"/>
          <w:szCs w:val="28"/>
          <w14:ligatures w14:val="none"/>
        </w:rPr>
      </w:pPr>
      <m:oMathPara>
        <m:oMath>
          <m:sSub>
            <m:sSubPr>
              <m:ctrlPr>
                <w:del w:id="984" w:author="yun qiao" w:date="2026-04-15T19:34:00Z">
                  <w:rPr>
                    <w:rFonts w:ascii="Cambria Math" w:eastAsia="宋体" w:hAnsi="Cambria Math" w:cs="Times New Roman"/>
                    <w:i/>
                    <w:sz w:val="28"/>
                    <w:szCs w:val="20"/>
                    <w14:ligatures w14:val="none"/>
                  </w:rPr>
                </w:del>
              </m:ctrlPr>
            </m:sSubPr>
            <m:e>
              <m:r>
                <w:del w:id="985" w:author="yun qiao" w:date="2026-04-15T19:34:00Z">
                  <w:rPr>
                    <w:rFonts w:ascii="Cambria Math" w:eastAsia="宋体" w:hAnsi="Cambria Math" w:cs="Times New Roman"/>
                    <w:sz w:val="28"/>
                    <w:szCs w:val="28"/>
                    <w14:ligatures w14:val="none"/>
                  </w:rPr>
                  <m:t>S</m:t>
                </w:del>
              </m:r>
            </m:e>
            <m:sub>
              <m:r>
                <w:del w:id="986" w:author="yun qiao" w:date="2026-04-15T19:34:00Z">
                  <w:rPr>
                    <w:rFonts w:ascii="Cambria Math" w:eastAsia="宋体" w:hAnsi="Cambria Math" w:cs="Times New Roman"/>
                    <w:sz w:val="28"/>
                    <w:szCs w:val="28"/>
                    <w14:ligatures w14:val="none"/>
                  </w:rPr>
                  <m:t>map</m:t>
                </w:del>
              </m:r>
            </m:sub>
          </m:sSub>
          <m:d>
            <m:dPr>
              <m:ctrlPr>
                <w:del w:id="987" w:author="yun qiao" w:date="2026-04-15T19:34:00Z">
                  <w:rPr>
                    <w:rFonts w:ascii="Cambria Math" w:eastAsia="宋体" w:hAnsi="Cambria Math" w:cs="Times New Roman"/>
                    <w:i/>
                    <w:sz w:val="28"/>
                    <w:szCs w:val="20"/>
                    <w14:ligatures w14:val="none"/>
                  </w:rPr>
                </w:del>
              </m:ctrlPr>
            </m:dPr>
            <m:e>
              <m:sSub>
                <m:sSubPr>
                  <m:ctrlPr>
                    <w:del w:id="988" w:author="yun qiao" w:date="2026-04-15T19:34:00Z">
                      <w:rPr>
                        <w:rFonts w:ascii="Cambria Math" w:eastAsia="宋体" w:hAnsi="Cambria Math" w:cs="Times New Roman"/>
                        <w:i/>
                        <w:sz w:val="28"/>
                        <w:szCs w:val="20"/>
                        <w14:ligatures w14:val="none"/>
                      </w:rPr>
                    </w:del>
                  </m:ctrlPr>
                </m:sSubPr>
                <m:e>
                  <m:r>
                    <w:del w:id="989" w:author="yun qiao" w:date="2026-04-15T19:34:00Z">
                      <w:rPr>
                        <w:rFonts w:ascii="Cambria Math" w:eastAsia="宋体" w:hAnsi="Cambria Math" w:cs="Times New Roman"/>
                        <w:sz w:val="28"/>
                        <w:szCs w:val="28"/>
                        <w14:ligatures w14:val="none"/>
                      </w:rPr>
                      <m:t>o</m:t>
                    </w:del>
                  </m:r>
                </m:e>
                <m:sub>
                  <m:r>
                    <w:del w:id="990" w:author="yun qiao" w:date="2026-04-15T19:34:00Z">
                      <w:rPr>
                        <w:rFonts w:ascii="Cambria Math" w:eastAsia="宋体" w:hAnsi="Cambria Math" w:cs="Times New Roman"/>
                        <w:sz w:val="28"/>
                        <w:szCs w:val="28"/>
                        <w14:ligatures w14:val="none"/>
                      </w:rPr>
                      <m:t>j</m:t>
                    </w:del>
                  </m:r>
                </m:sub>
              </m:sSub>
              <m:r>
                <w:del w:id="991" w:author="yun qiao" w:date="2026-04-15T19:34:00Z">
                  <w:rPr>
                    <w:rFonts w:ascii="Cambria Math" w:eastAsia="宋体" w:hAnsi="Cambria Math" w:cs="Times New Roman"/>
                    <w:sz w:val="28"/>
                    <w:szCs w:val="28"/>
                    <w14:ligatures w14:val="none"/>
                  </w:rPr>
                  <m:t>,</m:t>
                </w:del>
              </m:r>
              <m:sSub>
                <m:sSubPr>
                  <m:ctrlPr>
                    <w:del w:id="992" w:author="yun qiao" w:date="2026-04-15T19:34:00Z">
                      <w:rPr>
                        <w:rFonts w:ascii="Cambria Math" w:eastAsia="宋体" w:hAnsi="Cambria Math" w:cs="Times New Roman"/>
                        <w:i/>
                        <w:sz w:val="28"/>
                        <w:szCs w:val="20"/>
                        <w14:ligatures w14:val="none"/>
                      </w:rPr>
                    </w:del>
                  </m:ctrlPr>
                </m:sSubPr>
                <m:e>
                  <m:r>
                    <w:del w:id="993" w:author="yun qiao" w:date="2026-04-15T19:34:00Z">
                      <w:rPr>
                        <w:rFonts w:ascii="Cambria Math" w:eastAsia="宋体" w:hAnsi="Cambria Math" w:cs="Times New Roman"/>
                        <w:sz w:val="28"/>
                        <w:szCs w:val="28"/>
                        <w14:ligatures w14:val="none"/>
                      </w:rPr>
                      <m:t>p</m:t>
                    </w:del>
                  </m:r>
                </m:e>
                <m:sub>
                  <m:r>
                    <w:del w:id="994" w:author="yun qiao" w:date="2026-04-15T19:34:00Z">
                      <w:rPr>
                        <w:rFonts w:ascii="Cambria Math" w:eastAsia="宋体" w:hAnsi="Cambria Math" w:cs="Times New Roman"/>
                        <w:sz w:val="28"/>
                        <w:szCs w:val="28"/>
                        <w14:ligatures w14:val="none"/>
                      </w:rPr>
                      <m:t>i</m:t>
                    </w:del>
                  </m:r>
                </m:sub>
              </m:sSub>
            </m:e>
          </m:d>
          <m:r>
            <w:del w:id="995" w:author="yun qiao" w:date="2026-04-15T19:34:00Z">
              <w:rPr>
                <w:rFonts w:ascii="Cambria Math" w:eastAsia="宋体" w:hAnsi="Cambria Math" w:cs="Times New Roman"/>
                <w:sz w:val="28"/>
                <w:szCs w:val="28"/>
                <w14:ligatures w14:val="none"/>
              </w:rPr>
              <m:t>=</m:t>
            </w:del>
          </m:r>
          <m:sSub>
            <m:sSubPr>
              <m:ctrlPr>
                <w:del w:id="996" w:author="yun qiao" w:date="2026-04-15T19:34:00Z">
                  <w:rPr>
                    <w:rFonts w:ascii="Cambria Math" w:eastAsia="宋体" w:hAnsi="Cambria Math" w:cs="Times New Roman"/>
                    <w:i/>
                    <w:sz w:val="28"/>
                    <w:szCs w:val="20"/>
                    <w14:ligatures w14:val="none"/>
                  </w:rPr>
                </w:del>
              </m:ctrlPr>
            </m:sSubPr>
            <m:e>
              <m:r>
                <w:del w:id="997" w:author="yun qiao" w:date="2026-04-15T19:34:00Z">
                  <w:rPr>
                    <w:rFonts w:ascii="Cambria Math" w:eastAsia="宋体" w:hAnsi="Cambria Math" w:cs="Times New Roman"/>
                    <w:sz w:val="28"/>
                    <w:szCs w:val="28"/>
                    <w14:ligatures w14:val="none"/>
                  </w:rPr>
                  <m:t>S</m:t>
                </w:del>
              </m:r>
            </m:e>
            <m:sub>
              <m:r>
                <w:del w:id="998" w:author="yun qiao" w:date="2026-04-15T19:34:00Z">
                  <w:rPr>
                    <w:rFonts w:ascii="Cambria Math" w:eastAsia="宋体" w:hAnsi="Cambria Math" w:cs="Times New Roman"/>
                    <w:sz w:val="28"/>
                    <w:szCs w:val="28"/>
                    <w14:ligatures w14:val="none"/>
                  </w:rPr>
                  <m:t>sem</m:t>
                </w:del>
              </m:r>
            </m:sub>
          </m:sSub>
          <m:d>
            <m:dPr>
              <m:ctrlPr>
                <w:del w:id="999" w:author="yun qiao" w:date="2026-04-15T19:34:00Z">
                  <w:rPr>
                    <w:rFonts w:ascii="Cambria Math" w:eastAsia="宋体" w:hAnsi="Cambria Math" w:cs="Times New Roman"/>
                    <w:i/>
                    <w:sz w:val="28"/>
                    <w:szCs w:val="20"/>
                    <w14:ligatures w14:val="none"/>
                  </w:rPr>
                </w:del>
              </m:ctrlPr>
            </m:dPr>
            <m:e>
              <m:sSub>
                <m:sSubPr>
                  <m:ctrlPr>
                    <w:del w:id="1000" w:author="yun qiao" w:date="2026-04-15T19:34:00Z">
                      <w:rPr>
                        <w:rFonts w:ascii="Cambria Math" w:eastAsia="宋体" w:hAnsi="Cambria Math" w:cs="Times New Roman"/>
                        <w:i/>
                        <w:sz w:val="28"/>
                        <w:szCs w:val="20"/>
                        <w14:ligatures w14:val="none"/>
                      </w:rPr>
                    </w:del>
                  </m:ctrlPr>
                </m:sSubPr>
                <m:e>
                  <m:r>
                    <w:del w:id="1001" w:author="yun qiao" w:date="2026-04-15T19:34:00Z">
                      <w:rPr>
                        <w:rFonts w:ascii="Cambria Math" w:eastAsia="宋体" w:hAnsi="Cambria Math" w:cs="Times New Roman"/>
                        <w:sz w:val="28"/>
                        <w:szCs w:val="28"/>
                        <w14:ligatures w14:val="none"/>
                      </w:rPr>
                      <m:t>o</m:t>
                    </w:del>
                  </m:r>
                </m:e>
                <m:sub>
                  <m:r>
                    <w:del w:id="1002" w:author="yun qiao" w:date="2026-04-15T19:34:00Z">
                      <w:rPr>
                        <w:rFonts w:ascii="Cambria Math" w:eastAsia="宋体" w:hAnsi="Cambria Math" w:cs="Times New Roman"/>
                        <w:sz w:val="28"/>
                        <w:szCs w:val="28"/>
                        <w14:ligatures w14:val="none"/>
                      </w:rPr>
                      <m:t>j</m:t>
                    </w:del>
                  </m:r>
                </m:sub>
              </m:sSub>
              <m:r>
                <w:del w:id="1003" w:author="yun qiao" w:date="2026-04-15T19:34:00Z">
                  <w:rPr>
                    <w:rFonts w:ascii="Cambria Math" w:eastAsia="宋体" w:hAnsi="Cambria Math" w:cs="Times New Roman"/>
                    <w:sz w:val="28"/>
                    <w:szCs w:val="28"/>
                    <w14:ligatures w14:val="none"/>
                  </w:rPr>
                  <m:t>,</m:t>
                </w:del>
              </m:r>
              <m:sSub>
                <m:sSubPr>
                  <m:ctrlPr>
                    <w:del w:id="1004" w:author="yun qiao" w:date="2026-04-15T19:34:00Z">
                      <w:rPr>
                        <w:rFonts w:ascii="Cambria Math" w:eastAsia="宋体" w:hAnsi="Cambria Math" w:cs="Times New Roman"/>
                        <w:i/>
                        <w:sz w:val="28"/>
                        <w:szCs w:val="20"/>
                        <w14:ligatures w14:val="none"/>
                      </w:rPr>
                    </w:del>
                  </m:ctrlPr>
                </m:sSubPr>
                <m:e>
                  <m:r>
                    <w:del w:id="1005" w:author="yun qiao" w:date="2026-04-15T19:34:00Z">
                      <w:rPr>
                        <w:rFonts w:ascii="Cambria Math" w:eastAsia="宋体" w:hAnsi="Cambria Math" w:cs="Times New Roman"/>
                        <w:sz w:val="28"/>
                        <w:szCs w:val="28"/>
                        <w14:ligatures w14:val="none"/>
                      </w:rPr>
                      <m:t>p</m:t>
                    </w:del>
                  </m:r>
                </m:e>
                <m:sub>
                  <m:r>
                    <w:del w:id="1006" w:author="yun qiao" w:date="2026-04-15T19:34:00Z">
                      <w:rPr>
                        <w:rFonts w:ascii="Cambria Math" w:eastAsia="宋体" w:hAnsi="Cambria Math" w:cs="Times New Roman"/>
                        <w:sz w:val="28"/>
                        <w:szCs w:val="28"/>
                        <w14:ligatures w14:val="none"/>
                      </w:rPr>
                      <m:t>i</m:t>
                    </w:del>
                  </m:r>
                </m:sub>
              </m:sSub>
            </m:e>
          </m:d>
        </m:oMath>
      </m:oMathPara>
    </w:p>
    <w:p w14:paraId="09E42BA9" w14:textId="7068FD5E" w:rsidR="00B95363" w:rsidDel="00A6781E" w:rsidRDefault="00000000" w:rsidP="00A6781E">
      <w:pPr>
        <w:widowControl/>
        <w:spacing w:before="100" w:after="0" w:line="480" w:lineRule="exact"/>
        <w:ind w:firstLineChars="200" w:firstLine="560"/>
        <w:jc w:val="both"/>
        <w:rPr>
          <w:del w:id="1007" w:author="yun qiao" w:date="2026-04-15T19:34:00Z"/>
          <w:rFonts w:ascii="Times New Roman" w:eastAsia="宋体" w:hAnsi="Times New Roman" w:cs="等线"/>
          <w:sz w:val="28"/>
          <w14:ligatures w14:val="none"/>
        </w:rPr>
      </w:pPr>
      <w:del w:id="1008" w:author="yun qiao" w:date="2026-04-15T19:34:00Z">
        <w:r w:rsidDel="00A6781E">
          <w:rPr>
            <w:rFonts w:ascii="Times New Roman" w:eastAsia="宋体" w:hAnsi="Times New Roman" w:cs="等线" w:hint="eastAsia"/>
            <w:sz w:val="28"/>
            <w14:ligatures w14:val="none"/>
          </w:rPr>
          <w:delText>其中，</w:delText>
        </w:r>
      </w:del>
      <m:oMath>
        <m:sSub>
          <m:sSubPr>
            <m:ctrlPr>
              <w:del w:id="1009" w:author="yun qiao" w:date="2026-04-15T19:34:00Z">
                <w:rPr>
                  <w:rFonts w:ascii="Cambria Math" w:eastAsia="宋体" w:hAnsi="Cambria Math" w:cs="Times New Roman"/>
                  <w:i/>
                  <w:sz w:val="28"/>
                  <w:szCs w:val="20"/>
                  <w14:ligatures w14:val="none"/>
                </w:rPr>
              </w:del>
            </m:ctrlPr>
          </m:sSubPr>
          <m:e>
            <m:r>
              <w:del w:id="1010" w:author="yun qiao" w:date="2026-04-15T19:34:00Z">
                <w:rPr>
                  <w:rFonts w:ascii="Cambria Math" w:eastAsia="宋体" w:hAnsi="Cambria Math" w:cs="Times New Roman"/>
                  <w:sz w:val="28"/>
                  <w:szCs w:val="28"/>
                  <w14:ligatures w14:val="none"/>
                </w:rPr>
                <m:t>o</m:t>
              </w:del>
            </m:r>
          </m:e>
          <m:sub>
            <m:r>
              <w:del w:id="1011" w:author="yun qiao" w:date="2026-04-15T19:34:00Z">
                <w:rPr>
                  <w:rFonts w:ascii="Cambria Math" w:eastAsia="宋体" w:hAnsi="Cambria Math" w:cs="Times New Roman"/>
                  <w:sz w:val="28"/>
                  <w:szCs w:val="28"/>
                  <w14:ligatures w14:val="none"/>
                </w:rPr>
                <m:t>j</m:t>
              </w:del>
            </m:r>
          </m:sub>
        </m:sSub>
      </m:oMath>
      <w:del w:id="1012" w:author="yun qiao" w:date="2026-04-15T19:34:00Z">
        <w:r w:rsidDel="00A6781E">
          <w:rPr>
            <w:rFonts w:ascii="Times New Roman" w:eastAsia="宋体" w:hAnsi="Times New Roman" w:cs="等线" w:hint="eastAsia"/>
            <w:sz w:val="28"/>
            <w14:ligatures w14:val="none"/>
          </w:rPr>
          <w:delText>表示候选算子，</w:delText>
        </w:r>
      </w:del>
      <m:oMath>
        <m:sSub>
          <m:sSubPr>
            <m:ctrlPr>
              <w:del w:id="1013" w:author="yun qiao" w:date="2026-04-15T19:34:00Z">
                <w:rPr>
                  <w:rFonts w:ascii="Cambria Math" w:eastAsia="宋体" w:hAnsi="Cambria Math" w:cs="Times New Roman"/>
                  <w:i/>
                  <w:sz w:val="28"/>
                  <w:szCs w:val="20"/>
                  <w14:ligatures w14:val="none"/>
                </w:rPr>
              </w:del>
            </m:ctrlPr>
          </m:sSubPr>
          <m:e>
            <m:r>
              <w:del w:id="1014" w:author="yun qiao" w:date="2026-04-15T19:34:00Z">
                <w:rPr>
                  <w:rFonts w:ascii="Cambria Math" w:eastAsia="宋体" w:hAnsi="Cambria Math" w:cs="Times New Roman"/>
                  <w:sz w:val="28"/>
                  <w:szCs w:val="28"/>
                  <w14:ligatures w14:val="none"/>
                </w:rPr>
                <m:t>p</m:t>
              </w:del>
            </m:r>
          </m:e>
          <m:sub>
            <m:r>
              <w:del w:id="1015" w:author="yun qiao" w:date="2026-04-15T19:34:00Z">
                <w:rPr>
                  <w:rFonts w:ascii="Cambria Math" w:eastAsia="宋体" w:hAnsi="Cambria Math" w:cs="Times New Roman"/>
                  <w:sz w:val="28"/>
                  <w:szCs w:val="28"/>
                  <w14:ligatures w14:val="none"/>
                </w:rPr>
                <m:t>i</m:t>
              </w:del>
            </m:r>
          </m:sub>
        </m:sSub>
      </m:oMath>
      <w:del w:id="1016" w:author="yun qiao" w:date="2026-04-15T19:34:00Z">
        <w:r w:rsidDel="00A6781E">
          <w:rPr>
            <w:rFonts w:ascii="Times New Roman" w:eastAsia="宋体" w:hAnsi="Times New Roman" w:cs="等线" w:hint="eastAsia"/>
            <w:sz w:val="28"/>
            <w14:ligatures w14:val="none"/>
          </w:rPr>
          <w:delText>表示操作原语，</w:delText>
        </w:r>
      </w:del>
      <m:oMath>
        <m:sSub>
          <m:sSubPr>
            <m:ctrlPr>
              <w:del w:id="1017" w:author="yun qiao" w:date="2026-04-15T19:34:00Z">
                <w:rPr>
                  <w:rFonts w:ascii="Cambria Math" w:eastAsia="宋体" w:hAnsi="Cambria Math" w:cs="Times New Roman"/>
                  <w:i/>
                  <w:sz w:val="28"/>
                  <w:szCs w:val="20"/>
                  <w14:ligatures w14:val="none"/>
                </w:rPr>
              </w:del>
            </m:ctrlPr>
          </m:sSubPr>
          <m:e>
            <m:r>
              <w:del w:id="1018" w:author="yun qiao" w:date="2026-04-15T19:34:00Z">
                <w:rPr>
                  <w:rFonts w:ascii="Cambria Math" w:eastAsia="宋体" w:hAnsi="Cambria Math" w:cs="Times New Roman"/>
                  <w:sz w:val="28"/>
                  <w:szCs w:val="28"/>
                  <w14:ligatures w14:val="none"/>
                </w:rPr>
                <m:t>S</m:t>
              </w:del>
            </m:r>
          </m:e>
          <m:sub>
            <m:r>
              <w:del w:id="1019" w:author="yun qiao" w:date="2026-04-15T19:34:00Z">
                <w:rPr>
                  <w:rFonts w:ascii="Cambria Math" w:eastAsia="宋体" w:hAnsi="Cambria Math" w:cs="Times New Roman"/>
                  <w:sz w:val="28"/>
                  <w:szCs w:val="28"/>
                  <w14:ligatures w14:val="none"/>
                </w:rPr>
                <m:t>sem</m:t>
              </w:del>
            </m:r>
          </m:sub>
        </m:sSub>
        <m:d>
          <m:dPr>
            <m:ctrlPr>
              <w:del w:id="1020" w:author="yun qiao" w:date="2026-04-15T19:34:00Z">
                <w:rPr>
                  <w:rFonts w:ascii="Cambria Math" w:eastAsia="宋体" w:hAnsi="Cambria Math" w:cs="Times New Roman"/>
                  <w:i/>
                  <w:sz w:val="28"/>
                  <w:szCs w:val="20"/>
                  <w14:ligatures w14:val="none"/>
                </w:rPr>
              </w:del>
            </m:ctrlPr>
          </m:dPr>
          <m:e>
            <m:sSub>
              <m:sSubPr>
                <m:ctrlPr>
                  <w:del w:id="1021" w:author="yun qiao" w:date="2026-04-15T19:34:00Z">
                    <w:rPr>
                      <w:rFonts w:ascii="Cambria Math" w:eastAsia="宋体" w:hAnsi="Cambria Math" w:cs="Times New Roman"/>
                      <w:i/>
                      <w:sz w:val="28"/>
                      <w:szCs w:val="20"/>
                      <w14:ligatures w14:val="none"/>
                    </w:rPr>
                  </w:del>
                </m:ctrlPr>
              </m:sSubPr>
              <m:e>
                <m:r>
                  <w:del w:id="1022" w:author="yun qiao" w:date="2026-04-15T19:34:00Z">
                    <w:rPr>
                      <w:rFonts w:ascii="Cambria Math" w:eastAsia="宋体" w:hAnsi="Cambria Math" w:cs="Times New Roman"/>
                      <w:sz w:val="28"/>
                      <w:szCs w:val="28"/>
                      <w14:ligatures w14:val="none"/>
                    </w:rPr>
                    <m:t>o</m:t>
                  </w:del>
                </m:r>
              </m:e>
              <m:sub>
                <m:r>
                  <w:del w:id="1023" w:author="yun qiao" w:date="2026-04-15T19:34:00Z">
                    <w:rPr>
                      <w:rFonts w:ascii="Cambria Math" w:eastAsia="宋体" w:hAnsi="Cambria Math" w:cs="Times New Roman"/>
                      <w:sz w:val="28"/>
                      <w:szCs w:val="28"/>
                      <w14:ligatures w14:val="none"/>
                    </w:rPr>
                    <m:t>j</m:t>
                  </w:del>
                </m:r>
              </m:sub>
            </m:sSub>
            <m:r>
              <w:del w:id="1024" w:author="yun qiao" w:date="2026-04-15T19:34:00Z">
                <w:rPr>
                  <w:rFonts w:ascii="Cambria Math" w:eastAsia="宋体" w:hAnsi="Cambria Math" w:cs="Times New Roman"/>
                  <w:sz w:val="28"/>
                  <w:szCs w:val="28"/>
                  <w14:ligatures w14:val="none"/>
                </w:rPr>
                <m:t>,</m:t>
              </w:del>
            </m:r>
            <m:sSub>
              <m:sSubPr>
                <m:ctrlPr>
                  <w:del w:id="1025" w:author="yun qiao" w:date="2026-04-15T19:34:00Z">
                    <w:rPr>
                      <w:rFonts w:ascii="Cambria Math" w:eastAsia="宋体" w:hAnsi="Cambria Math" w:cs="Times New Roman"/>
                      <w:i/>
                      <w:sz w:val="28"/>
                      <w:szCs w:val="20"/>
                      <w14:ligatures w14:val="none"/>
                    </w:rPr>
                  </w:del>
                </m:ctrlPr>
              </m:sSubPr>
              <m:e>
                <m:r>
                  <w:del w:id="1026" w:author="yun qiao" w:date="2026-04-15T19:34:00Z">
                    <w:rPr>
                      <w:rFonts w:ascii="Cambria Math" w:eastAsia="宋体" w:hAnsi="Cambria Math" w:cs="Times New Roman"/>
                      <w:sz w:val="28"/>
                      <w:szCs w:val="28"/>
                      <w14:ligatures w14:val="none"/>
                    </w:rPr>
                    <m:t>p</m:t>
                  </w:del>
                </m:r>
              </m:e>
              <m:sub>
                <m:r>
                  <w:del w:id="1027" w:author="yun qiao" w:date="2026-04-15T19:34:00Z">
                    <w:rPr>
                      <w:rFonts w:ascii="Cambria Math" w:eastAsia="宋体" w:hAnsi="Cambria Math" w:cs="Times New Roman"/>
                      <w:sz w:val="28"/>
                      <w:szCs w:val="28"/>
                      <w14:ligatures w14:val="none"/>
                    </w:rPr>
                    <m:t>i</m:t>
                  </w:del>
                </m:r>
              </m:sub>
            </m:sSub>
          </m:e>
        </m:d>
      </m:oMath>
      <w:del w:id="1028" w:author="yun qiao" w:date="2026-04-15T19:34:00Z">
        <w:r w:rsidDel="00A6781E">
          <w:rPr>
            <w:rFonts w:ascii="Times New Roman" w:eastAsia="宋体" w:hAnsi="Times New Roman" w:cs="等线" w:hint="eastAsia"/>
            <w:sz w:val="28"/>
            <w14:ligatures w14:val="none"/>
          </w:rPr>
          <w:delText>表示候选算子与操作原语之间基于语义编码模型预计算的语义相似度；</w:delText>
        </w:r>
      </w:del>
    </w:p>
    <w:p w14:paraId="116BB1A3" w14:textId="19D94F9E" w:rsidR="00B95363" w:rsidDel="00A6781E" w:rsidRDefault="00000000" w:rsidP="00A6781E">
      <w:pPr>
        <w:widowControl/>
        <w:spacing w:before="100" w:after="0" w:line="480" w:lineRule="exact"/>
        <w:ind w:firstLineChars="200" w:firstLine="560"/>
        <w:jc w:val="both"/>
        <w:rPr>
          <w:del w:id="1029" w:author="yun qiao" w:date="2026-04-15T19:34:00Z"/>
          <w:rFonts w:ascii="Times New Roman" w:eastAsia="宋体" w:hAnsi="Times New Roman" w:cs="Times New Roman"/>
          <w:sz w:val="28"/>
          <w:szCs w:val="28"/>
          <w14:ligatures w14:val="none"/>
        </w:rPr>
      </w:pPr>
      <w:del w:id="1030" w:author="yun qiao" w:date="2026-04-15T19:34:00Z">
        <w:r w:rsidDel="00A6781E">
          <w:rPr>
            <w:rFonts w:ascii="Times New Roman" w:eastAsia="宋体" w:hAnsi="Times New Roman" w:cs="等线" w:hint="eastAsia"/>
            <w:sz w:val="28"/>
            <w14:ligatures w14:val="none"/>
          </w:rPr>
          <w:delText>对候选算子链中</w:delText>
        </w:r>
        <w:r w:rsidDel="00A6781E">
          <w:rPr>
            <w:rFonts w:ascii="Times New Roman" w:eastAsia="宋体" w:hAnsi="Times New Roman" w:cs="Times New Roman" w:hint="eastAsia"/>
            <w:sz w:val="28"/>
            <w:szCs w:val="28"/>
            <w14:ligatures w14:val="none"/>
          </w:rPr>
          <w:delText>相邻算子之间进行输入输出兼容性评估，将相邻算子的输出数据类型与下一算子的输入数据类型进行归一化匹配，计算兼容性因子，其计算方式如下：</w:delText>
        </w:r>
      </w:del>
    </w:p>
    <w:p w14:paraId="6B8A7961" w14:textId="609395E8" w:rsidR="00B95363" w:rsidDel="00A6781E" w:rsidRDefault="00000000" w:rsidP="00A6781E">
      <w:pPr>
        <w:widowControl/>
        <w:spacing w:before="100" w:after="0" w:line="480" w:lineRule="exact"/>
        <w:ind w:firstLineChars="200" w:firstLine="560"/>
        <w:jc w:val="both"/>
        <w:rPr>
          <w:del w:id="1031" w:author="yun qiao" w:date="2026-04-15T19:34:00Z"/>
          <w:rFonts w:ascii="Cambria Math" w:eastAsia="宋体" w:hAnsi="Cambria Math" w:cs="Times New Roman"/>
          <w:i/>
          <w:sz w:val="28"/>
          <w:szCs w:val="20"/>
          <w14:ligatures w14:val="none"/>
        </w:rPr>
      </w:pPr>
      <m:oMathPara>
        <m:oMath>
          <m:sSub>
            <m:sSubPr>
              <m:ctrlPr>
                <w:del w:id="1032" w:author="yun qiao" w:date="2026-04-15T19:34:00Z">
                  <w:rPr>
                    <w:rFonts w:ascii="Cambria Math" w:eastAsia="宋体" w:hAnsi="Cambria Math" w:cs="Times New Roman"/>
                    <w:i/>
                    <w:sz w:val="28"/>
                    <w:szCs w:val="20"/>
                    <w14:ligatures w14:val="none"/>
                  </w:rPr>
                </w:del>
              </m:ctrlPr>
            </m:sSubPr>
            <m:e>
              <m:r>
                <w:del w:id="1033" w:author="yun qiao" w:date="2026-04-15T19:34:00Z">
                  <w:rPr>
                    <w:rFonts w:ascii="Cambria Math" w:eastAsia="宋体" w:hAnsi="Cambria Math" w:cs="Times New Roman"/>
                    <w:sz w:val="28"/>
                    <w:szCs w:val="20"/>
                    <w14:ligatures w14:val="none"/>
                  </w:rPr>
                  <m:t>f</m:t>
                </w:del>
              </m:r>
            </m:e>
            <m:sub>
              <m:r>
                <w:del w:id="1034" w:author="yun qiao" w:date="2026-04-15T19:34:00Z">
                  <w:rPr>
                    <w:rFonts w:ascii="Cambria Math" w:eastAsia="宋体" w:hAnsi="Cambria Math" w:cs="Times New Roman"/>
                    <w:sz w:val="28"/>
                    <w:szCs w:val="20"/>
                    <w14:ligatures w14:val="none"/>
                  </w:rPr>
                  <m:t>io</m:t>
                </w:del>
              </m:r>
            </m:sub>
          </m:sSub>
          <m:r>
            <w:del w:id="1035" w:author="yun qiao" w:date="2026-04-15T19:34:00Z">
              <w:rPr>
                <w:rFonts w:ascii="Cambria Math" w:eastAsia="宋体" w:hAnsi="Cambria Math" w:cs="Times New Roman"/>
                <w:sz w:val="28"/>
                <w:szCs w:val="20"/>
                <w14:ligatures w14:val="none"/>
              </w:rPr>
              <m:t>(</m:t>
            </w:del>
          </m:r>
          <m:sSub>
            <m:sSubPr>
              <m:ctrlPr>
                <w:del w:id="1036" w:author="yun qiao" w:date="2026-04-15T19:34:00Z">
                  <w:rPr>
                    <w:rFonts w:ascii="Cambria Math" w:eastAsia="宋体" w:hAnsi="Cambria Math" w:cs="Times New Roman"/>
                    <w:i/>
                    <w:sz w:val="28"/>
                    <w:szCs w:val="20"/>
                    <w14:ligatures w14:val="none"/>
                  </w:rPr>
                </w:del>
              </m:ctrlPr>
            </m:sSubPr>
            <m:e>
              <m:r>
                <w:del w:id="1037" w:author="yun qiao" w:date="2026-04-15T19:34:00Z">
                  <w:rPr>
                    <w:rFonts w:ascii="Cambria Math" w:eastAsia="宋体" w:hAnsi="Cambria Math" w:cs="Times New Roman"/>
                    <w:sz w:val="28"/>
                    <w:szCs w:val="20"/>
                    <w14:ligatures w14:val="none"/>
                  </w:rPr>
                  <m:t>o</m:t>
                </w:del>
              </m:r>
            </m:e>
            <m:sub>
              <m:r>
                <w:del w:id="1038" w:author="yun qiao" w:date="2026-04-15T19:34:00Z">
                  <w:rPr>
                    <w:rFonts w:ascii="Cambria Math" w:eastAsia="宋体" w:hAnsi="Cambria Math" w:cs="Times New Roman"/>
                    <w:sz w:val="28"/>
                    <w:szCs w:val="20"/>
                    <w14:ligatures w14:val="none"/>
                  </w:rPr>
                  <m:t>i</m:t>
                </w:del>
              </m:r>
            </m:sub>
          </m:sSub>
          <m:r>
            <w:del w:id="1039" w:author="yun qiao" w:date="2026-04-15T19:34:00Z">
              <w:rPr>
                <w:rFonts w:ascii="Cambria Math" w:eastAsia="宋体" w:hAnsi="Cambria Math" w:cs="Times New Roman"/>
                <w:sz w:val="28"/>
                <w:szCs w:val="20"/>
                <w14:ligatures w14:val="none"/>
              </w:rPr>
              <m:t>,</m:t>
            </w:del>
          </m:r>
          <m:sSub>
            <m:sSubPr>
              <m:ctrlPr>
                <w:del w:id="1040" w:author="yun qiao" w:date="2026-04-15T19:34:00Z">
                  <w:rPr>
                    <w:rFonts w:ascii="Cambria Math" w:eastAsia="宋体" w:hAnsi="Cambria Math" w:cs="Times New Roman"/>
                    <w:i/>
                    <w:sz w:val="28"/>
                    <w:szCs w:val="20"/>
                    <w14:ligatures w14:val="none"/>
                  </w:rPr>
                </w:del>
              </m:ctrlPr>
            </m:sSubPr>
            <m:e>
              <m:r>
                <w:del w:id="1041" w:author="yun qiao" w:date="2026-04-15T19:34:00Z">
                  <w:rPr>
                    <w:rFonts w:ascii="Cambria Math" w:eastAsia="宋体" w:hAnsi="Cambria Math" w:cs="Times New Roman"/>
                    <w:sz w:val="28"/>
                    <w:szCs w:val="20"/>
                    <w14:ligatures w14:val="none"/>
                  </w:rPr>
                  <m:t>o</m:t>
                </w:del>
              </m:r>
            </m:e>
            <m:sub>
              <m:r>
                <w:del w:id="1042" w:author="yun qiao" w:date="2026-04-15T19:34:00Z">
                  <w:rPr>
                    <w:rFonts w:ascii="Cambria Math" w:eastAsia="宋体" w:hAnsi="Cambria Math" w:cs="Times New Roman"/>
                    <w:sz w:val="28"/>
                    <w:szCs w:val="20"/>
                    <w14:ligatures w14:val="none"/>
                  </w:rPr>
                  <m:t>i+1</m:t>
                </w:del>
              </m:r>
            </m:sub>
          </m:sSub>
          <m:r>
            <w:del w:id="1043" w:author="yun qiao" w:date="2026-04-15T19:34:00Z">
              <w:rPr>
                <w:rFonts w:ascii="Cambria Math" w:eastAsia="宋体" w:hAnsi="Cambria Math" w:cs="Times New Roman"/>
                <w:sz w:val="28"/>
                <w:szCs w:val="20"/>
                <w14:ligatures w14:val="none"/>
              </w:rPr>
              <m:t>)=</m:t>
            </w:del>
          </m:r>
          <m:d>
            <m:dPr>
              <m:begChr m:val="{"/>
              <m:endChr m:val=""/>
              <m:ctrlPr>
                <w:del w:id="1044" w:author="yun qiao" w:date="2026-04-15T19:34:00Z">
                  <w:rPr>
                    <w:rFonts w:ascii="Cambria Math" w:eastAsia="宋体" w:hAnsi="Cambria Math" w:cs="Times New Roman"/>
                    <w:i/>
                    <w:sz w:val="28"/>
                    <w:szCs w:val="20"/>
                    <w14:ligatures w14:val="none"/>
                  </w:rPr>
                </w:del>
              </m:ctrlPr>
            </m:dPr>
            <m:e>
              <m:eqArr>
                <m:eqArrPr>
                  <m:ctrlPr>
                    <w:del w:id="1045" w:author="yun qiao" w:date="2026-04-15T19:34:00Z">
                      <w:rPr>
                        <w:rFonts w:ascii="Cambria Math" w:eastAsia="宋体" w:hAnsi="Cambria Math" w:cs="Times New Roman"/>
                        <w:i/>
                        <w:sz w:val="28"/>
                        <w:szCs w:val="20"/>
                        <w14:ligatures w14:val="none"/>
                      </w:rPr>
                    </w:del>
                  </m:ctrlPr>
                </m:eqArrPr>
                <m:e>
                  <m:r>
                    <w:del w:id="1046" w:author="yun qiao" w:date="2026-04-15T19:34:00Z">
                      <w:rPr>
                        <w:rFonts w:ascii="Cambria Math" w:eastAsia="宋体" w:hAnsi="Cambria Math" w:cs="Times New Roman"/>
                        <w:sz w:val="28"/>
                        <w:szCs w:val="20"/>
                        <w14:ligatures w14:val="none"/>
                      </w:rPr>
                      <m:t xml:space="preserve">&amp;1.0,    if  </m:t>
                    </w:del>
                  </m:r>
                  <m:r>
                    <w:del w:id="1047" w:author="yun qiao" w:date="2026-04-15T19:34:00Z">
                      <m:rPr>
                        <m:nor/>
                      </m:rPr>
                      <w:rPr>
                        <w:rFonts w:ascii="Cambria Math" w:eastAsia="宋体" w:hAnsi="Cambria Math" w:cs="Times New Roman"/>
                        <w:sz w:val="28"/>
                        <w:szCs w:val="20"/>
                        <w14:ligatures w14:val="none"/>
                      </w:rPr>
                      <m:t>Types_out</m:t>
                    </w:del>
                  </m:r>
                  <m:r>
                    <w:del w:id="1048" w:author="yun qiao" w:date="2026-04-15T19:34:00Z">
                      <m:rPr>
                        <m:sty m:val="p"/>
                      </m:rPr>
                      <w:rPr>
                        <w:rFonts w:ascii="Cambria Math" w:eastAsia="宋体" w:hAnsi="Cambria Math" w:cs="Times New Roman"/>
                        <w:sz w:val="28"/>
                        <w:szCs w:val="20"/>
                        <w14:ligatures w14:val="none"/>
                      </w:rPr>
                      <m:t>(</m:t>
                    </w:del>
                  </m:r>
                  <m:sSub>
                    <m:sSubPr>
                      <m:ctrlPr>
                        <w:del w:id="1049" w:author="yun qiao" w:date="2026-04-15T19:34:00Z">
                          <w:rPr>
                            <w:rFonts w:ascii="Cambria Math" w:eastAsia="宋体" w:hAnsi="Cambria Math" w:cs="Times New Roman"/>
                            <w:i/>
                            <w:sz w:val="28"/>
                            <w:szCs w:val="20"/>
                            <w14:ligatures w14:val="none"/>
                          </w:rPr>
                        </w:del>
                      </m:ctrlPr>
                    </m:sSubPr>
                    <m:e>
                      <m:r>
                        <w:del w:id="1050" w:author="yun qiao" w:date="2026-04-15T19:34:00Z">
                          <w:rPr>
                            <w:rFonts w:ascii="Cambria Math" w:eastAsia="宋体" w:hAnsi="Cambria Math" w:cs="Times New Roman"/>
                            <w:sz w:val="28"/>
                            <w:szCs w:val="20"/>
                            <w14:ligatures w14:val="none"/>
                          </w:rPr>
                          <m:t>o</m:t>
                        </w:del>
                      </m:r>
                    </m:e>
                    <m:sub>
                      <m:r>
                        <w:del w:id="1051" w:author="yun qiao" w:date="2026-04-15T19:34:00Z">
                          <w:rPr>
                            <w:rFonts w:ascii="Cambria Math" w:eastAsia="宋体" w:hAnsi="Cambria Math" w:cs="Times New Roman"/>
                            <w:sz w:val="28"/>
                            <w:szCs w:val="20"/>
                            <w14:ligatures w14:val="none"/>
                          </w:rPr>
                          <m:t>i</m:t>
                        </w:del>
                      </m:r>
                    </m:sub>
                  </m:sSub>
                  <m:r>
                    <w:del w:id="1052" w:author="yun qiao" w:date="2026-04-15T19:34:00Z">
                      <w:rPr>
                        <w:rFonts w:ascii="Cambria Math" w:eastAsia="宋体" w:hAnsi="Cambria Math" w:cs="Times New Roman"/>
                        <w:sz w:val="28"/>
                        <w:szCs w:val="20"/>
                        <w14:ligatures w14:val="none"/>
                      </w:rPr>
                      <m:t>)∩Types_in(</m:t>
                    </w:del>
                  </m:r>
                  <m:sSub>
                    <m:sSubPr>
                      <m:ctrlPr>
                        <w:del w:id="1053" w:author="yun qiao" w:date="2026-04-15T19:34:00Z">
                          <w:rPr>
                            <w:rFonts w:ascii="Cambria Math" w:eastAsia="宋体" w:hAnsi="Cambria Math" w:cs="Times New Roman"/>
                            <w:i/>
                            <w:sz w:val="28"/>
                            <w:szCs w:val="20"/>
                            <w14:ligatures w14:val="none"/>
                          </w:rPr>
                        </w:del>
                      </m:ctrlPr>
                    </m:sSubPr>
                    <m:e>
                      <m:r>
                        <w:del w:id="1054" w:author="yun qiao" w:date="2026-04-15T19:34:00Z">
                          <w:rPr>
                            <w:rFonts w:ascii="Cambria Math" w:eastAsia="宋体" w:hAnsi="Cambria Math" w:cs="Times New Roman"/>
                            <w:sz w:val="28"/>
                            <w:szCs w:val="20"/>
                            <w14:ligatures w14:val="none"/>
                          </w:rPr>
                          <m:t>o</m:t>
                        </w:del>
                      </m:r>
                    </m:e>
                    <m:sub>
                      <m:r>
                        <w:del w:id="1055" w:author="yun qiao" w:date="2026-04-15T19:34:00Z">
                          <w:rPr>
                            <w:rFonts w:ascii="Cambria Math" w:eastAsia="宋体" w:hAnsi="Cambria Math" w:cs="Times New Roman"/>
                            <w:sz w:val="28"/>
                            <w:szCs w:val="20"/>
                            <w14:ligatures w14:val="none"/>
                          </w:rPr>
                          <m:t>i+1</m:t>
                        </w:del>
                      </m:r>
                    </m:sub>
                  </m:sSub>
                  <m:r>
                    <w:del w:id="1056" w:author="yun qiao" w:date="2026-04-15T19:34:00Z">
                      <w:rPr>
                        <w:rFonts w:ascii="Cambria Math" w:eastAsia="宋体" w:hAnsi="Cambria Math" w:cs="Times New Roman"/>
                        <w:sz w:val="28"/>
                        <w:szCs w:val="20"/>
                        <w14:ligatures w14:val="none"/>
                      </w:rPr>
                      <m:t>)≠∅</m:t>
                    </w:del>
                  </m:r>
                </m:e>
                <m:e>
                  <m:r>
                    <w:del w:id="1057" w:author="yun qiao" w:date="2026-04-15T19:34:00Z">
                      <w:rPr>
                        <w:rFonts w:ascii="Cambria Math" w:eastAsia="宋体" w:hAnsi="Cambria Math" w:cs="Times New Roman"/>
                        <w:sz w:val="28"/>
                        <w:szCs w:val="20"/>
                        <w14:ligatures w14:val="none"/>
                      </w:rPr>
                      <m:t>&amp;δ,        otherwise   &amp;&amp;   &amp;&amp;</m:t>
                    </w:del>
                  </m:r>
                </m:e>
              </m:eqArr>
            </m:e>
          </m:d>
        </m:oMath>
      </m:oMathPara>
    </w:p>
    <w:p w14:paraId="69017011" w14:textId="63578F78" w:rsidR="00B95363" w:rsidDel="00A6781E" w:rsidRDefault="00000000" w:rsidP="00A6781E">
      <w:pPr>
        <w:widowControl/>
        <w:spacing w:before="100" w:after="0" w:line="480" w:lineRule="exact"/>
        <w:ind w:firstLineChars="200" w:firstLine="560"/>
        <w:jc w:val="both"/>
        <w:rPr>
          <w:del w:id="1058" w:author="yun qiao" w:date="2026-04-15T19:34:00Z"/>
          <w:rFonts w:ascii="Times New Roman" w:eastAsia="宋体" w:hAnsi="Times New Roman" w:cs="Times New Roman"/>
          <w:sz w:val="28"/>
          <w:szCs w:val="28"/>
          <w14:ligatures w14:val="none"/>
        </w:rPr>
      </w:pPr>
      <w:del w:id="1059" w:author="yun qiao" w:date="2026-04-15T19:34:00Z">
        <w:r w:rsidDel="00A6781E">
          <w:rPr>
            <w:rFonts w:ascii="Times New Roman" w:eastAsia="宋体" w:hAnsi="Times New Roman" w:cs="Times New Roman" w:hint="eastAsia"/>
            <w:sz w:val="28"/>
            <w:szCs w:val="28"/>
            <w14:ligatures w14:val="none"/>
          </w:rPr>
          <w:delText>其中，</w:delText>
        </w:r>
      </w:del>
      <m:oMath>
        <m:r>
          <w:del w:id="1060" w:author="yun qiao" w:date="2026-04-15T19:34:00Z">
            <m:rPr>
              <m:nor/>
            </m:rPr>
            <w:rPr>
              <w:rFonts w:ascii="Times New Roman" w:eastAsia="宋体" w:hAnsi="Times New Roman" w:cs="Times New Roman"/>
              <w:sz w:val="28"/>
              <w:szCs w:val="28"/>
              <w14:ligatures w14:val="none"/>
            </w:rPr>
            <m:t>Types_out</m:t>
          </w:del>
        </m:r>
        <m:r>
          <w:del w:id="1061" w:author="yun qiao" w:date="2026-04-15T19:34:00Z">
            <w:rPr>
              <w:rFonts w:ascii="Cambria Math" w:eastAsia="宋体" w:hAnsi="Cambria Math" w:cs="Times New Roman"/>
              <w:sz w:val="28"/>
              <w:szCs w:val="28"/>
              <w14:ligatures w14:val="none"/>
            </w:rPr>
            <m:t>(</m:t>
          </w:del>
        </m:r>
        <m:sSub>
          <m:sSubPr>
            <m:ctrlPr>
              <w:del w:id="1062" w:author="yun qiao" w:date="2026-04-15T19:34:00Z">
                <w:rPr>
                  <w:rFonts w:ascii="Cambria Math" w:eastAsia="宋体" w:hAnsi="Cambria Math" w:cs="Times New Roman"/>
                  <w:sz w:val="28"/>
                  <w:szCs w:val="20"/>
                  <w14:ligatures w14:val="none"/>
                </w:rPr>
              </w:del>
            </m:ctrlPr>
          </m:sSubPr>
          <m:e>
            <m:r>
              <w:del w:id="1063" w:author="yun qiao" w:date="2026-04-15T19:34:00Z">
                <w:rPr>
                  <w:rFonts w:ascii="Cambria Math" w:eastAsia="宋体" w:hAnsi="Cambria Math" w:cs="Times New Roman"/>
                  <w:sz w:val="28"/>
                  <w:szCs w:val="28"/>
                  <w14:ligatures w14:val="none"/>
                </w:rPr>
                <m:t>o</m:t>
              </w:del>
            </m:r>
          </m:e>
          <m:sub>
            <m:r>
              <w:del w:id="1064" w:author="yun qiao" w:date="2026-04-15T19:34:00Z">
                <w:rPr>
                  <w:rFonts w:ascii="Cambria Math" w:eastAsia="宋体" w:hAnsi="Cambria Math" w:cs="Times New Roman"/>
                  <w:sz w:val="28"/>
                  <w:szCs w:val="28"/>
                  <w14:ligatures w14:val="none"/>
                </w:rPr>
                <m:t>i</m:t>
              </w:del>
            </m:r>
          </m:sub>
        </m:sSub>
        <m:r>
          <w:del w:id="1065" w:author="yun qiao" w:date="2026-04-15T19:34:00Z">
            <w:rPr>
              <w:rFonts w:ascii="Cambria Math" w:eastAsia="宋体" w:hAnsi="Cambria Math" w:cs="Times New Roman"/>
              <w:sz w:val="28"/>
              <w:szCs w:val="28"/>
              <w14:ligatures w14:val="none"/>
            </w:rPr>
            <m:t>)</m:t>
          </w:del>
        </m:r>
      </m:oMath>
      <w:del w:id="1066" w:author="yun qiao" w:date="2026-04-15T19:34:00Z">
        <w:r w:rsidDel="00A6781E">
          <w:rPr>
            <w:rFonts w:ascii="Times New Roman" w:eastAsia="宋体" w:hAnsi="Times New Roman" w:cs="Times New Roman" w:hint="eastAsia"/>
            <w:sz w:val="28"/>
            <w:szCs w:val="28"/>
            <w14:ligatures w14:val="none"/>
          </w:rPr>
          <w:delText>表示算子</w:delText>
        </w:r>
      </w:del>
      <m:oMath>
        <m:sSub>
          <m:sSubPr>
            <m:ctrlPr>
              <w:del w:id="1067" w:author="yun qiao" w:date="2026-04-15T19:34:00Z">
                <w:rPr>
                  <w:rFonts w:ascii="Cambria Math" w:eastAsia="宋体" w:hAnsi="Cambria Math" w:cs="Times New Roman"/>
                  <w:sz w:val="28"/>
                  <w:szCs w:val="20"/>
                  <w14:ligatures w14:val="none"/>
                </w:rPr>
              </w:del>
            </m:ctrlPr>
          </m:sSubPr>
          <m:e>
            <m:r>
              <w:del w:id="1068" w:author="yun qiao" w:date="2026-04-15T19:34:00Z">
                <w:rPr>
                  <w:rFonts w:ascii="Cambria Math" w:eastAsia="宋体" w:hAnsi="Cambria Math" w:cs="Times New Roman"/>
                  <w:sz w:val="28"/>
                  <w:szCs w:val="28"/>
                  <w14:ligatures w14:val="none"/>
                </w:rPr>
                <m:t>o</m:t>
              </w:del>
            </m:r>
          </m:e>
          <m:sub>
            <m:r>
              <w:del w:id="1069" w:author="yun qiao" w:date="2026-04-15T19:34:00Z">
                <w:rPr>
                  <w:rFonts w:ascii="Cambria Math" w:eastAsia="宋体" w:hAnsi="Cambria Math" w:cs="Times New Roman"/>
                  <w:sz w:val="28"/>
                  <w:szCs w:val="28"/>
                  <w14:ligatures w14:val="none"/>
                </w:rPr>
                <m:t>i</m:t>
              </w:del>
            </m:r>
          </m:sub>
        </m:sSub>
      </m:oMath>
      <w:del w:id="1070" w:author="yun qiao" w:date="2026-04-15T19:34:00Z">
        <w:r w:rsidDel="00A6781E">
          <w:rPr>
            <w:rFonts w:ascii="Times New Roman" w:eastAsia="宋体" w:hAnsi="Times New Roman" w:cs="Times New Roman" w:hint="eastAsia"/>
            <w:sz w:val="28"/>
            <w:szCs w:val="28"/>
            <w14:ligatures w14:val="none"/>
          </w:rPr>
          <w:delText>的输出数据类型集合，</w:delText>
        </w:r>
      </w:del>
      <m:oMath>
        <m:r>
          <w:del w:id="1071" w:author="yun qiao" w:date="2026-04-15T19:34:00Z">
            <m:rPr>
              <m:sty m:val="p"/>
            </m:rPr>
            <w:rPr>
              <w:rFonts w:ascii="Cambria Math" w:eastAsia="宋体" w:hAnsi="Cambria Math" w:cs="Times New Roman"/>
              <w:sz w:val="28"/>
              <w:szCs w:val="28"/>
              <w14:ligatures w14:val="none"/>
            </w:rPr>
            <m:t>Types_in</m:t>
          </w:del>
        </m:r>
        <m:r>
          <w:del w:id="1072" w:author="yun qiao" w:date="2026-04-15T19:34:00Z">
            <w:rPr>
              <w:rFonts w:ascii="Cambria Math" w:eastAsia="宋体" w:hAnsi="Cambria Math" w:cs="Times New Roman"/>
              <w:sz w:val="28"/>
              <w:szCs w:val="28"/>
              <w14:ligatures w14:val="none"/>
            </w:rPr>
            <m:t>(</m:t>
          </w:del>
        </m:r>
        <m:sSub>
          <m:sSubPr>
            <m:ctrlPr>
              <w:del w:id="1073" w:author="yun qiao" w:date="2026-04-15T19:34:00Z">
                <w:rPr>
                  <w:rFonts w:ascii="Cambria Math" w:eastAsia="宋体" w:hAnsi="Cambria Math" w:cs="Times New Roman"/>
                  <w:sz w:val="28"/>
                  <w:szCs w:val="20"/>
                  <w14:ligatures w14:val="none"/>
                </w:rPr>
              </w:del>
            </m:ctrlPr>
          </m:sSubPr>
          <m:e>
            <m:r>
              <w:del w:id="1074" w:author="yun qiao" w:date="2026-04-15T19:34:00Z">
                <w:rPr>
                  <w:rFonts w:ascii="Cambria Math" w:eastAsia="宋体" w:hAnsi="Cambria Math" w:cs="Times New Roman"/>
                  <w:sz w:val="28"/>
                  <w:szCs w:val="28"/>
                  <w14:ligatures w14:val="none"/>
                </w:rPr>
                <m:t>o</m:t>
              </w:del>
            </m:r>
          </m:e>
          <m:sub>
            <m:r>
              <w:del w:id="1075" w:author="yun qiao" w:date="2026-04-15T19:34:00Z">
                <w:rPr>
                  <w:rFonts w:ascii="Cambria Math" w:eastAsia="宋体" w:hAnsi="Cambria Math" w:cs="Times New Roman"/>
                  <w:sz w:val="28"/>
                  <w:szCs w:val="28"/>
                  <w14:ligatures w14:val="none"/>
                </w:rPr>
                <m:t>i+1</m:t>
              </w:del>
            </m:r>
          </m:sub>
        </m:sSub>
        <m:r>
          <w:del w:id="1076" w:author="yun qiao" w:date="2026-04-15T19:34:00Z">
            <w:rPr>
              <w:rFonts w:ascii="Cambria Math" w:eastAsia="宋体" w:hAnsi="Cambria Math" w:cs="Times New Roman"/>
              <w:sz w:val="28"/>
              <w:szCs w:val="28"/>
              <w14:ligatures w14:val="none"/>
            </w:rPr>
            <m:t>)</m:t>
          </w:del>
        </m:r>
      </m:oMath>
      <w:del w:id="1077" w:author="yun qiao" w:date="2026-04-15T19:34:00Z">
        <w:r w:rsidDel="00A6781E">
          <w:rPr>
            <w:rFonts w:ascii="Times New Roman" w:eastAsia="宋体" w:hAnsi="Times New Roman" w:cs="Times New Roman" w:hint="eastAsia"/>
            <w:sz w:val="28"/>
            <w:szCs w:val="28"/>
            <w14:ligatures w14:val="none"/>
          </w:rPr>
          <w:delText>表示算子</w:delText>
        </w:r>
      </w:del>
      <m:oMath>
        <m:sSub>
          <m:sSubPr>
            <m:ctrlPr>
              <w:del w:id="1078" w:author="yun qiao" w:date="2026-04-15T19:34:00Z">
                <w:rPr>
                  <w:rFonts w:ascii="Cambria Math" w:eastAsia="宋体" w:hAnsi="Cambria Math" w:cs="Times New Roman"/>
                  <w:sz w:val="28"/>
                  <w:szCs w:val="20"/>
                  <w14:ligatures w14:val="none"/>
                </w:rPr>
              </w:del>
            </m:ctrlPr>
          </m:sSubPr>
          <m:e>
            <m:r>
              <w:del w:id="1079" w:author="yun qiao" w:date="2026-04-15T19:34:00Z">
                <w:rPr>
                  <w:rFonts w:ascii="Cambria Math" w:eastAsia="宋体" w:hAnsi="Cambria Math" w:cs="Times New Roman"/>
                  <w:sz w:val="28"/>
                  <w:szCs w:val="28"/>
                  <w14:ligatures w14:val="none"/>
                </w:rPr>
                <m:t>o</m:t>
              </w:del>
            </m:r>
          </m:e>
          <m:sub>
            <m:r>
              <w:del w:id="1080" w:author="yun qiao" w:date="2026-04-15T19:34:00Z">
                <w:rPr>
                  <w:rFonts w:ascii="Cambria Math" w:eastAsia="宋体" w:hAnsi="Cambria Math" w:cs="Times New Roman"/>
                  <w:sz w:val="28"/>
                  <w:szCs w:val="28"/>
                  <w14:ligatures w14:val="none"/>
                </w:rPr>
                <m:t>i+1</m:t>
              </w:del>
            </m:r>
          </m:sub>
        </m:sSub>
      </m:oMath>
      <w:del w:id="1081" w:author="yun qiao" w:date="2026-04-15T19:34:00Z">
        <w:r w:rsidDel="00A6781E">
          <w:rPr>
            <w:rFonts w:ascii="Times New Roman" w:eastAsia="宋体" w:hAnsi="Times New Roman" w:cs="Times New Roman" w:hint="eastAsia"/>
            <w:sz w:val="28"/>
            <w:szCs w:val="28"/>
            <w14:ligatures w14:val="none"/>
          </w:rPr>
          <w:delText>的输入数据类型集合，所述数据类型经归一化处理后进行匹配，</w:delText>
        </w:r>
      </w:del>
      <m:oMath>
        <m:r>
          <w:del w:id="1082" w:author="yun qiao" w:date="2026-04-15T19:34:00Z">
            <w:rPr>
              <w:rFonts w:ascii="Cambria Math" w:eastAsia="宋体" w:hAnsi="Cambria Math" w:cs="Times New Roman"/>
              <w:sz w:val="28"/>
              <w:szCs w:val="28"/>
              <w14:ligatures w14:val="none"/>
            </w:rPr>
            <m:t>δ</m:t>
          </w:del>
        </m:r>
      </m:oMath>
      <w:del w:id="1083" w:author="yun qiao" w:date="2026-04-15T19:34:00Z">
        <w:r w:rsidDel="00A6781E">
          <w:rPr>
            <w:rFonts w:ascii="Times New Roman" w:eastAsia="宋体" w:hAnsi="Times New Roman" w:cs="Times New Roman" w:hint="eastAsia"/>
            <w:sz w:val="28"/>
            <w:szCs w:val="28"/>
            <w14:ligatures w14:val="none"/>
          </w:rPr>
          <w:delText>为惩罚系数且</w:delText>
        </w:r>
        <w:r w:rsidDel="00A6781E">
          <w:rPr>
            <w:rFonts w:ascii="Times New Roman" w:eastAsia="宋体" w:hAnsi="Times New Roman" w:cs="Times New Roman"/>
            <w:sz w:val="28"/>
            <w:szCs w:val="28"/>
            <w14:ligatures w14:val="none"/>
          </w:rPr>
          <w:delText xml:space="preserve"> 0 &lt;</w:delText>
        </w:r>
        <w:r w:rsidDel="00A6781E">
          <w:rPr>
            <w:rFonts w:ascii="Cambria Math" w:eastAsia="宋体" w:hAnsi="Cambria Math" w:cs="Times New Roman"/>
            <w:i/>
            <w:sz w:val="28"/>
            <w:szCs w:val="28"/>
            <w14:ligatures w14:val="none"/>
          </w:rPr>
          <w:delText xml:space="preserve"> </w:delText>
        </w:r>
      </w:del>
      <m:oMath>
        <m:r>
          <w:del w:id="1084" w:author="yun qiao" w:date="2026-04-15T19:34:00Z">
            <w:rPr>
              <w:rFonts w:ascii="Cambria Math" w:eastAsia="宋体" w:hAnsi="Cambria Math" w:cs="Times New Roman"/>
              <w:sz w:val="28"/>
              <w:szCs w:val="28"/>
              <w14:ligatures w14:val="none"/>
            </w:rPr>
            <m:t>δ</m:t>
          </w:del>
        </m:r>
      </m:oMath>
      <w:del w:id="1085" w:author="yun qiao" w:date="2026-04-15T19:34:00Z">
        <w:r w:rsidDel="00A6781E">
          <w:rPr>
            <w:rFonts w:ascii="Times New Roman" w:eastAsia="宋体" w:hAnsi="Times New Roman" w:cs="Times New Roman"/>
            <w:sz w:val="28"/>
            <w:szCs w:val="28"/>
            <w14:ligatures w14:val="none"/>
          </w:rPr>
          <w:delText xml:space="preserve"> &lt; 1</w:delText>
        </w:r>
        <w:r w:rsidDel="00A6781E">
          <w:rPr>
            <w:rFonts w:ascii="Times New Roman" w:eastAsia="宋体" w:hAnsi="Times New Roman" w:cs="Times New Roman" w:hint="eastAsia"/>
            <w:sz w:val="28"/>
            <w:szCs w:val="28"/>
            <w14:ligatures w14:val="none"/>
          </w:rPr>
          <w:delText>；采用带约束的搜索策略，在逐步扩展算子链的过程中，将所述融合映射评分与所述兼容性因子结合，对候选算子链进行评分与筛选，</w:delText>
        </w:r>
      </w:del>
      <w:del w:id="1086" w:author="yun qiao" w:date="2026-04-09T10:29:00Z">
        <w:r>
          <w:rPr>
            <w:rFonts w:ascii="Times New Roman" w:eastAsia="宋体" w:hAnsi="Times New Roman" w:cs="Times New Roman" w:hint="eastAsia"/>
            <w:sz w:val="28"/>
            <w:szCs w:val="28"/>
            <w14:ligatures w14:val="none"/>
          </w:rPr>
          <w:delText>所述约束包括限制算子链中未映射算子的比例上限及关键位置的映射要求</w:delText>
        </w:r>
      </w:del>
      <w:del w:id="1087" w:author="yun qiao" w:date="2026-04-15T19:34:00Z">
        <w:r w:rsidDel="00A6781E">
          <w:rPr>
            <w:rFonts w:ascii="Times New Roman" w:eastAsia="宋体" w:hAnsi="Times New Roman" w:cs="Times New Roman" w:hint="eastAsia"/>
            <w:sz w:val="28"/>
            <w:szCs w:val="28"/>
            <w14:ligatures w14:val="none"/>
          </w:rPr>
          <w:delText>对于在所述知识图谱中无法映射的操作原语，生成带有功能类别标签的占位符节点，以支持后续阶段的替代算子选择。</w:delText>
        </w:r>
      </w:del>
    </w:p>
    <w:p w14:paraId="19E968EB" w14:textId="77777777" w:rsidR="00A6781E" w:rsidRDefault="00000000" w:rsidP="00A6781E">
      <w:pPr>
        <w:spacing w:after="0" w:line="480" w:lineRule="exact"/>
        <w:ind w:firstLineChars="200" w:firstLine="560"/>
        <w:jc w:val="both"/>
        <w:rPr>
          <w:ins w:id="1088" w:author="yun qiao" w:date="2026-04-15T19:35:00Z"/>
          <w:rFonts w:ascii="Times New Roman" w:eastAsia="宋体" w:hAnsi="Times New Roman" w:cs="Times New Roman"/>
          <w:sz w:val="28"/>
          <w:szCs w:val="28"/>
          <w14:ligatures w14:val="none"/>
        </w:rPr>
      </w:pPr>
      <w:r>
        <w:rPr>
          <w:rFonts w:ascii="Cambria Math" w:eastAsia="宋体" w:hAnsi="Cambria Math" w:cs="Times New Roman" w:hint="eastAsia"/>
          <w:sz w:val="28"/>
          <w:szCs w:val="28"/>
          <w14:ligatures w14:val="none"/>
        </w:rPr>
        <w:t>在以上技术方案的基础上，优选的，</w:t>
      </w:r>
      <w:r>
        <w:rPr>
          <w:rFonts w:ascii="Times New Roman" w:eastAsia="宋体" w:hAnsi="Times New Roman" w:cs="Times New Roman" w:hint="eastAsia"/>
          <w:sz w:val="28"/>
          <w:szCs w:val="28"/>
          <w14:ligatures w14:val="none"/>
        </w:rPr>
        <w:t>所述</w:t>
      </w:r>
      <w:ins w:id="1089" w:author="yun qiao" w:date="2026-04-15T19:35:00Z">
        <w:r w:rsidR="00A6781E" w:rsidRPr="00350A5D">
          <w:rPr>
            <w:rFonts w:ascii="Times New Roman" w:eastAsia="宋体" w:hAnsi="Times New Roman" w:cs="Times New Roman" w:hint="eastAsia"/>
            <w:sz w:val="28"/>
            <w:szCs w:val="28"/>
            <w14:ligatures w14:val="none"/>
          </w:rPr>
          <w:t>基于所述知识图谱中操作原语与具体算子的映射关系，将所述候选操作原语序列映射为目标平台中的候选算子链，并结合映射覆盖度、语义相似度及输入输出数据类型兼容性约束对映射结果进行筛选</w:t>
        </w:r>
        <w:r w:rsidR="00A6781E">
          <w:rPr>
            <w:rFonts w:ascii="Times New Roman" w:eastAsia="宋体" w:hAnsi="Times New Roman" w:cs="Times New Roman" w:hint="eastAsia"/>
            <w:sz w:val="28"/>
            <w:szCs w:val="28"/>
            <w14:ligatures w14:val="none"/>
          </w:rPr>
          <w:t>，是以</w:t>
        </w:r>
        <w:r w:rsidR="00A6781E" w:rsidRPr="000E5944">
          <w:rPr>
            <w:rFonts w:ascii="Times New Roman" w:eastAsia="宋体" w:hAnsi="Times New Roman" w:cs="Times New Roman" w:hint="eastAsia"/>
            <w:sz w:val="28"/>
            <w:szCs w:val="28"/>
            <w14:ligatures w14:val="none"/>
          </w:rPr>
          <w:t>对所述候选操作原语序列中的每个操作原语，在前述已建立的映射关系基础上，从所述知识图谱中检索与其相关联且属于目标平台的具体算子集合；对检索到的每个候选算子，基于语义相似度计算映射评分，其计算方式如下</w:t>
        </w:r>
        <w:r w:rsidR="00A6781E">
          <w:rPr>
            <w:rFonts w:ascii="Times New Roman" w:eastAsia="宋体" w:hAnsi="Times New Roman" w:cs="Times New Roman" w:hint="eastAsia"/>
            <w:sz w:val="28"/>
            <w:szCs w:val="28"/>
            <w14:ligatures w14:val="none"/>
          </w:rPr>
          <w:t>：</w:t>
        </w:r>
      </w:ins>
    </w:p>
    <w:p w14:paraId="2A6AD1A5" w14:textId="77777777" w:rsidR="00A6781E" w:rsidRDefault="00000000" w:rsidP="00A6781E">
      <w:pPr>
        <w:widowControl/>
        <w:spacing w:before="100" w:after="0" w:line="480" w:lineRule="exact"/>
        <w:ind w:left="720"/>
        <w:contextualSpacing/>
        <w:jc w:val="both"/>
        <w:rPr>
          <w:ins w:id="1090" w:author="yun qiao" w:date="2026-04-15T19:35:00Z"/>
          <w:rFonts w:ascii="Times New Roman" w:eastAsia="宋体" w:hAnsi="Times New Roman" w:cs="Times New Roman"/>
          <w:i/>
          <w:sz w:val="28"/>
          <w:szCs w:val="28"/>
          <w14:ligatures w14:val="none"/>
        </w:rPr>
      </w:pPr>
      <m:oMathPara>
        <m:oMath>
          <m:sSub>
            <m:sSubPr>
              <m:ctrlPr>
                <w:ins w:id="1091" w:author="yun qiao" w:date="2026-04-15T19:35:00Z">
                  <w:rPr>
                    <w:rFonts w:ascii="Cambria Math" w:eastAsia="宋体" w:hAnsi="Cambria Math" w:cs="Times New Roman"/>
                    <w:i/>
                    <w:sz w:val="28"/>
                    <w:szCs w:val="20"/>
                    <w14:ligatures w14:val="none"/>
                  </w:rPr>
                </w:ins>
              </m:ctrlPr>
            </m:sSubPr>
            <m:e>
              <m:r>
                <w:ins w:id="1092" w:author="yun qiao" w:date="2026-04-15T19:35:00Z">
                  <w:rPr>
                    <w:rFonts w:ascii="Cambria Math" w:eastAsia="宋体" w:hAnsi="Cambria Math" w:cs="Times New Roman"/>
                    <w:sz w:val="28"/>
                    <w:szCs w:val="28"/>
                    <w14:ligatures w14:val="none"/>
                  </w:rPr>
                  <m:t>S</m:t>
                </w:ins>
              </m:r>
            </m:e>
            <m:sub>
              <m:r>
                <w:ins w:id="1093" w:author="yun qiao" w:date="2026-04-15T19:35:00Z">
                  <w:rPr>
                    <w:rFonts w:ascii="Cambria Math" w:eastAsia="宋体" w:hAnsi="Cambria Math" w:cs="Times New Roman"/>
                    <w:sz w:val="28"/>
                    <w:szCs w:val="28"/>
                    <w14:ligatures w14:val="none"/>
                  </w:rPr>
                  <m:t>map</m:t>
                </w:ins>
              </m:r>
            </m:sub>
          </m:sSub>
          <m:d>
            <m:dPr>
              <m:ctrlPr>
                <w:ins w:id="1094" w:author="yun qiao" w:date="2026-04-15T19:35:00Z">
                  <w:rPr>
                    <w:rFonts w:ascii="Cambria Math" w:eastAsia="宋体" w:hAnsi="Cambria Math" w:cs="Times New Roman"/>
                    <w:i/>
                    <w:sz w:val="28"/>
                    <w:szCs w:val="20"/>
                    <w14:ligatures w14:val="none"/>
                  </w:rPr>
                </w:ins>
              </m:ctrlPr>
            </m:dPr>
            <m:e>
              <m:sSub>
                <m:sSubPr>
                  <m:ctrlPr>
                    <w:ins w:id="1095" w:author="yun qiao" w:date="2026-04-15T19:35:00Z">
                      <w:rPr>
                        <w:rFonts w:ascii="Cambria Math" w:eastAsia="宋体" w:hAnsi="Cambria Math" w:cs="Times New Roman"/>
                        <w:i/>
                        <w:sz w:val="28"/>
                        <w:szCs w:val="20"/>
                        <w14:ligatures w14:val="none"/>
                      </w:rPr>
                    </w:ins>
                  </m:ctrlPr>
                </m:sSubPr>
                <m:e>
                  <m:r>
                    <w:ins w:id="1096" w:author="yun qiao" w:date="2026-04-15T19:35:00Z">
                      <w:rPr>
                        <w:rFonts w:ascii="Cambria Math" w:eastAsia="宋体" w:hAnsi="Cambria Math" w:cs="Times New Roman"/>
                        <w:sz w:val="28"/>
                        <w:szCs w:val="28"/>
                        <w14:ligatures w14:val="none"/>
                      </w:rPr>
                      <m:t>o</m:t>
                    </w:ins>
                  </m:r>
                </m:e>
                <m:sub>
                  <m:r>
                    <w:ins w:id="1097" w:author="yun qiao" w:date="2026-04-15T19:35:00Z">
                      <w:rPr>
                        <w:rFonts w:ascii="Cambria Math" w:eastAsia="宋体" w:hAnsi="Cambria Math" w:cs="Times New Roman"/>
                        <w:sz w:val="28"/>
                        <w:szCs w:val="28"/>
                        <w14:ligatures w14:val="none"/>
                      </w:rPr>
                      <m:t>j</m:t>
                    </w:ins>
                  </m:r>
                </m:sub>
              </m:sSub>
              <m:r>
                <w:ins w:id="1098" w:author="yun qiao" w:date="2026-04-15T19:35:00Z">
                  <w:rPr>
                    <w:rFonts w:ascii="Cambria Math" w:eastAsia="宋体" w:hAnsi="Cambria Math" w:cs="Times New Roman"/>
                    <w:sz w:val="28"/>
                    <w:szCs w:val="28"/>
                    <w14:ligatures w14:val="none"/>
                  </w:rPr>
                  <m:t>,</m:t>
                </w:ins>
              </m:r>
              <m:sSub>
                <m:sSubPr>
                  <m:ctrlPr>
                    <w:ins w:id="1099" w:author="yun qiao" w:date="2026-04-15T19:35:00Z">
                      <w:rPr>
                        <w:rFonts w:ascii="Cambria Math" w:eastAsia="宋体" w:hAnsi="Cambria Math" w:cs="Times New Roman"/>
                        <w:i/>
                        <w:sz w:val="28"/>
                        <w:szCs w:val="20"/>
                        <w14:ligatures w14:val="none"/>
                      </w:rPr>
                    </w:ins>
                  </m:ctrlPr>
                </m:sSubPr>
                <m:e>
                  <m:r>
                    <w:ins w:id="1100" w:author="yun qiao" w:date="2026-04-15T19:35:00Z">
                      <w:rPr>
                        <w:rFonts w:ascii="Cambria Math" w:eastAsia="宋体" w:hAnsi="Cambria Math" w:cs="Times New Roman"/>
                        <w:sz w:val="28"/>
                        <w:szCs w:val="28"/>
                        <w14:ligatures w14:val="none"/>
                      </w:rPr>
                      <m:t>p</m:t>
                    </w:ins>
                  </m:r>
                </m:e>
                <m:sub>
                  <m:r>
                    <w:ins w:id="1101" w:author="yun qiao" w:date="2026-04-15T19:35:00Z">
                      <w:rPr>
                        <w:rFonts w:ascii="Cambria Math" w:eastAsia="宋体" w:hAnsi="Cambria Math" w:cs="Times New Roman"/>
                        <w:sz w:val="28"/>
                        <w:szCs w:val="28"/>
                        <w14:ligatures w14:val="none"/>
                      </w:rPr>
                      <m:t>i</m:t>
                    </w:ins>
                  </m:r>
                </m:sub>
              </m:sSub>
            </m:e>
          </m:d>
          <m:r>
            <w:ins w:id="1102" w:author="yun qiao" w:date="2026-04-15T19:35:00Z">
              <w:rPr>
                <w:rFonts w:ascii="Cambria Math" w:eastAsia="宋体" w:hAnsi="Cambria Math" w:cs="Times New Roman"/>
                <w:sz w:val="28"/>
                <w:szCs w:val="28"/>
                <w14:ligatures w14:val="none"/>
              </w:rPr>
              <m:t>=</m:t>
            </w:ins>
          </m:r>
          <m:sSub>
            <m:sSubPr>
              <m:ctrlPr>
                <w:ins w:id="1103" w:author="yun qiao" w:date="2026-04-15T19:35:00Z">
                  <w:rPr>
                    <w:rFonts w:ascii="Cambria Math" w:eastAsia="宋体" w:hAnsi="Cambria Math" w:cs="Times New Roman"/>
                    <w:i/>
                    <w:sz w:val="28"/>
                    <w:szCs w:val="20"/>
                    <w14:ligatures w14:val="none"/>
                  </w:rPr>
                </w:ins>
              </m:ctrlPr>
            </m:sSubPr>
            <m:e>
              <m:r>
                <w:ins w:id="1104" w:author="yun qiao" w:date="2026-04-15T19:35:00Z">
                  <w:rPr>
                    <w:rFonts w:ascii="Cambria Math" w:eastAsia="宋体" w:hAnsi="Cambria Math" w:cs="Times New Roman"/>
                    <w:sz w:val="28"/>
                    <w:szCs w:val="28"/>
                    <w14:ligatures w14:val="none"/>
                  </w:rPr>
                  <m:t>S</m:t>
                </w:ins>
              </m:r>
            </m:e>
            <m:sub>
              <m:r>
                <w:ins w:id="1105" w:author="yun qiao" w:date="2026-04-15T19:35:00Z">
                  <w:rPr>
                    <w:rFonts w:ascii="Cambria Math" w:eastAsia="宋体" w:hAnsi="Cambria Math" w:cs="Times New Roman"/>
                    <w:sz w:val="28"/>
                    <w:szCs w:val="28"/>
                    <w14:ligatures w14:val="none"/>
                  </w:rPr>
                  <m:t>sem</m:t>
                </w:ins>
              </m:r>
            </m:sub>
          </m:sSub>
          <m:d>
            <m:dPr>
              <m:ctrlPr>
                <w:ins w:id="1106" w:author="yun qiao" w:date="2026-04-15T19:35:00Z">
                  <w:rPr>
                    <w:rFonts w:ascii="Cambria Math" w:eastAsia="宋体" w:hAnsi="Cambria Math" w:cs="Times New Roman"/>
                    <w:i/>
                    <w:sz w:val="28"/>
                    <w:szCs w:val="20"/>
                    <w14:ligatures w14:val="none"/>
                  </w:rPr>
                </w:ins>
              </m:ctrlPr>
            </m:dPr>
            <m:e>
              <m:sSub>
                <m:sSubPr>
                  <m:ctrlPr>
                    <w:ins w:id="1107" w:author="yun qiao" w:date="2026-04-15T19:35:00Z">
                      <w:rPr>
                        <w:rFonts w:ascii="Cambria Math" w:eastAsia="宋体" w:hAnsi="Cambria Math" w:cs="Times New Roman"/>
                        <w:i/>
                        <w:sz w:val="28"/>
                        <w:szCs w:val="20"/>
                        <w14:ligatures w14:val="none"/>
                      </w:rPr>
                    </w:ins>
                  </m:ctrlPr>
                </m:sSubPr>
                <m:e>
                  <m:r>
                    <w:ins w:id="1108" w:author="yun qiao" w:date="2026-04-15T19:35:00Z">
                      <w:rPr>
                        <w:rFonts w:ascii="Cambria Math" w:eastAsia="宋体" w:hAnsi="Cambria Math" w:cs="Times New Roman"/>
                        <w:sz w:val="28"/>
                        <w:szCs w:val="28"/>
                        <w14:ligatures w14:val="none"/>
                      </w:rPr>
                      <m:t>o</m:t>
                    </w:ins>
                  </m:r>
                </m:e>
                <m:sub>
                  <m:r>
                    <w:ins w:id="1109" w:author="yun qiao" w:date="2026-04-15T19:35:00Z">
                      <w:rPr>
                        <w:rFonts w:ascii="Cambria Math" w:eastAsia="宋体" w:hAnsi="Cambria Math" w:cs="Times New Roman"/>
                        <w:sz w:val="28"/>
                        <w:szCs w:val="28"/>
                        <w14:ligatures w14:val="none"/>
                      </w:rPr>
                      <m:t>j</m:t>
                    </w:ins>
                  </m:r>
                </m:sub>
              </m:sSub>
              <m:r>
                <w:ins w:id="1110" w:author="yun qiao" w:date="2026-04-15T19:35:00Z">
                  <w:rPr>
                    <w:rFonts w:ascii="Cambria Math" w:eastAsia="宋体" w:hAnsi="Cambria Math" w:cs="Times New Roman"/>
                    <w:sz w:val="28"/>
                    <w:szCs w:val="28"/>
                    <w14:ligatures w14:val="none"/>
                  </w:rPr>
                  <m:t>,</m:t>
                </w:ins>
              </m:r>
              <m:sSub>
                <m:sSubPr>
                  <m:ctrlPr>
                    <w:ins w:id="1111" w:author="yun qiao" w:date="2026-04-15T19:35:00Z">
                      <w:rPr>
                        <w:rFonts w:ascii="Cambria Math" w:eastAsia="宋体" w:hAnsi="Cambria Math" w:cs="Times New Roman"/>
                        <w:i/>
                        <w:sz w:val="28"/>
                        <w:szCs w:val="20"/>
                        <w14:ligatures w14:val="none"/>
                      </w:rPr>
                    </w:ins>
                  </m:ctrlPr>
                </m:sSubPr>
                <m:e>
                  <m:r>
                    <w:ins w:id="1112" w:author="yun qiao" w:date="2026-04-15T19:35:00Z">
                      <w:rPr>
                        <w:rFonts w:ascii="Cambria Math" w:eastAsia="宋体" w:hAnsi="Cambria Math" w:cs="Times New Roman"/>
                        <w:sz w:val="28"/>
                        <w:szCs w:val="28"/>
                        <w14:ligatures w14:val="none"/>
                      </w:rPr>
                      <m:t>p</m:t>
                    </w:ins>
                  </m:r>
                </m:e>
                <m:sub>
                  <m:r>
                    <w:ins w:id="1113" w:author="yun qiao" w:date="2026-04-15T19:35:00Z">
                      <w:rPr>
                        <w:rFonts w:ascii="Cambria Math" w:eastAsia="宋体" w:hAnsi="Cambria Math" w:cs="Times New Roman"/>
                        <w:sz w:val="28"/>
                        <w:szCs w:val="28"/>
                        <w14:ligatures w14:val="none"/>
                      </w:rPr>
                      <m:t>i</m:t>
                    </w:ins>
                  </m:r>
                </m:sub>
              </m:sSub>
            </m:e>
          </m:d>
        </m:oMath>
      </m:oMathPara>
    </w:p>
    <w:p w14:paraId="5EF96B59" w14:textId="77777777" w:rsidR="00A6781E" w:rsidRDefault="00A6781E" w:rsidP="00A6781E">
      <w:pPr>
        <w:widowControl/>
        <w:spacing w:before="100" w:after="0" w:line="480" w:lineRule="exact"/>
        <w:ind w:firstLineChars="200" w:firstLine="560"/>
        <w:jc w:val="both"/>
        <w:rPr>
          <w:ins w:id="1114" w:author="yun qiao" w:date="2026-04-15T19:35:00Z"/>
          <w:rFonts w:ascii="Times New Roman" w:eastAsia="宋体" w:hAnsi="Times New Roman" w:cs="Times New Roman"/>
          <w:sz w:val="28"/>
          <w:szCs w:val="28"/>
          <w14:ligatures w14:val="none"/>
        </w:rPr>
      </w:pPr>
      <w:ins w:id="1115" w:author="yun qiao" w:date="2026-04-15T19:35:00Z">
        <w:r>
          <w:rPr>
            <w:rFonts w:ascii="Times New Roman" w:eastAsia="宋体" w:hAnsi="Times New Roman" w:cs="等线" w:hint="eastAsia"/>
            <w:sz w:val="28"/>
            <w14:ligatures w14:val="none"/>
          </w:rPr>
          <w:t>其中，</w:t>
        </w:r>
      </w:ins>
      <m:oMath>
        <m:sSub>
          <m:sSubPr>
            <m:ctrlPr>
              <w:ins w:id="1116" w:author="yun qiao" w:date="2026-04-15T19:35:00Z">
                <w:rPr>
                  <w:rFonts w:ascii="Cambria Math" w:eastAsia="宋体" w:hAnsi="Cambria Math" w:cs="Times New Roman"/>
                  <w:i/>
                  <w:sz w:val="28"/>
                  <w:szCs w:val="20"/>
                  <w14:ligatures w14:val="none"/>
                </w:rPr>
              </w:ins>
            </m:ctrlPr>
          </m:sSubPr>
          <m:e>
            <m:r>
              <w:ins w:id="1117" w:author="yun qiao" w:date="2026-04-15T19:35:00Z">
                <w:rPr>
                  <w:rFonts w:ascii="Cambria Math" w:eastAsia="宋体" w:hAnsi="Cambria Math" w:cs="Times New Roman"/>
                  <w:sz w:val="28"/>
                  <w:szCs w:val="28"/>
                  <w14:ligatures w14:val="none"/>
                </w:rPr>
                <m:t>o</m:t>
              </w:ins>
            </m:r>
          </m:e>
          <m:sub>
            <m:r>
              <w:ins w:id="1118" w:author="yun qiao" w:date="2026-04-15T19:35:00Z">
                <w:rPr>
                  <w:rFonts w:ascii="Cambria Math" w:eastAsia="宋体" w:hAnsi="Cambria Math" w:cs="Times New Roman"/>
                  <w:sz w:val="28"/>
                  <w:szCs w:val="28"/>
                  <w14:ligatures w14:val="none"/>
                </w:rPr>
                <m:t>j</m:t>
              </w:ins>
            </m:r>
          </m:sub>
        </m:sSub>
      </m:oMath>
      <w:ins w:id="1119" w:author="yun qiao" w:date="2026-04-15T19:35:00Z">
        <w:r>
          <w:rPr>
            <w:rFonts w:ascii="Times New Roman" w:eastAsia="宋体" w:hAnsi="Times New Roman" w:cs="等线" w:hint="eastAsia"/>
            <w:sz w:val="28"/>
            <w14:ligatures w14:val="none"/>
          </w:rPr>
          <w:t>表示候选算子，</w:t>
        </w:r>
      </w:ins>
      <m:oMath>
        <m:sSub>
          <m:sSubPr>
            <m:ctrlPr>
              <w:ins w:id="1120" w:author="yun qiao" w:date="2026-04-15T19:35:00Z">
                <w:rPr>
                  <w:rFonts w:ascii="Cambria Math" w:eastAsia="宋体" w:hAnsi="Cambria Math" w:cs="Times New Roman"/>
                  <w:i/>
                  <w:sz w:val="28"/>
                  <w:szCs w:val="20"/>
                  <w14:ligatures w14:val="none"/>
                </w:rPr>
              </w:ins>
            </m:ctrlPr>
          </m:sSubPr>
          <m:e>
            <m:r>
              <w:ins w:id="1121" w:author="yun qiao" w:date="2026-04-15T19:35:00Z">
                <w:rPr>
                  <w:rFonts w:ascii="Cambria Math" w:eastAsia="宋体" w:hAnsi="Cambria Math" w:cs="Times New Roman"/>
                  <w:sz w:val="28"/>
                  <w:szCs w:val="28"/>
                  <w14:ligatures w14:val="none"/>
                </w:rPr>
                <m:t>p</m:t>
              </w:ins>
            </m:r>
          </m:e>
          <m:sub>
            <m:r>
              <w:ins w:id="1122" w:author="yun qiao" w:date="2026-04-15T19:35:00Z">
                <w:rPr>
                  <w:rFonts w:ascii="Cambria Math" w:eastAsia="宋体" w:hAnsi="Cambria Math" w:cs="Times New Roman"/>
                  <w:sz w:val="28"/>
                  <w:szCs w:val="28"/>
                  <w14:ligatures w14:val="none"/>
                </w:rPr>
                <m:t>i</m:t>
              </w:ins>
            </m:r>
          </m:sub>
        </m:sSub>
      </m:oMath>
      <w:ins w:id="1123" w:author="yun qiao" w:date="2026-04-15T19:35:00Z">
        <w:r>
          <w:rPr>
            <w:rFonts w:ascii="Times New Roman" w:eastAsia="宋体" w:hAnsi="Times New Roman" w:cs="等线" w:hint="eastAsia"/>
            <w:sz w:val="28"/>
            <w14:ligatures w14:val="none"/>
          </w:rPr>
          <w:t>表示操作原语，</w:t>
        </w:r>
      </w:ins>
      <m:oMath>
        <m:sSub>
          <m:sSubPr>
            <m:ctrlPr>
              <w:ins w:id="1124" w:author="yun qiao" w:date="2026-04-15T19:35:00Z">
                <w:rPr>
                  <w:rFonts w:ascii="Cambria Math" w:eastAsia="宋体" w:hAnsi="Cambria Math" w:cs="Times New Roman"/>
                  <w:i/>
                  <w:sz w:val="28"/>
                  <w:szCs w:val="20"/>
                  <w14:ligatures w14:val="none"/>
                </w:rPr>
              </w:ins>
            </m:ctrlPr>
          </m:sSubPr>
          <m:e>
            <m:r>
              <w:ins w:id="1125" w:author="yun qiao" w:date="2026-04-15T19:35:00Z">
                <w:rPr>
                  <w:rFonts w:ascii="Cambria Math" w:eastAsia="宋体" w:hAnsi="Cambria Math" w:cs="Times New Roman"/>
                  <w:sz w:val="28"/>
                  <w:szCs w:val="28"/>
                  <w14:ligatures w14:val="none"/>
                </w:rPr>
                <m:t>S</m:t>
              </w:ins>
            </m:r>
          </m:e>
          <m:sub>
            <m:r>
              <w:ins w:id="1126" w:author="yun qiao" w:date="2026-04-15T19:35:00Z">
                <w:rPr>
                  <w:rFonts w:ascii="Cambria Math" w:eastAsia="宋体" w:hAnsi="Cambria Math" w:cs="Times New Roman"/>
                  <w:sz w:val="28"/>
                  <w:szCs w:val="28"/>
                  <w14:ligatures w14:val="none"/>
                </w:rPr>
                <m:t>sem</m:t>
              </w:ins>
            </m:r>
          </m:sub>
        </m:sSub>
        <m:d>
          <m:dPr>
            <m:ctrlPr>
              <w:ins w:id="1127" w:author="yun qiao" w:date="2026-04-15T19:35:00Z">
                <w:rPr>
                  <w:rFonts w:ascii="Cambria Math" w:eastAsia="宋体" w:hAnsi="Cambria Math" w:cs="Times New Roman"/>
                  <w:i/>
                  <w:sz w:val="28"/>
                  <w:szCs w:val="20"/>
                  <w14:ligatures w14:val="none"/>
                </w:rPr>
              </w:ins>
            </m:ctrlPr>
          </m:dPr>
          <m:e>
            <m:sSub>
              <m:sSubPr>
                <m:ctrlPr>
                  <w:ins w:id="1128" w:author="yun qiao" w:date="2026-04-15T19:35:00Z">
                    <w:rPr>
                      <w:rFonts w:ascii="Cambria Math" w:eastAsia="宋体" w:hAnsi="Cambria Math" w:cs="Times New Roman"/>
                      <w:i/>
                      <w:sz w:val="28"/>
                      <w:szCs w:val="20"/>
                      <w14:ligatures w14:val="none"/>
                    </w:rPr>
                  </w:ins>
                </m:ctrlPr>
              </m:sSubPr>
              <m:e>
                <m:r>
                  <w:ins w:id="1129" w:author="yun qiao" w:date="2026-04-15T19:35:00Z">
                    <w:rPr>
                      <w:rFonts w:ascii="Cambria Math" w:eastAsia="宋体" w:hAnsi="Cambria Math" w:cs="Times New Roman"/>
                      <w:sz w:val="28"/>
                      <w:szCs w:val="28"/>
                      <w14:ligatures w14:val="none"/>
                    </w:rPr>
                    <m:t>o</m:t>
                  </w:ins>
                </m:r>
              </m:e>
              <m:sub>
                <m:r>
                  <w:ins w:id="1130" w:author="yun qiao" w:date="2026-04-15T19:35:00Z">
                    <w:rPr>
                      <w:rFonts w:ascii="Cambria Math" w:eastAsia="宋体" w:hAnsi="Cambria Math" w:cs="Times New Roman"/>
                      <w:sz w:val="28"/>
                      <w:szCs w:val="28"/>
                      <w14:ligatures w14:val="none"/>
                    </w:rPr>
                    <m:t>j</m:t>
                  </w:ins>
                </m:r>
              </m:sub>
            </m:sSub>
            <m:r>
              <w:ins w:id="1131" w:author="yun qiao" w:date="2026-04-15T19:35:00Z">
                <w:rPr>
                  <w:rFonts w:ascii="Cambria Math" w:eastAsia="宋体" w:hAnsi="Cambria Math" w:cs="Times New Roman"/>
                  <w:sz w:val="28"/>
                  <w:szCs w:val="28"/>
                  <w14:ligatures w14:val="none"/>
                </w:rPr>
                <m:t>,</m:t>
              </w:ins>
            </m:r>
            <m:sSub>
              <m:sSubPr>
                <m:ctrlPr>
                  <w:ins w:id="1132" w:author="yun qiao" w:date="2026-04-15T19:35:00Z">
                    <w:rPr>
                      <w:rFonts w:ascii="Cambria Math" w:eastAsia="宋体" w:hAnsi="Cambria Math" w:cs="Times New Roman"/>
                      <w:i/>
                      <w:sz w:val="28"/>
                      <w:szCs w:val="20"/>
                      <w14:ligatures w14:val="none"/>
                    </w:rPr>
                  </w:ins>
                </m:ctrlPr>
              </m:sSubPr>
              <m:e>
                <m:r>
                  <w:ins w:id="1133" w:author="yun qiao" w:date="2026-04-15T19:35:00Z">
                    <w:rPr>
                      <w:rFonts w:ascii="Cambria Math" w:eastAsia="宋体" w:hAnsi="Cambria Math" w:cs="Times New Roman"/>
                      <w:sz w:val="28"/>
                      <w:szCs w:val="28"/>
                      <w14:ligatures w14:val="none"/>
                    </w:rPr>
                    <m:t>p</m:t>
                  </w:ins>
                </m:r>
              </m:e>
              <m:sub>
                <m:r>
                  <w:ins w:id="1134" w:author="yun qiao" w:date="2026-04-15T19:35:00Z">
                    <w:rPr>
                      <w:rFonts w:ascii="Cambria Math" w:eastAsia="宋体" w:hAnsi="Cambria Math" w:cs="Times New Roman"/>
                      <w:sz w:val="28"/>
                      <w:szCs w:val="28"/>
                      <w14:ligatures w14:val="none"/>
                    </w:rPr>
                    <m:t>i</m:t>
                  </w:ins>
                </m:r>
              </m:sub>
            </m:sSub>
          </m:e>
        </m:d>
      </m:oMath>
      <w:ins w:id="1135" w:author="yun qiao" w:date="2026-04-15T19:35:00Z">
        <w:r>
          <w:rPr>
            <w:rFonts w:ascii="Times New Roman" w:eastAsia="宋体" w:hAnsi="Times New Roman" w:cs="等线" w:hint="eastAsia"/>
            <w:sz w:val="28"/>
            <w14:ligatures w14:val="none"/>
          </w:rPr>
          <w:t>表示候选算子与操作原语之间基于语义编码模型预计算的语义相似度；</w:t>
        </w:r>
        <w:r>
          <w:rPr>
            <w:rFonts w:ascii="Times New Roman" w:eastAsia="宋体" w:hAnsi="Times New Roman" w:cs="等线"/>
            <w:sz w:val="28"/>
            <w14:ligatures w14:val="none"/>
          </w:rPr>
          <w:t>在逐步映射过程中，统计所述候选操作原语序列中已成功映射至目标平台具体算子的操作原语占比，并结合预设关键位置的映射情况执行映射覆盖度校验；</w:t>
        </w:r>
        <w:r w:rsidRPr="00735F97">
          <w:rPr>
            <w:rFonts w:ascii="Times New Roman" w:eastAsia="宋体" w:hAnsi="Times New Roman" w:cs="等线" w:hint="eastAsia"/>
            <w:sz w:val="28"/>
            <w14:ligatures w14:val="none"/>
          </w:rPr>
          <w:t>对候选算子链中相邻算子之间进行输入输出兼容性评估，将相邻算子的输出数据类型与下一算子的输入数据类型进行归一化匹配，计算兼容性因子，其计算方式如下</w:t>
        </w:r>
        <w:r>
          <w:rPr>
            <w:rFonts w:ascii="Times New Roman" w:eastAsia="宋体" w:hAnsi="Times New Roman" w:cs="Times New Roman" w:hint="eastAsia"/>
            <w:sz w:val="28"/>
            <w:szCs w:val="28"/>
            <w14:ligatures w14:val="none"/>
          </w:rPr>
          <w:t>：</w:t>
        </w:r>
      </w:ins>
    </w:p>
    <w:p w14:paraId="21982F51" w14:textId="77777777" w:rsidR="00A6781E" w:rsidRDefault="00000000" w:rsidP="00A6781E">
      <w:pPr>
        <w:widowControl/>
        <w:spacing w:before="100" w:after="0" w:line="360" w:lineRule="auto"/>
        <w:jc w:val="both"/>
        <w:rPr>
          <w:ins w:id="1136" w:author="yun qiao" w:date="2026-04-15T19:35:00Z"/>
          <w:rFonts w:ascii="Cambria Math" w:eastAsia="宋体" w:hAnsi="Cambria Math" w:cs="Times New Roman"/>
          <w:i/>
          <w:sz w:val="28"/>
          <w:szCs w:val="20"/>
          <w14:ligatures w14:val="none"/>
        </w:rPr>
      </w:pPr>
      <m:oMathPara>
        <m:oMath>
          <m:sSub>
            <m:sSubPr>
              <m:ctrlPr>
                <w:ins w:id="1137" w:author="yun qiao" w:date="2026-04-15T19:35:00Z">
                  <w:rPr>
                    <w:rFonts w:ascii="Cambria Math" w:eastAsia="宋体" w:hAnsi="Cambria Math" w:cs="Times New Roman"/>
                    <w:i/>
                    <w:sz w:val="28"/>
                    <w:szCs w:val="20"/>
                    <w14:ligatures w14:val="none"/>
                  </w:rPr>
                </w:ins>
              </m:ctrlPr>
            </m:sSubPr>
            <m:e>
              <m:r>
                <w:ins w:id="1138" w:author="yun qiao" w:date="2026-04-15T19:35:00Z">
                  <w:rPr>
                    <w:rFonts w:ascii="Cambria Math" w:eastAsia="宋体" w:hAnsi="Cambria Math" w:cs="Times New Roman"/>
                    <w:sz w:val="28"/>
                    <w:szCs w:val="20"/>
                    <w14:ligatures w14:val="none"/>
                  </w:rPr>
                  <m:t>f</m:t>
                </w:ins>
              </m:r>
            </m:e>
            <m:sub>
              <m:r>
                <w:ins w:id="1139" w:author="yun qiao" w:date="2026-04-15T19:35:00Z">
                  <w:rPr>
                    <w:rFonts w:ascii="Cambria Math" w:eastAsia="宋体" w:hAnsi="Cambria Math" w:cs="Times New Roman"/>
                    <w:sz w:val="28"/>
                    <w:szCs w:val="20"/>
                    <w14:ligatures w14:val="none"/>
                  </w:rPr>
                  <m:t>io</m:t>
                </w:ins>
              </m:r>
            </m:sub>
          </m:sSub>
          <m:r>
            <w:ins w:id="1140" w:author="yun qiao" w:date="2026-04-15T19:35:00Z">
              <w:rPr>
                <w:rFonts w:ascii="Cambria Math" w:eastAsia="宋体" w:hAnsi="Cambria Math" w:cs="Times New Roman"/>
                <w:sz w:val="28"/>
                <w:szCs w:val="20"/>
                <w14:ligatures w14:val="none"/>
              </w:rPr>
              <m:t>(</m:t>
            </w:ins>
          </m:r>
          <m:sSub>
            <m:sSubPr>
              <m:ctrlPr>
                <w:ins w:id="1141" w:author="yun qiao" w:date="2026-04-15T19:35:00Z">
                  <w:rPr>
                    <w:rFonts w:ascii="Cambria Math" w:eastAsia="宋体" w:hAnsi="Cambria Math" w:cs="Times New Roman"/>
                    <w:i/>
                    <w:sz w:val="28"/>
                    <w:szCs w:val="20"/>
                    <w14:ligatures w14:val="none"/>
                  </w:rPr>
                </w:ins>
              </m:ctrlPr>
            </m:sSubPr>
            <m:e>
              <m:r>
                <w:ins w:id="1142" w:author="yun qiao" w:date="2026-04-15T19:35:00Z">
                  <w:rPr>
                    <w:rFonts w:ascii="Cambria Math" w:eastAsia="宋体" w:hAnsi="Cambria Math" w:cs="Times New Roman"/>
                    <w:sz w:val="28"/>
                    <w:szCs w:val="20"/>
                    <w14:ligatures w14:val="none"/>
                  </w:rPr>
                  <m:t>o</m:t>
                </w:ins>
              </m:r>
            </m:e>
            <m:sub>
              <m:r>
                <w:ins w:id="1143" w:author="yun qiao" w:date="2026-04-15T19:35:00Z">
                  <w:rPr>
                    <w:rFonts w:ascii="Cambria Math" w:eastAsia="宋体" w:hAnsi="Cambria Math" w:cs="Times New Roman"/>
                    <w:sz w:val="28"/>
                    <w:szCs w:val="20"/>
                    <w14:ligatures w14:val="none"/>
                  </w:rPr>
                  <m:t>i</m:t>
                </w:ins>
              </m:r>
            </m:sub>
          </m:sSub>
          <m:r>
            <w:ins w:id="1144" w:author="yun qiao" w:date="2026-04-15T19:35:00Z">
              <w:rPr>
                <w:rFonts w:ascii="Cambria Math" w:eastAsia="宋体" w:hAnsi="Cambria Math" w:cs="Times New Roman"/>
                <w:sz w:val="28"/>
                <w:szCs w:val="20"/>
                <w14:ligatures w14:val="none"/>
              </w:rPr>
              <m:t>,</m:t>
            </w:ins>
          </m:r>
          <m:sSub>
            <m:sSubPr>
              <m:ctrlPr>
                <w:ins w:id="1145" w:author="yun qiao" w:date="2026-04-15T19:35:00Z">
                  <w:rPr>
                    <w:rFonts w:ascii="Cambria Math" w:eastAsia="宋体" w:hAnsi="Cambria Math" w:cs="Times New Roman"/>
                    <w:i/>
                    <w:sz w:val="28"/>
                    <w:szCs w:val="20"/>
                    <w14:ligatures w14:val="none"/>
                  </w:rPr>
                </w:ins>
              </m:ctrlPr>
            </m:sSubPr>
            <m:e>
              <m:r>
                <w:ins w:id="1146" w:author="yun qiao" w:date="2026-04-15T19:35:00Z">
                  <w:rPr>
                    <w:rFonts w:ascii="Cambria Math" w:eastAsia="宋体" w:hAnsi="Cambria Math" w:cs="Times New Roman"/>
                    <w:sz w:val="28"/>
                    <w:szCs w:val="20"/>
                    <w14:ligatures w14:val="none"/>
                  </w:rPr>
                  <m:t>o</m:t>
                </w:ins>
              </m:r>
            </m:e>
            <m:sub>
              <m:r>
                <w:ins w:id="1147" w:author="yun qiao" w:date="2026-04-15T19:35:00Z">
                  <w:rPr>
                    <w:rFonts w:ascii="Cambria Math" w:eastAsia="宋体" w:hAnsi="Cambria Math" w:cs="Times New Roman"/>
                    <w:sz w:val="28"/>
                    <w:szCs w:val="20"/>
                    <w14:ligatures w14:val="none"/>
                  </w:rPr>
                  <m:t>i+1</m:t>
                </w:ins>
              </m:r>
            </m:sub>
          </m:sSub>
          <m:r>
            <w:ins w:id="1148" w:author="yun qiao" w:date="2026-04-15T19:35:00Z">
              <w:rPr>
                <w:rFonts w:ascii="Cambria Math" w:eastAsia="宋体" w:hAnsi="Cambria Math" w:cs="Times New Roman"/>
                <w:sz w:val="28"/>
                <w:szCs w:val="20"/>
                <w14:ligatures w14:val="none"/>
              </w:rPr>
              <m:t>)=</m:t>
            </w:ins>
          </m:r>
          <m:d>
            <m:dPr>
              <m:begChr m:val="{"/>
              <m:endChr m:val=""/>
              <m:ctrlPr>
                <w:ins w:id="1149" w:author="yun qiao" w:date="2026-04-15T19:35:00Z">
                  <w:rPr>
                    <w:rFonts w:ascii="Cambria Math" w:eastAsia="宋体" w:hAnsi="Cambria Math" w:cs="Times New Roman"/>
                    <w:i/>
                    <w:sz w:val="28"/>
                    <w:szCs w:val="20"/>
                    <w14:ligatures w14:val="none"/>
                  </w:rPr>
                </w:ins>
              </m:ctrlPr>
            </m:dPr>
            <m:e>
              <m:eqArr>
                <m:eqArrPr>
                  <m:ctrlPr>
                    <w:ins w:id="1150" w:author="yun qiao" w:date="2026-04-15T19:35:00Z">
                      <w:rPr>
                        <w:rFonts w:ascii="Cambria Math" w:eastAsia="宋体" w:hAnsi="Cambria Math" w:cs="Times New Roman"/>
                        <w:i/>
                        <w:sz w:val="28"/>
                        <w:szCs w:val="20"/>
                        <w14:ligatures w14:val="none"/>
                      </w:rPr>
                    </w:ins>
                  </m:ctrlPr>
                </m:eqArrPr>
                <m:e>
                  <m:r>
                    <w:ins w:id="1151" w:author="yun qiao" w:date="2026-04-15T19:35:00Z">
                      <w:rPr>
                        <w:rFonts w:ascii="Cambria Math" w:eastAsia="宋体" w:hAnsi="Cambria Math" w:cs="Times New Roman"/>
                        <w:sz w:val="28"/>
                        <w:szCs w:val="20"/>
                        <w14:ligatures w14:val="none"/>
                      </w:rPr>
                      <m:t xml:space="preserve">&amp;1.0,    if  </m:t>
                    </w:ins>
                  </m:r>
                  <m:r>
                    <w:ins w:id="1152" w:author="yun qiao" w:date="2026-04-15T19:35:00Z">
                      <m:rPr>
                        <m:nor/>
                      </m:rPr>
                      <w:rPr>
                        <w:rFonts w:ascii="Cambria Math" w:eastAsia="宋体" w:hAnsi="Cambria Math" w:cs="Times New Roman"/>
                        <w:sz w:val="28"/>
                        <w:szCs w:val="20"/>
                        <w14:ligatures w14:val="none"/>
                      </w:rPr>
                      <m:t>Types_out</m:t>
                    </w:ins>
                  </m:r>
                  <m:r>
                    <w:ins w:id="1153" w:author="yun qiao" w:date="2026-04-15T19:35:00Z">
                      <m:rPr>
                        <m:sty m:val="p"/>
                      </m:rPr>
                      <w:rPr>
                        <w:rFonts w:ascii="Cambria Math" w:eastAsia="宋体" w:hAnsi="Cambria Math" w:cs="Times New Roman"/>
                        <w:sz w:val="28"/>
                        <w:szCs w:val="20"/>
                        <w14:ligatures w14:val="none"/>
                      </w:rPr>
                      <m:t>(</m:t>
                    </w:ins>
                  </m:r>
                  <m:sSub>
                    <m:sSubPr>
                      <m:ctrlPr>
                        <w:ins w:id="1154" w:author="yun qiao" w:date="2026-04-15T19:35:00Z">
                          <w:rPr>
                            <w:rFonts w:ascii="Cambria Math" w:eastAsia="宋体" w:hAnsi="Cambria Math" w:cs="Times New Roman"/>
                            <w:i/>
                            <w:sz w:val="28"/>
                            <w:szCs w:val="20"/>
                            <w14:ligatures w14:val="none"/>
                          </w:rPr>
                        </w:ins>
                      </m:ctrlPr>
                    </m:sSubPr>
                    <m:e>
                      <m:r>
                        <w:ins w:id="1155" w:author="yun qiao" w:date="2026-04-15T19:35:00Z">
                          <w:rPr>
                            <w:rFonts w:ascii="Cambria Math" w:eastAsia="宋体" w:hAnsi="Cambria Math" w:cs="Times New Roman"/>
                            <w:sz w:val="28"/>
                            <w:szCs w:val="20"/>
                            <w14:ligatures w14:val="none"/>
                          </w:rPr>
                          <m:t>o</m:t>
                        </w:ins>
                      </m:r>
                    </m:e>
                    <m:sub>
                      <m:r>
                        <w:ins w:id="1156" w:author="yun qiao" w:date="2026-04-15T19:35:00Z">
                          <w:rPr>
                            <w:rFonts w:ascii="Cambria Math" w:eastAsia="宋体" w:hAnsi="Cambria Math" w:cs="Times New Roman"/>
                            <w:sz w:val="28"/>
                            <w:szCs w:val="20"/>
                            <w14:ligatures w14:val="none"/>
                          </w:rPr>
                          <m:t>i</m:t>
                        </w:ins>
                      </m:r>
                    </m:sub>
                  </m:sSub>
                  <m:r>
                    <w:ins w:id="1157" w:author="yun qiao" w:date="2026-04-15T19:35:00Z">
                      <w:rPr>
                        <w:rFonts w:ascii="Cambria Math" w:eastAsia="宋体" w:hAnsi="Cambria Math" w:cs="Times New Roman"/>
                        <w:sz w:val="28"/>
                        <w:szCs w:val="20"/>
                        <w14:ligatures w14:val="none"/>
                      </w:rPr>
                      <m:t>)∩Types_in(</m:t>
                    </w:ins>
                  </m:r>
                  <m:sSub>
                    <m:sSubPr>
                      <m:ctrlPr>
                        <w:ins w:id="1158" w:author="yun qiao" w:date="2026-04-15T19:35:00Z">
                          <w:rPr>
                            <w:rFonts w:ascii="Cambria Math" w:eastAsia="宋体" w:hAnsi="Cambria Math" w:cs="Times New Roman"/>
                            <w:i/>
                            <w:sz w:val="28"/>
                            <w:szCs w:val="20"/>
                            <w14:ligatures w14:val="none"/>
                          </w:rPr>
                        </w:ins>
                      </m:ctrlPr>
                    </m:sSubPr>
                    <m:e>
                      <m:r>
                        <w:ins w:id="1159" w:author="yun qiao" w:date="2026-04-15T19:35:00Z">
                          <w:rPr>
                            <w:rFonts w:ascii="Cambria Math" w:eastAsia="宋体" w:hAnsi="Cambria Math" w:cs="Times New Roman"/>
                            <w:sz w:val="28"/>
                            <w:szCs w:val="20"/>
                            <w14:ligatures w14:val="none"/>
                          </w:rPr>
                          <m:t>o</m:t>
                        </w:ins>
                      </m:r>
                    </m:e>
                    <m:sub>
                      <m:r>
                        <w:ins w:id="1160" w:author="yun qiao" w:date="2026-04-15T19:35:00Z">
                          <w:rPr>
                            <w:rFonts w:ascii="Cambria Math" w:eastAsia="宋体" w:hAnsi="Cambria Math" w:cs="Times New Roman"/>
                            <w:sz w:val="28"/>
                            <w:szCs w:val="20"/>
                            <w14:ligatures w14:val="none"/>
                          </w:rPr>
                          <m:t>i+1</m:t>
                        </w:ins>
                      </m:r>
                    </m:sub>
                  </m:sSub>
                  <m:r>
                    <w:ins w:id="1161" w:author="yun qiao" w:date="2026-04-15T19:35:00Z">
                      <w:rPr>
                        <w:rFonts w:ascii="Cambria Math" w:eastAsia="宋体" w:hAnsi="Cambria Math" w:cs="Times New Roman"/>
                        <w:sz w:val="28"/>
                        <w:szCs w:val="20"/>
                        <w14:ligatures w14:val="none"/>
                      </w:rPr>
                      <m:t>)≠∅</m:t>
                    </w:ins>
                  </m:r>
                </m:e>
                <m:e>
                  <m:r>
                    <w:ins w:id="1162" w:author="yun qiao" w:date="2026-04-15T19:35:00Z">
                      <w:rPr>
                        <w:rFonts w:ascii="Cambria Math" w:eastAsia="宋体" w:hAnsi="Cambria Math" w:cs="Times New Roman"/>
                        <w:sz w:val="28"/>
                        <w:szCs w:val="20"/>
                        <w14:ligatures w14:val="none"/>
                      </w:rPr>
                      <m:t>&amp;δ,        otherwise   &amp;&amp;   &amp;&amp;</m:t>
                    </w:ins>
                  </m:r>
                </m:e>
              </m:eqArr>
            </m:e>
          </m:d>
        </m:oMath>
      </m:oMathPara>
    </w:p>
    <w:p w14:paraId="665C052C" w14:textId="77777777" w:rsidR="00A6781E" w:rsidRDefault="00A6781E" w:rsidP="00A6781E">
      <w:pPr>
        <w:widowControl/>
        <w:spacing w:before="100" w:after="0" w:line="480" w:lineRule="exact"/>
        <w:ind w:firstLineChars="200" w:firstLine="560"/>
        <w:jc w:val="both"/>
        <w:rPr>
          <w:ins w:id="1163" w:author="yun qiao" w:date="2026-04-15T19:35:00Z"/>
          <w:rFonts w:ascii="Times New Roman" w:eastAsia="宋体" w:hAnsi="Times New Roman" w:cs="Times New Roman"/>
          <w:sz w:val="28"/>
          <w:szCs w:val="28"/>
          <w14:ligatures w14:val="none"/>
        </w:rPr>
      </w:pPr>
      <w:ins w:id="1164" w:author="yun qiao" w:date="2026-04-15T19:35:00Z">
        <w:r>
          <w:rPr>
            <w:rFonts w:ascii="Times New Roman" w:eastAsia="宋体" w:hAnsi="Times New Roman" w:cs="Times New Roman" w:hint="eastAsia"/>
            <w:sz w:val="28"/>
            <w:szCs w:val="28"/>
            <w14:ligatures w14:val="none"/>
          </w:rPr>
          <w:t>其中，</w:t>
        </w:r>
      </w:ins>
      <m:oMath>
        <m:r>
          <w:ins w:id="1165" w:author="yun qiao" w:date="2026-04-15T19:35:00Z">
            <m:rPr>
              <m:nor/>
            </m:rPr>
            <w:rPr>
              <w:rFonts w:ascii="Times New Roman" w:eastAsia="宋体" w:hAnsi="Times New Roman" w:cs="Times New Roman"/>
              <w:sz w:val="28"/>
              <w:szCs w:val="28"/>
              <w14:ligatures w14:val="none"/>
            </w:rPr>
            <m:t>Types_out</m:t>
          </w:ins>
        </m:r>
        <m:r>
          <w:ins w:id="1166" w:author="yun qiao" w:date="2026-04-15T19:35:00Z">
            <w:rPr>
              <w:rFonts w:ascii="Cambria Math" w:eastAsia="宋体" w:hAnsi="Cambria Math" w:cs="Times New Roman"/>
              <w:sz w:val="28"/>
              <w:szCs w:val="28"/>
              <w14:ligatures w14:val="none"/>
            </w:rPr>
            <m:t>(</m:t>
          </w:ins>
        </m:r>
        <m:sSub>
          <m:sSubPr>
            <m:ctrlPr>
              <w:ins w:id="1167" w:author="yun qiao" w:date="2026-04-15T19:35:00Z">
                <w:rPr>
                  <w:rFonts w:ascii="Cambria Math" w:eastAsia="宋体" w:hAnsi="Cambria Math" w:cs="Times New Roman"/>
                  <w:sz w:val="28"/>
                  <w:szCs w:val="20"/>
                  <w14:ligatures w14:val="none"/>
                </w:rPr>
              </w:ins>
            </m:ctrlPr>
          </m:sSubPr>
          <m:e>
            <m:r>
              <w:ins w:id="1168" w:author="yun qiao" w:date="2026-04-15T19:35:00Z">
                <w:rPr>
                  <w:rFonts w:ascii="Cambria Math" w:eastAsia="宋体" w:hAnsi="Cambria Math" w:cs="Times New Roman"/>
                  <w:sz w:val="28"/>
                  <w:szCs w:val="28"/>
                  <w14:ligatures w14:val="none"/>
                </w:rPr>
                <m:t>o</m:t>
              </w:ins>
            </m:r>
          </m:e>
          <m:sub>
            <m:r>
              <w:ins w:id="1169" w:author="yun qiao" w:date="2026-04-15T19:35:00Z">
                <w:rPr>
                  <w:rFonts w:ascii="Cambria Math" w:eastAsia="宋体" w:hAnsi="Cambria Math" w:cs="Times New Roman"/>
                  <w:sz w:val="28"/>
                  <w:szCs w:val="28"/>
                  <w14:ligatures w14:val="none"/>
                </w:rPr>
                <m:t>i</m:t>
              </w:ins>
            </m:r>
          </m:sub>
        </m:sSub>
        <m:r>
          <w:ins w:id="1170" w:author="yun qiao" w:date="2026-04-15T19:35:00Z">
            <w:rPr>
              <w:rFonts w:ascii="Cambria Math" w:eastAsia="宋体" w:hAnsi="Cambria Math" w:cs="Times New Roman"/>
              <w:sz w:val="28"/>
              <w:szCs w:val="28"/>
              <w14:ligatures w14:val="none"/>
            </w:rPr>
            <m:t>)</m:t>
          </w:ins>
        </m:r>
      </m:oMath>
      <w:ins w:id="1171" w:author="yun qiao" w:date="2026-04-15T19:35:00Z">
        <w:r>
          <w:rPr>
            <w:rFonts w:ascii="Times New Roman" w:eastAsia="宋体" w:hAnsi="Times New Roman" w:cs="Times New Roman" w:hint="eastAsia"/>
            <w:sz w:val="28"/>
            <w:szCs w:val="28"/>
            <w14:ligatures w14:val="none"/>
          </w:rPr>
          <w:t>表示算子</w:t>
        </w:r>
      </w:ins>
      <m:oMath>
        <m:sSub>
          <m:sSubPr>
            <m:ctrlPr>
              <w:ins w:id="1172" w:author="yun qiao" w:date="2026-04-15T19:35:00Z">
                <w:rPr>
                  <w:rFonts w:ascii="Cambria Math" w:eastAsia="宋体" w:hAnsi="Cambria Math" w:cs="Times New Roman"/>
                  <w:sz w:val="28"/>
                  <w:szCs w:val="20"/>
                  <w14:ligatures w14:val="none"/>
                </w:rPr>
              </w:ins>
            </m:ctrlPr>
          </m:sSubPr>
          <m:e>
            <m:r>
              <w:ins w:id="1173" w:author="yun qiao" w:date="2026-04-15T19:35:00Z">
                <w:rPr>
                  <w:rFonts w:ascii="Cambria Math" w:eastAsia="宋体" w:hAnsi="Cambria Math" w:cs="Times New Roman"/>
                  <w:sz w:val="28"/>
                  <w:szCs w:val="28"/>
                  <w14:ligatures w14:val="none"/>
                </w:rPr>
                <m:t>o</m:t>
              </w:ins>
            </m:r>
          </m:e>
          <m:sub>
            <m:r>
              <w:ins w:id="1174" w:author="yun qiao" w:date="2026-04-15T19:35:00Z">
                <w:rPr>
                  <w:rFonts w:ascii="Cambria Math" w:eastAsia="宋体" w:hAnsi="Cambria Math" w:cs="Times New Roman"/>
                  <w:sz w:val="28"/>
                  <w:szCs w:val="28"/>
                  <w14:ligatures w14:val="none"/>
                </w:rPr>
                <m:t>i</m:t>
              </w:ins>
            </m:r>
          </m:sub>
        </m:sSub>
      </m:oMath>
      <w:ins w:id="1175" w:author="yun qiao" w:date="2026-04-15T19:35:00Z">
        <w:r>
          <w:rPr>
            <w:rFonts w:ascii="Times New Roman" w:eastAsia="宋体" w:hAnsi="Times New Roman" w:cs="Times New Roman" w:hint="eastAsia"/>
            <w:sz w:val="28"/>
            <w:szCs w:val="28"/>
            <w14:ligatures w14:val="none"/>
          </w:rPr>
          <w:t>的输出数据类型集合，</w:t>
        </w:r>
      </w:ins>
      <m:oMath>
        <m:r>
          <w:ins w:id="1176" w:author="yun qiao" w:date="2026-04-15T19:35:00Z">
            <m:rPr>
              <m:sty m:val="p"/>
            </m:rPr>
            <w:rPr>
              <w:rFonts w:ascii="Cambria Math" w:eastAsia="宋体" w:hAnsi="Cambria Math" w:cs="Times New Roman"/>
              <w:sz w:val="28"/>
              <w:szCs w:val="28"/>
              <w14:ligatures w14:val="none"/>
            </w:rPr>
            <m:t>Types_in</m:t>
          </w:ins>
        </m:r>
        <m:r>
          <w:ins w:id="1177" w:author="yun qiao" w:date="2026-04-15T19:35:00Z">
            <w:rPr>
              <w:rFonts w:ascii="Cambria Math" w:eastAsia="宋体" w:hAnsi="Cambria Math" w:cs="Times New Roman"/>
              <w:sz w:val="28"/>
              <w:szCs w:val="28"/>
              <w14:ligatures w14:val="none"/>
            </w:rPr>
            <m:t>(</m:t>
          </w:ins>
        </m:r>
        <m:sSub>
          <m:sSubPr>
            <m:ctrlPr>
              <w:ins w:id="1178" w:author="yun qiao" w:date="2026-04-15T19:35:00Z">
                <w:rPr>
                  <w:rFonts w:ascii="Cambria Math" w:eastAsia="宋体" w:hAnsi="Cambria Math" w:cs="Times New Roman"/>
                  <w:sz w:val="28"/>
                  <w:szCs w:val="20"/>
                  <w14:ligatures w14:val="none"/>
                </w:rPr>
              </w:ins>
            </m:ctrlPr>
          </m:sSubPr>
          <m:e>
            <m:r>
              <w:ins w:id="1179" w:author="yun qiao" w:date="2026-04-15T19:35:00Z">
                <w:rPr>
                  <w:rFonts w:ascii="Cambria Math" w:eastAsia="宋体" w:hAnsi="Cambria Math" w:cs="Times New Roman"/>
                  <w:sz w:val="28"/>
                  <w:szCs w:val="28"/>
                  <w14:ligatures w14:val="none"/>
                </w:rPr>
                <m:t>o</m:t>
              </w:ins>
            </m:r>
          </m:e>
          <m:sub>
            <m:r>
              <w:ins w:id="1180" w:author="yun qiao" w:date="2026-04-15T19:35:00Z">
                <w:rPr>
                  <w:rFonts w:ascii="Cambria Math" w:eastAsia="宋体" w:hAnsi="Cambria Math" w:cs="Times New Roman"/>
                  <w:sz w:val="28"/>
                  <w:szCs w:val="28"/>
                  <w14:ligatures w14:val="none"/>
                </w:rPr>
                <m:t>i+1</m:t>
              </w:ins>
            </m:r>
          </m:sub>
        </m:sSub>
        <m:r>
          <w:ins w:id="1181" w:author="yun qiao" w:date="2026-04-15T19:35:00Z">
            <w:rPr>
              <w:rFonts w:ascii="Cambria Math" w:eastAsia="宋体" w:hAnsi="Cambria Math" w:cs="Times New Roman"/>
              <w:sz w:val="28"/>
              <w:szCs w:val="28"/>
              <w14:ligatures w14:val="none"/>
            </w:rPr>
            <m:t>)</m:t>
          </w:ins>
        </m:r>
      </m:oMath>
      <w:ins w:id="1182" w:author="yun qiao" w:date="2026-04-15T19:35:00Z">
        <w:r>
          <w:rPr>
            <w:rFonts w:ascii="Times New Roman" w:eastAsia="宋体" w:hAnsi="Times New Roman" w:cs="Times New Roman" w:hint="eastAsia"/>
            <w:sz w:val="28"/>
            <w:szCs w:val="28"/>
            <w14:ligatures w14:val="none"/>
          </w:rPr>
          <w:t>表示算子</w:t>
        </w:r>
      </w:ins>
      <m:oMath>
        <m:sSub>
          <m:sSubPr>
            <m:ctrlPr>
              <w:ins w:id="1183" w:author="yun qiao" w:date="2026-04-15T19:35:00Z">
                <w:rPr>
                  <w:rFonts w:ascii="Cambria Math" w:eastAsia="宋体" w:hAnsi="Cambria Math" w:cs="Times New Roman"/>
                  <w:sz w:val="28"/>
                  <w:szCs w:val="20"/>
                  <w14:ligatures w14:val="none"/>
                </w:rPr>
              </w:ins>
            </m:ctrlPr>
          </m:sSubPr>
          <m:e>
            <m:r>
              <w:ins w:id="1184" w:author="yun qiao" w:date="2026-04-15T19:35:00Z">
                <w:rPr>
                  <w:rFonts w:ascii="Cambria Math" w:eastAsia="宋体" w:hAnsi="Cambria Math" w:cs="Times New Roman"/>
                  <w:sz w:val="28"/>
                  <w:szCs w:val="28"/>
                  <w14:ligatures w14:val="none"/>
                </w:rPr>
                <m:t>o</m:t>
              </w:ins>
            </m:r>
          </m:e>
          <m:sub>
            <m:r>
              <w:ins w:id="1185" w:author="yun qiao" w:date="2026-04-15T19:35:00Z">
                <w:rPr>
                  <w:rFonts w:ascii="Cambria Math" w:eastAsia="宋体" w:hAnsi="Cambria Math" w:cs="Times New Roman"/>
                  <w:sz w:val="28"/>
                  <w:szCs w:val="28"/>
                  <w14:ligatures w14:val="none"/>
                </w:rPr>
                <m:t>i+1</m:t>
              </w:ins>
            </m:r>
          </m:sub>
        </m:sSub>
      </m:oMath>
      <w:ins w:id="1186" w:author="yun qiao" w:date="2026-04-15T19:35:00Z">
        <w:r>
          <w:rPr>
            <w:rFonts w:ascii="Times New Roman" w:eastAsia="宋体" w:hAnsi="Times New Roman" w:cs="Times New Roman" w:hint="eastAsia"/>
            <w:sz w:val="28"/>
            <w:szCs w:val="28"/>
            <w14:ligatures w14:val="none"/>
          </w:rPr>
          <w:t>的输入数据类型集合，所述数据类型经归一化处理后进行匹配，</w:t>
        </w:r>
      </w:ins>
      <m:oMath>
        <m:r>
          <w:ins w:id="1187" w:author="yun qiao" w:date="2026-04-15T19:35:00Z">
            <w:rPr>
              <w:rFonts w:ascii="Cambria Math" w:eastAsia="宋体" w:hAnsi="Cambria Math" w:cs="Times New Roman"/>
              <w:sz w:val="28"/>
              <w:szCs w:val="28"/>
              <w14:ligatures w14:val="none"/>
            </w:rPr>
            <m:t>δ</m:t>
          </w:ins>
        </m:r>
      </m:oMath>
      <w:ins w:id="1188" w:author="yun qiao" w:date="2026-04-15T19:35:00Z">
        <w:r>
          <w:rPr>
            <w:rFonts w:ascii="Times New Roman" w:eastAsia="宋体" w:hAnsi="Times New Roman" w:cs="Times New Roman" w:hint="eastAsia"/>
            <w:sz w:val="28"/>
            <w:szCs w:val="28"/>
            <w14:ligatures w14:val="none"/>
          </w:rPr>
          <w:t>为惩罚系数且</w:t>
        </w:r>
        <w:r>
          <w:rPr>
            <w:rFonts w:ascii="Times New Roman" w:eastAsia="宋体" w:hAnsi="Times New Roman" w:cs="Times New Roman"/>
            <w:sz w:val="28"/>
            <w:szCs w:val="28"/>
            <w14:ligatures w14:val="none"/>
          </w:rPr>
          <w:t xml:space="preserve"> 0 &lt;</w:t>
        </w:r>
        <w:r>
          <w:rPr>
            <w:rFonts w:ascii="Cambria Math" w:eastAsia="宋体" w:hAnsi="Cambria Math" w:cs="Times New Roman"/>
            <w:i/>
            <w:sz w:val="28"/>
            <w:szCs w:val="28"/>
            <w14:ligatures w14:val="none"/>
          </w:rPr>
          <w:t xml:space="preserve"> </w:t>
        </w:r>
      </w:ins>
      <m:oMath>
        <m:r>
          <w:ins w:id="1189" w:author="yun qiao" w:date="2026-04-15T19:35:00Z">
            <w:rPr>
              <w:rFonts w:ascii="Cambria Math" w:eastAsia="宋体" w:hAnsi="Cambria Math" w:cs="Times New Roman"/>
              <w:sz w:val="28"/>
              <w:szCs w:val="28"/>
              <w14:ligatures w14:val="none"/>
            </w:rPr>
            <m:t>δ</m:t>
          </w:ins>
        </m:r>
      </m:oMath>
      <w:ins w:id="1190" w:author="yun qiao" w:date="2026-04-15T19:35:00Z">
        <w:r>
          <w:rPr>
            <w:rFonts w:ascii="Times New Roman" w:eastAsia="宋体" w:hAnsi="Times New Roman" w:cs="Times New Roman"/>
            <w:sz w:val="28"/>
            <w:szCs w:val="28"/>
            <w14:ligatures w14:val="none"/>
          </w:rPr>
          <w:t xml:space="preserve"> &lt; 1</w:t>
        </w:r>
        <w:r>
          <w:rPr>
            <w:rFonts w:ascii="Times New Roman" w:eastAsia="宋体" w:hAnsi="Times New Roman" w:cs="Times New Roman" w:hint="eastAsia"/>
            <w:sz w:val="28"/>
            <w:szCs w:val="28"/>
            <w14:ligatures w14:val="none"/>
          </w:rPr>
          <w:t>；</w:t>
        </w:r>
        <w:r w:rsidRPr="00735F97">
          <w:rPr>
            <w:rFonts w:ascii="Times New Roman" w:eastAsia="宋体" w:hAnsi="Times New Roman" w:cs="Times New Roman" w:hint="eastAsia"/>
            <w:sz w:val="28"/>
            <w:szCs w:val="28"/>
            <w14:ligatures w14:val="none"/>
          </w:rPr>
          <w:t>采用带约束的搜索策略，在逐步扩展算子链的过程中，将所述映射评分与所述兼容性因子结合，对候选算子链进行评分与筛选，所述约束包括未成功映射的操作原语占比上限、关键位置的映射要求以及相邻算子输入输出兼容性要求；对于在所述知识图谱中无法映射的操作原语，生成带有功能类别标签的占位符节点。</w:t>
        </w:r>
      </w:ins>
    </w:p>
    <w:p w14:paraId="49BCC2A5" w14:textId="6BFA14B5" w:rsidR="00A6781E" w:rsidRDefault="00A6781E" w:rsidP="00A6781E">
      <w:pPr>
        <w:spacing w:after="0" w:line="480" w:lineRule="exact"/>
        <w:ind w:firstLineChars="200" w:firstLine="560"/>
        <w:jc w:val="both"/>
        <w:rPr>
          <w:ins w:id="1191" w:author="yun qiao" w:date="2026-04-15T19:36:00Z"/>
          <w:rFonts w:ascii="Times New Roman" w:eastAsia="宋体" w:hAnsi="Times New Roman" w:cs="Times New Roman"/>
          <w:sz w:val="28"/>
          <w:szCs w:val="28"/>
          <w14:ligatures w14:val="none"/>
        </w:rPr>
      </w:pPr>
      <w:ins w:id="1192" w:author="yun qiao" w:date="2026-04-15T19:37:00Z">
        <w:r>
          <w:rPr>
            <w:rFonts w:ascii="Cambria Math" w:eastAsia="宋体" w:hAnsi="Cambria Math" w:cs="Times New Roman" w:hint="eastAsia"/>
            <w:sz w:val="28"/>
            <w:szCs w:val="28"/>
            <w14:ligatures w14:val="none"/>
          </w:rPr>
          <w:t>在以上技术方案的基础上，优选的，</w:t>
        </w:r>
        <w:r>
          <w:rPr>
            <w:rFonts w:ascii="Times New Roman" w:eastAsia="宋体" w:hAnsi="Times New Roman" w:cs="Times New Roman" w:hint="eastAsia"/>
            <w:sz w:val="28"/>
            <w:szCs w:val="28"/>
            <w14:ligatures w14:val="none"/>
          </w:rPr>
          <w:t>所述</w:t>
        </w:r>
      </w:ins>
      <w:ins w:id="1193" w:author="yun qiao" w:date="2026-04-15T19:36:00Z">
        <w:r w:rsidRPr="00350A5D">
          <w:rPr>
            <w:rFonts w:ascii="Times New Roman" w:eastAsia="宋体" w:hAnsi="Times New Roman" w:cs="Times New Roman" w:hint="eastAsia"/>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r>
          <w:rPr>
            <w:rFonts w:ascii="Times New Roman" w:eastAsia="宋体" w:hAnsi="Times New Roman" w:cs="Times New Roman" w:hint="eastAsia"/>
            <w:sz w:val="28"/>
            <w:szCs w:val="28"/>
            <w14:ligatures w14:val="none"/>
          </w:rPr>
          <w:t>，是以在结构约束评估阶段，基于所述知识图谱对每条候选算子链进行多维度结构评估，计算结构评分：</w:t>
        </w:r>
      </w:ins>
    </w:p>
    <w:p w14:paraId="698408FC" w14:textId="77777777" w:rsidR="00A6781E" w:rsidRDefault="00000000" w:rsidP="00A6781E">
      <w:pPr>
        <w:widowControl/>
        <w:spacing w:before="100" w:after="0" w:line="480" w:lineRule="exact"/>
        <w:jc w:val="both"/>
        <w:rPr>
          <w:ins w:id="1194" w:author="yun qiao" w:date="2026-04-15T19:36:00Z"/>
          <w:rFonts w:ascii="Cambria Math" w:eastAsia="宋体" w:hAnsi="Cambria Math" w:cs="Times New Roman"/>
          <w:i/>
          <w:sz w:val="28"/>
          <w:szCs w:val="28"/>
          <w14:ligatures w14:val="none"/>
        </w:rPr>
      </w:pPr>
      <m:oMathPara>
        <m:oMath>
          <m:sSub>
            <m:sSubPr>
              <m:ctrlPr>
                <w:ins w:id="1195" w:author="yun qiao" w:date="2026-04-15T19:36:00Z">
                  <w:rPr>
                    <w:rFonts w:ascii="Cambria Math" w:eastAsia="宋体" w:hAnsi="Cambria Math" w:cs="Times New Roman"/>
                    <w:i/>
                    <w:sz w:val="28"/>
                    <w:szCs w:val="20"/>
                    <w14:ligatures w14:val="none"/>
                  </w:rPr>
                </w:ins>
              </m:ctrlPr>
            </m:sSubPr>
            <m:e>
              <m:r>
                <w:ins w:id="1196" w:author="yun qiao" w:date="2026-04-15T19:36:00Z">
                  <w:rPr>
                    <w:rFonts w:ascii="Cambria Math" w:eastAsia="宋体" w:hAnsi="Cambria Math" w:cs="Times New Roman"/>
                    <w:sz w:val="28"/>
                    <w:szCs w:val="28"/>
                    <w14:ligatures w14:val="none"/>
                  </w:rPr>
                  <m:t>S</m:t>
                </w:ins>
              </m:r>
            </m:e>
            <m:sub>
              <m:r>
                <w:ins w:id="1197" w:author="yun qiao" w:date="2026-04-15T19:36:00Z">
                  <w:rPr>
                    <w:rFonts w:ascii="Cambria Math" w:eastAsia="宋体" w:hAnsi="Cambria Math" w:cs="Times New Roman"/>
                    <w:sz w:val="28"/>
                    <w:szCs w:val="28"/>
                    <w14:ligatures w14:val="none"/>
                  </w:rPr>
                  <m:t>struct</m:t>
                </w:ins>
              </m:r>
            </m:sub>
          </m:sSub>
          <m:d>
            <m:dPr>
              <m:ctrlPr>
                <w:ins w:id="1198" w:author="yun qiao" w:date="2026-04-15T19:36:00Z">
                  <w:rPr>
                    <w:rFonts w:ascii="Cambria Math" w:eastAsia="宋体" w:hAnsi="Cambria Math" w:cs="Times New Roman"/>
                    <w:i/>
                    <w:sz w:val="28"/>
                    <w:szCs w:val="20"/>
                    <w14:ligatures w14:val="none"/>
                  </w:rPr>
                </w:ins>
              </m:ctrlPr>
            </m:dPr>
            <m:e>
              <m:r>
                <w:ins w:id="1199" w:author="yun qiao" w:date="2026-04-15T19:36:00Z">
                  <w:rPr>
                    <w:rFonts w:ascii="Cambria Math" w:eastAsia="宋体" w:hAnsi="Cambria Math" w:cs="Times New Roman"/>
                    <w:sz w:val="28"/>
                    <w:szCs w:val="28"/>
                    <w14:ligatures w14:val="none"/>
                  </w:rPr>
                  <m:t>C</m:t>
                </w:ins>
              </m:r>
            </m:e>
          </m:d>
          <m:r>
            <w:ins w:id="1200" w:author="yun qiao" w:date="2026-04-15T19:36:00Z">
              <w:rPr>
                <w:rFonts w:ascii="Cambria Math" w:eastAsia="宋体" w:hAnsi="Cambria Math" w:cs="Times New Roman"/>
                <w:sz w:val="28"/>
                <w:szCs w:val="28"/>
                <w14:ligatures w14:val="none"/>
              </w:rPr>
              <m:t>=</m:t>
            </w:ins>
          </m:r>
          <m:sSub>
            <m:sSubPr>
              <m:ctrlPr>
                <w:ins w:id="1201" w:author="yun qiao" w:date="2026-04-15T19:36:00Z">
                  <w:rPr>
                    <w:rFonts w:ascii="Cambria Math" w:eastAsia="宋体" w:hAnsi="Cambria Math" w:cs="Times New Roman"/>
                    <w:i/>
                    <w:sz w:val="28"/>
                    <w:szCs w:val="20"/>
                    <w14:ligatures w14:val="none"/>
                  </w:rPr>
                </w:ins>
              </m:ctrlPr>
            </m:sSubPr>
            <m:e>
              <m:r>
                <w:ins w:id="1202" w:author="yun qiao" w:date="2026-04-15T19:36:00Z">
                  <w:rPr>
                    <w:rFonts w:ascii="Cambria Math" w:eastAsia="宋体" w:hAnsi="Cambria Math" w:cs="Times New Roman"/>
                    <w:sz w:val="28"/>
                    <w:szCs w:val="28"/>
                    <w14:ligatures w14:val="none"/>
                  </w:rPr>
                  <m:t>w</m:t>
                </w:ins>
              </m:r>
            </m:e>
            <m:sub>
              <m:r>
                <w:ins w:id="1203" w:author="yun qiao" w:date="2026-04-15T19:36:00Z">
                  <w:rPr>
                    <w:rFonts w:ascii="Cambria Math" w:eastAsia="宋体" w:hAnsi="Cambria Math" w:cs="Times New Roman"/>
                    <w:sz w:val="28"/>
                    <w:szCs w:val="28"/>
                    <w14:ligatures w14:val="none"/>
                  </w:rPr>
                  <m:t>1</m:t>
                </w:ins>
              </m:r>
            </m:sub>
          </m:sSub>
          <m:r>
            <w:ins w:id="1204" w:author="yun qiao" w:date="2026-04-15T19:36:00Z">
              <w:rPr>
                <w:rFonts w:ascii="Cambria Math" w:eastAsia="宋体" w:hAnsi="Cambria Math" w:cs="Times New Roman"/>
                <w:sz w:val="28"/>
                <w:szCs w:val="28"/>
                <w14:ligatures w14:val="none"/>
              </w:rPr>
              <m:t>·</m:t>
            </w:ins>
          </m:r>
          <m:sSub>
            <m:sSubPr>
              <m:ctrlPr>
                <w:ins w:id="1205" w:author="yun qiao" w:date="2026-04-15T19:36:00Z">
                  <w:rPr>
                    <w:rFonts w:ascii="Cambria Math" w:eastAsia="宋体" w:hAnsi="Cambria Math" w:cs="Times New Roman"/>
                    <w:i/>
                    <w:sz w:val="28"/>
                    <w:szCs w:val="20"/>
                    <w14:ligatures w14:val="none"/>
                  </w:rPr>
                </w:ins>
              </m:ctrlPr>
            </m:sSubPr>
            <m:e>
              <m:r>
                <w:ins w:id="1206" w:author="yun qiao" w:date="2026-04-15T19:36:00Z">
                  <w:rPr>
                    <w:rFonts w:ascii="Cambria Math" w:eastAsia="宋体" w:hAnsi="Cambria Math" w:cs="Times New Roman"/>
                    <w:sz w:val="28"/>
                    <w:szCs w:val="28"/>
                    <w14:ligatures w14:val="none"/>
                  </w:rPr>
                  <m:t>S</m:t>
                </w:ins>
              </m:r>
            </m:e>
            <m:sub>
              <m:r>
                <w:ins w:id="1207" w:author="yun qiao" w:date="2026-04-15T19:36:00Z">
                  <w:rPr>
                    <w:rFonts w:ascii="Cambria Math" w:eastAsia="宋体" w:hAnsi="Cambria Math" w:cs="Times New Roman"/>
                    <w:sz w:val="28"/>
                    <w:szCs w:val="28"/>
                    <w14:ligatures w14:val="none"/>
                  </w:rPr>
                  <m:t>map</m:t>
                </w:ins>
              </m:r>
            </m:sub>
          </m:sSub>
          <m:d>
            <m:dPr>
              <m:ctrlPr>
                <w:ins w:id="1208" w:author="yun qiao" w:date="2026-04-15T19:36:00Z">
                  <w:rPr>
                    <w:rFonts w:ascii="Cambria Math" w:eastAsia="宋体" w:hAnsi="Cambria Math" w:cs="Times New Roman"/>
                    <w:i/>
                    <w:sz w:val="28"/>
                    <w:szCs w:val="20"/>
                    <w14:ligatures w14:val="none"/>
                  </w:rPr>
                </w:ins>
              </m:ctrlPr>
            </m:dPr>
            <m:e>
              <m:r>
                <w:ins w:id="1209" w:author="yun qiao" w:date="2026-04-15T19:36:00Z">
                  <w:rPr>
                    <w:rFonts w:ascii="Cambria Math" w:eastAsia="宋体" w:hAnsi="Cambria Math" w:cs="Times New Roman"/>
                    <w:sz w:val="28"/>
                    <w:szCs w:val="28"/>
                    <w14:ligatures w14:val="none"/>
                  </w:rPr>
                  <m:t>C</m:t>
                </w:ins>
              </m:r>
            </m:e>
          </m:d>
          <m:r>
            <w:ins w:id="1210" w:author="yun qiao" w:date="2026-04-15T19:36:00Z">
              <w:rPr>
                <w:rFonts w:ascii="Cambria Math" w:eastAsia="宋体" w:hAnsi="Cambria Math" w:cs="Times New Roman"/>
                <w:sz w:val="28"/>
                <w:szCs w:val="28"/>
                <w14:ligatures w14:val="none"/>
              </w:rPr>
              <m:t>+</m:t>
            </w:ins>
          </m:r>
          <m:sSub>
            <m:sSubPr>
              <m:ctrlPr>
                <w:ins w:id="1211" w:author="yun qiao" w:date="2026-04-15T19:36:00Z">
                  <w:rPr>
                    <w:rFonts w:ascii="Cambria Math" w:eastAsia="宋体" w:hAnsi="Cambria Math" w:cs="Times New Roman"/>
                    <w:i/>
                    <w:sz w:val="28"/>
                    <w:szCs w:val="20"/>
                    <w14:ligatures w14:val="none"/>
                  </w:rPr>
                </w:ins>
              </m:ctrlPr>
            </m:sSubPr>
            <m:e>
              <m:r>
                <w:ins w:id="1212" w:author="yun qiao" w:date="2026-04-15T19:36:00Z">
                  <w:rPr>
                    <w:rFonts w:ascii="Cambria Math" w:eastAsia="宋体" w:hAnsi="Cambria Math" w:cs="Times New Roman"/>
                    <w:sz w:val="28"/>
                    <w:szCs w:val="28"/>
                    <w14:ligatures w14:val="none"/>
                  </w:rPr>
                  <m:t>w</m:t>
                </w:ins>
              </m:r>
            </m:e>
            <m:sub>
              <m:r>
                <w:ins w:id="1213" w:author="yun qiao" w:date="2026-04-15T19:36:00Z">
                  <w:rPr>
                    <w:rFonts w:ascii="Cambria Math" w:eastAsia="宋体" w:hAnsi="Cambria Math" w:cs="Times New Roman"/>
                    <w:sz w:val="28"/>
                    <w:szCs w:val="28"/>
                    <w14:ligatures w14:val="none"/>
                  </w:rPr>
                  <m:t>2</m:t>
                </w:ins>
              </m:r>
            </m:sub>
          </m:sSub>
          <m:r>
            <w:ins w:id="1214" w:author="yun qiao" w:date="2026-04-15T19:36:00Z">
              <w:rPr>
                <w:rFonts w:ascii="Cambria Math" w:eastAsia="宋体" w:hAnsi="Cambria Math" w:cs="Times New Roman"/>
                <w:sz w:val="28"/>
                <w:szCs w:val="28"/>
                <w14:ligatures w14:val="none"/>
              </w:rPr>
              <m:t>·</m:t>
            </w:ins>
          </m:r>
          <m:sSub>
            <m:sSubPr>
              <m:ctrlPr>
                <w:ins w:id="1215" w:author="yun qiao" w:date="2026-04-15T19:36:00Z">
                  <w:rPr>
                    <w:rFonts w:ascii="Cambria Math" w:eastAsia="宋体" w:hAnsi="Cambria Math" w:cs="Times New Roman"/>
                    <w:i/>
                    <w:sz w:val="28"/>
                    <w:szCs w:val="20"/>
                    <w14:ligatures w14:val="none"/>
                  </w:rPr>
                </w:ins>
              </m:ctrlPr>
            </m:sSubPr>
            <m:e>
              <m:r>
                <w:ins w:id="1216" w:author="yun qiao" w:date="2026-04-15T19:36:00Z">
                  <w:rPr>
                    <w:rFonts w:ascii="Cambria Math" w:eastAsia="宋体" w:hAnsi="Cambria Math" w:cs="Times New Roman"/>
                    <w:sz w:val="28"/>
                    <w:szCs w:val="28"/>
                    <w14:ligatures w14:val="none"/>
                  </w:rPr>
                  <m:t>R</m:t>
                </w:ins>
              </m:r>
            </m:e>
            <m:sub>
              <m:r>
                <w:ins w:id="1217" w:author="yun qiao" w:date="2026-04-15T19:36:00Z">
                  <w:rPr>
                    <w:rFonts w:ascii="Cambria Math" w:eastAsia="宋体" w:hAnsi="Cambria Math" w:cs="Times New Roman" w:hint="eastAsia"/>
                    <w:sz w:val="28"/>
                    <w:szCs w:val="28"/>
                    <w14:ligatures w14:val="none"/>
                  </w:rPr>
                  <m:t>cover</m:t>
                </w:ins>
              </m:r>
            </m:sub>
          </m:sSub>
          <m:d>
            <m:dPr>
              <m:ctrlPr>
                <w:ins w:id="1218" w:author="yun qiao" w:date="2026-04-15T19:36:00Z">
                  <w:rPr>
                    <w:rFonts w:ascii="Cambria Math" w:eastAsia="宋体" w:hAnsi="Cambria Math" w:cs="Times New Roman"/>
                    <w:i/>
                    <w:sz w:val="28"/>
                    <w:szCs w:val="20"/>
                    <w14:ligatures w14:val="none"/>
                  </w:rPr>
                </w:ins>
              </m:ctrlPr>
            </m:dPr>
            <m:e>
              <m:r>
                <w:ins w:id="1219" w:author="yun qiao" w:date="2026-04-15T19:36:00Z">
                  <w:rPr>
                    <w:rFonts w:ascii="Cambria Math" w:eastAsia="宋体" w:hAnsi="Cambria Math" w:cs="Times New Roman"/>
                    <w:sz w:val="28"/>
                    <w:szCs w:val="28"/>
                    <w14:ligatures w14:val="none"/>
                  </w:rPr>
                  <m:t>C</m:t>
                </w:ins>
              </m:r>
            </m:e>
          </m:d>
          <m:r>
            <w:ins w:id="1220" w:author="yun qiao" w:date="2026-04-15T19:36:00Z">
              <w:rPr>
                <w:rFonts w:ascii="Cambria Math" w:eastAsia="宋体" w:hAnsi="Cambria Math" w:cs="Times New Roman"/>
                <w:sz w:val="28"/>
                <w:szCs w:val="28"/>
                <w14:ligatures w14:val="none"/>
              </w:rPr>
              <m:t>+</m:t>
            </w:ins>
          </m:r>
          <m:sSub>
            <m:sSubPr>
              <m:ctrlPr>
                <w:ins w:id="1221" w:author="yun qiao" w:date="2026-04-15T19:36:00Z">
                  <w:rPr>
                    <w:rFonts w:ascii="Cambria Math" w:eastAsia="宋体" w:hAnsi="Cambria Math" w:cs="Times New Roman"/>
                    <w:i/>
                    <w:sz w:val="28"/>
                    <w:szCs w:val="20"/>
                    <w14:ligatures w14:val="none"/>
                  </w:rPr>
                </w:ins>
              </m:ctrlPr>
            </m:sSubPr>
            <m:e>
              <m:r>
                <w:ins w:id="1222" w:author="yun qiao" w:date="2026-04-15T19:36:00Z">
                  <w:rPr>
                    <w:rFonts w:ascii="Cambria Math" w:eastAsia="宋体" w:hAnsi="Cambria Math" w:cs="Times New Roman"/>
                    <w:sz w:val="28"/>
                    <w:szCs w:val="28"/>
                    <w14:ligatures w14:val="none"/>
                  </w:rPr>
                  <m:t>w</m:t>
                </w:ins>
              </m:r>
            </m:e>
            <m:sub>
              <m:r>
                <w:ins w:id="1223" w:author="yun qiao" w:date="2026-04-15T19:36:00Z">
                  <w:rPr>
                    <w:rFonts w:ascii="Cambria Math" w:eastAsia="宋体" w:hAnsi="Cambria Math" w:cs="Times New Roman"/>
                    <w:sz w:val="28"/>
                    <w:szCs w:val="28"/>
                    <w14:ligatures w14:val="none"/>
                  </w:rPr>
                  <m:t>3</m:t>
                </w:ins>
              </m:r>
            </m:sub>
          </m:sSub>
          <m:r>
            <w:ins w:id="1224" w:author="yun qiao" w:date="2026-04-15T19:36:00Z">
              <w:rPr>
                <w:rFonts w:ascii="Cambria Math" w:eastAsia="宋体" w:hAnsi="Cambria Math" w:cs="Times New Roman"/>
                <w:sz w:val="28"/>
                <w:szCs w:val="28"/>
                <w14:ligatures w14:val="none"/>
              </w:rPr>
              <m:t>·</m:t>
            </w:ins>
          </m:r>
          <m:sSub>
            <m:sSubPr>
              <m:ctrlPr>
                <w:ins w:id="1225" w:author="yun qiao" w:date="2026-04-15T19:36:00Z">
                  <w:rPr>
                    <w:rFonts w:ascii="Cambria Math" w:eastAsia="宋体" w:hAnsi="Cambria Math" w:cs="Times New Roman"/>
                    <w:i/>
                    <w:sz w:val="28"/>
                    <w:szCs w:val="20"/>
                    <w14:ligatures w14:val="none"/>
                  </w:rPr>
                </w:ins>
              </m:ctrlPr>
            </m:sSubPr>
            <m:e>
              <m:r>
                <w:ins w:id="1226" w:author="yun qiao" w:date="2026-04-15T19:36:00Z">
                  <w:rPr>
                    <w:rFonts w:ascii="Cambria Math" w:eastAsia="宋体" w:hAnsi="Cambria Math" w:cs="Times New Roman"/>
                    <w:sz w:val="28"/>
                    <w:szCs w:val="28"/>
                    <w14:ligatures w14:val="none"/>
                  </w:rPr>
                  <m:t>S</m:t>
                </w:ins>
              </m:r>
            </m:e>
            <m:sub>
              <m:r>
                <w:ins w:id="1227" w:author="yun qiao" w:date="2026-04-15T19:36:00Z">
                  <w:rPr>
                    <w:rFonts w:ascii="Cambria Math" w:eastAsia="宋体" w:hAnsi="Cambria Math" w:cs="Times New Roman"/>
                    <w:sz w:val="28"/>
                    <w:szCs w:val="28"/>
                    <w14:ligatures w14:val="none"/>
                  </w:rPr>
                  <m:t>io</m:t>
                </w:ins>
              </m:r>
            </m:sub>
          </m:sSub>
          <m:d>
            <m:dPr>
              <m:ctrlPr>
                <w:ins w:id="1228" w:author="yun qiao" w:date="2026-04-15T19:36:00Z">
                  <w:rPr>
                    <w:rFonts w:ascii="Cambria Math" w:eastAsia="宋体" w:hAnsi="Cambria Math" w:cs="Times New Roman"/>
                    <w:i/>
                    <w:sz w:val="28"/>
                    <w:szCs w:val="20"/>
                    <w14:ligatures w14:val="none"/>
                  </w:rPr>
                </w:ins>
              </m:ctrlPr>
            </m:dPr>
            <m:e>
              <m:r>
                <w:ins w:id="1229" w:author="yun qiao" w:date="2026-04-15T19:36:00Z">
                  <w:rPr>
                    <w:rFonts w:ascii="Cambria Math" w:eastAsia="宋体" w:hAnsi="Cambria Math" w:cs="Times New Roman"/>
                    <w:sz w:val="28"/>
                    <w:szCs w:val="28"/>
                    <w14:ligatures w14:val="none"/>
                  </w:rPr>
                  <m:t>C</m:t>
                </w:ins>
              </m:r>
            </m:e>
          </m:d>
          <m:r>
            <w:ins w:id="1230" w:author="yun qiao" w:date="2026-04-15T19:36:00Z">
              <w:rPr>
                <w:rFonts w:ascii="Cambria Math" w:eastAsia="宋体" w:hAnsi="Cambria Math" w:cs="Times New Roman"/>
                <w:sz w:val="28"/>
                <w:szCs w:val="28"/>
                <w14:ligatures w14:val="none"/>
              </w:rPr>
              <m:t>+</m:t>
            </w:ins>
          </m:r>
          <m:sSub>
            <m:sSubPr>
              <m:ctrlPr>
                <w:ins w:id="1231" w:author="yun qiao" w:date="2026-04-15T19:36:00Z">
                  <w:rPr>
                    <w:rFonts w:ascii="Cambria Math" w:eastAsia="宋体" w:hAnsi="Cambria Math" w:cs="Times New Roman"/>
                    <w:i/>
                    <w:sz w:val="28"/>
                    <w:szCs w:val="20"/>
                    <w14:ligatures w14:val="none"/>
                  </w:rPr>
                </w:ins>
              </m:ctrlPr>
            </m:sSubPr>
            <m:e>
              <m:r>
                <w:ins w:id="1232" w:author="yun qiao" w:date="2026-04-15T19:36:00Z">
                  <w:rPr>
                    <w:rFonts w:ascii="Cambria Math" w:eastAsia="宋体" w:hAnsi="Cambria Math" w:cs="Times New Roman"/>
                    <w:sz w:val="28"/>
                    <w:szCs w:val="28"/>
                    <w14:ligatures w14:val="none"/>
                  </w:rPr>
                  <m:t>w</m:t>
                </w:ins>
              </m:r>
            </m:e>
            <m:sub>
              <m:r>
                <w:ins w:id="1233" w:author="yun qiao" w:date="2026-04-15T19:36:00Z">
                  <w:rPr>
                    <w:rFonts w:ascii="Cambria Math" w:eastAsia="宋体" w:hAnsi="Cambria Math" w:cs="Times New Roman"/>
                    <w:sz w:val="28"/>
                    <w:szCs w:val="28"/>
                    <w14:ligatures w14:val="none"/>
                  </w:rPr>
                  <m:t>4</m:t>
                </w:ins>
              </m:r>
            </m:sub>
          </m:sSub>
          <m:r>
            <w:ins w:id="1234" w:author="yun qiao" w:date="2026-04-15T19:36:00Z">
              <w:rPr>
                <w:rFonts w:ascii="Cambria Math" w:eastAsia="宋体" w:hAnsi="Cambria Math" w:cs="Times New Roman"/>
                <w:sz w:val="28"/>
                <w:szCs w:val="28"/>
                <w14:ligatures w14:val="none"/>
              </w:rPr>
              <m:t>·</m:t>
            </w:ins>
          </m:r>
          <m:sSub>
            <m:sSubPr>
              <m:ctrlPr>
                <w:ins w:id="1235" w:author="yun qiao" w:date="2026-04-15T19:36:00Z">
                  <w:rPr>
                    <w:rFonts w:ascii="Cambria Math" w:eastAsia="宋体" w:hAnsi="Cambria Math" w:cs="Times New Roman"/>
                    <w:i/>
                    <w:sz w:val="28"/>
                    <w:szCs w:val="20"/>
                    <w14:ligatures w14:val="none"/>
                  </w:rPr>
                </w:ins>
              </m:ctrlPr>
            </m:sSubPr>
            <m:e>
              <m:r>
                <w:ins w:id="1236" w:author="yun qiao" w:date="2026-04-15T19:36:00Z">
                  <w:rPr>
                    <w:rFonts w:ascii="Cambria Math" w:eastAsia="宋体" w:hAnsi="Cambria Math" w:cs="Times New Roman"/>
                    <w:sz w:val="28"/>
                    <w:szCs w:val="28"/>
                    <w14:ligatures w14:val="none"/>
                  </w:rPr>
                  <m:t>S</m:t>
                </w:ins>
              </m:r>
            </m:e>
            <m:sub>
              <m:r>
                <w:ins w:id="1237" w:author="yun qiao" w:date="2026-04-15T19:36:00Z">
                  <w:rPr>
                    <w:rFonts w:ascii="Cambria Math" w:eastAsia="宋体" w:hAnsi="Cambria Math" w:cs="Times New Roman"/>
                    <w:sz w:val="28"/>
                    <w:szCs w:val="28"/>
                    <w14:ligatures w14:val="none"/>
                  </w:rPr>
                  <m:t>valid</m:t>
                </w:ins>
              </m:r>
            </m:sub>
          </m:sSub>
          <m:d>
            <m:dPr>
              <m:ctrlPr>
                <w:ins w:id="1238" w:author="yun qiao" w:date="2026-04-15T19:36:00Z">
                  <w:rPr>
                    <w:rFonts w:ascii="Cambria Math" w:eastAsia="宋体" w:hAnsi="Cambria Math" w:cs="Times New Roman"/>
                    <w:i/>
                    <w:sz w:val="28"/>
                    <w:szCs w:val="20"/>
                    <w14:ligatures w14:val="none"/>
                  </w:rPr>
                </w:ins>
              </m:ctrlPr>
            </m:dPr>
            <m:e>
              <m:r>
                <w:ins w:id="1239" w:author="yun qiao" w:date="2026-04-15T19:36:00Z">
                  <w:rPr>
                    <w:rFonts w:ascii="Cambria Math" w:eastAsia="宋体" w:hAnsi="Cambria Math" w:cs="Times New Roman"/>
                    <w:sz w:val="28"/>
                    <w:szCs w:val="28"/>
                    <w14:ligatures w14:val="none"/>
                  </w:rPr>
                  <m:t>C</m:t>
                </w:ins>
              </m:r>
            </m:e>
          </m:d>
        </m:oMath>
      </m:oMathPara>
    </w:p>
    <w:p w14:paraId="09598B9C" w14:textId="77777777" w:rsidR="00A6781E" w:rsidRDefault="00A6781E" w:rsidP="00A6781E">
      <w:pPr>
        <w:spacing w:after="120" w:line="500" w:lineRule="exact"/>
        <w:ind w:firstLineChars="200" w:firstLine="560"/>
        <w:jc w:val="both"/>
        <w:rPr>
          <w:ins w:id="1240" w:author="yun qiao" w:date="2026-04-15T19:36:00Z"/>
          <w:rFonts w:ascii="Times New Roman" w:eastAsia="宋体" w:hAnsi="Times New Roman" w:cs="Times New Roman"/>
          <w:sz w:val="28"/>
          <w14:ligatures w14:val="none"/>
        </w:rPr>
      </w:pPr>
      <w:ins w:id="1241" w:author="yun qiao" w:date="2026-04-15T19:36:00Z">
        <w:r>
          <w:rPr>
            <w:rFonts w:ascii="Times New Roman" w:eastAsia="宋体" w:hAnsi="Times New Roman" w:cs="等线" w:hint="eastAsia"/>
            <w:sz w:val="28"/>
            <w14:ligatures w14:val="none"/>
          </w:rPr>
          <w:t>其中，</w:t>
        </w:r>
        <w:r>
          <w:rPr>
            <w:rFonts w:ascii="Cambria Math" w:eastAsia="宋体" w:hAnsi="Cambria Math" w:cs="等线"/>
            <w:i/>
            <w:iCs/>
            <w:sz w:val="28"/>
            <w14:ligatures w14:val="none"/>
          </w:rPr>
          <w:t>C</w:t>
        </w:r>
        <w:r>
          <w:rPr>
            <w:rFonts w:ascii="Times New Roman" w:eastAsia="宋体" w:hAnsi="Times New Roman" w:cs="等线" w:hint="eastAsia"/>
            <w:sz w:val="28"/>
            <w14:ligatures w14:val="none"/>
          </w:rPr>
          <w:t>表示候选算子链，</w:t>
        </w:r>
      </w:ins>
      <m:oMath>
        <m:sSub>
          <m:sSubPr>
            <m:ctrlPr>
              <w:ins w:id="1242" w:author="yun qiao" w:date="2026-04-15T19:36:00Z">
                <w:rPr>
                  <w:rFonts w:ascii="Cambria Math" w:eastAsia="宋体" w:hAnsi="Cambria Math" w:cs="Times New Roman"/>
                  <w:i/>
                  <w:sz w:val="28"/>
                  <w14:ligatures w14:val="none"/>
                </w:rPr>
              </w:ins>
            </m:ctrlPr>
          </m:sSubPr>
          <m:e>
            <m:r>
              <w:ins w:id="1243" w:author="yun qiao" w:date="2026-04-15T19:36:00Z">
                <w:rPr>
                  <w:rFonts w:ascii="Cambria Math" w:eastAsia="宋体" w:hAnsi="Cambria Math" w:cs="Times New Roman"/>
                  <w:sz w:val="28"/>
                  <w14:ligatures w14:val="none"/>
                </w:rPr>
                <m:t>S</m:t>
              </w:ins>
            </m:r>
          </m:e>
          <m:sub>
            <m:r>
              <w:ins w:id="1244" w:author="yun qiao" w:date="2026-04-15T19:36:00Z">
                <w:rPr>
                  <w:rFonts w:ascii="Cambria Math" w:eastAsia="宋体" w:hAnsi="Cambria Math" w:cs="Times New Roman"/>
                  <w:sz w:val="28"/>
                  <w14:ligatures w14:val="none"/>
                </w:rPr>
                <m:t>map</m:t>
              </w:ins>
            </m:r>
          </m:sub>
        </m:sSub>
        <m:d>
          <m:dPr>
            <m:ctrlPr>
              <w:ins w:id="1245" w:author="yun qiao" w:date="2026-04-15T19:36:00Z">
                <w:rPr>
                  <w:rFonts w:ascii="Cambria Math" w:eastAsia="宋体" w:hAnsi="Cambria Math" w:cs="Times New Roman"/>
                  <w:i/>
                  <w:sz w:val="28"/>
                  <w14:ligatures w14:val="none"/>
                </w:rPr>
              </w:ins>
            </m:ctrlPr>
          </m:dPr>
          <m:e>
            <m:r>
              <w:ins w:id="1246" w:author="yun qiao" w:date="2026-04-15T19:36:00Z">
                <w:rPr>
                  <w:rFonts w:ascii="Cambria Math" w:eastAsia="宋体" w:hAnsi="Cambria Math" w:cs="Times New Roman"/>
                  <w:sz w:val="28"/>
                  <w14:ligatures w14:val="none"/>
                </w:rPr>
                <m:t>C</m:t>
              </w:ins>
            </m:r>
          </m:e>
        </m:d>
      </m:oMath>
      <w:ins w:id="1247" w:author="yun qiao" w:date="2026-04-15T19:36:00Z">
        <w:r>
          <w:rPr>
            <w:rFonts w:ascii="Times New Roman" w:eastAsia="宋体" w:hAnsi="Times New Roman" w:cs="等线" w:hint="eastAsia"/>
            <w:sz w:val="28"/>
            <w14:ligatures w14:val="none"/>
          </w:rPr>
          <w:t>表示链中各步骤语义映射评分的平均值，</w:t>
        </w:r>
      </w:ins>
      <m:oMath>
        <m:sSub>
          <m:sSubPr>
            <m:ctrlPr>
              <w:ins w:id="1248" w:author="yun qiao" w:date="2026-04-15T19:36:00Z">
                <w:rPr>
                  <w:rFonts w:ascii="Cambria Math" w:eastAsia="宋体" w:hAnsi="Cambria Math" w:cs="Times New Roman"/>
                  <w:i/>
                  <w:sz w:val="28"/>
                  <w14:ligatures w14:val="none"/>
                </w:rPr>
              </w:ins>
            </m:ctrlPr>
          </m:sSubPr>
          <m:e>
            <m:r>
              <w:ins w:id="1249" w:author="yun qiao" w:date="2026-04-15T19:36:00Z">
                <w:rPr>
                  <w:rFonts w:ascii="Cambria Math" w:eastAsia="宋体" w:hAnsi="Cambria Math" w:cs="Times New Roman"/>
                  <w:sz w:val="28"/>
                  <w14:ligatures w14:val="none"/>
                </w:rPr>
                <m:t>R</m:t>
              </w:ins>
            </m:r>
          </m:e>
          <m:sub>
            <m:r>
              <w:ins w:id="1250" w:author="yun qiao" w:date="2026-04-15T19:36:00Z">
                <w:rPr>
                  <w:rFonts w:ascii="Cambria Math" w:eastAsia="宋体" w:hAnsi="Cambria Math" w:cs="Times New Roman" w:hint="eastAsia"/>
                  <w:sz w:val="28"/>
                  <w14:ligatures w14:val="none"/>
                </w:rPr>
                <m:t>cover</m:t>
              </w:ins>
            </m:r>
          </m:sub>
        </m:sSub>
        <m:d>
          <m:dPr>
            <m:ctrlPr>
              <w:ins w:id="1251" w:author="yun qiao" w:date="2026-04-15T19:36:00Z">
                <w:rPr>
                  <w:rFonts w:ascii="Cambria Math" w:eastAsia="宋体" w:hAnsi="Cambria Math" w:cs="Times New Roman"/>
                  <w:i/>
                  <w:sz w:val="28"/>
                  <w14:ligatures w14:val="none"/>
                </w:rPr>
              </w:ins>
            </m:ctrlPr>
          </m:dPr>
          <m:e>
            <m:r>
              <w:ins w:id="1252" w:author="yun qiao" w:date="2026-04-15T19:36:00Z">
                <w:rPr>
                  <w:rFonts w:ascii="Cambria Math" w:eastAsia="宋体" w:hAnsi="Cambria Math" w:cs="Times New Roman"/>
                  <w:sz w:val="28"/>
                  <w14:ligatures w14:val="none"/>
                </w:rPr>
                <m:t>C</m:t>
              </w:ins>
            </m:r>
          </m:e>
        </m:d>
      </m:oMath>
      <w:ins w:id="1253" w:author="yun qiao" w:date="2026-04-15T19:36:00Z">
        <w:r>
          <w:rPr>
            <w:rFonts w:ascii="Times New Roman" w:eastAsia="宋体" w:hAnsi="Times New Roman" w:cs="Times New Roman"/>
            <w:sz w:val="28"/>
            <w:szCs w:val="28"/>
            <w14:ligatures w14:val="none"/>
          </w:rPr>
          <w:t>表示候选算子链对应原语序列中已成功映射至目标平台具体算子的步骤占总步骤数的比例，</w:t>
        </w:r>
        <w:r>
          <w:rPr>
            <w:rFonts w:ascii="Times New Roman" w:eastAsia="宋体" w:hAnsi="Times New Roman" w:cs="Times New Roman" w:hint="eastAsia"/>
            <w:sz w:val="28"/>
            <w:szCs w:val="28"/>
            <w14:ligatures w14:val="none"/>
          </w:rPr>
          <w:t>，</w:t>
        </w:r>
      </w:ins>
      <m:oMath>
        <m:sSub>
          <m:sSubPr>
            <m:ctrlPr>
              <w:ins w:id="1254" w:author="yun qiao" w:date="2026-04-15T19:36:00Z">
                <w:rPr>
                  <w:rFonts w:ascii="Cambria Math" w:eastAsia="宋体" w:hAnsi="Cambria Math" w:cs="Times New Roman"/>
                  <w:sz w:val="28"/>
                  <w:szCs w:val="28"/>
                  <w14:ligatures w14:val="none"/>
                </w:rPr>
              </w:ins>
            </m:ctrlPr>
          </m:sSubPr>
          <m:e>
            <m:r>
              <w:ins w:id="1255" w:author="yun qiao" w:date="2026-04-15T19:36:00Z">
                <w:rPr>
                  <w:rFonts w:ascii="Cambria Math" w:eastAsia="宋体" w:hAnsi="Cambria Math" w:cs="Times New Roman"/>
                  <w:sz w:val="28"/>
                  <w:szCs w:val="28"/>
                  <w14:ligatures w14:val="none"/>
                </w:rPr>
                <m:t>S</m:t>
              </w:ins>
            </m:r>
          </m:e>
          <m:sub>
            <m:r>
              <w:ins w:id="1256" w:author="yun qiao" w:date="2026-04-15T19:36:00Z">
                <w:rPr>
                  <w:rFonts w:ascii="Cambria Math" w:eastAsia="宋体" w:hAnsi="Cambria Math" w:cs="Times New Roman"/>
                  <w:sz w:val="28"/>
                  <w:szCs w:val="28"/>
                  <w14:ligatures w14:val="none"/>
                </w:rPr>
                <m:t>io</m:t>
              </w:ins>
            </m:r>
          </m:sub>
        </m:sSub>
        <m:d>
          <m:dPr>
            <m:ctrlPr>
              <w:ins w:id="1257" w:author="yun qiao" w:date="2026-04-15T19:36:00Z">
                <w:rPr>
                  <w:rFonts w:ascii="Cambria Math" w:eastAsia="宋体" w:hAnsi="Cambria Math" w:cs="Times New Roman"/>
                  <w:i/>
                  <w:sz w:val="28"/>
                  <w14:ligatures w14:val="none"/>
                </w:rPr>
              </w:ins>
            </m:ctrlPr>
          </m:dPr>
          <m:e>
            <m:r>
              <w:ins w:id="1258" w:author="yun qiao" w:date="2026-04-15T19:36:00Z">
                <w:rPr>
                  <w:rFonts w:ascii="Cambria Math" w:eastAsia="宋体" w:hAnsi="Cambria Math" w:cs="Times New Roman"/>
                  <w:sz w:val="28"/>
                  <w14:ligatures w14:val="none"/>
                </w:rPr>
                <m:t>C</m:t>
              </w:ins>
            </m:r>
          </m:e>
        </m:d>
      </m:oMath>
      <w:ins w:id="1259" w:author="yun qiao" w:date="2026-04-15T19:36:00Z">
        <w:r>
          <w:rPr>
            <w:rFonts w:ascii="Times New Roman" w:eastAsia="宋体" w:hAnsi="Times New Roman" w:cs="等线" w:hint="eastAsia"/>
            <w:sz w:val="28"/>
            <w14:ligatures w14:val="none"/>
          </w:rPr>
          <w:t>表示链中相邻算子间输</w:t>
        </w:r>
        <w:r>
          <w:rPr>
            <w:rFonts w:ascii="Times New Roman" w:eastAsia="宋体" w:hAnsi="Times New Roman" w:cs="Times New Roman" w:hint="eastAsia"/>
            <w:sz w:val="28"/>
            <w14:ligatures w14:val="none"/>
          </w:rPr>
          <w:t>入输出兼容的比例，</w:t>
        </w:r>
      </w:ins>
      <m:oMath>
        <m:sSub>
          <m:sSubPr>
            <m:ctrlPr>
              <w:ins w:id="1260" w:author="yun qiao" w:date="2026-04-15T19:36:00Z">
                <w:rPr>
                  <w:rFonts w:ascii="Cambria Math" w:eastAsia="宋体" w:hAnsi="Cambria Math" w:cs="Times New Roman"/>
                  <w:sz w:val="28"/>
                  <w14:ligatures w14:val="none"/>
                </w:rPr>
              </w:ins>
            </m:ctrlPr>
          </m:sSubPr>
          <m:e>
            <m:r>
              <w:ins w:id="1261" w:author="yun qiao" w:date="2026-04-15T19:36:00Z">
                <w:rPr>
                  <w:rFonts w:ascii="Cambria Math" w:eastAsia="宋体" w:hAnsi="Cambria Math" w:cs="Times New Roman"/>
                  <w:sz w:val="28"/>
                  <w14:ligatures w14:val="none"/>
                </w:rPr>
                <m:t>S</m:t>
              </w:ins>
            </m:r>
          </m:e>
          <m:sub>
            <m:r>
              <w:ins w:id="1262" w:author="yun qiao" w:date="2026-04-15T19:36:00Z">
                <w:rPr>
                  <w:rFonts w:ascii="Cambria Math" w:eastAsia="宋体" w:hAnsi="Cambria Math" w:cs="Times New Roman"/>
                  <w:sz w:val="28"/>
                  <w14:ligatures w14:val="none"/>
                </w:rPr>
                <m:t>valid</m:t>
              </w:ins>
            </m:r>
          </m:sub>
        </m:sSub>
        <m:d>
          <m:dPr>
            <m:ctrlPr>
              <w:ins w:id="1263" w:author="yun qiao" w:date="2026-04-15T19:36:00Z">
                <w:rPr>
                  <w:rFonts w:ascii="Cambria Math" w:eastAsia="宋体" w:hAnsi="Cambria Math" w:cs="Times New Roman"/>
                  <w:sz w:val="28"/>
                  <w14:ligatures w14:val="none"/>
                </w:rPr>
              </w:ins>
            </m:ctrlPr>
          </m:dPr>
          <m:e>
            <m:r>
              <w:ins w:id="1264" w:author="yun qiao" w:date="2026-04-15T19:36:00Z">
                <w:rPr>
                  <w:rFonts w:ascii="Cambria Math" w:eastAsia="宋体" w:hAnsi="Cambria Math" w:cs="Times New Roman"/>
                  <w:sz w:val="28"/>
                  <w14:ligatures w14:val="none"/>
                </w:rPr>
                <m:t>C</m:t>
              </w:ins>
            </m:r>
          </m:e>
        </m:d>
      </m:oMath>
      <w:ins w:id="1265" w:author="yun qiao" w:date="2026-04-15T19:36:00Z">
        <w:r>
          <w:rPr>
            <w:rFonts w:ascii="Times New Roman" w:eastAsia="宋体" w:hAnsi="Times New Roman" w:cs="Times New Roman" w:hint="eastAsia"/>
            <w:sz w:val="28"/>
            <w14:ligatures w14:val="none"/>
          </w:rPr>
          <w:t>表示基于知识图谱对算子链逐步验证所得的验证评分，</w:t>
        </w:r>
      </w:ins>
      <m:oMath>
        <m:sSub>
          <m:sSubPr>
            <m:ctrlPr>
              <w:ins w:id="1266" w:author="yun qiao" w:date="2026-04-15T19:36:00Z">
                <w:rPr>
                  <w:rFonts w:ascii="Cambria Math" w:eastAsia="宋体" w:hAnsi="Cambria Math" w:cs="Times New Roman"/>
                  <w:sz w:val="28"/>
                  <w14:ligatures w14:val="none"/>
                </w:rPr>
              </w:ins>
            </m:ctrlPr>
          </m:sSubPr>
          <m:e>
            <m:r>
              <w:ins w:id="1267" w:author="yun qiao" w:date="2026-04-15T19:36:00Z">
                <w:rPr>
                  <w:rFonts w:ascii="Cambria Math" w:eastAsia="宋体" w:hAnsi="Cambria Math" w:cs="Times New Roman"/>
                  <w:sz w:val="28"/>
                  <w14:ligatures w14:val="none"/>
                </w:rPr>
                <m:t>w</m:t>
              </w:ins>
            </m:r>
          </m:e>
          <m:sub>
            <m:r>
              <w:ins w:id="1268" w:author="yun qiao" w:date="2026-04-15T19:36:00Z">
                <m:rPr>
                  <m:sty m:val="p"/>
                </m:rPr>
                <w:rPr>
                  <w:rFonts w:ascii="Cambria Math" w:eastAsia="宋体" w:hAnsi="Cambria Math" w:cs="Times New Roman"/>
                  <w:sz w:val="28"/>
                  <w14:ligatures w14:val="none"/>
                </w:rPr>
                <m:t>1</m:t>
              </w:ins>
            </m:r>
          </m:sub>
        </m:sSub>
      </m:oMath>
      <w:ins w:id="1269" w:author="yun qiao" w:date="2026-04-15T19:36:00Z">
        <w:r>
          <w:rPr>
            <w:rFonts w:ascii="Times New Roman" w:eastAsia="宋体" w:hAnsi="Times New Roman" w:cs="Times New Roman" w:hint="eastAsia"/>
            <w:sz w:val="28"/>
            <w14:ligatures w14:val="none"/>
          </w:rPr>
          <w:t>至</w:t>
        </w:r>
      </w:ins>
      <m:oMath>
        <m:sSub>
          <m:sSubPr>
            <m:ctrlPr>
              <w:ins w:id="1270" w:author="yun qiao" w:date="2026-04-15T19:36:00Z">
                <w:rPr>
                  <w:rFonts w:ascii="Cambria Math" w:eastAsia="宋体" w:hAnsi="Cambria Math" w:cs="Times New Roman"/>
                  <w:sz w:val="28"/>
                  <w14:ligatures w14:val="none"/>
                </w:rPr>
              </w:ins>
            </m:ctrlPr>
          </m:sSubPr>
          <m:e>
            <m:r>
              <w:ins w:id="1271" w:author="yun qiao" w:date="2026-04-15T19:36:00Z">
                <w:rPr>
                  <w:rFonts w:ascii="Cambria Math" w:eastAsia="宋体" w:hAnsi="Cambria Math" w:cs="Times New Roman"/>
                  <w:sz w:val="28"/>
                  <w14:ligatures w14:val="none"/>
                </w:rPr>
                <m:t>w</m:t>
              </w:ins>
            </m:r>
          </m:e>
          <m:sub>
            <m:r>
              <w:ins w:id="1272" w:author="yun qiao" w:date="2026-04-15T19:36:00Z">
                <m:rPr>
                  <m:sty m:val="p"/>
                </m:rPr>
                <w:rPr>
                  <w:rFonts w:ascii="Cambria Math" w:eastAsia="宋体" w:hAnsi="Cambria Math" w:cs="Times New Roman"/>
                  <w:sz w:val="28"/>
                  <w14:ligatures w14:val="none"/>
                </w:rPr>
                <m:t>4</m:t>
              </w:ins>
            </m:r>
          </m:sub>
        </m:sSub>
      </m:oMath>
      <w:ins w:id="1273" w:author="yun qiao" w:date="2026-04-15T19:36:00Z">
        <w:r>
          <w:rPr>
            <w:rFonts w:ascii="Times New Roman" w:eastAsia="宋体" w:hAnsi="Times New Roman" w:cs="Times New Roman" w:hint="eastAsia"/>
            <w:sz w:val="28"/>
            <w14:ligatures w14:val="none"/>
          </w:rPr>
          <w:t>为可调权重系数</w:t>
        </w:r>
        <w:r>
          <w:rPr>
            <w:rFonts w:ascii="Times New Roman" w:eastAsia="宋体" w:hAnsi="Times New Roman" w:cs="等线" w:hint="eastAsia"/>
            <w:sz w:val="28"/>
            <w14:ligatures w14:val="none"/>
          </w:rPr>
          <w:t>；</w:t>
        </w:r>
      </w:ins>
    </w:p>
    <w:p w14:paraId="4B4D8DE7" w14:textId="4381542A" w:rsidR="00A6781E" w:rsidRDefault="00A6781E" w:rsidP="00A6781E">
      <w:pPr>
        <w:widowControl/>
        <w:spacing w:before="100" w:after="0" w:line="480" w:lineRule="exact"/>
        <w:ind w:firstLineChars="200" w:firstLine="560"/>
        <w:jc w:val="both"/>
        <w:rPr>
          <w:ins w:id="1274" w:author="yun qiao" w:date="2026-04-15T19:36:00Z"/>
          <w:rFonts w:ascii="Times New Roman" w:eastAsia="宋体" w:hAnsi="Times New Roman" w:cs="等线"/>
          <w:sz w:val="28"/>
          <w14:ligatures w14:val="none"/>
        </w:rPr>
      </w:pPr>
      <w:ins w:id="1275" w:author="yun qiao" w:date="2026-04-15T19:36:00Z">
        <w:r>
          <w:rPr>
            <w:rFonts w:ascii="Times New Roman" w:eastAsia="宋体" w:hAnsi="Times New Roman" w:cs="等线" w:hint="eastAsia"/>
            <w:sz w:val="28"/>
            <w14:ligatures w14:val="none"/>
          </w:rPr>
          <w:lastRenderedPageBreak/>
          <w:t>在语义一致性评估阶段，将结构评分排序靠前的候选算子链的结构化描述输入大语言模型，由大语言模型结合任务意图及操作逻辑对算子链的</w:t>
        </w:r>
      </w:ins>
      <w:ins w:id="1276" w:author="yun qiao" w:date="2026-04-16T15:53:00Z">
        <w:r w:rsidR="00DC19C2">
          <w:rPr>
            <w:rFonts w:ascii="Times New Roman" w:eastAsia="宋体" w:hAnsi="Times New Roman" w:cs="等线" w:hint="eastAsia"/>
            <w:sz w:val="28"/>
            <w14:ligatures w14:val="none"/>
          </w:rPr>
          <w:t>语义一致性</w:t>
        </w:r>
      </w:ins>
      <w:ins w:id="1277" w:author="yun qiao" w:date="2026-04-15T19:36:00Z">
        <w:r>
          <w:rPr>
            <w:rFonts w:ascii="Times New Roman" w:eastAsia="宋体" w:hAnsi="Times New Roman" w:cs="等线" w:hint="eastAsia"/>
            <w:sz w:val="28"/>
            <w14:ligatures w14:val="none"/>
          </w:rPr>
          <w:t>进行评分，并与所述结构评分进行融合，其计算方式如下：</w:t>
        </w:r>
      </w:ins>
    </w:p>
    <w:p w14:paraId="7949B387" w14:textId="77777777" w:rsidR="00A6781E" w:rsidRDefault="00000000" w:rsidP="00A6781E">
      <w:pPr>
        <w:widowControl/>
        <w:spacing w:before="100" w:after="0" w:line="480" w:lineRule="exact"/>
        <w:jc w:val="both"/>
        <w:rPr>
          <w:ins w:id="1278" w:author="yun qiao" w:date="2026-04-15T19:36:00Z"/>
          <w:rFonts w:ascii="Times New Roman" w:eastAsia="宋体" w:hAnsi="Times New Roman" w:cs="等线"/>
          <w:i/>
          <w:sz w:val="28"/>
          <w14:ligatures w14:val="none"/>
        </w:rPr>
      </w:pPr>
      <m:oMathPara>
        <m:oMath>
          <m:sSub>
            <m:sSubPr>
              <m:ctrlPr>
                <w:ins w:id="1279" w:author="yun qiao" w:date="2026-04-15T19:36:00Z">
                  <w:rPr>
                    <w:rFonts w:ascii="Cambria Math" w:eastAsia="宋体" w:hAnsi="Cambria Math" w:cs="Times New Roman"/>
                    <w:i/>
                    <w:sz w:val="28"/>
                    <w:szCs w:val="20"/>
                    <w14:ligatures w14:val="none"/>
                  </w:rPr>
                </w:ins>
              </m:ctrlPr>
            </m:sSubPr>
            <m:e>
              <m:r>
                <w:ins w:id="1280" w:author="yun qiao" w:date="2026-04-15T19:36:00Z">
                  <w:rPr>
                    <w:rFonts w:ascii="Cambria Math" w:eastAsia="宋体" w:hAnsi="Cambria Math" w:cs="等线"/>
                    <w:sz w:val="28"/>
                    <w14:ligatures w14:val="none"/>
                  </w:rPr>
                  <m:t>S</m:t>
                </w:ins>
              </m:r>
            </m:e>
            <m:sub>
              <m:r>
                <w:ins w:id="1281" w:author="yun qiao" w:date="2026-04-15T19:36:00Z">
                  <w:rPr>
                    <w:rFonts w:ascii="Cambria Math" w:eastAsia="宋体" w:hAnsi="Cambria Math" w:cs="等线"/>
                    <w:sz w:val="28"/>
                    <w14:ligatures w14:val="none"/>
                  </w:rPr>
                  <m:t>final</m:t>
                </w:ins>
              </m:r>
            </m:sub>
          </m:sSub>
          <m:d>
            <m:dPr>
              <m:ctrlPr>
                <w:ins w:id="1282" w:author="yun qiao" w:date="2026-04-15T19:36:00Z">
                  <w:rPr>
                    <w:rFonts w:ascii="Cambria Math" w:eastAsia="宋体" w:hAnsi="Cambria Math" w:cs="Times New Roman"/>
                    <w:i/>
                    <w:sz w:val="28"/>
                    <w:szCs w:val="20"/>
                    <w14:ligatures w14:val="none"/>
                  </w:rPr>
                </w:ins>
              </m:ctrlPr>
            </m:dPr>
            <m:e>
              <m:r>
                <w:ins w:id="1283" w:author="yun qiao" w:date="2026-04-15T19:36:00Z">
                  <w:rPr>
                    <w:rFonts w:ascii="Cambria Math" w:eastAsia="宋体" w:hAnsi="Cambria Math" w:cs="等线"/>
                    <w:sz w:val="28"/>
                    <w14:ligatures w14:val="none"/>
                  </w:rPr>
                  <m:t>C</m:t>
                </w:ins>
              </m:r>
            </m:e>
          </m:d>
          <m:r>
            <w:ins w:id="1284" w:author="yun qiao" w:date="2026-04-15T19:36:00Z">
              <w:rPr>
                <w:rFonts w:ascii="Cambria Math" w:eastAsia="宋体" w:hAnsi="Cambria Math" w:cs="等线"/>
                <w:sz w:val="28"/>
                <w14:ligatures w14:val="none"/>
              </w:rPr>
              <m:t>=</m:t>
            </w:ins>
          </m:r>
          <m:sSub>
            <m:sSubPr>
              <m:ctrlPr>
                <w:ins w:id="1285" w:author="yun qiao" w:date="2026-04-15T19:36:00Z">
                  <w:rPr>
                    <w:rFonts w:ascii="Cambria Math" w:eastAsia="宋体" w:hAnsi="Cambria Math" w:cs="Times New Roman"/>
                    <w:i/>
                    <w:sz w:val="28"/>
                    <w:szCs w:val="20"/>
                    <w14:ligatures w14:val="none"/>
                  </w:rPr>
                </w:ins>
              </m:ctrlPr>
            </m:sSubPr>
            <m:e>
              <m:r>
                <w:ins w:id="1286" w:author="yun qiao" w:date="2026-04-15T19:36:00Z">
                  <w:rPr>
                    <w:rFonts w:ascii="Cambria Math" w:eastAsia="宋体" w:hAnsi="Cambria Math" w:cs="等线"/>
                    <w:sz w:val="28"/>
                    <w14:ligatures w14:val="none"/>
                  </w:rPr>
                  <m:t>λ</m:t>
                </w:ins>
              </m:r>
            </m:e>
            <m:sub>
              <m:r>
                <w:ins w:id="1287" w:author="yun qiao" w:date="2026-04-15T19:36:00Z">
                  <w:rPr>
                    <w:rFonts w:ascii="Cambria Math" w:eastAsia="宋体" w:hAnsi="Cambria Math" w:cs="等线"/>
                    <w:sz w:val="28"/>
                    <w14:ligatures w14:val="none"/>
                  </w:rPr>
                  <m:t>1</m:t>
                </w:ins>
              </m:r>
            </m:sub>
          </m:sSub>
          <m:r>
            <w:ins w:id="1288" w:author="yun qiao" w:date="2026-04-15T19:36:00Z">
              <w:rPr>
                <w:rFonts w:ascii="Cambria Math" w:eastAsia="宋体" w:hAnsi="Cambria Math" w:cs="等线"/>
                <w:sz w:val="28"/>
                <w14:ligatures w14:val="none"/>
              </w:rPr>
              <m:t>·</m:t>
            </w:ins>
          </m:r>
          <m:sSub>
            <m:sSubPr>
              <m:ctrlPr>
                <w:ins w:id="1289" w:author="yun qiao" w:date="2026-04-15T19:36:00Z">
                  <w:rPr>
                    <w:rFonts w:ascii="Cambria Math" w:eastAsia="宋体" w:hAnsi="Cambria Math" w:cs="Times New Roman"/>
                    <w:i/>
                    <w:sz w:val="28"/>
                    <w:szCs w:val="20"/>
                    <w14:ligatures w14:val="none"/>
                  </w:rPr>
                </w:ins>
              </m:ctrlPr>
            </m:sSubPr>
            <m:e>
              <m:r>
                <w:ins w:id="1290" w:author="yun qiao" w:date="2026-04-15T19:36:00Z">
                  <w:rPr>
                    <w:rFonts w:ascii="Cambria Math" w:eastAsia="宋体" w:hAnsi="Cambria Math" w:cs="Times New Roman"/>
                    <w:sz w:val="28"/>
                    <w:szCs w:val="28"/>
                    <w14:ligatures w14:val="none"/>
                  </w:rPr>
                  <m:t>S</m:t>
                </w:ins>
              </m:r>
            </m:e>
            <m:sub>
              <m:r>
                <w:ins w:id="1291" w:author="yun qiao" w:date="2026-04-15T19:36:00Z">
                  <w:rPr>
                    <w:rFonts w:ascii="Cambria Math" w:eastAsia="宋体" w:hAnsi="Cambria Math" w:cs="Times New Roman"/>
                    <w:sz w:val="28"/>
                    <w:szCs w:val="28"/>
                    <w14:ligatures w14:val="none"/>
                  </w:rPr>
                  <m:t>struct</m:t>
                </w:ins>
              </m:r>
            </m:sub>
          </m:sSub>
          <m:d>
            <m:dPr>
              <m:ctrlPr>
                <w:ins w:id="1292" w:author="yun qiao" w:date="2026-04-15T19:36:00Z">
                  <w:rPr>
                    <w:rFonts w:ascii="Cambria Math" w:eastAsia="宋体" w:hAnsi="Cambria Math" w:cs="Times New Roman"/>
                    <w:i/>
                    <w:sz w:val="28"/>
                    <w:szCs w:val="20"/>
                    <w14:ligatures w14:val="none"/>
                  </w:rPr>
                </w:ins>
              </m:ctrlPr>
            </m:dPr>
            <m:e>
              <m:r>
                <w:ins w:id="1293" w:author="yun qiao" w:date="2026-04-15T19:36:00Z">
                  <w:rPr>
                    <w:rFonts w:ascii="Cambria Math" w:eastAsia="宋体" w:hAnsi="Cambria Math" w:cs="Times New Roman"/>
                    <w:sz w:val="28"/>
                    <w:szCs w:val="28"/>
                    <w14:ligatures w14:val="none"/>
                  </w:rPr>
                  <m:t>C</m:t>
                </w:ins>
              </m:r>
            </m:e>
          </m:d>
          <m:r>
            <w:ins w:id="1294" w:author="yun qiao" w:date="2026-04-15T19:36:00Z">
              <w:rPr>
                <w:rFonts w:ascii="Cambria Math" w:eastAsia="宋体" w:hAnsi="Cambria Math" w:cs="等线"/>
                <w:sz w:val="28"/>
                <w14:ligatures w14:val="none"/>
              </w:rPr>
              <m:t>+</m:t>
            </w:ins>
          </m:r>
          <m:sSub>
            <m:sSubPr>
              <m:ctrlPr>
                <w:ins w:id="1295" w:author="yun qiao" w:date="2026-04-15T19:36:00Z">
                  <w:rPr>
                    <w:rFonts w:ascii="Cambria Math" w:eastAsia="宋体" w:hAnsi="Cambria Math" w:cs="Times New Roman"/>
                    <w:i/>
                    <w:sz w:val="28"/>
                    <w:szCs w:val="20"/>
                    <w14:ligatures w14:val="none"/>
                  </w:rPr>
                </w:ins>
              </m:ctrlPr>
            </m:sSubPr>
            <m:e>
              <m:r>
                <w:ins w:id="1296" w:author="yun qiao" w:date="2026-04-15T19:36:00Z">
                  <w:rPr>
                    <w:rFonts w:ascii="Cambria Math" w:eastAsia="宋体" w:hAnsi="Cambria Math" w:cs="等线"/>
                    <w:sz w:val="28"/>
                    <w14:ligatures w14:val="none"/>
                  </w:rPr>
                  <m:t>λ</m:t>
                </w:ins>
              </m:r>
            </m:e>
            <m:sub>
              <m:r>
                <w:ins w:id="1297" w:author="yun qiao" w:date="2026-04-15T19:36:00Z">
                  <w:rPr>
                    <w:rFonts w:ascii="Cambria Math" w:eastAsia="宋体" w:hAnsi="Cambria Math" w:cs="等线"/>
                    <w:sz w:val="28"/>
                    <w14:ligatures w14:val="none"/>
                  </w:rPr>
                  <m:t>2</m:t>
                </w:ins>
              </m:r>
            </m:sub>
          </m:sSub>
          <m:r>
            <w:ins w:id="1298" w:author="yun qiao" w:date="2026-04-15T19:36:00Z">
              <w:rPr>
                <w:rFonts w:ascii="Cambria Math" w:eastAsia="宋体" w:hAnsi="Cambria Math" w:cs="等线"/>
                <w:sz w:val="28"/>
                <w14:ligatures w14:val="none"/>
              </w:rPr>
              <m:t>·</m:t>
            </w:ins>
          </m:r>
          <m:sSub>
            <m:sSubPr>
              <m:ctrlPr>
                <w:ins w:id="1299" w:author="yun qiao" w:date="2026-04-15T19:36:00Z">
                  <w:rPr>
                    <w:rFonts w:ascii="Cambria Math" w:eastAsia="宋体" w:hAnsi="Cambria Math" w:cs="Times New Roman"/>
                    <w:i/>
                    <w:sz w:val="28"/>
                    <w:szCs w:val="20"/>
                    <w14:ligatures w14:val="none"/>
                  </w:rPr>
                </w:ins>
              </m:ctrlPr>
            </m:sSubPr>
            <m:e>
              <m:r>
                <w:ins w:id="1300" w:author="yun qiao" w:date="2026-04-15T19:36:00Z">
                  <w:rPr>
                    <w:rFonts w:ascii="Cambria Math" w:eastAsia="宋体" w:hAnsi="Cambria Math" w:cs="等线"/>
                    <w:sz w:val="28"/>
                    <w14:ligatures w14:val="none"/>
                  </w:rPr>
                  <m:t>S</m:t>
                </w:ins>
              </m:r>
            </m:e>
            <m:sub>
              <m:r>
                <w:ins w:id="1301" w:author="yun qiao" w:date="2026-04-15T19:36:00Z">
                  <w:rPr>
                    <w:rFonts w:ascii="Cambria Math" w:eastAsia="宋体" w:hAnsi="Cambria Math" w:cs="等线"/>
                    <w:sz w:val="28"/>
                    <w14:ligatures w14:val="none"/>
                  </w:rPr>
                  <m:t>llm</m:t>
                </w:ins>
              </m:r>
            </m:sub>
          </m:sSub>
          <m:d>
            <m:dPr>
              <m:ctrlPr>
                <w:ins w:id="1302" w:author="yun qiao" w:date="2026-04-15T19:36:00Z">
                  <w:rPr>
                    <w:rFonts w:ascii="Cambria Math" w:eastAsia="宋体" w:hAnsi="Cambria Math" w:cs="Times New Roman"/>
                    <w:i/>
                    <w:sz w:val="28"/>
                    <w:szCs w:val="20"/>
                    <w14:ligatures w14:val="none"/>
                  </w:rPr>
                </w:ins>
              </m:ctrlPr>
            </m:dPr>
            <m:e>
              <m:r>
                <w:ins w:id="1303" w:author="yun qiao" w:date="2026-04-15T19:36:00Z">
                  <w:rPr>
                    <w:rFonts w:ascii="Cambria Math" w:eastAsia="宋体" w:hAnsi="Cambria Math" w:cs="等线"/>
                    <w:sz w:val="28"/>
                    <w14:ligatures w14:val="none"/>
                  </w:rPr>
                  <m:t>C</m:t>
                </w:ins>
              </m:r>
            </m:e>
          </m:d>
        </m:oMath>
      </m:oMathPara>
    </w:p>
    <w:p w14:paraId="1B792F5E" w14:textId="282A789A" w:rsidR="00A6781E" w:rsidRPr="002B6B8D" w:rsidRDefault="00A6781E" w:rsidP="00A6781E">
      <w:pPr>
        <w:widowControl/>
        <w:spacing w:before="100" w:after="0" w:line="480" w:lineRule="exact"/>
        <w:ind w:firstLineChars="200" w:firstLine="560"/>
        <w:jc w:val="both"/>
        <w:rPr>
          <w:ins w:id="1304" w:author="yun qiao" w:date="2026-04-15T19:36:00Z"/>
          <w:rFonts w:ascii="Cambria Math" w:eastAsia="宋体" w:hAnsi="Cambria Math" w:cs="Times New Roman"/>
          <w:sz w:val="28"/>
          <w:szCs w:val="28"/>
          <w14:ligatures w14:val="none"/>
        </w:rPr>
      </w:pPr>
      <w:ins w:id="1305" w:author="yun qiao" w:date="2026-04-15T19:36:00Z">
        <w:r>
          <w:rPr>
            <w:rFonts w:ascii="Cambria Math" w:eastAsia="宋体" w:hAnsi="Cambria Math" w:cs="Times New Roman" w:hint="eastAsia"/>
            <w:sz w:val="28"/>
            <w:szCs w:val="28"/>
            <w14:ligatures w14:val="none"/>
          </w:rPr>
          <w:t>其中，</w:t>
        </w:r>
      </w:ins>
      <m:oMath>
        <m:sSub>
          <m:sSubPr>
            <m:ctrlPr>
              <w:ins w:id="1306" w:author="yun qiao" w:date="2026-04-15T19:36:00Z">
                <w:rPr>
                  <w:rFonts w:ascii="Cambria Math" w:eastAsia="宋体" w:hAnsi="Cambria Math" w:cs="Times New Roman"/>
                  <w:i/>
                  <w:sz w:val="28"/>
                  <w:szCs w:val="20"/>
                  <w14:ligatures w14:val="none"/>
                </w:rPr>
              </w:ins>
            </m:ctrlPr>
          </m:sSubPr>
          <m:e>
            <m:r>
              <w:ins w:id="1307" w:author="yun qiao" w:date="2026-04-15T19:36:00Z">
                <w:rPr>
                  <w:rFonts w:ascii="Cambria Math" w:eastAsia="宋体" w:hAnsi="Cambria Math" w:cs="等线"/>
                  <w:sz w:val="28"/>
                  <w14:ligatures w14:val="none"/>
                </w:rPr>
                <m:t>S</m:t>
              </w:ins>
            </m:r>
          </m:e>
          <m:sub>
            <m:r>
              <w:ins w:id="1308" w:author="yun qiao" w:date="2026-04-15T19:36:00Z">
                <w:rPr>
                  <w:rFonts w:ascii="Cambria Math" w:eastAsia="宋体" w:hAnsi="Cambria Math" w:cs="等线"/>
                  <w:sz w:val="28"/>
                  <w14:ligatures w14:val="none"/>
                </w:rPr>
                <m:t>llm</m:t>
              </w:ins>
            </m:r>
          </m:sub>
        </m:sSub>
        <m:d>
          <m:dPr>
            <m:ctrlPr>
              <w:ins w:id="1309" w:author="yun qiao" w:date="2026-04-15T19:36:00Z">
                <w:rPr>
                  <w:rFonts w:ascii="Cambria Math" w:eastAsia="宋体" w:hAnsi="Cambria Math" w:cs="Times New Roman"/>
                  <w:i/>
                  <w:sz w:val="28"/>
                  <w:szCs w:val="20"/>
                  <w14:ligatures w14:val="none"/>
                </w:rPr>
              </w:ins>
            </m:ctrlPr>
          </m:dPr>
          <m:e>
            <m:r>
              <w:ins w:id="1310" w:author="yun qiao" w:date="2026-04-15T19:36:00Z">
                <w:rPr>
                  <w:rFonts w:ascii="Cambria Math" w:eastAsia="宋体" w:hAnsi="Cambria Math" w:cs="等线"/>
                  <w:sz w:val="28"/>
                  <w14:ligatures w14:val="none"/>
                </w:rPr>
                <m:t>C</m:t>
              </w:ins>
            </m:r>
          </m:e>
        </m:d>
      </m:oMath>
      <w:ins w:id="1311" w:author="yun qiao" w:date="2026-04-15T19:36:00Z">
        <w:r>
          <w:rPr>
            <w:rFonts w:ascii="Cambria Math" w:eastAsia="宋体" w:hAnsi="Cambria Math" w:cs="Times New Roman" w:hint="eastAsia"/>
            <w:sz w:val="28"/>
            <w:szCs w:val="28"/>
            <w14:ligatures w14:val="none"/>
          </w:rPr>
          <w:t>表示大语言模型对候选算子链的</w:t>
        </w:r>
      </w:ins>
      <w:ins w:id="1312" w:author="yun qiao" w:date="2026-04-16T15:53:00Z">
        <w:r w:rsidR="00DC19C2">
          <w:rPr>
            <w:rFonts w:ascii="Cambria Math" w:eastAsia="宋体" w:hAnsi="Cambria Math" w:cs="Times New Roman" w:hint="eastAsia"/>
            <w:sz w:val="28"/>
            <w:szCs w:val="28"/>
            <w14:ligatures w14:val="none"/>
          </w:rPr>
          <w:t>语义一致性</w:t>
        </w:r>
      </w:ins>
      <w:ins w:id="1313" w:author="yun qiao" w:date="2026-04-15T19:36:00Z">
        <w:r>
          <w:rPr>
            <w:rFonts w:ascii="Cambria Math" w:eastAsia="宋体" w:hAnsi="Cambria Math" w:cs="Times New Roman" w:hint="eastAsia"/>
            <w:sz w:val="28"/>
            <w:szCs w:val="28"/>
            <w14:ligatures w14:val="none"/>
          </w:rPr>
          <w:t>评分，</w:t>
        </w:r>
      </w:ins>
      <m:oMath>
        <m:sSub>
          <m:sSubPr>
            <m:ctrlPr>
              <w:ins w:id="1314" w:author="yun qiao" w:date="2026-04-15T19:36:00Z">
                <w:rPr>
                  <w:rFonts w:ascii="Cambria Math" w:eastAsia="宋体" w:hAnsi="Cambria Math" w:cs="Times New Roman"/>
                  <w:i/>
                  <w:sz w:val="28"/>
                  <w:szCs w:val="20"/>
                  <w14:ligatures w14:val="none"/>
                </w:rPr>
              </w:ins>
            </m:ctrlPr>
          </m:sSubPr>
          <m:e>
            <m:r>
              <w:ins w:id="1315" w:author="yun qiao" w:date="2026-04-15T19:36:00Z">
                <w:rPr>
                  <w:rFonts w:ascii="Cambria Math" w:eastAsia="宋体" w:hAnsi="Cambria Math" w:cs="等线"/>
                  <w:sz w:val="28"/>
                  <w14:ligatures w14:val="none"/>
                </w:rPr>
                <m:t>λ</m:t>
              </w:ins>
            </m:r>
          </m:e>
          <m:sub>
            <m:r>
              <w:ins w:id="1316" w:author="yun qiao" w:date="2026-04-15T19:36:00Z">
                <w:rPr>
                  <w:rFonts w:ascii="Cambria Math" w:eastAsia="宋体" w:hAnsi="Cambria Math" w:cs="等线"/>
                  <w:sz w:val="28"/>
                  <w14:ligatures w14:val="none"/>
                </w:rPr>
                <m:t>1</m:t>
              </w:ins>
            </m:r>
          </m:sub>
        </m:sSub>
      </m:oMath>
      <w:ins w:id="1317" w:author="yun qiao" w:date="2026-04-15T19:36:00Z">
        <w:r>
          <w:rPr>
            <w:rFonts w:ascii="Cambria Math" w:eastAsia="宋体" w:hAnsi="Cambria Math" w:cs="Times New Roman" w:hint="eastAsia"/>
            <w:sz w:val="28"/>
            <w:szCs w:val="28"/>
            <w14:ligatures w14:val="none"/>
          </w:rPr>
          <w:t>和</w:t>
        </w:r>
      </w:ins>
      <m:oMath>
        <m:sSub>
          <m:sSubPr>
            <m:ctrlPr>
              <w:ins w:id="1318" w:author="yun qiao" w:date="2026-04-15T19:36:00Z">
                <w:rPr>
                  <w:rFonts w:ascii="Cambria Math" w:eastAsia="宋体" w:hAnsi="Cambria Math" w:cs="Times New Roman"/>
                  <w:i/>
                  <w:sz w:val="28"/>
                  <w:szCs w:val="20"/>
                  <w14:ligatures w14:val="none"/>
                </w:rPr>
              </w:ins>
            </m:ctrlPr>
          </m:sSubPr>
          <m:e>
            <m:r>
              <w:ins w:id="1319" w:author="yun qiao" w:date="2026-04-15T19:36:00Z">
                <w:rPr>
                  <w:rFonts w:ascii="Cambria Math" w:eastAsia="宋体" w:hAnsi="Cambria Math" w:cs="等线"/>
                  <w:sz w:val="28"/>
                  <w14:ligatures w14:val="none"/>
                </w:rPr>
                <m:t>λ</m:t>
              </w:ins>
            </m:r>
          </m:e>
          <m:sub>
            <m:r>
              <w:ins w:id="1320" w:author="yun qiao" w:date="2026-04-15T19:36:00Z">
                <w:rPr>
                  <w:rFonts w:ascii="Cambria Math" w:eastAsia="宋体" w:hAnsi="Cambria Math" w:cs="等线"/>
                  <w:sz w:val="28"/>
                  <w14:ligatures w14:val="none"/>
                </w:rPr>
                <m:t>2</m:t>
              </w:ins>
            </m:r>
          </m:sub>
        </m:sSub>
      </m:oMath>
      <w:ins w:id="1321" w:author="yun qiao" w:date="2026-04-15T19:36:00Z">
        <w:r>
          <w:rPr>
            <w:rFonts w:ascii="Cambria Math" w:eastAsia="宋体" w:hAnsi="Cambria Math" w:cs="Times New Roman" w:hint="eastAsia"/>
            <w:sz w:val="28"/>
            <w:szCs w:val="28"/>
            <w14:ligatures w14:val="none"/>
          </w:rPr>
          <w:t>为可调权重系数；</w:t>
        </w:r>
        <w:r w:rsidRPr="002B6B8D">
          <w:rPr>
            <w:rFonts w:ascii="Cambria Math" w:eastAsia="宋体" w:hAnsi="Cambria Math" w:cs="Times New Roman" w:hint="eastAsia"/>
            <w:sz w:val="28"/>
            <w:szCs w:val="28"/>
            <w14:ligatures w14:val="none"/>
          </w:rPr>
          <w:t>在自动修复阶段，对融合评分最优的候选算子链定位待修复位置，优先检索与当前算子对应同一操作原语的候选算子并经输入输出兼容性预过滤后选择替代；若不存在满足约束的候选算子，则在同一操作子类中检索满足前后可衔接关系的替代操作原语，并基于所述替代操作原语重新执行映射检索与兼容性筛选；将替代算子或重映射结果替换至算子链中，并重新执行兼容性验证与映射覆盖度评估；当替换后不兼容问题数量减少，或在不增加不兼容问题数量的前提下映射覆盖度提高时，保留本次替换结果，否则撤销本次替换并尝试下一待修复位置；基于上述评估与修复过程，输出最优的地理处理算子链及对应的自动化模型结构。</w:t>
        </w:r>
      </w:ins>
    </w:p>
    <w:p w14:paraId="16152102" w14:textId="733F6583" w:rsidR="00B95363" w:rsidDel="00A6781E" w:rsidRDefault="00000000" w:rsidP="00A6781E">
      <w:pPr>
        <w:widowControl/>
        <w:spacing w:before="100" w:after="0" w:line="480" w:lineRule="exact"/>
        <w:ind w:firstLineChars="200" w:firstLine="560"/>
        <w:jc w:val="both"/>
        <w:rPr>
          <w:del w:id="1322" w:author="yun qiao" w:date="2026-04-15T19:35:00Z"/>
          <w:rFonts w:ascii="Times New Roman" w:eastAsia="宋体" w:hAnsi="Times New Roman" w:cs="Times New Roman"/>
          <w:sz w:val="28"/>
          <w:szCs w:val="28"/>
          <w14:ligatures w14:val="none"/>
        </w:rPr>
      </w:pPr>
      <w:del w:id="1323" w:author="yun qiao" w:date="2026-04-15T19:35:00Z">
        <w:r w:rsidDel="00A6781E">
          <w:rPr>
            <w:rFonts w:ascii="Times New Roman" w:eastAsia="宋体" w:hAnsi="Times New Roman" w:cs="Times New Roman" w:hint="eastAsia"/>
            <w:sz w:val="28"/>
            <w:szCs w:val="28"/>
            <w14:ligatures w14:val="none"/>
          </w:rPr>
          <w:delText>基于多源约束对所述候选算子链进行评估与优化，包括结构约束评估、语义一致性评估及映射覆盖度评估，并针对存在映射缺失、输入输出不兼容或局部链路不合法的候选算子链进行替代修复，输出最优的地理处理算子链及对应的自动化模型结构，实现从自然语言任务到可执行地理处理模型的全自动构建；</w:delText>
        </w:r>
      </w:del>
      <w:del w:id="1324" w:author="yun qiao" w:date="2026-04-09T10:34:00Z">
        <w:r>
          <w:rPr>
            <w:rFonts w:ascii="Times New Roman" w:eastAsia="宋体" w:hAnsi="Times New Roman" w:cs="Times New Roman" w:hint="eastAsia"/>
            <w:sz w:val="28"/>
            <w:szCs w:val="28"/>
            <w14:ligatures w14:val="none"/>
          </w:rPr>
          <w:delText>基于多源约束对所述候选算子链进行评估与优化，获得满足结构一致性与可执行性的地理处理算子链及对应的自动化模型结构，实现从自然语言任务到可执行地理处理模型的全自动构建</w:delText>
        </w:r>
      </w:del>
      <w:del w:id="1325" w:author="yun qiao" w:date="2026-04-15T19:35:00Z">
        <w:r w:rsidDel="00A6781E">
          <w:rPr>
            <w:rFonts w:ascii="Times New Roman" w:eastAsia="宋体" w:hAnsi="Times New Roman" w:cs="Times New Roman" w:hint="eastAsia"/>
            <w:sz w:val="28"/>
            <w:szCs w:val="28"/>
            <w14:ligatures w14:val="none"/>
          </w:rPr>
          <w:delText>，是以在结构约束评估阶段，基于所述知识图谱对每条候选算子链进行多维度结构评估，计算结构评分：</w:delText>
        </w:r>
      </w:del>
    </w:p>
    <w:p w14:paraId="43A0146E" w14:textId="6D43E576" w:rsidR="00B95363" w:rsidDel="00A6781E" w:rsidRDefault="00000000" w:rsidP="00A6781E">
      <w:pPr>
        <w:widowControl/>
        <w:spacing w:before="100" w:after="0" w:line="480" w:lineRule="exact"/>
        <w:ind w:firstLineChars="200" w:firstLine="560"/>
        <w:jc w:val="both"/>
        <w:rPr>
          <w:del w:id="1326" w:author="yun qiao" w:date="2026-04-15T19:35:00Z"/>
          <w:rFonts w:ascii="Cambria Math" w:eastAsia="宋体" w:hAnsi="Cambria Math" w:cs="Times New Roman"/>
          <w:i/>
          <w:sz w:val="28"/>
          <w:szCs w:val="28"/>
          <w14:ligatures w14:val="none"/>
        </w:rPr>
      </w:pPr>
      <m:oMathPara>
        <m:oMath>
          <m:sSub>
            <m:sSubPr>
              <m:ctrlPr>
                <w:del w:id="1327" w:author="yun qiao" w:date="2026-04-15T19:35:00Z">
                  <w:rPr>
                    <w:rFonts w:ascii="Cambria Math" w:eastAsia="宋体" w:hAnsi="Cambria Math" w:cs="Times New Roman"/>
                    <w:i/>
                    <w:sz w:val="28"/>
                    <w:szCs w:val="20"/>
                    <w14:ligatures w14:val="none"/>
                  </w:rPr>
                </w:del>
              </m:ctrlPr>
            </m:sSubPr>
            <m:e>
              <m:r>
                <w:del w:id="1328" w:author="yun qiao" w:date="2026-04-15T19:35:00Z">
                  <w:rPr>
                    <w:rFonts w:ascii="Cambria Math" w:eastAsia="宋体" w:hAnsi="Cambria Math" w:cs="Times New Roman"/>
                    <w:sz w:val="28"/>
                    <w:szCs w:val="28"/>
                    <w14:ligatures w14:val="none"/>
                  </w:rPr>
                  <m:t>S</m:t>
                </w:del>
              </m:r>
            </m:e>
            <m:sub>
              <m:r>
                <w:del w:id="1329" w:author="yun qiao" w:date="2026-04-15T19:35:00Z">
                  <w:rPr>
                    <w:rFonts w:ascii="Cambria Math" w:eastAsia="宋体" w:hAnsi="Cambria Math" w:cs="Times New Roman"/>
                    <w:sz w:val="28"/>
                    <w:szCs w:val="28"/>
                    <w14:ligatures w14:val="none"/>
                  </w:rPr>
                  <m:t>struct</m:t>
                </w:del>
              </m:r>
            </m:sub>
          </m:sSub>
          <m:d>
            <m:dPr>
              <m:ctrlPr>
                <w:del w:id="1330" w:author="yun qiao" w:date="2026-04-15T19:35:00Z">
                  <w:rPr>
                    <w:rFonts w:ascii="Cambria Math" w:eastAsia="宋体" w:hAnsi="Cambria Math" w:cs="Times New Roman"/>
                    <w:i/>
                    <w:sz w:val="28"/>
                    <w:szCs w:val="20"/>
                    <w14:ligatures w14:val="none"/>
                  </w:rPr>
                </w:del>
              </m:ctrlPr>
            </m:dPr>
            <m:e>
              <m:r>
                <w:del w:id="1331" w:author="yun qiao" w:date="2026-04-15T19:35:00Z">
                  <w:rPr>
                    <w:rFonts w:ascii="Cambria Math" w:eastAsia="宋体" w:hAnsi="Cambria Math" w:cs="Times New Roman"/>
                    <w:sz w:val="28"/>
                    <w:szCs w:val="28"/>
                    <w14:ligatures w14:val="none"/>
                  </w:rPr>
                  <m:t>C</m:t>
                </w:del>
              </m:r>
            </m:e>
          </m:d>
          <m:r>
            <w:del w:id="1332" w:author="yun qiao" w:date="2026-04-15T19:35:00Z">
              <w:rPr>
                <w:rFonts w:ascii="Cambria Math" w:eastAsia="宋体" w:hAnsi="Cambria Math" w:cs="Times New Roman"/>
                <w:sz w:val="28"/>
                <w:szCs w:val="28"/>
                <w14:ligatures w14:val="none"/>
              </w:rPr>
              <m:t>=</m:t>
            </w:del>
          </m:r>
          <m:sSub>
            <m:sSubPr>
              <m:ctrlPr>
                <w:del w:id="1333" w:author="yun qiao" w:date="2026-04-15T19:35:00Z">
                  <w:rPr>
                    <w:rFonts w:ascii="Cambria Math" w:eastAsia="宋体" w:hAnsi="Cambria Math" w:cs="Times New Roman"/>
                    <w:i/>
                    <w:sz w:val="28"/>
                    <w:szCs w:val="20"/>
                    <w14:ligatures w14:val="none"/>
                  </w:rPr>
                </w:del>
              </m:ctrlPr>
            </m:sSubPr>
            <m:e>
              <m:r>
                <w:del w:id="1334" w:author="yun qiao" w:date="2026-04-15T19:35:00Z">
                  <w:rPr>
                    <w:rFonts w:ascii="Cambria Math" w:eastAsia="宋体" w:hAnsi="Cambria Math" w:cs="Times New Roman"/>
                    <w:sz w:val="28"/>
                    <w:szCs w:val="28"/>
                    <w14:ligatures w14:val="none"/>
                  </w:rPr>
                  <m:t>w</m:t>
                </w:del>
              </m:r>
            </m:e>
            <m:sub>
              <m:r>
                <w:del w:id="1335" w:author="yun qiao" w:date="2026-04-15T19:35:00Z">
                  <w:rPr>
                    <w:rFonts w:ascii="Cambria Math" w:eastAsia="宋体" w:hAnsi="Cambria Math" w:cs="Times New Roman"/>
                    <w:sz w:val="28"/>
                    <w:szCs w:val="28"/>
                    <w14:ligatures w14:val="none"/>
                  </w:rPr>
                  <m:t>1</m:t>
                </w:del>
              </m:r>
            </m:sub>
          </m:sSub>
          <m:r>
            <w:del w:id="1336" w:author="yun qiao" w:date="2026-04-15T19:35:00Z">
              <w:rPr>
                <w:rFonts w:ascii="Cambria Math" w:eastAsia="宋体" w:hAnsi="Cambria Math" w:cs="Times New Roman"/>
                <w:sz w:val="28"/>
                <w:szCs w:val="28"/>
                <w14:ligatures w14:val="none"/>
              </w:rPr>
              <m:t>·</m:t>
            </w:del>
          </m:r>
          <m:sSub>
            <m:sSubPr>
              <m:ctrlPr>
                <w:del w:id="1337" w:author="yun qiao" w:date="2026-04-15T19:35:00Z">
                  <w:rPr>
                    <w:rFonts w:ascii="Cambria Math" w:eastAsia="宋体" w:hAnsi="Cambria Math" w:cs="Times New Roman"/>
                    <w:i/>
                    <w:sz w:val="28"/>
                    <w:szCs w:val="20"/>
                    <w14:ligatures w14:val="none"/>
                  </w:rPr>
                </w:del>
              </m:ctrlPr>
            </m:sSubPr>
            <m:e>
              <m:r>
                <w:del w:id="1338" w:author="yun qiao" w:date="2026-04-15T19:35:00Z">
                  <w:rPr>
                    <w:rFonts w:ascii="Cambria Math" w:eastAsia="宋体" w:hAnsi="Cambria Math" w:cs="Times New Roman"/>
                    <w:sz w:val="28"/>
                    <w:szCs w:val="28"/>
                    <w14:ligatures w14:val="none"/>
                  </w:rPr>
                  <m:t>S</m:t>
                </w:del>
              </m:r>
            </m:e>
            <m:sub>
              <m:r>
                <w:del w:id="1339" w:author="yun qiao" w:date="2026-04-15T19:35:00Z">
                  <w:rPr>
                    <w:rFonts w:ascii="Cambria Math" w:eastAsia="宋体" w:hAnsi="Cambria Math" w:cs="Times New Roman"/>
                    <w:sz w:val="28"/>
                    <w:szCs w:val="28"/>
                    <w14:ligatures w14:val="none"/>
                  </w:rPr>
                  <m:t>map</m:t>
                </w:del>
              </m:r>
            </m:sub>
          </m:sSub>
          <m:d>
            <m:dPr>
              <m:ctrlPr>
                <w:del w:id="1340" w:author="yun qiao" w:date="2026-04-15T19:35:00Z">
                  <w:rPr>
                    <w:rFonts w:ascii="Cambria Math" w:eastAsia="宋体" w:hAnsi="Cambria Math" w:cs="Times New Roman"/>
                    <w:i/>
                    <w:sz w:val="28"/>
                    <w:szCs w:val="20"/>
                    <w14:ligatures w14:val="none"/>
                  </w:rPr>
                </w:del>
              </m:ctrlPr>
            </m:dPr>
            <m:e>
              <m:r>
                <w:del w:id="1341" w:author="yun qiao" w:date="2026-04-15T19:35:00Z">
                  <w:rPr>
                    <w:rFonts w:ascii="Cambria Math" w:eastAsia="宋体" w:hAnsi="Cambria Math" w:cs="Times New Roman"/>
                    <w:sz w:val="28"/>
                    <w:szCs w:val="28"/>
                    <w14:ligatures w14:val="none"/>
                  </w:rPr>
                  <m:t>C</m:t>
                </w:del>
              </m:r>
            </m:e>
          </m:d>
          <m:r>
            <w:del w:id="1342" w:author="yun qiao" w:date="2026-04-15T19:35:00Z">
              <w:rPr>
                <w:rFonts w:ascii="Cambria Math" w:eastAsia="宋体" w:hAnsi="Cambria Math" w:cs="Times New Roman"/>
                <w:sz w:val="28"/>
                <w:szCs w:val="28"/>
                <w14:ligatures w14:val="none"/>
              </w:rPr>
              <m:t>+</m:t>
            </w:del>
          </m:r>
          <m:sSub>
            <m:sSubPr>
              <m:ctrlPr>
                <w:del w:id="1343" w:author="yun qiao" w:date="2026-04-15T19:35:00Z">
                  <w:rPr>
                    <w:rFonts w:ascii="Cambria Math" w:eastAsia="宋体" w:hAnsi="Cambria Math" w:cs="Times New Roman"/>
                    <w:i/>
                    <w:sz w:val="28"/>
                    <w:szCs w:val="20"/>
                    <w14:ligatures w14:val="none"/>
                  </w:rPr>
                </w:del>
              </m:ctrlPr>
            </m:sSubPr>
            <m:e>
              <m:r>
                <w:del w:id="1344" w:author="yun qiao" w:date="2026-04-15T19:35:00Z">
                  <w:rPr>
                    <w:rFonts w:ascii="Cambria Math" w:eastAsia="宋体" w:hAnsi="Cambria Math" w:cs="Times New Roman"/>
                    <w:sz w:val="28"/>
                    <w:szCs w:val="28"/>
                    <w14:ligatures w14:val="none"/>
                  </w:rPr>
                  <m:t>w</m:t>
                </w:del>
              </m:r>
            </m:e>
            <m:sub>
              <m:r>
                <w:del w:id="1345" w:author="yun qiao" w:date="2026-04-15T19:35:00Z">
                  <w:rPr>
                    <w:rFonts w:ascii="Cambria Math" w:eastAsia="宋体" w:hAnsi="Cambria Math" w:cs="Times New Roman"/>
                    <w:sz w:val="28"/>
                    <w:szCs w:val="28"/>
                    <w14:ligatures w14:val="none"/>
                  </w:rPr>
                  <m:t>2</m:t>
                </w:del>
              </m:r>
            </m:sub>
          </m:sSub>
          <m:r>
            <w:del w:id="1346" w:author="yun qiao" w:date="2026-04-15T19:35:00Z">
              <w:rPr>
                <w:rFonts w:ascii="Cambria Math" w:eastAsia="宋体" w:hAnsi="Cambria Math" w:cs="Times New Roman"/>
                <w:sz w:val="28"/>
                <w:szCs w:val="28"/>
                <w14:ligatures w14:val="none"/>
              </w:rPr>
              <m:t>·</m:t>
            </w:del>
          </m:r>
          <m:sSub>
            <m:sSubPr>
              <m:ctrlPr>
                <w:del w:id="1347" w:author="yun qiao" w:date="2026-04-15T19:35:00Z">
                  <w:rPr>
                    <w:rFonts w:ascii="Cambria Math" w:eastAsia="宋体" w:hAnsi="Cambria Math" w:cs="Times New Roman"/>
                    <w:i/>
                    <w:sz w:val="28"/>
                    <w:szCs w:val="20"/>
                    <w14:ligatures w14:val="none"/>
                  </w:rPr>
                </w:del>
              </m:ctrlPr>
            </m:sSubPr>
            <m:e>
              <m:r>
                <w:del w:id="1348" w:author="yun qiao" w:date="2026-04-15T19:35:00Z">
                  <w:rPr>
                    <w:rFonts w:ascii="Cambria Math" w:eastAsia="宋体" w:hAnsi="Cambria Math" w:cs="Times New Roman"/>
                    <w:sz w:val="28"/>
                    <w:szCs w:val="28"/>
                    <w14:ligatures w14:val="none"/>
                  </w:rPr>
                  <m:t>R</m:t>
                </w:del>
              </m:r>
            </m:e>
            <m:sub>
              <m:r>
                <w:del w:id="1349" w:author="yun qiao" w:date="2026-04-15T19:35:00Z">
                  <w:rPr>
                    <w:rFonts w:ascii="Cambria Math" w:eastAsia="宋体" w:hAnsi="Cambria Math" w:cs="Times New Roman" w:hint="eastAsia"/>
                    <w:sz w:val="28"/>
                    <w:szCs w:val="28"/>
                    <w14:ligatures w14:val="none"/>
                  </w:rPr>
                  <m:t>cover</m:t>
                </w:del>
              </m:r>
            </m:sub>
          </m:sSub>
          <m:d>
            <m:dPr>
              <m:ctrlPr>
                <w:del w:id="1350" w:author="yun qiao" w:date="2026-04-15T19:35:00Z">
                  <w:rPr>
                    <w:rFonts w:ascii="Cambria Math" w:eastAsia="宋体" w:hAnsi="Cambria Math" w:cs="Times New Roman"/>
                    <w:i/>
                    <w:sz w:val="28"/>
                    <w:szCs w:val="20"/>
                    <w14:ligatures w14:val="none"/>
                  </w:rPr>
                </w:del>
              </m:ctrlPr>
            </m:dPr>
            <m:e>
              <m:r>
                <w:del w:id="1351" w:author="yun qiao" w:date="2026-04-15T19:35:00Z">
                  <w:rPr>
                    <w:rFonts w:ascii="Cambria Math" w:eastAsia="宋体" w:hAnsi="Cambria Math" w:cs="Times New Roman"/>
                    <w:sz w:val="28"/>
                    <w:szCs w:val="28"/>
                    <w14:ligatures w14:val="none"/>
                  </w:rPr>
                  <m:t>C</m:t>
                </w:del>
              </m:r>
            </m:e>
          </m:d>
          <m:r>
            <w:del w:id="1352" w:author="yun qiao" w:date="2026-04-15T19:35:00Z">
              <w:rPr>
                <w:rFonts w:ascii="Cambria Math" w:eastAsia="宋体" w:hAnsi="Cambria Math" w:cs="Times New Roman"/>
                <w:sz w:val="28"/>
                <w:szCs w:val="28"/>
                <w14:ligatures w14:val="none"/>
              </w:rPr>
              <m:t>+</m:t>
            </w:del>
          </m:r>
          <m:sSub>
            <m:sSubPr>
              <m:ctrlPr>
                <w:del w:id="1353" w:author="yun qiao" w:date="2026-04-15T19:35:00Z">
                  <w:rPr>
                    <w:rFonts w:ascii="Cambria Math" w:eastAsia="宋体" w:hAnsi="Cambria Math" w:cs="Times New Roman"/>
                    <w:i/>
                    <w:sz w:val="28"/>
                    <w:szCs w:val="20"/>
                    <w14:ligatures w14:val="none"/>
                  </w:rPr>
                </w:del>
              </m:ctrlPr>
            </m:sSubPr>
            <m:e>
              <m:r>
                <w:del w:id="1354" w:author="yun qiao" w:date="2026-04-15T19:35:00Z">
                  <w:rPr>
                    <w:rFonts w:ascii="Cambria Math" w:eastAsia="宋体" w:hAnsi="Cambria Math" w:cs="Times New Roman"/>
                    <w:sz w:val="28"/>
                    <w:szCs w:val="28"/>
                    <w14:ligatures w14:val="none"/>
                  </w:rPr>
                  <m:t>w</m:t>
                </w:del>
              </m:r>
            </m:e>
            <m:sub>
              <m:r>
                <w:del w:id="1355" w:author="yun qiao" w:date="2026-04-15T19:35:00Z">
                  <w:rPr>
                    <w:rFonts w:ascii="Cambria Math" w:eastAsia="宋体" w:hAnsi="Cambria Math" w:cs="Times New Roman"/>
                    <w:sz w:val="28"/>
                    <w:szCs w:val="28"/>
                    <w14:ligatures w14:val="none"/>
                  </w:rPr>
                  <m:t>3</m:t>
                </w:del>
              </m:r>
            </m:sub>
          </m:sSub>
          <m:r>
            <w:del w:id="1356" w:author="yun qiao" w:date="2026-04-15T19:35:00Z">
              <w:rPr>
                <w:rFonts w:ascii="Cambria Math" w:eastAsia="宋体" w:hAnsi="Cambria Math" w:cs="Times New Roman"/>
                <w:sz w:val="28"/>
                <w:szCs w:val="28"/>
                <w14:ligatures w14:val="none"/>
              </w:rPr>
              <m:t>·</m:t>
            </w:del>
          </m:r>
          <m:sSub>
            <m:sSubPr>
              <m:ctrlPr>
                <w:del w:id="1357" w:author="yun qiao" w:date="2026-04-15T19:35:00Z">
                  <w:rPr>
                    <w:rFonts w:ascii="Cambria Math" w:eastAsia="宋体" w:hAnsi="Cambria Math" w:cs="Times New Roman"/>
                    <w:i/>
                    <w:sz w:val="28"/>
                    <w:szCs w:val="20"/>
                    <w14:ligatures w14:val="none"/>
                  </w:rPr>
                </w:del>
              </m:ctrlPr>
            </m:sSubPr>
            <m:e>
              <m:r>
                <w:del w:id="1358" w:author="yun qiao" w:date="2026-04-15T19:35:00Z">
                  <w:rPr>
                    <w:rFonts w:ascii="Cambria Math" w:eastAsia="宋体" w:hAnsi="Cambria Math" w:cs="Times New Roman"/>
                    <w:sz w:val="28"/>
                    <w:szCs w:val="28"/>
                    <w14:ligatures w14:val="none"/>
                  </w:rPr>
                  <m:t>S</m:t>
                </w:del>
              </m:r>
            </m:e>
            <m:sub>
              <m:r>
                <w:del w:id="1359" w:author="yun qiao" w:date="2026-04-15T19:35:00Z">
                  <w:rPr>
                    <w:rFonts w:ascii="Cambria Math" w:eastAsia="宋体" w:hAnsi="Cambria Math" w:cs="Times New Roman"/>
                    <w:sz w:val="28"/>
                    <w:szCs w:val="28"/>
                    <w14:ligatures w14:val="none"/>
                  </w:rPr>
                  <m:t>io</m:t>
                </w:del>
              </m:r>
            </m:sub>
          </m:sSub>
          <m:d>
            <m:dPr>
              <m:ctrlPr>
                <w:del w:id="1360" w:author="yun qiao" w:date="2026-04-15T19:35:00Z">
                  <w:rPr>
                    <w:rFonts w:ascii="Cambria Math" w:eastAsia="宋体" w:hAnsi="Cambria Math" w:cs="Times New Roman"/>
                    <w:i/>
                    <w:sz w:val="28"/>
                    <w:szCs w:val="20"/>
                    <w14:ligatures w14:val="none"/>
                  </w:rPr>
                </w:del>
              </m:ctrlPr>
            </m:dPr>
            <m:e>
              <m:r>
                <w:del w:id="1361" w:author="yun qiao" w:date="2026-04-15T19:35:00Z">
                  <w:rPr>
                    <w:rFonts w:ascii="Cambria Math" w:eastAsia="宋体" w:hAnsi="Cambria Math" w:cs="Times New Roman"/>
                    <w:sz w:val="28"/>
                    <w:szCs w:val="28"/>
                    <w14:ligatures w14:val="none"/>
                  </w:rPr>
                  <m:t>C</m:t>
                </w:del>
              </m:r>
            </m:e>
          </m:d>
          <m:r>
            <w:del w:id="1362" w:author="yun qiao" w:date="2026-04-15T19:35:00Z">
              <w:rPr>
                <w:rFonts w:ascii="Cambria Math" w:eastAsia="宋体" w:hAnsi="Cambria Math" w:cs="Times New Roman"/>
                <w:sz w:val="28"/>
                <w:szCs w:val="28"/>
                <w14:ligatures w14:val="none"/>
              </w:rPr>
              <m:t>+</m:t>
            </w:del>
          </m:r>
          <m:sSub>
            <m:sSubPr>
              <m:ctrlPr>
                <w:del w:id="1363" w:author="yun qiao" w:date="2026-04-15T19:35:00Z">
                  <w:rPr>
                    <w:rFonts w:ascii="Cambria Math" w:eastAsia="宋体" w:hAnsi="Cambria Math" w:cs="Times New Roman"/>
                    <w:i/>
                    <w:sz w:val="28"/>
                    <w:szCs w:val="20"/>
                    <w14:ligatures w14:val="none"/>
                  </w:rPr>
                </w:del>
              </m:ctrlPr>
            </m:sSubPr>
            <m:e>
              <m:r>
                <w:del w:id="1364" w:author="yun qiao" w:date="2026-04-15T19:35:00Z">
                  <w:rPr>
                    <w:rFonts w:ascii="Cambria Math" w:eastAsia="宋体" w:hAnsi="Cambria Math" w:cs="Times New Roman"/>
                    <w:sz w:val="28"/>
                    <w:szCs w:val="28"/>
                    <w14:ligatures w14:val="none"/>
                  </w:rPr>
                  <m:t>w</m:t>
                </w:del>
              </m:r>
            </m:e>
            <m:sub>
              <m:r>
                <w:del w:id="1365" w:author="yun qiao" w:date="2026-04-15T19:35:00Z">
                  <w:rPr>
                    <w:rFonts w:ascii="Cambria Math" w:eastAsia="宋体" w:hAnsi="Cambria Math" w:cs="Times New Roman"/>
                    <w:sz w:val="28"/>
                    <w:szCs w:val="28"/>
                    <w14:ligatures w14:val="none"/>
                  </w:rPr>
                  <m:t>4</m:t>
                </w:del>
              </m:r>
            </m:sub>
          </m:sSub>
          <m:r>
            <w:del w:id="1366" w:author="yun qiao" w:date="2026-04-15T19:35:00Z">
              <w:rPr>
                <w:rFonts w:ascii="Cambria Math" w:eastAsia="宋体" w:hAnsi="Cambria Math" w:cs="Times New Roman"/>
                <w:sz w:val="28"/>
                <w:szCs w:val="28"/>
                <w14:ligatures w14:val="none"/>
              </w:rPr>
              <m:t>·</m:t>
            </w:del>
          </m:r>
          <m:sSub>
            <m:sSubPr>
              <m:ctrlPr>
                <w:del w:id="1367" w:author="yun qiao" w:date="2026-04-15T19:35:00Z">
                  <w:rPr>
                    <w:rFonts w:ascii="Cambria Math" w:eastAsia="宋体" w:hAnsi="Cambria Math" w:cs="Times New Roman"/>
                    <w:i/>
                    <w:sz w:val="28"/>
                    <w:szCs w:val="20"/>
                    <w14:ligatures w14:val="none"/>
                  </w:rPr>
                </w:del>
              </m:ctrlPr>
            </m:sSubPr>
            <m:e>
              <m:r>
                <w:del w:id="1368" w:author="yun qiao" w:date="2026-04-15T19:35:00Z">
                  <w:rPr>
                    <w:rFonts w:ascii="Cambria Math" w:eastAsia="宋体" w:hAnsi="Cambria Math" w:cs="Times New Roman"/>
                    <w:sz w:val="28"/>
                    <w:szCs w:val="28"/>
                    <w14:ligatures w14:val="none"/>
                  </w:rPr>
                  <m:t>S</m:t>
                </w:del>
              </m:r>
            </m:e>
            <m:sub>
              <m:r>
                <w:del w:id="1369" w:author="yun qiao" w:date="2026-04-15T19:35:00Z">
                  <w:rPr>
                    <w:rFonts w:ascii="Cambria Math" w:eastAsia="宋体" w:hAnsi="Cambria Math" w:cs="Times New Roman"/>
                    <w:sz w:val="28"/>
                    <w:szCs w:val="28"/>
                    <w14:ligatures w14:val="none"/>
                  </w:rPr>
                  <m:t>valid</m:t>
                </w:del>
              </m:r>
            </m:sub>
          </m:sSub>
          <m:d>
            <m:dPr>
              <m:ctrlPr>
                <w:del w:id="1370" w:author="yun qiao" w:date="2026-04-15T19:35:00Z">
                  <w:rPr>
                    <w:rFonts w:ascii="Cambria Math" w:eastAsia="宋体" w:hAnsi="Cambria Math" w:cs="Times New Roman"/>
                    <w:i/>
                    <w:sz w:val="28"/>
                    <w:szCs w:val="20"/>
                    <w14:ligatures w14:val="none"/>
                  </w:rPr>
                </w:del>
              </m:ctrlPr>
            </m:dPr>
            <m:e>
              <m:r>
                <w:del w:id="1371" w:author="yun qiao" w:date="2026-04-15T19:35:00Z">
                  <w:rPr>
                    <w:rFonts w:ascii="Cambria Math" w:eastAsia="宋体" w:hAnsi="Cambria Math" w:cs="Times New Roman"/>
                    <w:sz w:val="28"/>
                    <w:szCs w:val="28"/>
                    <w14:ligatures w14:val="none"/>
                  </w:rPr>
                  <m:t>C</m:t>
                </w:del>
              </m:r>
            </m:e>
          </m:d>
        </m:oMath>
      </m:oMathPara>
    </w:p>
    <w:p w14:paraId="6F3C9D78" w14:textId="4270EB34" w:rsidR="00B95363" w:rsidDel="00A6781E" w:rsidRDefault="00000000" w:rsidP="00A6781E">
      <w:pPr>
        <w:widowControl/>
        <w:spacing w:before="100" w:after="0" w:line="480" w:lineRule="exact"/>
        <w:ind w:firstLineChars="200" w:firstLine="560"/>
        <w:jc w:val="both"/>
        <w:rPr>
          <w:del w:id="1372" w:author="yun qiao" w:date="2026-04-15T19:35:00Z"/>
          <w:rFonts w:ascii="Times New Roman" w:eastAsia="宋体" w:hAnsi="Times New Roman" w:cs="Times New Roman"/>
          <w:sz w:val="28"/>
          <w14:ligatures w14:val="none"/>
        </w:rPr>
      </w:pPr>
      <w:del w:id="1373" w:author="yun qiao" w:date="2026-04-15T19:35:00Z">
        <w:r w:rsidDel="00A6781E">
          <w:rPr>
            <w:rFonts w:ascii="Times New Roman" w:eastAsia="宋体" w:hAnsi="Times New Roman" w:cs="等线" w:hint="eastAsia"/>
            <w:sz w:val="28"/>
            <w14:ligatures w14:val="none"/>
          </w:rPr>
          <w:delText>其中，</w:delText>
        </w:r>
        <w:r w:rsidDel="00A6781E">
          <w:rPr>
            <w:rFonts w:ascii="Cambria Math" w:eastAsia="宋体" w:hAnsi="Cambria Math" w:cs="等线"/>
            <w:i/>
            <w:iCs/>
            <w:sz w:val="28"/>
            <w14:ligatures w14:val="none"/>
          </w:rPr>
          <w:delText>C</w:delText>
        </w:r>
        <w:r w:rsidDel="00A6781E">
          <w:rPr>
            <w:rFonts w:ascii="Times New Roman" w:eastAsia="宋体" w:hAnsi="Times New Roman" w:cs="等线" w:hint="eastAsia"/>
            <w:sz w:val="28"/>
            <w14:ligatures w14:val="none"/>
          </w:rPr>
          <w:delText>表示候选算子链，</w:delText>
        </w:r>
      </w:del>
      <m:oMath>
        <m:sSub>
          <m:sSubPr>
            <m:ctrlPr>
              <w:del w:id="1374" w:author="yun qiao" w:date="2026-04-15T19:35:00Z">
                <w:rPr>
                  <w:rFonts w:ascii="Cambria Math" w:eastAsia="宋体" w:hAnsi="Cambria Math" w:cs="Times New Roman"/>
                  <w:i/>
                  <w:sz w:val="28"/>
                  <w14:ligatures w14:val="none"/>
                </w:rPr>
              </w:del>
            </m:ctrlPr>
          </m:sSubPr>
          <m:e>
            <m:r>
              <w:del w:id="1375" w:author="yun qiao" w:date="2026-04-15T19:35:00Z">
                <w:rPr>
                  <w:rFonts w:ascii="Cambria Math" w:eastAsia="宋体" w:hAnsi="Cambria Math" w:cs="Times New Roman"/>
                  <w:sz w:val="28"/>
                  <w14:ligatures w14:val="none"/>
                </w:rPr>
                <m:t>S</m:t>
              </w:del>
            </m:r>
          </m:e>
          <m:sub>
            <m:r>
              <w:del w:id="1376" w:author="yun qiao" w:date="2026-04-15T19:35:00Z">
                <w:rPr>
                  <w:rFonts w:ascii="Cambria Math" w:eastAsia="宋体" w:hAnsi="Cambria Math" w:cs="Times New Roman"/>
                  <w:sz w:val="28"/>
                  <w14:ligatures w14:val="none"/>
                </w:rPr>
                <m:t>map</m:t>
              </w:del>
            </m:r>
          </m:sub>
        </m:sSub>
        <m:d>
          <m:dPr>
            <m:ctrlPr>
              <w:del w:id="1377" w:author="yun qiao" w:date="2026-04-15T19:35:00Z">
                <w:rPr>
                  <w:rFonts w:ascii="Cambria Math" w:eastAsia="宋体" w:hAnsi="Cambria Math" w:cs="Times New Roman"/>
                  <w:i/>
                  <w:sz w:val="28"/>
                  <w14:ligatures w14:val="none"/>
                </w:rPr>
              </w:del>
            </m:ctrlPr>
          </m:dPr>
          <m:e>
            <m:r>
              <w:del w:id="1378" w:author="yun qiao" w:date="2026-04-15T19:35:00Z">
                <w:rPr>
                  <w:rFonts w:ascii="Cambria Math" w:eastAsia="宋体" w:hAnsi="Cambria Math" w:cs="Times New Roman"/>
                  <w:sz w:val="28"/>
                  <w14:ligatures w14:val="none"/>
                </w:rPr>
                <m:t>C</m:t>
              </w:del>
            </m:r>
          </m:e>
        </m:d>
      </m:oMath>
      <w:del w:id="1379" w:author="yun qiao" w:date="2026-04-15T19:35:00Z">
        <w:r w:rsidDel="00A6781E">
          <w:rPr>
            <w:rFonts w:ascii="Times New Roman" w:eastAsia="宋体" w:hAnsi="Times New Roman" w:cs="等线" w:hint="eastAsia"/>
            <w:sz w:val="28"/>
            <w14:ligatures w14:val="none"/>
          </w:rPr>
          <w:delText>表示链中各步骤语义映射评分的平均值，</w:delText>
        </w:r>
      </w:del>
      <m:oMath>
        <m:sSub>
          <m:sSubPr>
            <m:ctrlPr>
              <w:del w:id="1380" w:author="yun qiao" w:date="2026-04-15T19:35:00Z">
                <w:rPr>
                  <w:rFonts w:ascii="Cambria Math" w:eastAsia="宋体" w:hAnsi="Cambria Math" w:cs="Times New Roman"/>
                  <w:i/>
                  <w:sz w:val="28"/>
                  <w14:ligatures w14:val="none"/>
                </w:rPr>
              </w:del>
            </m:ctrlPr>
          </m:sSubPr>
          <m:e>
            <m:r>
              <w:del w:id="1381" w:author="yun qiao" w:date="2026-04-15T19:35:00Z">
                <w:rPr>
                  <w:rFonts w:ascii="Cambria Math" w:eastAsia="宋体" w:hAnsi="Cambria Math" w:cs="Times New Roman"/>
                  <w:sz w:val="28"/>
                  <w14:ligatures w14:val="none"/>
                </w:rPr>
                <m:t>R</m:t>
              </w:del>
            </m:r>
          </m:e>
          <m:sub>
            <m:r>
              <w:del w:id="1382" w:author="yun qiao" w:date="2026-04-09T10:50:00Z">
                <w:rPr>
                  <w:rFonts w:ascii="Cambria Math" w:eastAsia="宋体" w:hAnsi="Cambria Math" w:cs="Times New Roman"/>
                  <w:sz w:val="28"/>
                  <w14:ligatures w14:val="none"/>
                </w:rPr>
                <m:t>known</m:t>
              </w:del>
            </m:r>
          </m:sub>
        </m:sSub>
        <m:d>
          <m:dPr>
            <m:ctrlPr>
              <w:del w:id="1383" w:author="yun qiao" w:date="2026-04-15T19:35:00Z">
                <w:rPr>
                  <w:rFonts w:ascii="Cambria Math" w:eastAsia="宋体" w:hAnsi="Cambria Math" w:cs="Times New Roman"/>
                  <w:i/>
                  <w:sz w:val="28"/>
                  <w14:ligatures w14:val="none"/>
                </w:rPr>
              </w:del>
            </m:ctrlPr>
          </m:dPr>
          <m:e>
            <m:r>
              <w:del w:id="1384" w:author="yun qiao" w:date="2026-04-15T19:35:00Z">
                <w:rPr>
                  <w:rFonts w:ascii="Cambria Math" w:eastAsia="宋体" w:hAnsi="Cambria Math" w:cs="Times New Roman"/>
                  <w:sz w:val="28"/>
                  <w14:ligatures w14:val="none"/>
                </w:rPr>
                <m:t>C</m:t>
              </w:del>
            </m:r>
          </m:e>
        </m:d>
      </m:oMath>
      <w:del w:id="1385" w:author="yun qiao" w:date="2026-04-09T10:50:00Z">
        <w:r>
          <w:rPr>
            <w:rFonts w:ascii="Times New Roman" w:eastAsia="宋体" w:hAnsi="Times New Roman" w:cs="Times New Roman" w:hint="eastAsia"/>
            <w:sz w:val="28"/>
            <w:szCs w:val="28"/>
            <w14:ligatures w14:val="none"/>
          </w:rPr>
          <w:delText>表示链中已知算子占总算子数的比例</w:delText>
        </w:r>
      </w:del>
      <w:del w:id="1386" w:author="yun qiao" w:date="2026-04-15T19:35:00Z">
        <w:r w:rsidDel="00A6781E">
          <w:rPr>
            <w:rFonts w:ascii="Times New Roman" w:eastAsia="宋体" w:hAnsi="Times New Roman" w:cs="Times New Roman" w:hint="eastAsia"/>
            <w:sz w:val="28"/>
            <w:szCs w:val="28"/>
            <w14:ligatures w14:val="none"/>
          </w:rPr>
          <w:delText>，</w:delText>
        </w:r>
      </w:del>
      <m:oMath>
        <m:sSub>
          <m:sSubPr>
            <m:ctrlPr>
              <w:del w:id="1387" w:author="yun qiao" w:date="2026-04-15T19:35:00Z">
                <w:rPr>
                  <w:rFonts w:ascii="Cambria Math" w:eastAsia="宋体" w:hAnsi="Cambria Math" w:cs="Times New Roman"/>
                  <w:sz w:val="28"/>
                  <w:szCs w:val="28"/>
                  <w14:ligatures w14:val="none"/>
                </w:rPr>
              </w:del>
            </m:ctrlPr>
          </m:sSubPr>
          <m:e>
            <m:r>
              <w:del w:id="1388" w:author="yun qiao" w:date="2026-04-15T19:35:00Z">
                <w:rPr>
                  <w:rFonts w:ascii="Cambria Math" w:eastAsia="宋体" w:hAnsi="Cambria Math" w:cs="Times New Roman"/>
                  <w:sz w:val="28"/>
                  <w:szCs w:val="28"/>
                  <w14:ligatures w14:val="none"/>
                </w:rPr>
                <m:t>S</m:t>
              </w:del>
            </m:r>
          </m:e>
          <m:sub>
            <m:r>
              <w:del w:id="1389" w:author="yun qiao" w:date="2026-04-15T19:35:00Z">
                <w:rPr>
                  <w:rFonts w:ascii="Cambria Math" w:eastAsia="宋体" w:hAnsi="Cambria Math" w:cs="Times New Roman"/>
                  <w:sz w:val="28"/>
                  <w:szCs w:val="28"/>
                  <w14:ligatures w14:val="none"/>
                </w:rPr>
                <m:t>io</m:t>
              </w:del>
            </m:r>
          </m:sub>
        </m:sSub>
        <m:d>
          <m:dPr>
            <m:ctrlPr>
              <w:del w:id="1390" w:author="yun qiao" w:date="2026-04-15T19:35:00Z">
                <w:rPr>
                  <w:rFonts w:ascii="Cambria Math" w:eastAsia="宋体" w:hAnsi="Cambria Math" w:cs="Times New Roman"/>
                  <w:i/>
                  <w:sz w:val="28"/>
                  <w14:ligatures w14:val="none"/>
                </w:rPr>
              </w:del>
            </m:ctrlPr>
          </m:dPr>
          <m:e>
            <m:r>
              <w:del w:id="1391" w:author="yun qiao" w:date="2026-04-15T19:35:00Z">
                <w:rPr>
                  <w:rFonts w:ascii="Cambria Math" w:eastAsia="宋体" w:hAnsi="Cambria Math" w:cs="Times New Roman"/>
                  <w:sz w:val="28"/>
                  <w14:ligatures w14:val="none"/>
                </w:rPr>
                <m:t>C</m:t>
              </w:del>
            </m:r>
          </m:e>
        </m:d>
      </m:oMath>
      <w:del w:id="1392" w:author="yun qiao" w:date="2026-04-15T19:35:00Z">
        <w:r w:rsidDel="00A6781E">
          <w:rPr>
            <w:rFonts w:ascii="Times New Roman" w:eastAsia="宋体" w:hAnsi="Times New Roman" w:cs="等线" w:hint="eastAsia"/>
            <w:sz w:val="28"/>
            <w14:ligatures w14:val="none"/>
          </w:rPr>
          <w:delText>表示链中相邻算子间输</w:delText>
        </w:r>
        <w:r w:rsidDel="00A6781E">
          <w:rPr>
            <w:rFonts w:ascii="Times New Roman" w:eastAsia="宋体" w:hAnsi="Times New Roman" w:cs="Times New Roman" w:hint="eastAsia"/>
            <w:sz w:val="28"/>
            <w14:ligatures w14:val="none"/>
          </w:rPr>
          <w:delText>入输出兼容的比例，</w:delText>
        </w:r>
      </w:del>
      <m:oMath>
        <m:sSub>
          <m:sSubPr>
            <m:ctrlPr>
              <w:del w:id="1393" w:author="yun qiao" w:date="2026-04-15T19:35:00Z">
                <w:rPr>
                  <w:rFonts w:ascii="Cambria Math" w:eastAsia="宋体" w:hAnsi="Cambria Math" w:cs="Times New Roman"/>
                  <w:sz w:val="28"/>
                  <w14:ligatures w14:val="none"/>
                </w:rPr>
              </w:del>
            </m:ctrlPr>
          </m:sSubPr>
          <m:e>
            <m:r>
              <w:del w:id="1394" w:author="yun qiao" w:date="2026-04-15T19:35:00Z">
                <w:rPr>
                  <w:rFonts w:ascii="Cambria Math" w:eastAsia="宋体" w:hAnsi="Cambria Math" w:cs="Times New Roman"/>
                  <w:sz w:val="28"/>
                  <w14:ligatures w14:val="none"/>
                </w:rPr>
                <m:t>S</m:t>
              </w:del>
            </m:r>
          </m:e>
          <m:sub>
            <m:r>
              <w:del w:id="1395" w:author="yun qiao" w:date="2026-04-15T19:35:00Z">
                <w:rPr>
                  <w:rFonts w:ascii="Cambria Math" w:eastAsia="宋体" w:hAnsi="Cambria Math" w:cs="Times New Roman"/>
                  <w:sz w:val="28"/>
                  <w14:ligatures w14:val="none"/>
                </w:rPr>
                <m:t>valid</m:t>
              </w:del>
            </m:r>
          </m:sub>
        </m:sSub>
        <m:d>
          <m:dPr>
            <m:ctrlPr>
              <w:del w:id="1396" w:author="yun qiao" w:date="2026-04-15T19:35:00Z">
                <w:rPr>
                  <w:rFonts w:ascii="Cambria Math" w:eastAsia="宋体" w:hAnsi="Cambria Math" w:cs="Times New Roman"/>
                  <w:sz w:val="28"/>
                  <w14:ligatures w14:val="none"/>
                </w:rPr>
              </w:del>
            </m:ctrlPr>
          </m:dPr>
          <m:e>
            <m:r>
              <w:del w:id="1397" w:author="yun qiao" w:date="2026-04-15T19:35:00Z">
                <w:rPr>
                  <w:rFonts w:ascii="Cambria Math" w:eastAsia="宋体" w:hAnsi="Cambria Math" w:cs="Times New Roman"/>
                  <w:sz w:val="28"/>
                  <w14:ligatures w14:val="none"/>
                </w:rPr>
                <m:t>C</m:t>
              </w:del>
            </m:r>
          </m:e>
        </m:d>
      </m:oMath>
      <w:del w:id="1398" w:author="yun qiao" w:date="2026-04-15T19:35:00Z">
        <w:r w:rsidDel="00A6781E">
          <w:rPr>
            <w:rFonts w:ascii="Times New Roman" w:eastAsia="宋体" w:hAnsi="Times New Roman" w:cs="Times New Roman" w:hint="eastAsia"/>
            <w:sz w:val="28"/>
            <w14:ligatures w14:val="none"/>
          </w:rPr>
          <w:delText>表示基于知识图谱对算子链逐步验证所得的验证评分，</w:delText>
        </w:r>
      </w:del>
      <m:oMath>
        <m:sSub>
          <m:sSubPr>
            <m:ctrlPr>
              <w:del w:id="1399" w:author="yun qiao" w:date="2026-04-15T19:35:00Z">
                <w:rPr>
                  <w:rFonts w:ascii="Cambria Math" w:eastAsia="宋体" w:hAnsi="Cambria Math" w:cs="Times New Roman"/>
                  <w:sz w:val="28"/>
                  <w14:ligatures w14:val="none"/>
                </w:rPr>
              </w:del>
            </m:ctrlPr>
          </m:sSubPr>
          <m:e>
            <m:r>
              <w:del w:id="1400" w:author="yun qiao" w:date="2026-04-15T19:35:00Z">
                <w:rPr>
                  <w:rFonts w:ascii="Cambria Math" w:eastAsia="宋体" w:hAnsi="Cambria Math" w:cs="Times New Roman"/>
                  <w:sz w:val="28"/>
                  <w14:ligatures w14:val="none"/>
                </w:rPr>
                <m:t>w</m:t>
              </w:del>
            </m:r>
          </m:e>
          <m:sub>
            <m:r>
              <w:del w:id="1401" w:author="yun qiao" w:date="2026-04-15T19:35:00Z">
                <m:rPr>
                  <m:sty m:val="p"/>
                </m:rPr>
                <w:rPr>
                  <w:rFonts w:ascii="Cambria Math" w:eastAsia="宋体" w:hAnsi="Cambria Math" w:cs="Times New Roman"/>
                  <w:sz w:val="28"/>
                  <w14:ligatures w14:val="none"/>
                </w:rPr>
                <m:t>1</m:t>
              </w:del>
            </m:r>
          </m:sub>
        </m:sSub>
      </m:oMath>
      <w:del w:id="1402" w:author="yun qiao" w:date="2026-04-15T19:35:00Z">
        <w:r w:rsidDel="00A6781E">
          <w:rPr>
            <w:rFonts w:ascii="Times New Roman" w:eastAsia="宋体" w:hAnsi="Times New Roman" w:cs="Times New Roman" w:hint="eastAsia"/>
            <w:sz w:val="28"/>
            <w14:ligatures w14:val="none"/>
          </w:rPr>
          <w:delText>至</w:delText>
        </w:r>
      </w:del>
      <m:oMath>
        <m:sSub>
          <m:sSubPr>
            <m:ctrlPr>
              <w:del w:id="1403" w:author="yun qiao" w:date="2026-04-15T19:35:00Z">
                <w:rPr>
                  <w:rFonts w:ascii="Cambria Math" w:eastAsia="宋体" w:hAnsi="Cambria Math" w:cs="Times New Roman"/>
                  <w:sz w:val="28"/>
                  <w14:ligatures w14:val="none"/>
                </w:rPr>
              </w:del>
            </m:ctrlPr>
          </m:sSubPr>
          <m:e>
            <m:r>
              <w:del w:id="1404" w:author="yun qiao" w:date="2026-04-15T19:35:00Z">
                <w:rPr>
                  <w:rFonts w:ascii="Cambria Math" w:eastAsia="宋体" w:hAnsi="Cambria Math" w:cs="Times New Roman"/>
                  <w:sz w:val="28"/>
                  <w14:ligatures w14:val="none"/>
                </w:rPr>
                <m:t>w</m:t>
              </w:del>
            </m:r>
          </m:e>
          <m:sub>
            <m:r>
              <w:del w:id="1405" w:author="yun qiao" w:date="2026-04-15T19:35:00Z">
                <m:rPr>
                  <m:sty m:val="p"/>
                </m:rPr>
                <w:rPr>
                  <w:rFonts w:ascii="Cambria Math" w:eastAsia="宋体" w:hAnsi="Cambria Math" w:cs="Times New Roman"/>
                  <w:sz w:val="28"/>
                  <w14:ligatures w14:val="none"/>
                </w:rPr>
                <m:t>4</m:t>
              </w:del>
            </m:r>
          </m:sub>
        </m:sSub>
      </m:oMath>
      <w:del w:id="1406" w:author="yun qiao" w:date="2026-04-15T19:35:00Z">
        <w:r w:rsidDel="00A6781E">
          <w:rPr>
            <w:rFonts w:ascii="Times New Roman" w:eastAsia="宋体" w:hAnsi="Times New Roman" w:cs="Times New Roman" w:hint="eastAsia"/>
            <w:sz w:val="28"/>
            <w14:ligatures w14:val="none"/>
          </w:rPr>
          <w:delText>为可调权重系数</w:delText>
        </w:r>
        <w:r w:rsidDel="00A6781E">
          <w:rPr>
            <w:rFonts w:ascii="Times New Roman" w:eastAsia="宋体" w:hAnsi="Times New Roman" w:cs="等线" w:hint="eastAsia"/>
            <w:sz w:val="28"/>
            <w14:ligatures w14:val="none"/>
          </w:rPr>
          <w:delText>；</w:delText>
        </w:r>
      </w:del>
    </w:p>
    <w:p w14:paraId="0371F8D0" w14:textId="5DB23F6B" w:rsidR="00B95363" w:rsidDel="00A6781E" w:rsidRDefault="00000000" w:rsidP="00A6781E">
      <w:pPr>
        <w:widowControl/>
        <w:spacing w:before="100" w:after="0" w:line="480" w:lineRule="exact"/>
        <w:ind w:firstLineChars="200" w:firstLine="560"/>
        <w:jc w:val="both"/>
        <w:rPr>
          <w:del w:id="1407" w:author="yun qiao" w:date="2026-04-15T19:35:00Z"/>
          <w:rFonts w:ascii="Times New Roman" w:eastAsia="宋体" w:hAnsi="Times New Roman" w:cs="等线"/>
          <w:sz w:val="28"/>
          <w14:ligatures w14:val="none"/>
        </w:rPr>
      </w:pPr>
      <w:del w:id="1408" w:author="yun qiao" w:date="2026-04-15T19:35:00Z">
        <w:r w:rsidDel="00A6781E">
          <w:rPr>
            <w:rFonts w:ascii="Times New Roman" w:eastAsia="宋体" w:hAnsi="Times New Roman" w:cs="等线" w:hint="eastAsia"/>
            <w:sz w:val="28"/>
            <w14:ligatures w14:val="none"/>
          </w:rPr>
          <w:delText>在语义一致性评估阶段，将结构评分排序靠前的候选算子链的结构化描述输入大语言模型，由大语言模型结合任务意图及操作逻辑对算子链的语义合理性进行评分，并与所述结构评分进行融合，其计算方式如下：</w:delText>
        </w:r>
      </w:del>
    </w:p>
    <w:p w14:paraId="4662EC8C" w14:textId="709CFDBD" w:rsidR="00B95363" w:rsidDel="00A6781E" w:rsidRDefault="00000000" w:rsidP="00A6781E">
      <w:pPr>
        <w:widowControl/>
        <w:spacing w:before="100" w:after="0" w:line="480" w:lineRule="exact"/>
        <w:ind w:firstLineChars="200" w:firstLine="560"/>
        <w:jc w:val="both"/>
        <w:rPr>
          <w:del w:id="1409" w:author="yun qiao" w:date="2026-04-15T19:35:00Z"/>
          <w:rFonts w:ascii="Times New Roman" w:eastAsia="宋体" w:hAnsi="Times New Roman" w:cs="等线"/>
          <w:i/>
          <w:sz w:val="28"/>
          <w14:ligatures w14:val="none"/>
        </w:rPr>
      </w:pPr>
      <m:oMathPara>
        <m:oMath>
          <m:sSub>
            <m:sSubPr>
              <m:ctrlPr>
                <w:del w:id="1410" w:author="yun qiao" w:date="2026-04-15T19:35:00Z">
                  <w:rPr>
                    <w:rFonts w:ascii="Cambria Math" w:eastAsia="宋体" w:hAnsi="Cambria Math" w:cs="Times New Roman"/>
                    <w:i/>
                    <w:sz w:val="28"/>
                    <w:szCs w:val="20"/>
                    <w14:ligatures w14:val="none"/>
                  </w:rPr>
                </w:del>
              </m:ctrlPr>
            </m:sSubPr>
            <m:e>
              <m:r>
                <w:del w:id="1411" w:author="yun qiao" w:date="2026-04-15T19:35:00Z">
                  <w:rPr>
                    <w:rFonts w:ascii="Cambria Math" w:eastAsia="宋体" w:hAnsi="Cambria Math" w:cs="等线"/>
                    <w:sz w:val="28"/>
                    <w14:ligatures w14:val="none"/>
                  </w:rPr>
                  <m:t>S</m:t>
                </w:del>
              </m:r>
            </m:e>
            <m:sub>
              <m:r>
                <w:del w:id="1412" w:author="yun qiao" w:date="2026-04-15T19:35:00Z">
                  <w:rPr>
                    <w:rFonts w:ascii="Cambria Math" w:eastAsia="宋体" w:hAnsi="Cambria Math" w:cs="等线"/>
                    <w:sz w:val="28"/>
                    <w14:ligatures w14:val="none"/>
                  </w:rPr>
                  <m:t>final</m:t>
                </w:del>
              </m:r>
            </m:sub>
          </m:sSub>
          <m:d>
            <m:dPr>
              <m:ctrlPr>
                <w:del w:id="1413" w:author="yun qiao" w:date="2026-04-15T19:35:00Z">
                  <w:rPr>
                    <w:rFonts w:ascii="Cambria Math" w:eastAsia="宋体" w:hAnsi="Cambria Math" w:cs="Times New Roman"/>
                    <w:i/>
                    <w:sz w:val="28"/>
                    <w:szCs w:val="20"/>
                    <w14:ligatures w14:val="none"/>
                  </w:rPr>
                </w:del>
              </m:ctrlPr>
            </m:dPr>
            <m:e>
              <m:r>
                <w:del w:id="1414" w:author="yun qiao" w:date="2026-04-15T19:35:00Z">
                  <w:rPr>
                    <w:rFonts w:ascii="Cambria Math" w:eastAsia="宋体" w:hAnsi="Cambria Math" w:cs="等线"/>
                    <w:sz w:val="28"/>
                    <w14:ligatures w14:val="none"/>
                  </w:rPr>
                  <m:t>C</m:t>
                </w:del>
              </m:r>
            </m:e>
          </m:d>
          <m:r>
            <w:del w:id="1415" w:author="yun qiao" w:date="2026-04-15T19:35:00Z">
              <w:rPr>
                <w:rFonts w:ascii="Cambria Math" w:eastAsia="宋体" w:hAnsi="Cambria Math" w:cs="等线"/>
                <w:sz w:val="28"/>
                <w14:ligatures w14:val="none"/>
              </w:rPr>
              <m:t>=</m:t>
            </w:del>
          </m:r>
          <m:sSub>
            <m:sSubPr>
              <m:ctrlPr>
                <w:del w:id="1416" w:author="yun qiao" w:date="2026-04-15T19:35:00Z">
                  <w:rPr>
                    <w:rFonts w:ascii="Cambria Math" w:eastAsia="宋体" w:hAnsi="Cambria Math" w:cs="Times New Roman"/>
                    <w:i/>
                    <w:sz w:val="28"/>
                    <w:szCs w:val="20"/>
                    <w14:ligatures w14:val="none"/>
                  </w:rPr>
                </w:del>
              </m:ctrlPr>
            </m:sSubPr>
            <m:e>
              <m:r>
                <w:del w:id="1417" w:author="yun qiao" w:date="2026-04-15T19:35:00Z">
                  <w:rPr>
                    <w:rFonts w:ascii="Cambria Math" w:eastAsia="宋体" w:hAnsi="Cambria Math" w:cs="等线"/>
                    <w:sz w:val="28"/>
                    <w14:ligatures w14:val="none"/>
                  </w:rPr>
                  <m:t>λ</m:t>
                </w:del>
              </m:r>
            </m:e>
            <m:sub>
              <m:r>
                <w:del w:id="1418" w:author="yun qiao" w:date="2026-04-15T19:35:00Z">
                  <w:rPr>
                    <w:rFonts w:ascii="Cambria Math" w:eastAsia="宋体" w:hAnsi="Cambria Math" w:cs="等线"/>
                    <w:sz w:val="28"/>
                    <w14:ligatures w14:val="none"/>
                  </w:rPr>
                  <m:t>1</m:t>
                </w:del>
              </m:r>
            </m:sub>
          </m:sSub>
          <m:r>
            <w:del w:id="1419" w:author="yun qiao" w:date="2026-04-15T19:35:00Z">
              <w:rPr>
                <w:rFonts w:ascii="Cambria Math" w:eastAsia="宋体" w:hAnsi="Cambria Math" w:cs="等线"/>
                <w:sz w:val="28"/>
                <w14:ligatures w14:val="none"/>
              </w:rPr>
              <m:t>·</m:t>
            </w:del>
          </m:r>
          <m:sSub>
            <m:sSubPr>
              <m:ctrlPr>
                <w:del w:id="1420" w:author="yun qiao" w:date="2026-04-15T19:35:00Z">
                  <w:rPr>
                    <w:rFonts w:ascii="Cambria Math" w:eastAsia="宋体" w:hAnsi="Cambria Math" w:cs="Times New Roman"/>
                    <w:i/>
                    <w:sz w:val="28"/>
                    <w:szCs w:val="20"/>
                    <w14:ligatures w14:val="none"/>
                  </w:rPr>
                </w:del>
              </m:ctrlPr>
            </m:sSubPr>
            <m:e>
              <m:r>
                <w:del w:id="1421" w:author="yun qiao" w:date="2026-04-15T19:35:00Z">
                  <w:rPr>
                    <w:rFonts w:ascii="Cambria Math" w:eastAsia="宋体" w:hAnsi="Cambria Math" w:cs="Times New Roman"/>
                    <w:sz w:val="28"/>
                    <w:szCs w:val="28"/>
                    <w14:ligatures w14:val="none"/>
                  </w:rPr>
                  <m:t>S</m:t>
                </w:del>
              </m:r>
            </m:e>
            <m:sub>
              <m:r>
                <w:del w:id="1422" w:author="yun qiao" w:date="2026-04-15T19:35:00Z">
                  <w:rPr>
                    <w:rFonts w:ascii="Cambria Math" w:eastAsia="宋体" w:hAnsi="Cambria Math" w:cs="Times New Roman"/>
                    <w:sz w:val="28"/>
                    <w:szCs w:val="28"/>
                    <w14:ligatures w14:val="none"/>
                  </w:rPr>
                  <m:t>struct</m:t>
                </w:del>
              </m:r>
            </m:sub>
          </m:sSub>
          <m:d>
            <m:dPr>
              <m:ctrlPr>
                <w:del w:id="1423" w:author="yun qiao" w:date="2026-04-15T19:35:00Z">
                  <w:rPr>
                    <w:rFonts w:ascii="Cambria Math" w:eastAsia="宋体" w:hAnsi="Cambria Math" w:cs="Times New Roman"/>
                    <w:i/>
                    <w:sz w:val="28"/>
                    <w:szCs w:val="20"/>
                    <w14:ligatures w14:val="none"/>
                  </w:rPr>
                </w:del>
              </m:ctrlPr>
            </m:dPr>
            <m:e>
              <m:r>
                <w:del w:id="1424" w:author="yun qiao" w:date="2026-04-15T19:35:00Z">
                  <w:rPr>
                    <w:rFonts w:ascii="Cambria Math" w:eastAsia="宋体" w:hAnsi="Cambria Math" w:cs="Times New Roman"/>
                    <w:sz w:val="28"/>
                    <w:szCs w:val="28"/>
                    <w14:ligatures w14:val="none"/>
                  </w:rPr>
                  <m:t>C</m:t>
                </w:del>
              </m:r>
            </m:e>
          </m:d>
          <m:r>
            <w:del w:id="1425" w:author="yun qiao" w:date="2026-04-15T19:35:00Z">
              <w:rPr>
                <w:rFonts w:ascii="Cambria Math" w:eastAsia="宋体" w:hAnsi="Cambria Math" w:cs="等线"/>
                <w:sz w:val="28"/>
                <w14:ligatures w14:val="none"/>
              </w:rPr>
              <m:t>+</m:t>
            </w:del>
          </m:r>
          <m:sSub>
            <m:sSubPr>
              <m:ctrlPr>
                <w:del w:id="1426" w:author="yun qiao" w:date="2026-04-15T19:35:00Z">
                  <w:rPr>
                    <w:rFonts w:ascii="Cambria Math" w:eastAsia="宋体" w:hAnsi="Cambria Math" w:cs="Times New Roman"/>
                    <w:i/>
                    <w:sz w:val="28"/>
                    <w:szCs w:val="20"/>
                    <w14:ligatures w14:val="none"/>
                  </w:rPr>
                </w:del>
              </m:ctrlPr>
            </m:sSubPr>
            <m:e>
              <m:r>
                <w:del w:id="1427" w:author="yun qiao" w:date="2026-04-15T19:35:00Z">
                  <w:rPr>
                    <w:rFonts w:ascii="Cambria Math" w:eastAsia="宋体" w:hAnsi="Cambria Math" w:cs="等线"/>
                    <w:sz w:val="28"/>
                    <w14:ligatures w14:val="none"/>
                  </w:rPr>
                  <m:t>λ</m:t>
                </w:del>
              </m:r>
            </m:e>
            <m:sub>
              <m:r>
                <w:del w:id="1428" w:author="yun qiao" w:date="2026-04-15T19:35:00Z">
                  <w:rPr>
                    <w:rFonts w:ascii="Cambria Math" w:eastAsia="宋体" w:hAnsi="Cambria Math" w:cs="等线"/>
                    <w:sz w:val="28"/>
                    <w14:ligatures w14:val="none"/>
                  </w:rPr>
                  <m:t>2</m:t>
                </w:del>
              </m:r>
            </m:sub>
          </m:sSub>
          <m:r>
            <w:del w:id="1429" w:author="yun qiao" w:date="2026-04-15T19:35:00Z">
              <w:rPr>
                <w:rFonts w:ascii="Cambria Math" w:eastAsia="宋体" w:hAnsi="Cambria Math" w:cs="等线"/>
                <w:sz w:val="28"/>
                <w14:ligatures w14:val="none"/>
              </w:rPr>
              <m:t>·</m:t>
            </w:del>
          </m:r>
          <m:sSub>
            <m:sSubPr>
              <m:ctrlPr>
                <w:del w:id="1430" w:author="yun qiao" w:date="2026-04-15T19:35:00Z">
                  <w:rPr>
                    <w:rFonts w:ascii="Cambria Math" w:eastAsia="宋体" w:hAnsi="Cambria Math" w:cs="Times New Roman"/>
                    <w:i/>
                    <w:sz w:val="28"/>
                    <w:szCs w:val="20"/>
                    <w14:ligatures w14:val="none"/>
                  </w:rPr>
                </w:del>
              </m:ctrlPr>
            </m:sSubPr>
            <m:e>
              <m:r>
                <w:del w:id="1431" w:author="yun qiao" w:date="2026-04-15T19:35:00Z">
                  <w:rPr>
                    <w:rFonts w:ascii="Cambria Math" w:eastAsia="宋体" w:hAnsi="Cambria Math" w:cs="等线"/>
                    <w:sz w:val="28"/>
                    <w14:ligatures w14:val="none"/>
                  </w:rPr>
                  <m:t>S</m:t>
                </w:del>
              </m:r>
            </m:e>
            <m:sub>
              <m:r>
                <w:del w:id="1432" w:author="yun qiao" w:date="2026-04-15T19:35:00Z">
                  <w:rPr>
                    <w:rFonts w:ascii="Cambria Math" w:eastAsia="宋体" w:hAnsi="Cambria Math" w:cs="等线"/>
                    <w:sz w:val="28"/>
                    <w14:ligatures w14:val="none"/>
                  </w:rPr>
                  <m:t>llm</m:t>
                </w:del>
              </m:r>
            </m:sub>
          </m:sSub>
          <m:d>
            <m:dPr>
              <m:ctrlPr>
                <w:del w:id="1433" w:author="yun qiao" w:date="2026-04-15T19:35:00Z">
                  <w:rPr>
                    <w:rFonts w:ascii="Cambria Math" w:eastAsia="宋体" w:hAnsi="Cambria Math" w:cs="Times New Roman"/>
                    <w:i/>
                    <w:sz w:val="28"/>
                    <w:szCs w:val="20"/>
                    <w14:ligatures w14:val="none"/>
                  </w:rPr>
                </w:del>
              </m:ctrlPr>
            </m:dPr>
            <m:e>
              <m:r>
                <w:del w:id="1434" w:author="yun qiao" w:date="2026-04-15T19:35:00Z">
                  <w:rPr>
                    <w:rFonts w:ascii="Cambria Math" w:eastAsia="宋体" w:hAnsi="Cambria Math" w:cs="等线"/>
                    <w:sz w:val="28"/>
                    <w14:ligatures w14:val="none"/>
                  </w:rPr>
                  <m:t>C</m:t>
                </w:del>
              </m:r>
            </m:e>
          </m:d>
        </m:oMath>
      </m:oMathPara>
    </w:p>
    <w:p w14:paraId="1E98AE03" w14:textId="267CB99C" w:rsidR="00B95363" w:rsidDel="00A6781E" w:rsidRDefault="00000000" w:rsidP="00A6781E">
      <w:pPr>
        <w:widowControl/>
        <w:spacing w:before="100" w:after="0" w:line="480" w:lineRule="exact"/>
        <w:ind w:firstLineChars="200" w:firstLine="560"/>
        <w:jc w:val="both"/>
        <w:rPr>
          <w:del w:id="1435" w:author="yun qiao" w:date="2026-04-15T19:35:00Z"/>
          <w:rFonts w:ascii="Times New Roman" w:eastAsia="宋体" w:hAnsi="Times New Roman" w:cs="等线"/>
          <w:sz w:val="28"/>
          <w14:ligatures w14:val="none"/>
        </w:rPr>
      </w:pPr>
      <w:del w:id="1436" w:author="yun qiao" w:date="2026-04-15T19:35:00Z">
        <w:r w:rsidDel="00A6781E">
          <w:rPr>
            <w:rFonts w:ascii="Cambria Math" w:eastAsia="宋体" w:hAnsi="Cambria Math" w:cs="Times New Roman" w:hint="eastAsia"/>
            <w:sz w:val="28"/>
            <w:szCs w:val="28"/>
            <w14:ligatures w14:val="none"/>
          </w:rPr>
          <w:delText>其中，</w:delText>
        </w:r>
      </w:del>
      <m:oMath>
        <m:sSub>
          <m:sSubPr>
            <m:ctrlPr>
              <w:del w:id="1437" w:author="yun qiao" w:date="2026-04-15T19:35:00Z">
                <w:rPr>
                  <w:rFonts w:ascii="Cambria Math" w:eastAsia="宋体" w:hAnsi="Cambria Math" w:cs="Times New Roman"/>
                  <w:i/>
                  <w:sz w:val="28"/>
                  <w:szCs w:val="20"/>
                  <w14:ligatures w14:val="none"/>
                </w:rPr>
              </w:del>
            </m:ctrlPr>
          </m:sSubPr>
          <m:e>
            <m:r>
              <w:del w:id="1438" w:author="yun qiao" w:date="2026-04-15T19:35:00Z">
                <w:rPr>
                  <w:rFonts w:ascii="Cambria Math" w:eastAsia="宋体" w:hAnsi="Cambria Math" w:cs="等线"/>
                  <w:sz w:val="28"/>
                  <w14:ligatures w14:val="none"/>
                </w:rPr>
                <m:t>S</m:t>
              </w:del>
            </m:r>
          </m:e>
          <m:sub>
            <m:r>
              <w:del w:id="1439" w:author="yun qiao" w:date="2026-04-15T19:35:00Z">
                <w:rPr>
                  <w:rFonts w:ascii="Cambria Math" w:eastAsia="宋体" w:hAnsi="Cambria Math" w:cs="等线"/>
                  <w:sz w:val="28"/>
                  <w14:ligatures w14:val="none"/>
                </w:rPr>
                <m:t>llm</m:t>
              </w:del>
            </m:r>
          </m:sub>
        </m:sSub>
        <m:d>
          <m:dPr>
            <m:ctrlPr>
              <w:del w:id="1440" w:author="yun qiao" w:date="2026-04-15T19:35:00Z">
                <w:rPr>
                  <w:rFonts w:ascii="Cambria Math" w:eastAsia="宋体" w:hAnsi="Cambria Math" w:cs="Times New Roman"/>
                  <w:i/>
                  <w:sz w:val="28"/>
                  <w:szCs w:val="20"/>
                  <w14:ligatures w14:val="none"/>
                </w:rPr>
              </w:del>
            </m:ctrlPr>
          </m:dPr>
          <m:e>
            <m:r>
              <w:del w:id="1441" w:author="yun qiao" w:date="2026-04-15T19:35:00Z">
                <w:rPr>
                  <w:rFonts w:ascii="Cambria Math" w:eastAsia="宋体" w:hAnsi="Cambria Math" w:cs="等线"/>
                  <w:sz w:val="28"/>
                  <w14:ligatures w14:val="none"/>
                </w:rPr>
                <m:t>C</m:t>
              </w:del>
            </m:r>
          </m:e>
        </m:d>
      </m:oMath>
      <w:del w:id="1442" w:author="yun qiao" w:date="2026-04-15T19:35:00Z">
        <w:r w:rsidDel="00A6781E">
          <w:rPr>
            <w:rFonts w:ascii="Cambria Math" w:eastAsia="宋体" w:hAnsi="Cambria Math" w:cs="Times New Roman" w:hint="eastAsia"/>
            <w:sz w:val="28"/>
            <w:szCs w:val="28"/>
            <w14:ligatures w14:val="none"/>
          </w:rPr>
          <w:delText>表示大语言模型对候选算子链的语义合理性评分，</w:delText>
        </w:r>
      </w:del>
      <m:oMath>
        <m:sSub>
          <m:sSubPr>
            <m:ctrlPr>
              <w:del w:id="1443" w:author="yun qiao" w:date="2026-04-15T19:35:00Z">
                <w:rPr>
                  <w:rFonts w:ascii="Cambria Math" w:eastAsia="宋体" w:hAnsi="Cambria Math" w:cs="Times New Roman"/>
                  <w:i/>
                  <w:sz w:val="28"/>
                  <w:szCs w:val="20"/>
                  <w14:ligatures w14:val="none"/>
                </w:rPr>
              </w:del>
            </m:ctrlPr>
          </m:sSubPr>
          <m:e>
            <m:r>
              <w:del w:id="1444" w:author="yun qiao" w:date="2026-04-15T19:35:00Z">
                <w:rPr>
                  <w:rFonts w:ascii="Cambria Math" w:eastAsia="宋体" w:hAnsi="Cambria Math" w:cs="等线"/>
                  <w:sz w:val="28"/>
                  <w14:ligatures w14:val="none"/>
                </w:rPr>
                <m:t>λ</m:t>
              </w:del>
            </m:r>
          </m:e>
          <m:sub>
            <m:r>
              <w:del w:id="1445" w:author="yun qiao" w:date="2026-04-15T19:35:00Z">
                <w:rPr>
                  <w:rFonts w:ascii="Cambria Math" w:eastAsia="宋体" w:hAnsi="Cambria Math" w:cs="等线"/>
                  <w:sz w:val="28"/>
                  <w14:ligatures w14:val="none"/>
                </w:rPr>
                <m:t>1</m:t>
              </w:del>
            </m:r>
          </m:sub>
        </m:sSub>
      </m:oMath>
      <w:del w:id="1446" w:author="yun qiao" w:date="2026-04-15T19:35:00Z">
        <w:r w:rsidDel="00A6781E">
          <w:rPr>
            <w:rFonts w:ascii="Cambria Math" w:eastAsia="宋体" w:hAnsi="Cambria Math" w:cs="Times New Roman" w:hint="eastAsia"/>
            <w:sz w:val="28"/>
            <w:szCs w:val="28"/>
            <w14:ligatures w14:val="none"/>
          </w:rPr>
          <w:delText>和</w:delText>
        </w:r>
      </w:del>
      <m:oMath>
        <m:sSub>
          <m:sSubPr>
            <m:ctrlPr>
              <w:del w:id="1447" w:author="yun qiao" w:date="2026-04-15T19:35:00Z">
                <w:rPr>
                  <w:rFonts w:ascii="Cambria Math" w:eastAsia="宋体" w:hAnsi="Cambria Math" w:cs="Times New Roman"/>
                  <w:i/>
                  <w:sz w:val="28"/>
                  <w:szCs w:val="20"/>
                  <w14:ligatures w14:val="none"/>
                </w:rPr>
              </w:del>
            </m:ctrlPr>
          </m:sSubPr>
          <m:e>
            <m:r>
              <w:del w:id="1448" w:author="yun qiao" w:date="2026-04-15T19:35:00Z">
                <w:rPr>
                  <w:rFonts w:ascii="Cambria Math" w:eastAsia="宋体" w:hAnsi="Cambria Math" w:cs="等线"/>
                  <w:sz w:val="28"/>
                  <w14:ligatures w14:val="none"/>
                </w:rPr>
                <m:t>λ</m:t>
              </w:del>
            </m:r>
          </m:e>
          <m:sub>
            <m:r>
              <w:del w:id="1449" w:author="yun qiao" w:date="2026-04-15T19:35:00Z">
                <w:rPr>
                  <w:rFonts w:ascii="Cambria Math" w:eastAsia="宋体" w:hAnsi="Cambria Math" w:cs="等线"/>
                  <w:sz w:val="28"/>
                  <w14:ligatures w14:val="none"/>
                </w:rPr>
                <m:t>2</m:t>
              </w:del>
            </m:r>
          </m:sub>
        </m:sSub>
      </m:oMath>
      <w:del w:id="1450" w:author="yun qiao" w:date="2026-04-15T19:35:00Z">
        <w:r w:rsidDel="00A6781E">
          <w:rPr>
            <w:rFonts w:ascii="Cambria Math" w:eastAsia="宋体" w:hAnsi="Cambria Math" w:cs="Times New Roman" w:hint="eastAsia"/>
            <w:sz w:val="28"/>
            <w:szCs w:val="28"/>
            <w14:ligatures w14:val="none"/>
          </w:rPr>
          <w:delText>为可调权重系数；</w:delText>
        </w:r>
        <w:r w:rsidDel="00A6781E">
          <w:rPr>
            <w:rFonts w:ascii="Times New Roman" w:eastAsia="宋体" w:hAnsi="Times New Roman" w:cs="等线" w:hint="eastAsia"/>
            <w:sz w:val="28"/>
            <w14:ligatures w14:val="none"/>
          </w:rPr>
          <w:delText>在自动修复验证阶段，对融合评分最优的算子链定位待修复位置，优先检索与当前算子对应同一操作原语的候选算子并经输入输出兼容性预过滤后由大语言模型选择替代；若不存在满足约束的候选算子，则在同一操作子类中检索满足前后可衔接关系的替代操作原语，并基于所述替代操作原语重新执行映射检索与兼容性筛选；将替代算子或重映射结果替换至算子链中，并重新执行兼容性验证与映射覆盖度评估；当替换后不兼容问题数量减少，或在不增加不兼容问题数量的前提下映射覆盖度提高时，保留本次替换结果，否则撤销本次替换并尝试下一待修复位置；基于上述推理过程，输出最优的地理处理算子链及对应的自动化模型结构，实现从自然语言任务到可执行地理处理模型的全自动构建；进一步地，在输出所述最优地理处理算子链及对应的自动化模型结构后，接收用户针对所生成地理处理模型的问询请求；基于所述知识图谱检索与所述算子链及所述问询请求相关的算子信息、输入输出类型及操作语义等上下文信息，并结合大语言模型生成针对所述地理处理模型的解释性应答，以支持用户对生成结果的理解与验证。</w:delText>
        </w:r>
      </w:del>
    </w:p>
    <w:p w14:paraId="62586DCC" w14:textId="77777777" w:rsidR="00B95363" w:rsidRDefault="00000000" w:rsidP="00A6781E">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本发明相对于现有技术具有以下有益效果：</w:t>
      </w:r>
    </w:p>
    <w:p w14:paraId="3A33DD97" w14:textId="40D9B3E4" w:rsidR="00380A83" w:rsidRPr="00380A83" w:rsidRDefault="00380A83" w:rsidP="00380A83">
      <w:pPr>
        <w:widowControl/>
        <w:spacing w:before="100" w:after="0" w:line="480" w:lineRule="exact"/>
        <w:ind w:firstLineChars="200" w:firstLine="560"/>
        <w:jc w:val="both"/>
        <w:rPr>
          <w:ins w:id="1451" w:author="yun qiao" w:date="2026-04-15T19:40:00Z"/>
          <w:rFonts w:ascii="Times New Roman" w:eastAsia="宋体" w:hAnsi="Times New Roman" w:cs="Times New Roman"/>
          <w:sz w:val="28"/>
          <w14:ligatures w14:val="none"/>
        </w:rPr>
      </w:pPr>
      <w:ins w:id="1452" w:author="yun qiao" w:date="2026-04-15T19:40:00Z">
        <w:r w:rsidRPr="00380A83">
          <w:rPr>
            <w:rFonts w:ascii="Times New Roman" w:eastAsia="宋体" w:hAnsi="Times New Roman" w:cs="Times New Roman" w:hint="eastAsia"/>
            <w:sz w:val="28"/>
            <w14:ligatures w14:val="none"/>
          </w:rPr>
          <w:t>1</w:t>
        </w:r>
        <w:r w:rsidRPr="00380A83">
          <w:rPr>
            <w:rFonts w:ascii="Times New Roman" w:eastAsia="宋体" w:hAnsi="Times New Roman" w:cs="Times New Roman" w:hint="eastAsia"/>
            <w:sz w:val="28"/>
            <w14:ligatures w14:val="none"/>
          </w:rPr>
          <w:t>）本发明通过构建跨平台统一的操作语义空间，将不同平台的具体算子统一映射至平台无关的操作原语层次体系，实现了生成推理与具体执行的跨平台语义解耦，降低了模型学习复杂度，并提高了方法在不同地理处理平台之间的通用性与可迁移性。</w:t>
        </w:r>
      </w:ins>
    </w:p>
    <w:p w14:paraId="3D3FFAD9" w14:textId="0F38F9AB" w:rsidR="00380A83" w:rsidRPr="00380A83" w:rsidRDefault="00380A83" w:rsidP="00380A83">
      <w:pPr>
        <w:widowControl/>
        <w:spacing w:before="100" w:after="0" w:line="480" w:lineRule="exact"/>
        <w:ind w:firstLineChars="200" w:firstLine="560"/>
        <w:jc w:val="both"/>
        <w:rPr>
          <w:ins w:id="1453" w:author="yun qiao" w:date="2026-04-15T19:40:00Z"/>
          <w:rFonts w:ascii="Times New Roman" w:eastAsia="宋体" w:hAnsi="Times New Roman" w:cs="Times New Roman"/>
          <w:sz w:val="28"/>
          <w14:ligatures w14:val="none"/>
        </w:rPr>
      </w:pPr>
      <w:ins w:id="1454" w:author="yun qiao" w:date="2026-04-15T19:40:00Z">
        <w:r w:rsidRPr="00380A83">
          <w:rPr>
            <w:rFonts w:ascii="Times New Roman" w:eastAsia="宋体" w:hAnsi="Times New Roman" w:cs="Times New Roman" w:hint="eastAsia"/>
            <w:sz w:val="28"/>
            <w14:ligatures w14:val="none"/>
          </w:rPr>
          <w:t>2</w:t>
        </w:r>
        <w:r w:rsidRPr="00380A83">
          <w:rPr>
            <w:rFonts w:ascii="Times New Roman" w:eastAsia="宋体" w:hAnsi="Times New Roman" w:cs="Times New Roman" w:hint="eastAsia"/>
            <w:sz w:val="28"/>
            <w14:ligatures w14:val="none"/>
          </w:rPr>
          <w:t>）本发明通过构建面向地理处理任务的专用序列生成模型，将知识图谱语义先验融合于操作原语表示中，并采用任务条件驱动的解码调制机制，使模型能够在统一的操作语义空间内进行候选操作原语序列生成，从而提高生成结果对任务目标的适配性与语义一致性。</w:t>
        </w:r>
      </w:ins>
    </w:p>
    <w:p w14:paraId="0F99A5B4" w14:textId="0A000206" w:rsidR="00380A83" w:rsidRPr="00380A83" w:rsidRDefault="00380A83" w:rsidP="00380A83">
      <w:pPr>
        <w:widowControl/>
        <w:spacing w:before="100" w:after="0" w:line="480" w:lineRule="exact"/>
        <w:ind w:firstLineChars="200" w:firstLine="560"/>
        <w:jc w:val="both"/>
        <w:rPr>
          <w:ins w:id="1455" w:author="yun qiao" w:date="2026-04-15T19:40:00Z"/>
          <w:rFonts w:ascii="Times New Roman" w:eastAsia="宋体" w:hAnsi="Times New Roman" w:cs="Times New Roman"/>
          <w:sz w:val="28"/>
          <w14:ligatures w14:val="none"/>
        </w:rPr>
      </w:pPr>
      <w:ins w:id="1456" w:author="yun qiao" w:date="2026-04-15T19:40:00Z">
        <w:r w:rsidRPr="00380A83">
          <w:rPr>
            <w:rFonts w:ascii="Times New Roman" w:eastAsia="宋体" w:hAnsi="Times New Roman" w:cs="Times New Roman" w:hint="eastAsia"/>
            <w:sz w:val="28"/>
            <w14:ligatures w14:val="none"/>
          </w:rPr>
          <w:t>3</w:t>
        </w:r>
        <w:r w:rsidRPr="00380A83">
          <w:rPr>
            <w:rFonts w:ascii="Times New Roman" w:eastAsia="宋体" w:hAnsi="Times New Roman" w:cs="Times New Roman" w:hint="eastAsia"/>
            <w:sz w:val="28"/>
            <w14:ligatures w14:val="none"/>
          </w:rPr>
          <w:t>）本发明通过在推理阶段引入操作原语转移合法性约束、层次归属约束及输入输出类型约束，对候选操作原语进行筛选，能够有效抑制不满足结构要求的生成路径，从而提高候选操作序列的结构合理性与后续执行可行性。</w:t>
        </w:r>
      </w:ins>
    </w:p>
    <w:p w14:paraId="75791A9A" w14:textId="4367944F" w:rsidR="00B95363" w:rsidDel="00380A83" w:rsidRDefault="00380A83">
      <w:pPr>
        <w:widowControl/>
        <w:spacing w:before="100" w:after="0" w:line="480" w:lineRule="exact"/>
        <w:ind w:firstLineChars="200" w:firstLine="560"/>
        <w:jc w:val="both"/>
        <w:rPr>
          <w:del w:id="1457" w:author="yun qiao" w:date="2026-04-15T19:40:00Z"/>
          <w:rFonts w:ascii="Times New Roman" w:eastAsia="宋体" w:hAnsi="Times New Roman" w:cs="Times New Roman"/>
          <w:sz w:val="28"/>
          <w14:ligatures w14:val="none"/>
        </w:rPr>
        <w:pPrChange w:id="1458" w:author="yun qiao" w:date="2026-04-15T19:40:00Z">
          <w:pPr>
            <w:spacing w:after="120" w:line="500" w:lineRule="exact"/>
            <w:ind w:firstLineChars="200" w:firstLine="560"/>
            <w:jc w:val="both"/>
          </w:pPr>
        </w:pPrChange>
      </w:pPr>
      <w:ins w:id="1459" w:author="yun qiao" w:date="2026-04-15T19:40:00Z">
        <w:r w:rsidRPr="00380A83">
          <w:rPr>
            <w:rFonts w:ascii="Times New Roman" w:eastAsia="宋体" w:hAnsi="Times New Roman" w:cs="Times New Roman" w:hint="eastAsia"/>
            <w:sz w:val="28"/>
            <w14:ligatures w14:val="none"/>
          </w:rPr>
          <w:t>4</w:t>
        </w:r>
        <w:r w:rsidRPr="00380A83">
          <w:rPr>
            <w:rFonts w:ascii="Times New Roman" w:eastAsia="宋体" w:hAnsi="Times New Roman" w:cs="Times New Roman" w:hint="eastAsia"/>
            <w:sz w:val="28"/>
            <w14:ligatures w14:val="none"/>
          </w:rPr>
          <w:t>）本发明通过结合目标平台算子映射、映射覆盖度校验、多源评估及替代修复机制，实现了从自然语言任务描述到可执行地理处理模型的自动构建，有效保证了生成算子链的结构合理性与可执行性，并提高了地理处理模型构建的自</w:t>
        </w:r>
        <w:r w:rsidRPr="00380A83">
          <w:rPr>
            <w:rFonts w:ascii="Times New Roman" w:eastAsia="宋体" w:hAnsi="Times New Roman" w:cs="Times New Roman" w:hint="eastAsia"/>
            <w:sz w:val="28"/>
            <w14:ligatures w14:val="none"/>
          </w:rPr>
          <w:lastRenderedPageBreak/>
          <w:t>动化水平与智能化程度。</w:t>
        </w:r>
      </w:ins>
      <w:del w:id="1460" w:author="yun qiao" w:date="2026-04-15T19:40:00Z">
        <w:r w:rsidDel="00380A83">
          <w:rPr>
            <w:rFonts w:ascii="Times New Roman" w:eastAsia="宋体" w:hAnsi="Times New Roman" w:cs="Times New Roman"/>
            <w:sz w:val="28"/>
            <w14:ligatures w14:val="none"/>
          </w:rPr>
          <w:delText>1</w:delText>
        </w:r>
        <w:r w:rsidDel="00380A83">
          <w:rPr>
            <w:rFonts w:ascii="Times New Roman" w:eastAsia="宋体" w:hAnsi="Times New Roman" w:cs="Times New Roman" w:hint="eastAsia"/>
            <w:sz w:val="28"/>
            <w14:ligatures w14:val="none"/>
          </w:rPr>
          <w:delText>）本发明通过构建跨平台语义解耦体系，将不同平台的具体算子统一抽象为多级操作原语表示，实现了生成推理与具体执行的跨平台语义解耦，降低了模型学习的复杂度，并使方法具备跨平台的通用性与可迁移性。</w:delText>
        </w:r>
      </w:del>
    </w:p>
    <w:p w14:paraId="41FE6A93" w14:textId="14DEE279" w:rsidR="00B95363" w:rsidDel="00380A83" w:rsidRDefault="00000000">
      <w:pPr>
        <w:spacing w:after="120" w:line="500" w:lineRule="exact"/>
        <w:ind w:firstLineChars="200" w:firstLine="560"/>
        <w:jc w:val="both"/>
        <w:rPr>
          <w:del w:id="1461" w:author="yun qiao" w:date="2026-04-15T19:40:00Z"/>
          <w:rFonts w:ascii="Times New Roman" w:eastAsia="宋体" w:hAnsi="Times New Roman" w:cs="Times New Roman"/>
          <w:sz w:val="28"/>
          <w14:ligatures w14:val="none"/>
        </w:rPr>
      </w:pPr>
      <w:del w:id="1462" w:author="yun qiao" w:date="2026-04-15T19:40:00Z">
        <w:r w:rsidDel="00380A83">
          <w:rPr>
            <w:rFonts w:ascii="Times New Roman" w:eastAsia="宋体" w:hAnsi="Times New Roman" w:cs="Times New Roman"/>
            <w:sz w:val="28"/>
            <w14:ligatures w14:val="none"/>
          </w:rPr>
          <w:delText>2</w:delText>
        </w:r>
        <w:r w:rsidDel="00380A83">
          <w:rPr>
            <w:rFonts w:ascii="Times New Roman" w:eastAsia="宋体" w:hAnsi="Times New Roman" w:cs="Times New Roman" w:hint="eastAsia"/>
            <w:sz w:val="28"/>
            <w14:ligatures w14:val="none"/>
          </w:rPr>
          <w:delText>）本发明通过提出任务条件驱动的约束序列生成机制，将任务语义特征逐层注入</w:delText>
        </w:r>
        <w:r w:rsidDel="00380A83">
          <w:rPr>
            <w:rFonts w:ascii="Times New Roman" w:eastAsia="宋体" w:hAnsi="Times New Roman" w:cs="Times New Roman"/>
            <w:sz w:val="28"/>
            <w14:ligatures w14:val="none"/>
          </w:rPr>
          <w:delText>Transformer</w:delText>
        </w:r>
        <w:r w:rsidDel="00380A83">
          <w:rPr>
            <w:rFonts w:ascii="Times New Roman" w:eastAsia="宋体" w:hAnsi="Times New Roman" w:cs="Times New Roman" w:hint="eastAsia"/>
            <w:sz w:val="28"/>
            <w14:ligatures w14:val="none"/>
          </w:rPr>
          <w:delText>解码器，使生成过程同时满足任务语义一致性与操作结构约束，实现了从自然语言任务描述到操作原语序列的端到端自动生成。</w:delText>
        </w:r>
      </w:del>
    </w:p>
    <w:p w14:paraId="584B6124" w14:textId="6119B82F" w:rsidR="00B95363" w:rsidDel="00380A83" w:rsidRDefault="00000000">
      <w:pPr>
        <w:spacing w:after="120" w:line="500" w:lineRule="exact"/>
        <w:ind w:firstLineChars="200" w:firstLine="560"/>
        <w:jc w:val="both"/>
        <w:rPr>
          <w:del w:id="1463" w:author="yun qiao" w:date="2026-04-15T19:40:00Z"/>
          <w:rFonts w:ascii="Times New Roman" w:eastAsia="宋体" w:hAnsi="Times New Roman" w:cs="Times New Roman"/>
          <w:sz w:val="28"/>
          <w14:ligatures w14:val="none"/>
        </w:rPr>
      </w:pPr>
      <w:del w:id="1464" w:author="yun qiao" w:date="2026-04-15T19:40:00Z">
        <w:r w:rsidDel="00380A83">
          <w:rPr>
            <w:rFonts w:ascii="Times New Roman" w:eastAsia="宋体" w:hAnsi="Times New Roman" w:cs="Times New Roman"/>
            <w:sz w:val="28"/>
            <w14:ligatures w14:val="none"/>
          </w:rPr>
          <w:delText>3</w:delText>
        </w:r>
        <w:r w:rsidDel="00380A83">
          <w:rPr>
            <w:rFonts w:ascii="Times New Roman" w:eastAsia="宋体" w:hAnsi="Times New Roman" w:cs="Times New Roman" w:hint="eastAsia"/>
            <w:sz w:val="28"/>
            <w14:ligatures w14:val="none"/>
          </w:rPr>
          <w:delText>）本发明通过提出基于知识图谱与大语言模型协同推理的迭代闭环优化机制，依次执行图谱结构约束评估与大模型语义一致性评估的协同验证及自动修复，有效保证了生成算子链的结构合理性与可执行性，避免了修复过程中引入新的结构冲突。</w:delText>
        </w:r>
      </w:del>
    </w:p>
    <w:p w14:paraId="5EDA96D1" w14:textId="6A9B2887" w:rsidR="00B95363" w:rsidRDefault="00000000">
      <w:pPr>
        <w:spacing w:after="120" w:line="500" w:lineRule="exact"/>
        <w:ind w:firstLineChars="200" w:firstLine="560"/>
        <w:jc w:val="both"/>
        <w:rPr>
          <w:rFonts w:ascii="Times New Roman" w:eastAsia="宋体" w:hAnsi="Times New Roman" w:cs="Times New Roman"/>
          <w:sz w:val="28"/>
          <w14:ligatures w14:val="none"/>
        </w:rPr>
      </w:pPr>
      <w:del w:id="1465" w:author="yun qiao" w:date="2026-04-15T19:40:00Z">
        <w:r w:rsidDel="00380A83">
          <w:rPr>
            <w:rFonts w:ascii="Times New Roman" w:eastAsia="宋体" w:hAnsi="Times New Roman" w:cs="Times New Roman"/>
            <w:sz w:val="28"/>
            <w14:ligatures w14:val="none"/>
          </w:rPr>
          <w:delText>4</w:delText>
        </w:r>
        <w:r w:rsidDel="00380A83">
          <w:rPr>
            <w:rFonts w:ascii="Times New Roman" w:eastAsia="宋体" w:hAnsi="Times New Roman" w:cs="Times New Roman" w:hint="eastAsia"/>
            <w:sz w:val="28"/>
            <w14:ligatures w14:val="none"/>
          </w:rPr>
          <w:delText>）本发明通过结合跨平台语义解耦、知识图谱结构推理与大语言模型语义评估等技术，实现了从自然语言任务描述到可执行地理处理模型的自动构建，显著降低了用户对专业知识的依赖，提高了地理处理模型构建的自动化水平与智能化程度。</w:delText>
        </w:r>
      </w:del>
    </w:p>
    <w:p w14:paraId="02D8A99E" w14:textId="77777777" w:rsidR="00B95363" w:rsidRDefault="00000000">
      <w:pPr>
        <w:spacing w:before="360" w:after="140" w:line="480" w:lineRule="exact"/>
        <w:jc w:val="both"/>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t>附图说明</w:t>
      </w:r>
    </w:p>
    <w:p w14:paraId="4CEFD622" w14:textId="77777777" w:rsidR="00B95363"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造性劳动的前提下，还可以根据这些附图获得其他的附图。</w:t>
      </w:r>
    </w:p>
    <w:p w14:paraId="27F6B7FD" w14:textId="77777777" w:rsidR="00B95363"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图</w:t>
      </w:r>
      <w:r>
        <w:rPr>
          <w:rFonts w:ascii="Times New Roman" w:eastAsia="宋体" w:hAnsi="Times New Roman" w:cs="Times New Roman"/>
          <w:sz w:val="28"/>
          <w14:ligatures w14:val="none"/>
        </w:rPr>
        <w:t>1</w:t>
      </w:r>
      <w:r>
        <w:rPr>
          <w:rFonts w:ascii="Times New Roman" w:eastAsia="宋体" w:hAnsi="Times New Roman" w:cs="Times New Roman" w:hint="eastAsia"/>
          <w:sz w:val="28"/>
          <w14:ligatures w14:val="none"/>
        </w:rPr>
        <w:t>为系统总体流程图</w:t>
      </w:r>
    </w:p>
    <w:p w14:paraId="3EFD2307" w14:textId="77777777" w:rsidR="00B95363"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图</w:t>
      </w:r>
      <w:r>
        <w:rPr>
          <w:rFonts w:ascii="Times New Roman" w:eastAsia="宋体" w:hAnsi="Times New Roman" w:cs="Times New Roman"/>
          <w:sz w:val="28"/>
          <w14:ligatures w14:val="none"/>
        </w:rPr>
        <w:t>2</w:t>
      </w:r>
      <w:r>
        <w:rPr>
          <w:rFonts w:ascii="Times New Roman" w:eastAsia="宋体" w:hAnsi="Times New Roman" w:cs="Times New Roman" w:hint="eastAsia"/>
          <w:sz w:val="28"/>
          <w14:ligatures w14:val="none"/>
        </w:rPr>
        <w:t>为知识图谱</w:t>
      </w:r>
      <w:r>
        <w:rPr>
          <w:rFonts w:ascii="Times New Roman" w:eastAsia="宋体" w:hAnsi="Times New Roman" w:cs="Times New Roman"/>
          <w:sz w:val="28"/>
          <w14:ligatures w14:val="none"/>
        </w:rPr>
        <w:t xml:space="preserve"> Schema </w:t>
      </w:r>
      <w:r>
        <w:rPr>
          <w:rFonts w:ascii="Times New Roman" w:eastAsia="宋体" w:hAnsi="Times New Roman" w:cs="Times New Roman" w:hint="eastAsia"/>
          <w:sz w:val="28"/>
          <w14:ligatures w14:val="none"/>
        </w:rPr>
        <w:t>结构图</w:t>
      </w:r>
    </w:p>
    <w:p w14:paraId="10358D47" w14:textId="77777777" w:rsidR="00B95363"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图</w:t>
      </w:r>
      <w:r>
        <w:rPr>
          <w:rFonts w:ascii="Times New Roman" w:eastAsia="宋体" w:hAnsi="Times New Roman" w:cs="Times New Roman"/>
          <w:sz w:val="28"/>
          <w14:ligatures w14:val="none"/>
        </w:rPr>
        <w:t>3</w:t>
      </w:r>
      <w:r>
        <w:rPr>
          <w:rFonts w:ascii="Times New Roman" w:eastAsia="宋体" w:hAnsi="Times New Roman" w:cs="Times New Roman" w:hint="eastAsia"/>
          <w:sz w:val="28"/>
          <w14:ligatures w14:val="none"/>
        </w:rPr>
        <w:t>为任务条件化序列生成模型架构</w:t>
      </w:r>
    </w:p>
    <w:p w14:paraId="71798613" w14:textId="77777777" w:rsidR="00B95363"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图</w:t>
      </w:r>
      <w:r>
        <w:rPr>
          <w:rFonts w:ascii="Times New Roman" w:eastAsia="宋体" w:hAnsi="Times New Roman" w:cs="Times New Roman"/>
          <w:sz w:val="28"/>
          <w14:ligatures w14:val="none"/>
        </w:rPr>
        <w:t>4</w:t>
      </w:r>
      <w:r>
        <w:rPr>
          <w:rFonts w:ascii="Times New Roman" w:eastAsia="宋体" w:hAnsi="Times New Roman" w:cs="Times New Roman" w:hint="eastAsia"/>
          <w:sz w:val="28"/>
          <w14:ligatures w14:val="none"/>
        </w:rPr>
        <w:t>为多阶段融合推理与链修复流程图</w:t>
      </w:r>
    </w:p>
    <w:p w14:paraId="5E198A53" w14:textId="77777777" w:rsidR="00B95363" w:rsidRDefault="00000000">
      <w:pPr>
        <w:spacing w:before="360" w:after="140" w:line="480" w:lineRule="exact"/>
        <w:jc w:val="both"/>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t>具体实施方式</w:t>
      </w:r>
    </w:p>
    <w:p w14:paraId="14DC8312" w14:textId="77777777" w:rsidR="00B95363"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劳动前提下所获得的所有其他实施方式，都属于本发明保护的范围。</w:t>
      </w:r>
    </w:p>
    <w:p w14:paraId="6A9D191C" w14:textId="77777777" w:rsidR="00B95363"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请参阅图</w:t>
      </w:r>
      <w:r>
        <w:rPr>
          <w:rFonts w:ascii="Times New Roman" w:eastAsia="宋体" w:hAnsi="Times New Roman" w:cs="Times New Roman"/>
          <w:sz w:val="28"/>
          <w14:ligatures w14:val="none"/>
        </w:rPr>
        <w:t>1</w:t>
      </w:r>
      <w:r>
        <w:rPr>
          <w:rFonts w:ascii="Times New Roman" w:eastAsia="宋体" w:hAnsi="Times New Roman" w:cs="Times New Roman" w:hint="eastAsia"/>
          <w:sz w:val="28"/>
          <w14:ligatures w14:val="none"/>
        </w:rPr>
        <w:t>，本发明提出了一种基于跨平台语义解耦与图谱大模型协同的地理处理模型自动构建方法，所述方法包括：</w:t>
      </w:r>
    </w:p>
    <w:p w14:paraId="27D943A1" w14:textId="618F1322" w:rsidR="00B95363" w:rsidRPr="00A67E3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Change w:id="1466" w:author="yun qiao" w:date="2026-04-16T14:59:00Z">
            <w:rPr>
              <w:rFonts w:ascii="Times New Roman" w:eastAsia="宋体" w:hAnsi="Times New Roman" w:cs="Times New Roman"/>
              <w:sz w:val="28"/>
              <w14:ligatures w14:val="none"/>
            </w:rPr>
          </w:rPrChange>
        </w:rPr>
        <w:pPrChange w:id="1467" w:author="yun qiao" w:date="2026-04-16T14:59:00Z">
          <w:pPr>
            <w:spacing w:after="120" w:line="500" w:lineRule="exact"/>
            <w:ind w:firstLineChars="200" w:firstLine="560"/>
            <w:jc w:val="both"/>
          </w:pPr>
        </w:pPrChange>
      </w:pPr>
      <w:r>
        <w:rPr>
          <w:rFonts w:ascii="Times New Roman" w:eastAsia="宋体" w:hAnsi="Times New Roman" w:cs="Times New Roman"/>
          <w:sz w:val="28"/>
          <w14:ligatures w14:val="none"/>
        </w:rPr>
        <w:t>S1</w:t>
      </w:r>
      <w:r>
        <w:rPr>
          <w:rFonts w:ascii="Times New Roman" w:eastAsia="宋体" w:hAnsi="Times New Roman" w:cs="Times New Roman" w:hint="eastAsia"/>
          <w:sz w:val="28"/>
          <w14:ligatures w14:val="none"/>
        </w:rPr>
        <w:t>、</w:t>
      </w:r>
      <w:ins w:id="1468" w:author="yun qiao" w:date="2026-04-16T14:59:00Z">
        <w:r w:rsidR="00A67E34" w:rsidRPr="008437F1">
          <w:rPr>
            <w:rFonts w:ascii="Times New Roman" w:eastAsia="宋体" w:hAnsi="Times New Roman" w:cs="Times New Roman" w:hint="eastAsia"/>
            <w:color w:val="000000" w:themeColor="text1"/>
            <w:sz w:val="28"/>
            <w:szCs w:val="28"/>
            <w14:ligatures w14:val="none"/>
          </w:rPr>
          <w:t>通过获取多源地理处理软件中的算子及其输入输出参数信息，构建知识图谱；建立平台无关的操作原语层次化分类体系以及具体平台算子与操作原语之间的映射关系，由所述操作原语集合构建序列生成模型的输出词表，形成跨平台统一的操作语义空间，实现生成推理与具体执行的解耦</w:t>
        </w:r>
        <w:r w:rsidR="00A67E34" w:rsidRPr="008437F1">
          <w:rPr>
            <w:rFonts w:ascii="Times New Roman" w:eastAsia="宋体" w:hAnsi="Times New Roman" w:cs="Times New Roman" w:hint="eastAsia"/>
            <w:color w:val="000000" w:themeColor="text1"/>
            <w:sz w:val="28"/>
            <w14:ligatures w14:val="none"/>
          </w:rPr>
          <w:t>。</w:t>
        </w:r>
      </w:ins>
      <w:del w:id="1469" w:author="yun qiao" w:date="2026-04-16T14:59:00Z">
        <w:r w:rsidDel="00A67E34">
          <w:rPr>
            <w:rFonts w:ascii="Times New Roman" w:eastAsia="宋体" w:hAnsi="Times New Roman" w:cs="Times New Roman" w:hint="eastAsia"/>
            <w:sz w:val="28"/>
            <w:szCs w:val="28"/>
            <w14:ligatures w14:val="none"/>
          </w:rPr>
          <w:delText>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w:delText>
        </w:r>
        <w:r w:rsidDel="00A67E34">
          <w:rPr>
            <w:rFonts w:ascii="Times New Roman" w:eastAsia="宋体" w:hAnsi="Times New Roman" w:cs="Times New Roman" w:hint="eastAsia"/>
            <w:sz w:val="28"/>
            <w14:ligatures w14:val="none"/>
          </w:rPr>
          <w:delText>。</w:delText>
        </w:r>
      </w:del>
    </w:p>
    <w:p w14:paraId="6B2CFA6E" w14:textId="77777777" w:rsidR="00A67E34" w:rsidRDefault="00A67E34" w:rsidP="00A67E34">
      <w:pPr>
        <w:spacing w:after="120" w:line="500" w:lineRule="exact"/>
        <w:ind w:firstLineChars="200" w:firstLine="560"/>
        <w:jc w:val="both"/>
        <w:rPr>
          <w:ins w:id="1470" w:author="yun qiao" w:date="2026-04-16T14:59:00Z"/>
          <w:rFonts w:ascii="Times New Roman" w:eastAsia="宋体" w:hAnsi="Times New Roman" w:cs="Times New Roman"/>
          <w:sz w:val="28"/>
          <w14:ligatures w14:val="none"/>
        </w:rPr>
      </w:pPr>
      <w:ins w:id="1471" w:author="yun qiao" w:date="2026-04-16T14:59:00Z">
        <w:r>
          <w:rPr>
            <w:rFonts w:ascii="Times New Roman" w:eastAsia="宋体" w:hAnsi="Times New Roman" w:cs="Times New Roman"/>
            <w:sz w:val="28"/>
            <w14:ligatures w14:val="none"/>
          </w:rPr>
          <w:t>S11</w:t>
        </w:r>
        <w:r>
          <w:rPr>
            <w:rFonts w:ascii="Times New Roman" w:eastAsia="宋体" w:hAnsi="Times New Roman" w:cs="Times New Roman" w:hint="eastAsia"/>
            <w:sz w:val="28"/>
            <w14:ligatures w14:val="none"/>
          </w:rPr>
          <w:t>、</w:t>
        </w:r>
        <w:r w:rsidRPr="00D92F3F">
          <w:rPr>
            <w:rFonts w:ascii="Times New Roman" w:eastAsia="宋体" w:hAnsi="Times New Roman" w:cs="Times New Roman" w:hint="eastAsia"/>
            <w:sz w:val="28"/>
            <w14:ligatures w14:val="none"/>
          </w:rPr>
          <w:t>多源地理处理算子获取与知识图谱构建</w:t>
        </w:r>
        <w:r>
          <w:rPr>
            <w:rFonts w:ascii="Times New Roman" w:eastAsia="宋体" w:hAnsi="Times New Roman" w:cs="Times New Roman" w:hint="eastAsia"/>
            <w:sz w:val="28"/>
            <w14:ligatures w14:val="none"/>
          </w:rPr>
          <w:t>。</w:t>
        </w:r>
      </w:ins>
    </w:p>
    <w:p w14:paraId="37905150" w14:textId="77777777" w:rsidR="00A67E34" w:rsidRDefault="00A67E34" w:rsidP="00A67E34">
      <w:pPr>
        <w:spacing w:after="120" w:line="500" w:lineRule="exact"/>
        <w:ind w:firstLineChars="200" w:firstLine="560"/>
        <w:jc w:val="both"/>
        <w:rPr>
          <w:ins w:id="1472" w:author="yun qiao" w:date="2026-04-16T14:59:00Z"/>
          <w:rFonts w:ascii="Times New Roman" w:eastAsia="宋体" w:hAnsi="Times New Roman" w:cs="Times New Roman"/>
          <w:sz w:val="28"/>
          <w14:ligatures w14:val="none"/>
        </w:rPr>
      </w:pPr>
      <w:ins w:id="1473" w:author="yun qiao" w:date="2026-04-16T14:59:00Z">
        <w:r w:rsidRPr="00D27D1F">
          <w:rPr>
            <w:rFonts w:ascii="Times New Roman" w:eastAsia="宋体" w:hAnsi="Times New Roman" w:cs="Times New Roman" w:hint="eastAsia"/>
            <w:sz w:val="28"/>
            <w14:ligatures w14:val="none"/>
          </w:rPr>
          <w:t>在本发明的一种实施方式中，为构建跨平台统一的操作语义空间，首先从不同地理处理平台获取算子及其输入输出参数信息。所述平台包括</w:t>
        </w:r>
        <w:r w:rsidRPr="00D27D1F">
          <w:rPr>
            <w:rFonts w:ascii="Times New Roman" w:eastAsia="宋体" w:hAnsi="Times New Roman" w:cs="Times New Roman" w:hint="eastAsia"/>
            <w:sz w:val="28"/>
            <w14:ligatures w14:val="none"/>
          </w:rPr>
          <w:t>QGIS</w:t>
        </w:r>
        <w:r w:rsidRPr="00D27D1F">
          <w:rPr>
            <w:rFonts w:ascii="Times New Roman" w:eastAsia="宋体" w:hAnsi="Times New Roman" w:cs="Times New Roman" w:hint="eastAsia"/>
            <w:sz w:val="28"/>
            <w14:ligatures w14:val="none"/>
          </w:rPr>
          <w:t>平台和</w:t>
        </w:r>
        <w:r w:rsidRPr="00D27D1F">
          <w:rPr>
            <w:rFonts w:ascii="Times New Roman" w:eastAsia="宋体" w:hAnsi="Times New Roman" w:cs="Times New Roman" w:hint="eastAsia"/>
            <w:sz w:val="28"/>
            <w14:ligatures w14:val="none"/>
          </w:rPr>
          <w:t>Google Earth Engine</w:t>
        </w:r>
        <w:r w:rsidRPr="00D27D1F">
          <w:rPr>
            <w:rFonts w:ascii="Times New Roman" w:eastAsia="宋体" w:hAnsi="Times New Roman" w:cs="Times New Roman" w:hint="eastAsia"/>
            <w:sz w:val="28"/>
            <w14:ligatures w14:val="none"/>
          </w:rPr>
          <w:t>（</w:t>
        </w:r>
        <w:r w:rsidRPr="00D27D1F">
          <w:rPr>
            <w:rFonts w:ascii="Times New Roman" w:eastAsia="宋体" w:hAnsi="Times New Roman" w:cs="Times New Roman" w:hint="eastAsia"/>
            <w:sz w:val="28"/>
            <w14:ligatures w14:val="none"/>
          </w:rPr>
          <w:t>GEE</w:t>
        </w:r>
        <w:r w:rsidRPr="00D27D1F">
          <w:rPr>
            <w:rFonts w:ascii="Times New Roman" w:eastAsia="宋体" w:hAnsi="Times New Roman" w:cs="Times New Roman" w:hint="eastAsia"/>
            <w:sz w:val="28"/>
            <w14:ligatures w14:val="none"/>
          </w:rPr>
          <w:t>）平台，其中，</w:t>
        </w:r>
        <w:r w:rsidRPr="00D27D1F">
          <w:rPr>
            <w:rFonts w:ascii="Times New Roman" w:eastAsia="宋体" w:hAnsi="Times New Roman" w:cs="Times New Roman" w:hint="eastAsia"/>
            <w:sz w:val="28"/>
            <w14:ligatures w14:val="none"/>
          </w:rPr>
          <w:t>QGIS</w:t>
        </w:r>
        <w:r w:rsidRPr="00D27D1F">
          <w:rPr>
            <w:rFonts w:ascii="Times New Roman" w:eastAsia="宋体" w:hAnsi="Times New Roman" w:cs="Times New Roman" w:hint="eastAsia"/>
            <w:sz w:val="28"/>
            <w14:ligatures w14:val="none"/>
          </w:rPr>
          <w:t>平台中的算子通常以地理处理工</w:t>
        </w:r>
        <w:r w:rsidRPr="00D27D1F">
          <w:rPr>
            <w:rFonts w:ascii="Times New Roman" w:eastAsia="宋体" w:hAnsi="Times New Roman" w:cs="Times New Roman" w:hint="eastAsia"/>
            <w:sz w:val="28"/>
            <w14:ligatures w14:val="none"/>
          </w:rPr>
          <w:lastRenderedPageBreak/>
          <w:t>具形式组织，</w:t>
        </w:r>
        <w:r w:rsidRPr="00D27D1F">
          <w:rPr>
            <w:rFonts w:ascii="Times New Roman" w:eastAsia="宋体" w:hAnsi="Times New Roman" w:cs="Times New Roman" w:hint="eastAsia"/>
            <w:sz w:val="28"/>
            <w14:ligatures w14:val="none"/>
          </w:rPr>
          <w:t>GEE</w:t>
        </w:r>
        <w:r w:rsidRPr="00D27D1F">
          <w:rPr>
            <w:rFonts w:ascii="Times New Roman" w:eastAsia="宋体" w:hAnsi="Times New Roman" w:cs="Times New Roman" w:hint="eastAsia"/>
            <w:sz w:val="28"/>
            <w14:ligatures w14:val="none"/>
          </w:rPr>
          <w:t>平台中的算子通常以对象方法和处理函数形式组织。由于二者在算子命名方式、功能粒度、参数组织形式及返回结果表达上存在明显差异，需要对获取到的算子元数据进行字段归一化及数据类型统一处理，以形成可供统一建模的基础算子描述集合。</w:t>
        </w:r>
      </w:ins>
    </w:p>
    <w:p w14:paraId="368C2D93" w14:textId="77777777" w:rsidR="00A67E34" w:rsidRDefault="00A67E34" w:rsidP="00A67E34">
      <w:pPr>
        <w:widowControl/>
        <w:spacing w:before="100" w:after="0" w:line="480" w:lineRule="exact"/>
        <w:ind w:firstLineChars="200" w:firstLine="560"/>
        <w:jc w:val="both"/>
        <w:rPr>
          <w:ins w:id="1474" w:author="yun qiao" w:date="2026-04-16T14:59:00Z"/>
          <w:rFonts w:ascii="Times New Roman" w:eastAsia="宋体" w:hAnsi="Times New Roman" w:cs="Times New Roman"/>
          <w:sz w:val="28"/>
          <w:szCs w:val="28"/>
          <w14:ligatures w14:val="none"/>
        </w:rPr>
      </w:pPr>
      <w:ins w:id="1475" w:author="yun qiao" w:date="2026-04-16T14:59:00Z">
        <w:r>
          <w:rPr>
            <w:rFonts w:ascii="Times New Roman" w:eastAsia="宋体" w:hAnsi="Times New Roman" w:cs="Times New Roman"/>
            <w:sz w:val="28"/>
            <w:szCs w:val="28"/>
            <w14:ligatures w14:val="none"/>
          </w:rPr>
          <w:t>S12</w:t>
        </w:r>
        <w:r>
          <w:rPr>
            <w:rFonts w:ascii="Times New Roman" w:eastAsia="宋体" w:hAnsi="Times New Roman" w:cs="Times New Roman" w:hint="eastAsia"/>
            <w:sz w:val="28"/>
            <w:szCs w:val="28"/>
            <w14:ligatures w14:val="none"/>
          </w:rPr>
          <w:t>、</w:t>
        </w:r>
        <w:r w:rsidRPr="00D76DAD">
          <w:rPr>
            <w:rFonts w:ascii="Times New Roman" w:eastAsia="宋体" w:hAnsi="Times New Roman" w:cs="Times New Roman" w:hint="eastAsia"/>
            <w:sz w:val="28"/>
            <w:szCs w:val="28"/>
            <w14:ligatures w14:val="none"/>
          </w:rPr>
          <w:t>知识图谱构建及数据类型兼容关系建立。</w:t>
        </w:r>
      </w:ins>
    </w:p>
    <w:p w14:paraId="3ABD2D21" w14:textId="77777777" w:rsidR="00A67E34" w:rsidRPr="004A3E09" w:rsidRDefault="00A67E34" w:rsidP="00A67E34">
      <w:pPr>
        <w:widowControl/>
        <w:spacing w:before="100" w:after="0" w:line="480" w:lineRule="exact"/>
        <w:ind w:firstLineChars="200" w:firstLine="560"/>
        <w:jc w:val="both"/>
        <w:rPr>
          <w:ins w:id="1476" w:author="yun qiao" w:date="2026-04-16T14:59:00Z"/>
          <w:rFonts w:ascii="Times New Roman" w:eastAsia="宋体" w:hAnsi="Times New Roman" w:cs="Times New Roman"/>
          <w:sz w:val="28"/>
          <w14:ligatures w14:val="none"/>
        </w:rPr>
      </w:pPr>
      <w:ins w:id="1477" w:author="yun qiao" w:date="2026-04-16T14:59:00Z">
        <w:r w:rsidRPr="004A3E09">
          <w:rPr>
            <w:rFonts w:ascii="Times New Roman" w:eastAsia="宋体" w:hAnsi="Times New Roman" w:cs="Times New Roman"/>
            <w:sz w:val="28"/>
            <w14:ligatures w14:val="none"/>
          </w:rPr>
          <w:t>基于归一化后的算子元数据构建知识图谱。所述知识图谱包括算子节点、输入节点、输出节点、数据类型节点及算法节点，并建立算子与输入、输出参数的关联关系，参数与数据类型的类型关系，以及算子与算法的归属关系。同时，在数据类型节点之间建立兼容关系，用于支持算子链构建过程中输入输出一致性的判定。</w:t>
        </w:r>
      </w:ins>
    </w:p>
    <w:p w14:paraId="067924D5" w14:textId="77777777" w:rsidR="00A67E34" w:rsidRPr="00497A4E" w:rsidRDefault="00A67E34" w:rsidP="00A67E34">
      <w:pPr>
        <w:widowControl/>
        <w:spacing w:before="100" w:after="0" w:line="480" w:lineRule="exact"/>
        <w:ind w:firstLineChars="200" w:firstLine="560"/>
        <w:jc w:val="both"/>
        <w:rPr>
          <w:ins w:id="1478" w:author="yun qiao" w:date="2026-04-16T14:59:00Z"/>
          <w:rFonts w:ascii="Times New Roman" w:eastAsia="宋体" w:hAnsi="Times New Roman" w:cs="Times New Roman"/>
          <w:sz w:val="28"/>
          <w14:ligatures w14:val="none"/>
        </w:rPr>
      </w:pPr>
      <w:ins w:id="1479" w:author="yun qiao" w:date="2026-04-16T14:59:00Z">
        <w:r w:rsidRPr="004A3E09">
          <w:rPr>
            <w:rFonts w:ascii="Times New Roman" w:eastAsia="宋体" w:hAnsi="Times New Roman" w:cs="Times New Roman"/>
            <w:sz w:val="28"/>
            <w14:ligatures w14:val="none"/>
          </w:rPr>
          <w:t>如图</w:t>
        </w:r>
        <w:r w:rsidRPr="004A3E09">
          <w:rPr>
            <w:rFonts w:ascii="Times New Roman" w:eastAsia="宋体" w:hAnsi="Times New Roman" w:cs="Times New Roman"/>
            <w:sz w:val="28"/>
            <w14:ligatures w14:val="none"/>
          </w:rPr>
          <w:t>2</w:t>
        </w:r>
        <w:r w:rsidRPr="004A3E09">
          <w:rPr>
            <w:rFonts w:ascii="Times New Roman" w:eastAsia="宋体" w:hAnsi="Times New Roman" w:cs="Times New Roman"/>
            <w:sz w:val="28"/>
            <w14:ligatures w14:val="none"/>
          </w:rPr>
          <w:t>所示，为实现算子间语义关系的统一表达与高效推理，所述知识图谱采用图数据库进行存储与管理，通过节点、关系及属性对算子信息及其语义关联进行结构化建模。优选地，采用</w:t>
        </w:r>
        <w:r w:rsidRPr="004A3E09">
          <w:rPr>
            <w:rFonts w:ascii="Times New Roman" w:eastAsia="宋体" w:hAnsi="Times New Roman" w:cs="Times New Roman"/>
            <w:sz w:val="28"/>
            <w14:ligatures w14:val="none"/>
          </w:rPr>
          <w:t xml:space="preserve"> Neo4j </w:t>
        </w:r>
        <w:r w:rsidRPr="004A3E09">
          <w:rPr>
            <w:rFonts w:ascii="Times New Roman" w:eastAsia="宋体" w:hAnsi="Times New Roman" w:cs="Times New Roman"/>
            <w:sz w:val="28"/>
            <w14:ligatures w14:val="none"/>
          </w:rPr>
          <w:t>图数据库对算子、参数、数据类型及其关系进行统一组织，并通过数据类型兼容关系支撑算子组合过程中的结构约束分析</w:t>
        </w:r>
        <w:r w:rsidRPr="00497A4E">
          <w:rPr>
            <w:rFonts w:ascii="Times New Roman" w:eastAsia="宋体" w:hAnsi="Times New Roman" w:cs="Times New Roman" w:hint="eastAsia"/>
            <w:sz w:val="28"/>
            <w14:ligatures w14:val="none"/>
          </w:rPr>
          <w:t>。</w:t>
        </w:r>
      </w:ins>
    </w:p>
    <w:p w14:paraId="55044603" w14:textId="6702735B" w:rsidR="00B95363" w:rsidDel="00A67E34" w:rsidRDefault="00000000">
      <w:pPr>
        <w:spacing w:after="120" w:line="500" w:lineRule="exact"/>
        <w:ind w:firstLineChars="200" w:firstLine="560"/>
        <w:jc w:val="both"/>
        <w:rPr>
          <w:del w:id="1480" w:author="yun qiao" w:date="2026-04-16T14:59:00Z"/>
          <w:rFonts w:ascii="Times New Roman" w:eastAsia="宋体" w:hAnsi="Times New Roman" w:cs="Times New Roman"/>
          <w:sz w:val="28"/>
          <w14:ligatures w14:val="none"/>
        </w:rPr>
      </w:pPr>
      <w:commentRangeStart w:id="1481"/>
      <w:del w:id="1482" w:author="yun qiao" w:date="2026-04-16T14:59:00Z">
        <w:r w:rsidDel="00A67E34">
          <w:rPr>
            <w:rFonts w:ascii="Times New Roman" w:eastAsia="宋体" w:hAnsi="Times New Roman" w:cs="Times New Roman"/>
            <w:sz w:val="28"/>
            <w14:ligatures w14:val="none"/>
          </w:rPr>
          <w:delText>S11</w:delText>
        </w:r>
        <w:r w:rsidDel="00A67E34">
          <w:rPr>
            <w:rFonts w:ascii="Times New Roman" w:eastAsia="宋体" w:hAnsi="Times New Roman" w:cs="Times New Roman" w:hint="eastAsia"/>
            <w:sz w:val="28"/>
            <w14:ligatures w14:val="none"/>
          </w:rPr>
          <w:delText>、通过多源渠道获取地理处理算子及其元数据。</w:delText>
        </w:r>
      </w:del>
    </w:p>
    <w:p w14:paraId="1FFEC8B8" w14:textId="601D93CF" w:rsidR="00B95363" w:rsidDel="00A67E34" w:rsidRDefault="00000000">
      <w:pPr>
        <w:spacing w:after="120" w:line="500" w:lineRule="exact"/>
        <w:ind w:firstLineChars="200" w:firstLine="560"/>
        <w:jc w:val="both"/>
        <w:rPr>
          <w:del w:id="1483" w:author="yun qiao" w:date="2026-04-16T14:59:00Z"/>
          <w:rFonts w:ascii="Times New Roman" w:eastAsia="宋体" w:hAnsi="Times New Roman" w:cs="Times New Roman"/>
          <w:sz w:val="28"/>
          <w14:ligatures w14:val="none"/>
        </w:rPr>
      </w:pPr>
      <w:del w:id="1484" w:author="yun qiao" w:date="2026-04-16T14:59:00Z">
        <w:r w:rsidDel="00A67E34">
          <w:rPr>
            <w:rFonts w:ascii="Times New Roman" w:eastAsia="宋体" w:hAnsi="Times New Roman" w:cs="Times New Roman" w:hint="eastAsia"/>
            <w:sz w:val="28"/>
            <w14:ligatures w14:val="none"/>
          </w:rPr>
          <w:delText>在本发明的一种实施方式中，为实现地理处理模型的语义化表达与自动构建，首先需要从多源地理信息处理软件中抽取算子及其输入输出参数信息，构建包含算子、数据类型、算法及算子来源等实体的知识图谱。所述知识图谱的数据来源涵盖多种主流地理处理软件平台，通过对各平台的算子元数据进行系统性抽取，获得算子的名称、功能描述、输入参数及输出参数等结构化信息。具体如下：</w:delText>
        </w:r>
      </w:del>
    </w:p>
    <w:p w14:paraId="0C66F657" w14:textId="3D59A2B8" w:rsidR="00B95363" w:rsidDel="00A67E34" w:rsidRDefault="00000000">
      <w:pPr>
        <w:widowControl/>
        <w:spacing w:before="100" w:after="0" w:line="480" w:lineRule="exact"/>
        <w:ind w:firstLineChars="202" w:firstLine="566"/>
        <w:jc w:val="both"/>
        <w:rPr>
          <w:del w:id="1485" w:author="yun qiao" w:date="2026-04-16T14:59:00Z"/>
          <w:rFonts w:ascii="Times New Roman" w:eastAsia="宋体" w:hAnsi="Times New Roman" w:cs="等线"/>
          <w:sz w:val="28"/>
          <w:szCs w:val="28"/>
          <w14:ligatures w14:val="none"/>
        </w:rPr>
      </w:pPr>
      <w:del w:id="1486" w:author="yun qiao" w:date="2026-04-16T14:59:00Z">
        <w:r w:rsidDel="00A67E34">
          <w:rPr>
            <w:rFonts w:ascii="Times New Roman" w:eastAsia="宋体" w:hAnsi="Times New Roman" w:cs="Times New Roman"/>
            <w:sz w:val="28"/>
            <w:szCs w:val="28"/>
            <w14:ligatures w14:val="none"/>
          </w:rPr>
          <w:delText xml:space="preserve">(1) </w:delText>
        </w:r>
        <w:r w:rsidDel="00A67E34">
          <w:rPr>
            <w:rFonts w:ascii="Times New Roman" w:eastAsia="宋体" w:hAnsi="Times New Roman" w:cs="等线"/>
            <w:sz w:val="28"/>
            <w:szCs w:val="28"/>
            <w14:ligatures w14:val="none"/>
          </w:rPr>
          <w:delText>QGIS</w:delText>
        </w:r>
        <w:r w:rsidDel="00A67E34">
          <w:rPr>
            <w:rFonts w:ascii="Times New Roman" w:eastAsia="宋体" w:hAnsi="Times New Roman" w:cs="等线" w:hint="eastAsia"/>
            <w:sz w:val="28"/>
            <w:szCs w:val="28"/>
            <w14:ligatures w14:val="none"/>
          </w:rPr>
          <w:delText>平台算子获取：基于</w:delText>
        </w:r>
        <w:r w:rsidDel="00A67E34">
          <w:rPr>
            <w:rFonts w:ascii="Times New Roman" w:eastAsia="宋体" w:hAnsi="Times New Roman" w:cs="等线"/>
            <w:sz w:val="28"/>
            <w:szCs w:val="28"/>
            <w14:ligatures w14:val="none"/>
          </w:rPr>
          <w:delText>QGIS Processing</w:delText>
        </w:r>
        <w:r w:rsidDel="00A67E34">
          <w:rPr>
            <w:rFonts w:ascii="Times New Roman" w:eastAsia="宋体" w:hAnsi="Times New Roman" w:cs="等线" w:hint="eastAsia"/>
            <w:sz w:val="28"/>
            <w:szCs w:val="28"/>
            <w14:ligatures w14:val="none"/>
          </w:rPr>
          <w:delText>框架提供的</w:delText>
        </w:r>
        <w:r w:rsidDel="00A67E34">
          <w:rPr>
            <w:rFonts w:ascii="Times New Roman" w:eastAsia="宋体" w:hAnsi="Times New Roman" w:cs="等线"/>
            <w:sz w:val="28"/>
            <w:szCs w:val="28"/>
            <w14:ligatures w14:val="none"/>
          </w:rPr>
          <w:delText>Web</w:delText>
        </w:r>
        <w:r w:rsidDel="00A67E34">
          <w:rPr>
            <w:rFonts w:ascii="Times New Roman" w:eastAsia="宋体" w:hAnsi="Times New Roman" w:cs="等线" w:hint="eastAsia"/>
            <w:sz w:val="28"/>
            <w:szCs w:val="28"/>
            <w14:ligatures w14:val="none"/>
          </w:rPr>
          <w:delText>处理服务（</w:delText>
        </w:r>
        <w:r w:rsidDel="00A67E34">
          <w:rPr>
            <w:rFonts w:ascii="Times New Roman" w:eastAsia="宋体" w:hAnsi="Times New Roman" w:cs="等线"/>
            <w:sz w:val="28"/>
            <w:szCs w:val="28"/>
            <w14:ligatures w14:val="none"/>
          </w:rPr>
          <w:delText>WPS</w:delText>
        </w:r>
        <w:r w:rsidDel="00A67E34">
          <w:rPr>
            <w:rFonts w:ascii="Times New Roman" w:eastAsia="宋体" w:hAnsi="Times New Roman" w:cs="等线" w:hint="eastAsia"/>
            <w:sz w:val="28"/>
            <w:szCs w:val="28"/>
            <w14:ligatures w14:val="none"/>
          </w:rPr>
          <w:delText>）接口，通过</w:delText>
        </w:r>
        <w:r w:rsidDel="00A67E34">
          <w:rPr>
            <w:rFonts w:ascii="Times New Roman" w:eastAsia="宋体" w:hAnsi="Times New Roman" w:cs="等线"/>
            <w:sz w:val="28"/>
            <w:szCs w:val="28"/>
            <w14:ligatures w14:val="none"/>
          </w:rPr>
          <w:delText>DescribeProcess</w:delText>
        </w:r>
        <w:r w:rsidDel="00A67E34">
          <w:rPr>
            <w:rFonts w:ascii="Times New Roman" w:eastAsia="宋体" w:hAnsi="Times New Roman" w:cs="等线" w:hint="eastAsia"/>
            <w:sz w:val="28"/>
            <w:szCs w:val="28"/>
            <w14:ligatures w14:val="none"/>
          </w:rPr>
          <w:delText>请求批量获取</w:delText>
        </w:r>
        <w:r w:rsidDel="00A67E34">
          <w:rPr>
            <w:rFonts w:ascii="Times New Roman" w:eastAsia="宋体" w:hAnsi="Times New Roman" w:cs="等线"/>
            <w:sz w:val="28"/>
            <w:szCs w:val="28"/>
            <w14:ligatures w14:val="none"/>
          </w:rPr>
          <w:delText>QGIS</w:delText>
        </w:r>
        <w:r w:rsidDel="00A67E34">
          <w:rPr>
            <w:rFonts w:ascii="Times New Roman" w:eastAsia="宋体" w:hAnsi="Times New Roman" w:cs="等线" w:hint="eastAsia"/>
            <w:sz w:val="28"/>
            <w:szCs w:val="28"/>
            <w14:ligatures w14:val="none"/>
          </w:rPr>
          <w:delText>平台中注册的所有地理处理算子的元数据。所述</w:delText>
        </w:r>
        <w:r w:rsidDel="00A67E34">
          <w:rPr>
            <w:rFonts w:ascii="Times New Roman" w:eastAsia="宋体" w:hAnsi="Times New Roman" w:cs="等线"/>
            <w:sz w:val="28"/>
            <w:szCs w:val="28"/>
            <w14:ligatures w14:val="none"/>
          </w:rPr>
          <w:delText>QGIS</w:delText>
        </w:r>
        <w:r w:rsidDel="00A67E34">
          <w:rPr>
            <w:rFonts w:ascii="Times New Roman" w:eastAsia="宋体" w:hAnsi="Times New Roman" w:cs="等线" w:hint="eastAsia"/>
            <w:sz w:val="28"/>
            <w:szCs w:val="28"/>
            <w14:ligatures w14:val="none"/>
          </w:rPr>
          <w:delText>平台算子不仅包括原生算子，还包括通过</w:delText>
        </w:r>
        <w:r w:rsidDel="00A67E34">
          <w:rPr>
            <w:rFonts w:ascii="Times New Roman" w:eastAsia="宋体" w:hAnsi="Times New Roman" w:cs="等线"/>
            <w:sz w:val="28"/>
            <w:szCs w:val="28"/>
            <w14:ligatures w14:val="none"/>
          </w:rPr>
          <w:delText>Processing</w:delText>
        </w:r>
        <w:r w:rsidDel="00A67E34">
          <w:rPr>
            <w:rFonts w:ascii="Times New Roman" w:eastAsia="宋体" w:hAnsi="Times New Roman" w:cs="等线" w:hint="eastAsia"/>
            <w:sz w:val="28"/>
            <w:szCs w:val="28"/>
            <w14:ligatures w14:val="none"/>
          </w:rPr>
          <w:delText>框架集成的第三方地理处理算子，以覆盖多类型地理处理功能。对于每个</w:delText>
        </w:r>
        <w:r w:rsidDel="00A67E34">
          <w:rPr>
            <w:rFonts w:ascii="Times New Roman" w:eastAsia="宋体" w:hAnsi="Times New Roman" w:cs="等线"/>
            <w:sz w:val="28"/>
            <w:szCs w:val="28"/>
            <w14:ligatures w14:val="none"/>
          </w:rPr>
          <w:delText>QGIS</w:delText>
        </w:r>
        <w:r w:rsidDel="00A67E34">
          <w:rPr>
            <w:rFonts w:ascii="Times New Roman" w:eastAsia="宋体" w:hAnsi="Times New Roman" w:cs="等线" w:hint="eastAsia"/>
            <w:sz w:val="28"/>
            <w:szCs w:val="28"/>
            <w14:ligatures w14:val="none"/>
          </w:rPr>
          <w:delText>算子，提取以下元数据字段：算子名称（</w:delText>
        </w:r>
        <w:r w:rsidDel="00A67E34">
          <w:rPr>
            <w:rFonts w:ascii="Times New Roman" w:eastAsia="宋体" w:hAnsi="Times New Roman" w:cs="等线"/>
            <w:sz w:val="28"/>
            <w:szCs w:val="28"/>
            <w14:ligatures w14:val="none"/>
          </w:rPr>
          <w:delText>name</w:delText>
        </w:r>
        <w:r w:rsidDel="00A67E34">
          <w:rPr>
            <w:rFonts w:ascii="Times New Roman" w:eastAsia="宋体" w:hAnsi="Times New Roman" w:cs="等线" w:hint="eastAsia"/>
            <w:sz w:val="28"/>
            <w:szCs w:val="28"/>
            <w14:ligatures w14:val="none"/>
          </w:rPr>
          <w:delText>）、算法标识符（</w:delText>
        </w:r>
        <w:r w:rsidDel="00A67E34">
          <w:rPr>
            <w:rFonts w:ascii="Times New Roman" w:eastAsia="宋体" w:hAnsi="Times New Roman" w:cs="等线"/>
            <w:sz w:val="28"/>
            <w:szCs w:val="28"/>
            <w14:ligatures w14:val="none"/>
          </w:rPr>
          <w:delText>algorithm_id</w:delText>
        </w:r>
        <w:r w:rsidDel="00A67E34">
          <w:rPr>
            <w:rFonts w:ascii="Times New Roman" w:eastAsia="宋体" w:hAnsi="Times New Roman" w:cs="等线" w:hint="eastAsia"/>
            <w:sz w:val="28"/>
            <w:szCs w:val="28"/>
            <w14:ligatures w14:val="none"/>
          </w:rPr>
          <w:delText>）、功能描述（</w:delText>
        </w:r>
        <w:r w:rsidDel="00A67E34">
          <w:rPr>
            <w:rFonts w:ascii="Times New Roman" w:eastAsia="宋体" w:hAnsi="Times New Roman" w:cs="等线"/>
            <w:sz w:val="28"/>
            <w:szCs w:val="28"/>
            <w14:ligatures w14:val="none"/>
          </w:rPr>
          <w:delText>description</w:delText>
        </w:r>
        <w:r w:rsidDel="00A67E34">
          <w:rPr>
            <w:rFonts w:ascii="Times New Roman" w:eastAsia="宋体" w:hAnsi="Times New Roman" w:cs="等线" w:hint="eastAsia"/>
            <w:sz w:val="28"/>
            <w:szCs w:val="28"/>
            <w14:ligatures w14:val="none"/>
          </w:rPr>
          <w:delText>）、输入参数列表（</w:delText>
        </w:r>
        <w:r w:rsidDel="00A67E34">
          <w:rPr>
            <w:rFonts w:ascii="Times New Roman" w:eastAsia="宋体" w:hAnsi="Times New Roman" w:cs="等线"/>
            <w:sz w:val="28"/>
            <w:szCs w:val="28"/>
            <w14:ligatures w14:val="none"/>
          </w:rPr>
          <w:delText>inputs</w:delText>
        </w:r>
        <w:r w:rsidDel="00A67E34">
          <w:rPr>
            <w:rFonts w:ascii="Times New Roman" w:eastAsia="宋体" w:hAnsi="Times New Roman" w:cs="等线" w:hint="eastAsia"/>
            <w:sz w:val="28"/>
            <w:szCs w:val="28"/>
            <w14:ligatures w14:val="none"/>
          </w:rPr>
          <w:delText>）和输出参数列表（</w:delText>
        </w:r>
        <w:r w:rsidDel="00A67E34">
          <w:rPr>
            <w:rFonts w:ascii="Times New Roman" w:eastAsia="宋体" w:hAnsi="Times New Roman" w:cs="等线"/>
            <w:sz w:val="28"/>
            <w:szCs w:val="28"/>
            <w14:ligatures w14:val="none"/>
          </w:rPr>
          <w:delText>outputs</w:delText>
        </w:r>
        <w:r w:rsidDel="00A67E34">
          <w:rPr>
            <w:rFonts w:ascii="Times New Roman" w:eastAsia="宋体" w:hAnsi="Times New Roman" w:cs="等线" w:hint="eastAsia"/>
            <w:sz w:val="28"/>
            <w:szCs w:val="28"/>
            <w14:ligatures w14:val="none"/>
          </w:rPr>
          <w:delText>），其中输入参数列表包含每个参数的名称、数据类型、</w:delText>
        </w:r>
        <w:r w:rsidDel="00A67E34">
          <w:rPr>
            <w:rFonts w:ascii="Times New Roman" w:eastAsia="宋体" w:hAnsi="Times New Roman" w:cs="等线"/>
            <w:sz w:val="28"/>
            <w:szCs w:val="28"/>
            <w14:ligatures w14:val="none"/>
          </w:rPr>
          <w:delText>MIME</w:delText>
        </w:r>
        <w:r w:rsidDel="00A67E34">
          <w:rPr>
            <w:rFonts w:ascii="Times New Roman" w:eastAsia="宋体" w:hAnsi="Times New Roman" w:cs="等线" w:hint="eastAsia"/>
            <w:sz w:val="28"/>
            <w:szCs w:val="28"/>
            <w14:ligatures w14:val="none"/>
          </w:rPr>
          <w:delText>类型、是否可选等属性，输出参数列表包含每个参数的名称和数据类型。</w:delText>
        </w:r>
      </w:del>
    </w:p>
    <w:p w14:paraId="6505239F" w14:textId="74C7AB26" w:rsidR="00B95363" w:rsidDel="00A67E34" w:rsidRDefault="00000000">
      <w:pPr>
        <w:widowControl/>
        <w:spacing w:before="100" w:after="0" w:line="480" w:lineRule="exact"/>
        <w:ind w:firstLineChars="202" w:firstLine="566"/>
        <w:jc w:val="both"/>
        <w:rPr>
          <w:del w:id="1487" w:author="yun qiao" w:date="2026-04-16T14:59:00Z"/>
          <w:rFonts w:ascii="Times New Roman" w:eastAsia="宋体" w:hAnsi="Times New Roman" w:cs="等线"/>
          <w:sz w:val="28"/>
          <w:szCs w:val="28"/>
          <w14:ligatures w14:val="none"/>
        </w:rPr>
      </w:pPr>
      <w:del w:id="1488" w:author="yun qiao" w:date="2026-04-16T14:59:00Z">
        <w:r w:rsidDel="00A67E34">
          <w:rPr>
            <w:rFonts w:ascii="Times New Roman" w:eastAsia="宋体" w:hAnsi="Times New Roman" w:cs="等线"/>
            <w:sz w:val="28"/>
            <w:szCs w:val="28"/>
            <w14:ligatures w14:val="none"/>
          </w:rPr>
          <w:delText>(2) Google Earth Engine</w:delText>
        </w:r>
        <w:r w:rsidDel="00A67E34">
          <w:rPr>
            <w:rFonts w:ascii="Times New Roman" w:eastAsia="宋体" w:hAnsi="Times New Roman" w:cs="等线" w:hint="eastAsia"/>
            <w:sz w:val="28"/>
            <w:szCs w:val="28"/>
            <w14:ligatures w14:val="none"/>
          </w:rPr>
          <w:delText>平台算子获取：通过解析</w:delText>
        </w:r>
        <w:r w:rsidDel="00A67E34">
          <w:rPr>
            <w:rFonts w:ascii="Times New Roman" w:eastAsia="宋体" w:hAnsi="Times New Roman" w:cs="等线"/>
            <w:sz w:val="28"/>
            <w:szCs w:val="28"/>
            <w14:ligatures w14:val="none"/>
          </w:rPr>
          <w:delText>Google Earth Engine</w:delText>
        </w:r>
        <w:r w:rsidDel="00A67E34">
          <w:rPr>
            <w:rFonts w:ascii="Times New Roman" w:eastAsia="宋体" w:hAnsi="Times New Roman" w:cs="等线" w:hint="eastAsia"/>
            <w:sz w:val="28"/>
            <w:szCs w:val="28"/>
            <w14:ligatures w14:val="none"/>
          </w:rPr>
          <w:delText>（</w:delText>
        </w:r>
        <w:r w:rsidDel="00A67E34">
          <w:rPr>
            <w:rFonts w:ascii="Times New Roman" w:eastAsia="宋体" w:hAnsi="Times New Roman" w:cs="等线"/>
            <w:sz w:val="28"/>
            <w:szCs w:val="28"/>
            <w14:ligatures w14:val="none"/>
          </w:rPr>
          <w:delText>GEE</w:delText>
        </w:r>
        <w:r w:rsidDel="00A67E34">
          <w:rPr>
            <w:rFonts w:ascii="Times New Roman" w:eastAsia="宋体" w:hAnsi="Times New Roman" w:cs="等线" w:hint="eastAsia"/>
            <w:sz w:val="28"/>
            <w:szCs w:val="28"/>
            <w14:ligatures w14:val="none"/>
          </w:rPr>
          <w:delText>）</w:delText>
        </w:r>
        <w:r w:rsidDel="00A67E34">
          <w:rPr>
            <w:rFonts w:ascii="Times New Roman" w:eastAsia="宋体" w:hAnsi="Times New Roman" w:cs="等线"/>
            <w:sz w:val="28"/>
            <w:szCs w:val="28"/>
            <w14:ligatures w14:val="none"/>
          </w:rPr>
          <w:delText>JavaScript API</w:delText>
        </w:r>
        <w:r w:rsidDel="00A67E34">
          <w:rPr>
            <w:rFonts w:ascii="Times New Roman" w:eastAsia="宋体" w:hAnsi="Times New Roman" w:cs="等线" w:hint="eastAsia"/>
            <w:sz w:val="28"/>
            <w:szCs w:val="28"/>
            <w14:ligatures w14:val="none"/>
          </w:rPr>
          <w:delText>文档，系统性地抽取</w:delText>
        </w:r>
        <w:r w:rsidDel="00A67E34">
          <w:rPr>
            <w:rFonts w:ascii="Times New Roman" w:eastAsia="宋体" w:hAnsi="Times New Roman" w:cs="等线"/>
            <w:sz w:val="28"/>
            <w:szCs w:val="28"/>
            <w14:ligatures w14:val="none"/>
          </w:rPr>
          <w:delText>GEE</w:delText>
        </w:r>
        <w:r w:rsidDel="00A67E34">
          <w:rPr>
            <w:rFonts w:ascii="Times New Roman" w:eastAsia="宋体" w:hAnsi="Times New Roman" w:cs="等线" w:hint="eastAsia"/>
            <w:sz w:val="28"/>
            <w:szCs w:val="28"/>
            <w14:ligatures w14:val="none"/>
          </w:rPr>
          <w:delText>平台提供的所有方法（</w:delText>
        </w:r>
        <w:r w:rsidDel="00A67E34">
          <w:rPr>
            <w:rFonts w:ascii="Times New Roman" w:eastAsia="宋体" w:hAnsi="Times New Roman" w:cs="等线"/>
            <w:sz w:val="28"/>
            <w:szCs w:val="28"/>
            <w14:ligatures w14:val="none"/>
          </w:rPr>
          <w:delText>Method</w:delText>
        </w:r>
        <w:r w:rsidDel="00A67E34">
          <w:rPr>
            <w:rFonts w:ascii="Times New Roman" w:eastAsia="宋体" w:hAnsi="Times New Roman" w:cs="等线" w:hint="eastAsia"/>
            <w:sz w:val="28"/>
            <w:szCs w:val="28"/>
            <w14:ligatures w14:val="none"/>
          </w:rPr>
          <w:delText>）的元数据信息。</w:delText>
        </w:r>
        <w:r w:rsidDel="00A67E34">
          <w:rPr>
            <w:rFonts w:ascii="Times New Roman" w:eastAsia="宋体" w:hAnsi="Times New Roman" w:cs="等线"/>
            <w:sz w:val="28"/>
            <w:szCs w:val="28"/>
            <w14:ligatures w14:val="none"/>
          </w:rPr>
          <w:delText>GEE</w:delText>
        </w:r>
        <w:r w:rsidDel="00A67E34">
          <w:rPr>
            <w:rFonts w:ascii="Times New Roman" w:eastAsia="宋体" w:hAnsi="Times New Roman" w:cs="等线" w:hint="eastAsia"/>
            <w:sz w:val="28"/>
            <w:szCs w:val="28"/>
            <w14:ligatures w14:val="none"/>
          </w:rPr>
          <w:delText>平台的算子按照其所属的对象类别进行层次化组织，涵盖多种地理空间处理类型，以支持不同场景下的计算需求。对于每个</w:delText>
        </w:r>
        <w:r w:rsidDel="00A67E34">
          <w:rPr>
            <w:rFonts w:ascii="Times New Roman" w:eastAsia="宋体" w:hAnsi="Times New Roman" w:cs="等线"/>
            <w:sz w:val="28"/>
            <w:szCs w:val="28"/>
            <w14:ligatures w14:val="none"/>
          </w:rPr>
          <w:delText>GEE</w:delText>
        </w:r>
        <w:r w:rsidDel="00A67E34">
          <w:rPr>
            <w:rFonts w:ascii="Times New Roman" w:eastAsia="宋体" w:hAnsi="Times New Roman" w:cs="等线" w:hint="eastAsia"/>
            <w:sz w:val="28"/>
            <w:szCs w:val="28"/>
            <w14:ligatures w14:val="none"/>
          </w:rPr>
          <w:delText>算子，提取以下元数据字段：方法名称（</w:delText>
        </w:r>
        <w:r w:rsidDel="00A67E34">
          <w:rPr>
            <w:rFonts w:ascii="Times New Roman" w:eastAsia="宋体" w:hAnsi="Times New Roman" w:cs="等线"/>
            <w:sz w:val="28"/>
            <w:szCs w:val="28"/>
            <w14:ligatures w14:val="none"/>
          </w:rPr>
          <w:delText>name</w:delText>
        </w:r>
        <w:r w:rsidDel="00A67E34">
          <w:rPr>
            <w:rFonts w:ascii="Times New Roman" w:eastAsia="宋体" w:hAnsi="Times New Roman" w:cs="等线" w:hint="eastAsia"/>
            <w:sz w:val="28"/>
            <w:szCs w:val="28"/>
            <w14:ligatures w14:val="none"/>
          </w:rPr>
          <w:delText>）、功能描述（</w:delText>
        </w:r>
        <w:r w:rsidDel="00A67E34">
          <w:rPr>
            <w:rFonts w:ascii="Times New Roman" w:eastAsia="宋体" w:hAnsi="Times New Roman" w:cs="等线"/>
            <w:sz w:val="28"/>
            <w:szCs w:val="28"/>
            <w14:ligatures w14:val="none"/>
          </w:rPr>
          <w:delText>description</w:delText>
        </w:r>
        <w:r w:rsidDel="00A67E34">
          <w:rPr>
            <w:rFonts w:ascii="Times New Roman" w:eastAsia="宋体" w:hAnsi="Times New Roman" w:cs="等线" w:hint="eastAsia"/>
            <w:sz w:val="28"/>
            <w:szCs w:val="28"/>
            <w14:ligatures w14:val="none"/>
          </w:rPr>
          <w:delText>）、所属类别（</w:delText>
        </w:r>
        <w:r w:rsidDel="00A67E34">
          <w:rPr>
            <w:rFonts w:ascii="Times New Roman" w:eastAsia="宋体" w:hAnsi="Times New Roman" w:cs="等线"/>
            <w:sz w:val="28"/>
            <w:szCs w:val="28"/>
            <w14:ligatures w14:val="none"/>
          </w:rPr>
          <w:delText>category</w:delText>
        </w:r>
        <w:r w:rsidDel="00A67E34">
          <w:rPr>
            <w:rFonts w:ascii="Times New Roman" w:eastAsia="宋体" w:hAnsi="Times New Roman" w:cs="等线" w:hint="eastAsia"/>
            <w:sz w:val="28"/>
            <w:szCs w:val="28"/>
            <w14:ligatures w14:val="none"/>
          </w:rPr>
          <w:delText>）、参数列表（</w:delText>
        </w:r>
        <w:r w:rsidDel="00A67E34">
          <w:rPr>
            <w:rFonts w:ascii="Times New Roman" w:eastAsia="宋体" w:hAnsi="Times New Roman" w:cs="等线"/>
            <w:sz w:val="28"/>
            <w:szCs w:val="28"/>
            <w14:ligatures w14:val="none"/>
          </w:rPr>
          <w:delText>parameters</w:delText>
        </w:r>
        <w:r w:rsidDel="00A67E34">
          <w:rPr>
            <w:rFonts w:ascii="Times New Roman" w:eastAsia="宋体" w:hAnsi="Times New Roman" w:cs="等线" w:hint="eastAsia"/>
            <w:sz w:val="28"/>
            <w:szCs w:val="28"/>
            <w14:ligatures w14:val="none"/>
          </w:rPr>
          <w:delText>）和返回值类型（</w:delText>
        </w:r>
        <w:r w:rsidDel="00A67E34">
          <w:rPr>
            <w:rFonts w:ascii="Times New Roman" w:eastAsia="宋体" w:hAnsi="Times New Roman" w:cs="等线"/>
            <w:sz w:val="28"/>
            <w:szCs w:val="28"/>
            <w14:ligatures w14:val="none"/>
          </w:rPr>
          <w:delText>returns</w:delText>
        </w:r>
        <w:r w:rsidDel="00A67E34">
          <w:rPr>
            <w:rFonts w:ascii="Times New Roman" w:eastAsia="宋体" w:hAnsi="Times New Roman" w:cs="等线" w:hint="eastAsia"/>
            <w:sz w:val="28"/>
            <w:szCs w:val="28"/>
            <w14:ligatures w14:val="none"/>
          </w:rPr>
          <w:delText>），其中参数列表包含每个参数的名称、数据类型、描述及是否可选等属性。</w:delText>
        </w:r>
        <w:r w:rsidDel="00A67E34">
          <w:rPr>
            <w:rFonts w:ascii="Times New Roman" w:eastAsia="宋体" w:hAnsi="Times New Roman" w:cs="等线"/>
            <w:sz w:val="28"/>
            <w:szCs w:val="28"/>
            <w14:ligatures w14:val="none"/>
          </w:rPr>
          <w:tab/>
        </w:r>
        <w:commentRangeEnd w:id="1481"/>
        <w:r w:rsidDel="00A67E34">
          <w:commentReference w:id="1481"/>
        </w:r>
      </w:del>
    </w:p>
    <w:p w14:paraId="11347790" w14:textId="5DF85392" w:rsidR="00B95363" w:rsidDel="00A67E34" w:rsidRDefault="00000000">
      <w:pPr>
        <w:widowControl/>
        <w:spacing w:before="100" w:after="0" w:line="480" w:lineRule="exact"/>
        <w:ind w:firstLineChars="202" w:firstLine="566"/>
        <w:jc w:val="both"/>
        <w:rPr>
          <w:del w:id="1489" w:author="yun qiao" w:date="2026-04-16T14:59:00Z"/>
          <w:rFonts w:ascii="Times New Roman" w:eastAsia="宋体" w:hAnsi="Times New Roman" w:cs="Times New Roman"/>
          <w:sz w:val="28"/>
          <w:szCs w:val="28"/>
          <w14:ligatures w14:val="none"/>
        </w:rPr>
      </w:pPr>
      <w:del w:id="1490" w:author="yun qiao" w:date="2026-04-16T14:59:00Z">
        <w:r w:rsidDel="00A67E34">
          <w:rPr>
            <w:rFonts w:ascii="Times New Roman" w:eastAsia="宋体" w:hAnsi="Times New Roman" w:cs="Times New Roman"/>
            <w:sz w:val="28"/>
            <w:szCs w:val="28"/>
            <w14:ligatures w14:val="none"/>
          </w:rPr>
          <w:delText>S12</w:delText>
        </w:r>
        <w:r w:rsidDel="00A67E34">
          <w:rPr>
            <w:rFonts w:ascii="Times New Roman" w:eastAsia="宋体" w:hAnsi="Times New Roman" w:cs="Times New Roman" w:hint="eastAsia"/>
            <w:sz w:val="28"/>
            <w:szCs w:val="28"/>
            <w14:ligatures w14:val="none"/>
          </w:rPr>
          <w:delText>、基于语义映射抽取算子间语义关系。</w:delText>
        </w:r>
      </w:del>
    </w:p>
    <w:p w14:paraId="36355098" w14:textId="77777777" w:rsidR="00A67E34" w:rsidRDefault="00A67E34" w:rsidP="00A67E34">
      <w:pPr>
        <w:widowControl/>
        <w:spacing w:before="100" w:after="0" w:line="480" w:lineRule="exact"/>
        <w:ind w:firstLineChars="202" w:firstLine="566"/>
        <w:jc w:val="both"/>
        <w:rPr>
          <w:ins w:id="1491" w:author="yun qiao" w:date="2026-04-16T15:01:00Z"/>
          <w:rFonts w:ascii="Times New Roman" w:eastAsia="宋体" w:hAnsi="Times New Roman" w:cs="Times New Roman"/>
          <w:sz w:val="28"/>
          <w:szCs w:val="28"/>
          <w14:ligatures w14:val="none"/>
        </w:rPr>
      </w:pPr>
      <w:ins w:id="1492" w:author="yun qiao" w:date="2026-04-16T15:01:00Z">
        <w:r>
          <w:rPr>
            <w:rFonts w:ascii="Times New Roman" w:eastAsia="宋体" w:hAnsi="Times New Roman" w:cs="Times New Roman"/>
            <w:sz w:val="28"/>
            <w:szCs w:val="28"/>
            <w14:ligatures w14:val="none"/>
          </w:rPr>
          <w:t>S13</w:t>
        </w:r>
        <w:r>
          <w:rPr>
            <w:rFonts w:ascii="Times New Roman" w:eastAsia="宋体" w:hAnsi="Times New Roman" w:cs="Times New Roman" w:hint="eastAsia"/>
            <w:sz w:val="28"/>
            <w:szCs w:val="28"/>
            <w14:ligatures w14:val="none"/>
          </w:rPr>
          <w:t>、</w:t>
        </w:r>
        <w:r w:rsidRPr="00332C64">
          <w:rPr>
            <w:rFonts w:ascii="Times New Roman" w:eastAsia="宋体" w:hAnsi="Times New Roman" w:cs="Times New Roman" w:hint="eastAsia"/>
            <w:sz w:val="28"/>
            <w:szCs w:val="28"/>
            <w14:ligatures w14:val="none"/>
          </w:rPr>
          <w:t>平台无关操作原语层次体系构建及操作语义空间形成</w:t>
        </w:r>
        <w:r>
          <w:rPr>
            <w:rFonts w:ascii="Times New Roman" w:eastAsia="宋体" w:hAnsi="Times New Roman" w:cs="Times New Roman" w:hint="eastAsia"/>
            <w:sz w:val="28"/>
            <w:szCs w:val="28"/>
            <w14:ligatures w14:val="none"/>
          </w:rPr>
          <w:t>。</w:t>
        </w:r>
      </w:ins>
    </w:p>
    <w:p w14:paraId="366195A3" w14:textId="77777777" w:rsidR="00A67E34" w:rsidRPr="00524D71" w:rsidRDefault="00A67E34" w:rsidP="00A67E34">
      <w:pPr>
        <w:widowControl/>
        <w:spacing w:before="100" w:after="0" w:line="480" w:lineRule="exact"/>
        <w:ind w:firstLineChars="202" w:firstLine="566"/>
        <w:jc w:val="both"/>
        <w:rPr>
          <w:ins w:id="1493" w:author="yun qiao" w:date="2026-04-16T15:01:00Z"/>
          <w:rFonts w:ascii="Times New Roman" w:eastAsia="宋体" w:hAnsi="Times New Roman" w:cs="Times New Roman"/>
          <w:sz w:val="28"/>
          <w14:ligatures w14:val="none"/>
        </w:rPr>
      </w:pPr>
      <w:ins w:id="1494" w:author="yun qiao" w:date="2026-04-16T15:01:00Z">
        <w:r w:rsidRPr="00524D71">
          <w:rPr>
            <w:rFonts w:ascii="Times New Roman" w:eastAsia="宋体" w:hAnsi="Times New Roman" w:cs="Times New Roman" w:hint="eastAsia"/>
            <w:sz w:val="28"/>
            <w14:ligatures w14:val="none"/>
          </w:rPr>
          <w:t>为实现地理处理模型生成过程中的跨平台统一表示与结构解耦，构建层次化操作原语表示体系，通过建立平台无关的抽象操作空间，使序列生成过程不直接依赖具体平台算子定义，从而降低模型学习复杂度并提升跨平台泛化能力。所述操作原语体系同时作为统一输出空间，为算子映射及组合提供语义基础。</w:t>
        </w:r>
      </w:ins>
    </w:p>
    <w:p w14:paraId="58B64D74" w14:textId="77777777" w:rsidR="00A67E34" w:rsidRPr="00524D71" w:rsidRDefault="00A67E34" w:rsidP="00A67E34">
      <w:pPr>
        <w:widowControl/>
        <w:spacing w:before="100" w:after="0" w:line="480" w:lineRule="exact"/>
        <w:ind w:firstLineChars="202" w:firstLine="566"/>
        <w:jc w:val="both"/>
        <w:rPr>
          <w:ins w:id="1495" w:author="yun qiao" w:date="2026-04-16T15:01:00Z"/>
          <w:rFonts w:ascii="Times New Roman" w:eastAsia="宋体" w:hAnsi="Times New Roman" w:cs="Times New Roman"/>
          <w:sz w:val="28"/>
          <w14:ligatures w14:val="none"/>
        </w:rPr>
      </w:pPr>
      <w:ins w:id="1496" w:author="yun qiao" w:date="2026-04-16T15:01:00Z">
        <w:r w:rsidRPr="00524D71">
          <w:rPr>
            <w:rFonts w:ascii="Times New Roman" w:eastAsia="宋体" w:hAnsi="Times New Roman" w:cs="Times New Roman" w:hint="eastAsia"/>
            <w:sz w:val="28"/>
            <w14:ligatures w14:val="none"/>
          </w:rPr>
          <w:t>所述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跨平台语义对齐。</w:t>
        </w:r>
      </w:ins>
    </w:p>
    <w:p w14:paraId="64C640AB" w14:textId="77777777" w:rsidR="00A67E34" w:rsidRDefault="00A67E34" w:rsidP="00A67E34">
      <w:pPr>
        <w:widowControl/>
        <w:spacing w:before="100" w:after="0" w:line="480" w:lineRule="exact"/>
        <w:ind w:firstLineChars="202" w:firstLine="566"/>
        <w:jc w:val="both"/>
        <w:rPr>
          <w:ins w:id="1497" w:author="yun qiao" w:date="2026-04-16T15:01:00Z"/>
          <w:rFonts w:ascii="Times New Roman" w:eastAsia="宋体" w:hAnsi="Times New Roman" w:cs="Times New Roman"/>
          <w:sz w:val="28"/>
          <w14:ligatures w14:val="none"/>
        </w:rPr>
      </w:pPr>
      <w:ins w:id="1498" w:author="yun qiao" w:date="2026-04-16T15:01:00Z">
        <w:r w:rsidRPr="00524D71">
          <w:rPr>
            <w:rFonts w:ascii="Times New Roman" w:eastAsia="宋体" w:hAnsi="Times New Roman" w:cs="Times New Roman" w:hint="eastAsia"/>
            <w:sz w:val="28"/>
            <w14:ligatures w14:val="none"/>
          </w:rPr>
          <w:t>在</w:t>
        </w:r>
        <w:r>
          <w:rPr>
            <w:rFonts w:ascii="Times New Roman" w:eastAsia="宋体" w:hAnsi="Times New Roman" w:cs="Times New Roman" w:hint="eastAsia"/>
            <w:sz w:val="28"/>
            <w14:ligatures w14:val="none"/>
          </w:rPr>
          <w:t>这</w:t>
        </w:r>
        <w:r w:rsidRPr="00524D71">
          <w:rPr>
            <w:rFonts w:ascii="Times New Roman" w:eastAsia="宋体" w:hAnsi="Times New Roman" w:cs="Times New Roman" w:hint="eastAsia"/>
            <w:sz w:val="28"/>
            <w14:ligatures w14:val="none"/>
          </w:rPr>
          <w:t>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w:t>
        </w:r>
        <w:r w:rsidRPr="00524D71">
          <w:rPr>
            <w:rFonts w:ascii="Times New Roman" w:eastAsia="宋体" w:hAnsi="Times New Roman" w:cs="Times New Roman" w:hint="eastAsia"/>
            <w:sz w:val="28"/>
            <w14:ligatures w14:val="none"/>
          </w:rPr>
          <w:lastRenderedPageBreak/>
          <w:t>实现方式或适用数据类型上存在差异时，归属于同一操作子类；当多个操作子类属于同一功能领域时，归属于同一操作大类。</w:t>
        </w:r>
      </w:ins>
    </w:p>
    <w:p w14:paraId="24ABBEAF" w14:textId="77777777" w:rsidR="00A67E34" w:rsidRDefault="00A67E34" w:rsidP="00A67E34">
      <w:pPr>
        <w:spacing w:after="120" w:line="480" w:lineRule="exact"/>
        <w:ind w:firstLineChars="200" w:firstLine="560"/>
        <w:jc w:val="both"/>
        <w:rPr>
          <w:ins w:id="1499" w:author="yun qiao" w:date="2026-04-16T15:01:00Z"/>
          <w:rFonts w:ascii="Times New Roman" w:eastAsia="宋体" w:hAnsi="Times New Roman" w:cs="Times New Roman"/>
          <w:sz w:val="28"/>
          <w14:ligatures w14:val="none"/>
        </w:rPr>
      </w:pPr>
      <w:ins w:id="1500" w:author="yun qiao" w:date="2026-04-16T15:01:00Z">
        <w:r>
          <w:rPr>
            <w:rFonts w:ascii="Times New Roman" w:eastAsia="宋体" w:hAnsi="Times New Roman" w:cs="Times New Roman" w:hint="eastAsia"/>
            <w:sz w:val="28"/>
            <w14:ligatures w14:val="none"/>
          </w:rPr>
          <w:t>所述三级层次结构可形式化表示为一个有向无环层次图</w:t>
        </w:r>
      </w:ins>
      <m:oMath>
        <m:r>
          <w:ins w:id="1501" w:author="yun qiao" w:date="2026-04-16T15:01:00Z">
            <m:rPr>
              <m:scr m:val="script"/>
            </m:rPr>
            <w:rPr>
              <w:rFonts w:ascii="Cambria Math" w:eastAsia="宋体" w:hAnsi="Cambria Math" w:cs="Times New Roman"/>
              <w:sz w:val="28"/>
              <w14:ligatures w14:val="none"/>
            </w:rPr>
            <m:t>H=</m:t>
          </w:ins>
        </m:r>
        <m:d>
          <m:dPr>
            <m:ctrlPr>
              <w:ins w:id="1502" w:author="yun qiao" w:date="2026-04-16T15:01:00Z">
                <w:rPr>
                  <w:rFonts w:ascii="Cambria Math" w:eastAsia="宋体" w:hAnsi="Cambria Math" w:cs="Times New Roman"/>
                  <w:i/>
                  <w:sz w:val="28"/>
                  <w14:ligatures w14:val="none"/>
                </w:rPr>
              </w:ins>
            </m:ctrlPr>
          </m:dPr>
          <m:e>
            <m:r>
              <w:ins w:id="1503" w:author="yun qiao" w:date="2026-04-16T15:01:00Z">
                <m:rPr>
                  <m:scr m:val="script"/>
                </m:rPr>
                <w:rPr>
                  <w:rFonts w:ascii="Cambria Math" w:eastAsia="宋体" w:hAnsi="Cambria Math" w:cs="Times New Roman"/>
                  <w:sz w:val="28"/>
                  <w14:ligatures w14:val="none"/>
                </w:rPr>
                <m:t>V,</m:t>
              </w:ins>
            </m:r>
            <m:sSub>
              <m:sSubPr>
                <m:ctrlPr>
                  <w:ins w:id="1504" w:author="yun qiao" w:date="2026-04-16T15:01:00Z">
                    <w:rPr>
                      <w:rFonts w:ascii="Cambria Math" w:eastAsia="宋体" w:hAnsi="Cambria Math" w:cs="Times New Roman"/>
                      <w:i/>
                      <w:sz w:val="28"/>
                      <w14:ligatures w14:val="none"/>
                    </w:rPr>
                  </w:ins>
                </m:ctrlPr>
              </m:sSubPr>
              <m:e>
                <m:r>
                  <w:ins w:id="1505" w:author="yun qiao" w:date="2026-04-16T15:01:00Z">
                    <m:rPr>
                      <m:scr m:val="script"/>
                    </m:rPr>
                    <w:rPr>
                      <w:rFonts w:ascii="Cambria Math" w:eastAsia="宋体" w:hAnsi="Cambria Math" w:cs="Times New Roman"/>
                      <w:sz w:val="28"/>
                      <w14:ligatures w14:val="none"/>
                    </w:rPr>
                    <m:t>E</m:t>
                  </w:ins>
                </m:r>
              </m:e>
              <m:sub>
                <m:r>
                  <w:ins w:id="1506" w:author="yun qiao" w:date="2026-04-16T15:01:00Z">
                    <m:rPr>
                      <m:scr m:val="script"/>
                    </m:rPr>
                    <w:rPr>
                      <w:rFonts w:ascii="Cambria Math" w:eastAsia="宋体" w:hAnsi="Cambria Math" w:cs="Times New Roman"/>
                      <w:sz w:val="28"/>
                      <w14:ligatures w14:val="none"/>
                    </w:rPr>
                    <m:t>h</m:t>
                  </w:ins>
                </m:r>
              </m:sub>
            </m:sSub>
          </m:e>
        </m:d>
      </m:oMath>
      <w:ins w:id="1507" w:author="yun qiao" w:date="2026-04-16T15:01:00Z">
        <w:r>
          <w:rPr>
            <w:rFonts w:ascii="Times New Roman" w:eastAsia="宋体" w:hAnsi="Times New Roman" w:cs="Times New Roman" w:hint="eastAsia"/>
            <w:sz w:val="28"/>
            <w14:ligatures w14:val="none"/>
          </w:rPr>
          <w:t>，其中节点集合</w:t>
        </w:r>
      </w:ins>
      <m:oMath>
        <m:r>
          <w:ins w:id="1508" w:author="yun qiao" w:date="2026-04-16T15:01:00Z">
            <m:rPr>
              <m:scr m:val="script"/>
            </m:rPr>
            <w:rPr>
              <w:rFonts w:ascii="Cambria Math" w:eastAsia="宋体" w:hAnsi="Cambria Math" w:cs="Times New Roman"/>
              <w:sz w:val="28"/>
              <w14:ligatures w14:val="none"/>
            </w:rPr>
            <m:t>V=</m:t>
          </w:ins>
        </m:r>
        <m:sSub>
          <m:sSubPr>
            <m:ctrlPr>
              <w:ins w:id="1509" w:author="yun qiao" w:date="2026-04-16T15:01:00Z">
                <w:rPr>
                  <w:rFonts w:ascii="Cambria Math" w:eastAsia="宋体" w:hAnsi="Cambria Math" w:cs="Times New Roman"/>
                  <w:i/>
                  <w:sz w:val="28"/>
                  <w14:ligatures w14:val="none"/>
                </w:rPr>
              </w:ins>
            </m:ctrlPr>
          </m:sSubPr>
          <m:e>
            <m:r>
              <w:ins w:id="1510" w:author="yun qiao" w:date="2026-04-16T15:01:00Z">
                <m:rPr>
                  <m:scr m:val="script"/>
                </m:rPr>
                <w:rPr>
                  <w:rFonts w:ascii="Cambria Math" w:eastAsia="宋体" w:hAnsi="Cambria Math" w:cs="Times New Roman"/>
                  <w:sz w:val="28"/>
                  <w14:ligatures w14:val="none"/>
                </w:rPr>
                <m:t>L</m:t>
              </w:ins>
            </m:r>
          </m:e>
          <m:sub>
            <m:r>
              <w:ins w:id="1511" w:author="yun qiao" w:date="2026-04-16T15:01:00Z">
                <w:rPr>
                  <w:rFonts w:ascii="Cambria Math" w:eastAsia="宋体" w:hAnsi="Cambria Math" w:cs="Times New Roman"/>
                  <w:sz w:val="28"/>
                  <w14:ligatures w14:val="none"/>
                </w:rPr>
                <m:t>1</m:t>
              </w:ins>
            </m:r>
          </m:sub>
        </m:sSub>
        <m:r>
          <w:ins w:id="1512" w:author="yun qiao" w:date="2026-04-16T15:01:00Z">
            <w:rPr>
              <w:rFonts w:ascii="Cambria Math" w:eastAsia="宋体" w:hAnsi="Cambria Math" w:cs="Times New Roman"/>
              <w:sz w:val="28"/>
              <w14:ligatures w14:val="none"/>
            </w:rPr>
            <m:t>∪</m:t>
          </w:ins>
        </m:r>
        <m:sSub>
          <m:sSubPr>
            <m:ctrlPr>
              <w:ins w:id="1513" w:author="yun qiao" w:date="2026-04-16T15:01:00Z">
                <w:rPr>
                  <w:rFonts w:ascii="Cambria Math" w:eastAsia="宋体" w:hAnsi="Cambria Math" w:cs="Times New Roman"/>
                  <w:i/>
                  <w:sz w:val="28"/>
                  <w14:ligatures w14:val="none"/>
                </w:rPr>
              </w:ins>
            </m:ctrlPr>
          </m:sSubPr>
          <m:e>
            <m:r>
              <w:ins w:id="1514" w:author="yun qiao" w:date="2026-04-16T15:01:00Z">
                <m:rPr>
                  <m:scr m:val="script"/>
                </m:rPr>
                <w:rPr>
                  <w:rFonts w:ascii="Cambria Math" w:eastAsia="宋体" w:hAnsi="Cambria Math" w:cs="Times New Roman"/>
                  <w:sz w:val="28"/>
                  <w14:ligatures w14:val="none"/>
                </w:rPr>
                <m:t>L</m:t>
              </w:ins>
            </m:r>
          </m:e>
          <m:sub>
            <m:r>
              <w:ins w:id="1515" w:author="yun qiao" w:date="2026-04-16T15:01:00Z">
                <w:rPr>
                  <w:rFonts w:ascii="Cambria Math" w:eastAsia="宋体" w:hAnsi="Cambria Math" w:cs="Times New Roman"/>
                  <w:sz w:val="28"/>
                  <w14:ligatures w14:val="none"/>
                </w:rPr>
                <m:t>2</m:t>
              </w:ins>
            </m:r>
          </m:sub>
        </m:sSub>
        <m:r>
          <w:ins w:id="1516" w:author="yun qiao" w:date="2026-04-16T15:01:00Z">
            <w:rPr>
              <w:rFonts w:ascii="Cambria Math" w:eastAsia="宋体" w:hAnsi="Cambria Math" w:cs="Times New Roman"/>
              <w:sz w:val="28"/>
              <w14:ligatures w14:val="none"/>
            </w:rPr>
            <m:t>∪</m:t>
          </w:ins>
        </m:r>
        <m:sSub>
          <m:sSubPr>
            <m:ctrlPr>
              <w:ins w:id="1517" w:author="yun qiao" w:date="2026-04-16T15:01:00Z">
                <w:rPr>
                  <w:rFonts w:ascii="Cambria Math" w:eastAsia="宋体" w:hAnsi="Cambria Math" w:cs="Times New Roman"/>
                  <w:i/>
                  <w:sz w:val="28"/>
                  <w14:ligatures w14:val="none"/>
                </w:rPr>
              </w:ins>
            </m:ctrlPr>
          </m:sSubPr>
          <m:e>
            <m:r>
              <w:ins w:id="1518" w:author="yun qiao" w:date="2026-04-16T15:01:00Z">
                <m:rPr>
                  <m:scr m:val="script"/>
                </m:rPr>
                <w:rPr>
                  <w:rFonts w:ascii="Cambria Math" w:eastAsia="宋体" w:hAnsi="Cambria Math" w:cs="Times New Roman"/>
                  <w:sz w:val="28"/>
                  <w14:ligatures w14:val="none"/>
                </w:rPr>
                <m:t>L</m:t>
              </w:ins>
            </m:r>
          </m:e>
          <m:sub>
            <m:r>
              <w:ins w:id="1519" w:author="yun qiao" w:date="2026-04-16T15:01:00Z">
                <w:rPr>
                  <w:rFonts w:ascii="Cambria Math" w:eastAsia="宋体" w:hAnsi="Cambria Math" w:cs="Times New Roman"/>
                  <w:sz w:val="28"/>
                  <w14:ligatures w14:val="none"/>
                </w:rPr>
                <m:t>3</m:t>
              </w:ins>
            </m:r>
          </m:sub>
        </m:sSub>
      </m:oMath>
      <w:ins w:id="1520" w:author="yun qiao" w:date="2026-04-16T15:01:00Z">
        <w:r>
          <w:rPr>
            <w:rFonts w:ascii="Times New Roman" w:eastAsia="宋体" w:hAnsi="Times New Roman" w:cs="Times New Roman" w:hint="eastAsia"/>
            <w:sz w:val="28"/>
            <w14:ligatures w14:val="none"/>
          </w:rPr>
          <w:t>，</w:t>
        </w:r>
      </w:ins>
      <m:oMath>
        <m:sSub>
          <m:sSubPr>
            <m:ctrlPr>
              <w:ins w:id="1521" w:author="yun qiao" w:date="2026-04-16T15:01:00Z">
                <w:rPr>
                  <w:rFonts w:ascii="Cambria Math" w:eastAsia="宋体" w:hAnsi="Cambria Math" w:cs="Times New Roman"/>
                  <w:i/>
                  <w:sz w:val="28"/>
                  <w14:ligatures w14:val="none"/>
                </w:rPr>
              </w:ins>
            </m:ctrlPr>
          </m:sSubPr>
          <m:e>
            <m:r>
              <w:ins w:id="1522" w:author="yun qiao" w:date="2026-04-16T15:01:00Z">
                <m:rPr>
                  <m:scr m:val="script"/>
                </m:rPr>
                <w:rPr>
                  <w:rFonts w:ascii="Cambria Math" w:eastAsia="宋体" w:hAnsi="Cambria Math" w:cs="Times New Roman"/>
                  <w:sz w:val="28"/>
                  <w14:ligatures w14:val="none"/>
                </w:rPr>
                <m:t>L</m:t>
              </w:ins>
            </m:r>
          </m:e>
          <m:sub>
            <m:r>
              <w:ins w:id="1523" w:author="yun qiao" w:date="2026-04-16T15:01:00Z">
                <w:rPr>
                  <w:rFonts w:ascii="Cambria Math" w:eastAsia="宋体" w:hAnsi="Cambria Math" w:cs="Times New Roman" w:hint="eastAsia"/>
                  <w:sz w:val="28"/>
                  <w14:ligatures w14:val="none"/>
                </w:rPr>
                <m:t>1</m:t>
              </w:ins>
            </m:r>
          </m:sub>
        </m:sSub>
      </m:oMath>
      <w:ins w:id="1524" w:author="yun qiao" w:date="2026-04-16T15:01:00Z">
        <w:r>
          <w:rPr>
            <w:rFonts w:ascii="Times New Roman" w:eastAsia="宋体" w:hAnsi="Times New Roman" w:cs="Times New Roman" w:hint="eastAsia"/>
            <w:sz w:val="28"/>
            <w14:ligatures w14:val="none"/>
          </w:rPr>
          <w:t>、</w:t>
        </w:r>
      </w:ins>
      <m:oMath>
        <m:sSub>
          <m:sSubPr>
            <m:ctrlPr>
              <w:ins w:id="1525" w:author="yun qiao" w:date="2026-04-16T15:01:00Z">
                <w:rPr>
                  <w:rFonts w:ascii="Cambria Math" w:eastAsia="宋体" w:hAnsi="Cambria Math" w:cs="Times New Roman"/>
                  <w:i/>
                  <w:sz w:val="28"/>
                  <w14:ligatures w14:val="none"/>
                </w:rPr>
              </w:ins>
            </m:ctrlPr>
          </m:sSubPr>
          <m:e>
            <m:r>
              <w:ins w:id="1526" w:author="yun qiao" w:date="2026-04-16T15:01:00Z">
                <m:rPr>
                  <m:scr m:val="script"/>
                </m:rPr>
                <w:rPr>
                  <w:rFonts w:ascii="Cambria Math" w:eastAsia="宋体" w:hAnsi="Cambria Math" w:cs="Times New Roman"/>
                  <w:sz w:val="28"/>
                  <w14:ligatures w14:val="none"/>
                </w:rPr>
                <m:t>L</m:t>
              </w:ins>
            </m:r>
          </m:e>
          <m:sub>
            <m:r>
              <w:ins w:id="1527" w:author="yun qiao" w:date="2026-04-16T15:01:00Z">
                <w:rPr>
                  <w:rFonts w:ascii="Cambria Math" w:eastAsia="宋体" w:hAnsi="Cambria Math" w:cs="Times New Roman" w:hint="eastAsia"/>
                  <w:sz w:val="28"/>
                  <w14:ligatures w14:val="none"/>
                </w:rPr>
                <m:t>2</m:t>
              </w:ins>
            </m:r>
          </m:sub>
        </m:sSub>
      </m:oMath>
      <w:ins w:id="1528" w:author="yun qiao" w:date="2026-04-16T15:01:00Z">
        <w:r>
          <w:rPr>
            <w:rFonts w:ascii="Times New Roman" w:eastAsia="宋体" w:hAnsi="Times New Roman" w:cs="Times New Roman" w:hint="eastAsia"/>
            <w:sz w:val="28"/>
            <w14:ligatures w14:val="none"/>
          </w:rPr>
          <w:t>、</w:t>
        </w:r>
      </w:ins>
      <m:oMath>
        <m:sSub>
          <m:sSubPr>
            <m:ctrlPr>
              <w:ins w:id="1529" w:author="yun qiao" w:date="2026-04-16T15:01:00Z">
                <w:rPr>
                  <w:rFonts w:ascii="Cambria Math" w:eastAsia="宋体" w:hAnsi="Cambria Math" w:cs="Times New Roman"/>
                  <w:i/>
                  <w:sz w:val="28"/>
                  <w14:ligatures w14:val="none"/>
                </w:rPr>
              </w:ins>
            </m:ctrlPr>
          </m:sSubPr>
          <m:e>
            <m:r>
              <w:ins w:id="1530" w:author="yun qiao" w:date="2026-04-16T15:01:00Z">
                <m:rPr>
                  <m:scr m:val="script"/>
                </m:rPr>
                <w:rPr>
                  <w:rFonts w:ascii="Cambria Math" w:eastAsia="宋体" w:hAnsi="Cambria Math" w:cs="Times New Roman"/>
                  <w:sz w:val="28"/>
                  <w14:ligatures w14:val="none"/>
                </w:rPr>
                <m:t>L</m:t>
              </w:ins>
            </m:r>
          </m:e>
          <m:sub>
            <m:r>
              <w:ins w:id="1531" w:author="yun qiao" w:date="2026-04-16T15:01:00Z">
                <w:rPr>
                  <w:rFonts w:ascii="Cambria Math" w:eastAsia="宋体" w:hAnsi="Cambria Math" w:cs="Times New Roman"/>
                  <w:sz w:val="28"/>
                  <w14:ligatures w14:val="none"/>
                </w:rPr>
                <m:t>3</m:t>
              </w:ins>
            </m:r>
          </m:sub>
        </m:sSub>
      </m:oMath>
      <w:ins w:id="1532" w:author="yun qiao" w:date="2026-04-16T15:01:00Z">
        <w:r>
          <w:rPr>
            <w:rFonts w:ascii="Times New Roman" w:eastAsia="宋体" w:hAnsi="Times New Roman" w:cs="Times New Roman" w:hint="eastAsia"/>
            <w:sz w:val="28"/>
            <w14:ligatures w14:val="none"/>
          </w:rPr>
          <w:t>分别表示操作大类、操作子类和操作原语的节点集合；</w:t>
        </w:r>
      </w:ins>
      <m:oMath>
        <m:sSub>
          <m:sSubPr>
            <m:ctrlPr>
              <w:ins w:id="1533" w:author="yun qiao" w:date="2026-04-16T15:01:00Z">
                <w:rPr>
                  <w:rFonts w:ascii="Cambria Math" w:eastAsia="宋体" w:hAnsi="Cambria Math" w:cs="Times New Roman"/>
                  <w:i/>
                  <w:sz w:val="28"/>
                  <w14:ligatures w14:val="none"/>
                </w:rPr>
              </w:ins>
            </m:ctrlPr>
          </m:sSubPr>
          <m:e>
            <m:r>
              <w:ins w:id="1534" w:author="yun qiao" w:date="2026-04-16T15:01:00Z">
                <m:rPr>
                  <m:scr m:val="script"/>
                </m:rPr>
                <w:rPr>
                  <w:rFonts w:ascii="Cambria Math" w:eastAsia="宋体" w:hAnsi="Cambria Math" w:cs="Times New Roman"/>
                  <w:sz w:val="28"/>
                  <w14:ligatures w14:val="none"/>
                </w:rPr>
                <m:t>E</m:t>
              </w:ins>
            </m:r>
          </m:e>
          <m:sub>
            <m:r>
              <w:ins w:id="1535" w:author="yun qiao" w:date="2026-04-16T15:01:00Z">
                <m:rPr>
                  <m:scr m:val="script"/>
                </m:rPr>
                <w:rPr>
                  <w:rFonts w:ascii="Cambria Math" w:eastAsia="MS Gothic" w:hAnsi="Cambria Math" w:cs="MS Gothic" w:hint="eastAsia"/>
                  <w:sz w:val="28"/>
                  <w14:ligatures w14:val="none"/>
                </w:rPr>
                <m:t>h</m:t>
              </w:ins>
            </m:r>
          </m:sub>
        </m:sSub>
      </m:oMath>
      <w:ins w:id="1536" w:author="yun qiao" w:date="2026-04-16T15:01:00Z">
        <w:r>
          <w:rPr>
            <w:rFonts w:ascii="Times New Roman" w:eastAsia="宋体" w:hAnsi="Times New Roman" w:cs="Times New Roman" w:hint="eastAsia"/>
            <w:sz w:val="28"/>
            <w14:ligatures w14:val="none"/>
          </w:rPr>
          <w:t>为层间归属关系的边集合，满足如下约束：</w:t>
        </w:r>
      </w:ins>
    </w:p>
    <w:p w14:paraId="6BBEFBE4" w14:textId="77777777" w:rsidR="00A67E34" w:rsidRDefault="00A67E34" w:rsidP="00A67E34">
      <w:pPr>
        <w:spacing w:after="120" w:line="480" w:lineRule="exact"/>
        <w:ind w:firstLineChars="200" w:firstLine="560"/>
        <w:jc w:val="both"/>
        <w:rPr>
          <w:ins w:id="1537" w:author="yun qiao" w:date="2026-04-16T15:01:00Z"/>
          <w:rFonts w:ascii="Cambria Math" w:eastAsia="宋体" w:hAnsi="Cambria Math" w:cs="Times New Roman"/>
          <w:i/>
          <w:iCs/>
          <w:sz w:val="28"/>
          <w14:ligatures w14:val="none"/>
        </w:rPr>
      </w:pPr>
      <m:oMathPara>
        <m:oMath>
          <m:r>
            <w:ins w:id="1538" w:author="yun qiao" w:date="2026-04-16T15:01:00Z">
              <w:rPr>
                <w:rFonts w:ascii="Cambria Math" w:eastAsia="宋体" w:hAnsi="Cambria Math" w:cs="Times New Roman"/>
                <w:sz w:val="28"/>
                <w14:ligatures w14:val="none"/>
              </w:rPr>
              <m:t>∀ </m:t>
            </w:ins>
          </m:r>
          <m:sSub>
            <m:sSubPr>
              <m:ctrlPr>
                <w:ins w:id="1539" w:author="yun qiao" w:date="2026-04-16T15:01:00Z">
                  <w:rPr>
                    <w:rFonts w:ascii="Cambria Math" w:eastAsia="宋体" w:hAnsi="Cambria Math" w:cs="Times New Roman"/>
                    <w:i/>
                    <w:iCs/>
                    <w:sz w:val="28"/>
                    <w14:ligatures w14:val="none"/>
                  </w:rPr>
                </w:ins>
              </m:ctrlPr>
            </m:sSubPr>
            <m:e>
              <m:r>
                <w:ins w:id="1540" w:author="yun qiao" w:date="2026-04-16T15:01:00Z">
                  <w:rPr>
                    <w:rFonts w:ascii="Cambria Math" w:eastAsia="宋体" w:hAnsi="Cambria Math" w:cs="Times New Roman"/>
                    <w:sz w:val="28"/>
                    <w14:ligatures w14:val="none"/>
                  </w:rPr>
                  <m:t>l</m:t>
                </w:ins>
              </m:r>
            </m:e>
            <m:sub>
              <m:r>
                <w:ins w:id="1541" w:author="yun qiao" w:date="2026-04-16T15:01:00Z">
                  <w:rPr>
                    <w:rFonts w:ascii="Cambria Math" w:eastAsia="宋体" w:hAnsi="Cambria Math" w:cs="Times New Roman"/>
                    <w:sz w:val="28"/>
                    <w14:ligatures w14:val="none"/>
                  </w:rPr>
                  <m:t>3</m:t>
                </w:ins>
              </m:r>
            </m:sub>
          </m:sSub>
          <m:r>
            <w:ins w:id="1542" w:author="yun qiao" w:date="2026-04-16T15:01:00Z">
              <w:rPr>
                <w:rFonts w:ascii="Cambria Math" w:eastAsia="宋体" w:hAnsi="Cambria Math" w:cs="Times New Roman"/>
                <w:sz w:val="28"/>
                <w14:ligatures w14:val="none"/>
              </w:rPr>
              <m:t>∈</m:t>
            </w:ins>
          </m:r>
          <m:sSub>
            <m:sSubPr>
              <m:ctrlPr>
                <w:ins w:id="1543" w:author="yun qiao" w:date="2026-04-16T15:01:00Z">
                  <w:rPr>
                    <w:rFonts w:ascii="Cambria Math" w:eastAsia="宋体" w:hAnsi="Cambria Math" w:cs="Times New Roman"/>
                    <w:i/>
                    <w:iCs/>
                    <w:sz w:val="28"/>
                    <w14:ligatures w14:val="none"/>
                  </w:rPr>
                </w:ins>
              </m:ctrlPr>
            </m:sSubPr>
            <m:e>
              <m:r>
                <w:ins w:id="1544" w:author="yun qiao" w:date="2026-04-16T15:01:00Z">
                  <m:rPr>
                    <m:scr m:val="script"/>
                  </m:rPr>
                  <w:rPr>
                    <w:rFonts w:ascii="Cambria Math" w:eastAsia="宋体" w:hAnsi="Cambria Math" w:cs="Times New Roman"/>
                    <w:sz w:val="28"/>
                    <w14:ligatures w14:val="none"/>
                  </w:rPr>
                  <m:t>L</m:t>
                </w:ins>
              </m:r>
            </m:e>
            <m:sub>
              <m:r>
                <w:ins w:id="1545" w:author="yun qiao" w:date="2026-04-16T15:01:00Z">
                  <w:rPr>
                    <w:rFonts w:ascii="Cambria Math" w:eastAsia="宋体" w:hAnsi="Cambria Math" w:cs="Times New Roman"/>
                    <w:sz w:val="28"/>
                    <w14:ligatures w14:val="none"/>
                  </w:rPr>
                  <m:t>3</m:t>
                </w:ins>
              </m:r>
            </m:sub>
          </m:sSub>
          <m:r>
            <w:ins w:id="1546" w:author="yun qiao" w:date="2026-04-16T15:01:00Z">
              <w:rPr>
                <w:rFonts w:ascii="Cambria Math" w:eastAsia="宋体" w:hAnsi="Cambria Math" w:cs="Times New Roman"/>
                <w:sz w:val="28"/>
                <w14:ligatures w14:val="none"/>
              </w:rPr>
              <m:t>, ∃! </m:t>
            </w:ins>
          </m:r>
          <m:sSub>
            <m:sSubPr>
              <m:ctrlPr>
                <w:ins w:id="1547" w:author="yun qiao" w:date="2026-04-16T15:01:00Z">
                  <w:rPr>
                    <w:rFonts w:ascii="Cambria Math" w:eastAsia="宋体" w:hAnsi="Cambria Math" w:cs="Times New Roman"/>
                    <w:i/>
                    <w:iCs/>
                    <w:sz w:val="28"/>
                    <w14:ligatures w14:val="none"/>
                  </w:rPr>
                </w:ins>
              </m:ctrlPr>
            </m:sSubPr>
            <m:e>
              <m:r>
                <w:ins w:id="1548" w:author="yun qiao" w:date="2026-04-16T15:01:00Z">
                  <w:rPr>
                    <w:rFonts w:ascii="Cambria Math" w:eastAsia="宋体" w:hAnsi="Cambria Math" w:cs="Times New Roman"/>
                    <w:sz w:val="28"/>
                    <w14:ligatures w14:val="none"/>
                  </w:rPr>
                  <m:t>l</m:t>
                </w:ins>
              </m:r>
            </m:e>
            <m:sub>
              <m:r>
                <w:ins w:id="1549" w:author="yun qiao" w:date="2026-04-16T15:01:00Z">
                  <w:rPr>
                    <w:rFonts w:ascii="Cambria Math" w:eastAsia="宋体" w:hAnsi="Cambria Math" w:cs="Times New Roman"/>
                    <w:sz w:val="28"/>
                    <w14:ligatures w14:val="none"/>
                  </w:rPr>
                  <m:t>2</m:t>
                </w:ins>
              </m:r>
            </m:sub>
          </m:sSub>
          <m:r>
            <w:ins w:id="1550" w:author="yun qiao" w:date="2026-04-16T15:01:00Z">
              <w:rPr>
                <w:rFonts w:ascii="Cambria Math" w:eastAsia="宋体" w:hAnsi="Cambria Math" w:cs="Times New Roman"/>
                <w:sz w:val="28"/>
                <w14:ligatures w14:val="none"/>
              </w:rPr>
              <m:t>∈</m:t>
            </w:ins>
          </m:r>
          <m:sSub>
            <m:sSubPr>
              <m:ctrlPr>
                <w:ins w:id="1551" w:author="yun qiao" w:date="2026-04-16T15:01:00Z">
                  <w:rPr>
                    <w:rFonts w:ascii="Cambria Math" w:eastAsia="宋体" w:hAnsi="Cambria Math" w:cs="Times New Roman"/>
                    <w:i/>
                    <w:iCs/>
                    <w:sz w:val="28"/>
                    <w14:ligatures w14:val="none"/>
                  </w:rPr>
                </w:ins>
              </m:ctrlPr>
            </m:sSubPr>
            <m:e>
              <m:r>
                <w:ins w:id="1552" w:author="yun qiao" w:date="2026-04-16T15:01:00Z">
                  <m:rPr>
                    <m:scr m:val="script"/>
                  </m:rPr>
                  <w:rPr>
                    <w:rFonts w:ascii="Cambria Math" w:eastAsia="宋体" w:hAnsi="Cambria Math" w:cs="Times New Roman"/>
                    <w:sz w:val="28"/>
                    <w14:ligatures w14:val="none"/>
                  </w:rPr>
                  <m:t>L</m:t>
                </w:ins>
              </m:r>
            </m:e>
            <m:sub>
              <m:r>
                <w:ins w:id="1553" w:author="yun qiao" w:date="2026-04-16T15:01:00Z">
                  <w:rPr>
                    <w:rFonts w:ascii="Cambria Math" w:eastAsia="宋体" w:hAnsi="Cambria Math" w:cs="Times New Roman"/>
                    <w:sz w:val="28"/>
                    <w14:ligatures w14:val="none"/>
                  </w:rPr>
                  <m:t>2</m:t>
                </w:ins>
              </m:r>
            </m:sub>
          </m:sSub>
          <m:r>
            <w:ins w:id="1554" w:author="yun qiao" w:date="2026-04-16T15:01:00Z">
              <w:rPr>
                <w:rFonts w:ascii="Cambria Math" w:eastAsia="宋体" w:hAnsi="Cambria Math" w:cs="Times New Roman"/>
                <w:sz w:val="28"/>
                <w14:ligatures w14:val="none"/>
              </w:rPr>
              <m:t>, </m:t>
            </w:ins>
          </m:r>
          <m:r>
            <w:ins w:id="1555" w:author="yun qiao" w:date="2026-04-16T15:01:00Z">
              <m:rPr>
                <m:nor/>
              </m:rPr>
              <w:rPr>
                <w:rFonts w:ascii="Cambria Math" w:eastAsia="宋体" w:hAnsi="Cambria Math" w:cs="Times New Roman"/>
                <w:i/>
                <w:iCs/>
                <w:sz w:val="28"/>
                <w14:ligatures w14:val="none"/>
              </w:rPr>
              <m:t>s.t.</m:t>
            </w:ins>
          </m:r>
          <m:r>
            <w:ins w:id="1556" w:author="yun qiao" w:date="2026-04-16T15:01:00Z">
              <w:rPr>
                <w:rFonts w:ascii="Cambria Math" w:eastAsia="宋体" w:hAnsi="Cambria Math" w:cs="Times New Roman"/>
                <w:sz w:val="28"/>
                <w14:ligatures w14:val="none"/>
              </w:rPr>
              <m:t> </m:t>
            </w:ins>
          </m:r>
          <m:d>
            <m:dPr>
              <m:ctrlPr>
                <w:ins w:id="1557" w:author="yun qiao" w:date="2026-04-16T15:01:00Z">
                  <w:rPr>
                    <w:rFonts w:ascii="Cambria Math" w:eastAsia="宋体" w:hAnsi="Cambria Math" w:cs="Times New Roman"/>
                    <w:i/>
                    <w:iCs/>
                    <w:sz w:val="28"/>
                    <w14:ligatures w14:val="none"/>
                  </w:rPr>
                </w:ins>
              </m:ctrlPr>
            </m:dPr>
            <m:e>
              <m:sSub>
                <m:sSubPr>
                  <m:ctrlPr>
                    <w:ins w:id="1558" w:author="yun qiao" w:date="2026-04-16T15:01:00Z">
                      <w:rPr>
                        <w:rFonts w:ascii="Cambria Math" w:eastAsia="宋体" w:hAnsi="Cambria Math" w:cs="Times New Roman"/>
                        <w:i/>
                        <w:iCs/>
                        <w:sz w:val="28"/>
                        <w14:ligatures w14:val="none"/>
                      </w:rPr>
                    </w:ins>
                  </m:ctrlPr>
                </m:sSubPr>
                <m:e>
                  <m:r>
                    <w:ins w:id="1559" w:author="yun qiao" w:date="2026-04-16T15:01:00Z">
                      <w:rPr>
                        <w:rFonts w:ascii="Cambria Math" w:eastAsia="宋体" w:hAnsi="Cambria Math" w:cs="Times New Roman"/>
                        <w:sz w:val="28"/>
                        <w14:ligatures w14:val="none"/>
                      </w:rPr>
                      <m:t>l</m:t>
                    </w:ins>
                  </m:r>
                </m:e>
                <m:sub>
                  <m:r>
                    <w:ins w:id="1560" w:author="yun qiao" w:date="2026-04-16T15:01:00Z">
                      <w:rPr>
                        <w:rFonts w:ascii="Cambria Math" w:eastAsia="宋体" w:hAnsi="Cambria Math" w:cs="Times New Roman"/>
                        <w:sz w:val="28"/>
                        <w14:ligatures w14:val="none"/>
                      </w:rPr>
                      <m:t>3</m:t>
                    </w:ins>
                  </m:r>
                </m:sub>
              </m:sSub>
              <m:r>
                <w:ins w:id="1561" w:author="yun qiao" w:date="2026-04-16T15:01:00Z">
                  <w:rPr>
                    <w:rFonts w:ascii="Cambria Math" w:eastAsia="宋体" w:hAnsi="Cambria Math" w:cs="Times New Roman"/>
                    <w:sz w:val="28"/>
                    <w14:ligatures w14:val="none"/>
                  </w:rPr>
                  <m:t>,</m:t>
                </w:ins>
              </m:r>
              <m:sSub>
                <m:sSubPr>
                  <m:ctrlPr>
                    <w:ins w:id="1562" w:author="yun qiao" w:date="2026-04-16T15:01:00Z">
                      <w:rPr>
                        <w:rFonts w:ascii="Cambria Math" w:eastAsia="宋体" w:hAnsi="Cambria Math" w:cs="Times New Roman"/>
                        <w:i/>
                        <w:iCs/>
                        <w:sz w:val="28"/>
                        <w14:ligatures w14:val="none"/>
                      </w:rPr>
                    </w:ins>
                  </m:ctrlPr>
                </m:sSubPr>
                <m:e>
                  <m:r>
                    <w:ins w:id="1563" w:author="yun qiao" w:date="2026-04-16T15:01:00Z">
                      <w:rPr>
                        <w:rFonts w:ascii="Cambria Math" w:eastAsia="宋体" w:hAnsi="Cambria Math" w:cs="Times New Roman"/>
                        <w:sz w:val="28"/>
                        <w14:ligatures w14:val="none"/>
                      </w:rPr>
                      <m:t>l</m:t>
                    </w:ins>
                  </m:r>
                </m:e>
                <m:sub>
                  <m:r>
                    <w:ins w:id="1564" w:author="yun qiao" w:date="2026-04-16T15:01:00Z">
                      <w:rPr>
                        <w:rFonts w:ascii="Cambria Math" w:eastAsia="宋体" w:hAnsi="Cambria Math" w:cs="Times New Roman"/>
                        <w:sz w:val="28"/>
                        <w14:ligatures w14:val="none"/>
                      </w:rPr>
                      <m:t>2</m:t>
                    </w:ins>
                  </m:r>
                </m:sub>
              </m:sSub>
            </m:e>
          </m:d>
          <m:r>
            <w:ins w:id="1565" w:author="yun qiao" w:date="2026-04-16T15:01:00Z">
              <w:rPr>
                <w:rFonts w:ascii="Cambria Math" w:eastAsia="宋体" w:hAnsi="Cambria Math" w:cs="Times New Roman"/>
                <w:sz w:val="28"/>
                <w14:ligatures w14:val="none"/>
              </w:rPr>
              <m:t>∈</m:t>
            </w:ins>
          </m:r>
          <m:sSub>
            <m:sSubPr>
              <m:ctrlPr>
                <w:ins w:id="1566" w:author="yun qiao" w:date="2026-04-16T15:01:00Z">
                  <w:rPr>
                    <w:rFonts w:ascii="Cambria Math" w:eastAsia="宋体" w:hAnsi="Cambria Math" w:cs="Times New Roman"/>
                    <w:i/>
                    <w:iCs/>
                    <w:sz w:val="28"/>
                    <w14:ligatures w14:val="none"/>
                  </w:rPr>
                </w:ins>
              </m:ctrlPr>
            </m:sSubPr>
            <m:e>
              <m:r>
                <w:ins w:id="1567" w:author="yun qiao" w:date="2026-04-16T15:01:00Z">
                  <m:rPr>
                    <m:scr m:val="script"/>
                  </m:rPr>
                  <w:rPr>
                    <w:rFonts w:ascii="Cambria Math" w:eastAsia="宋体" w:hAnsi="Cambria Math" w:cs="Times New Roman"/>
                    <w:sz w:val="28"/>
                    <w14:ligatures w14:val="none"/>
                  </w:rPr>
                  <m:t>E</m:t>
                </w:ins>
              </m:r>
            </m:e>
            <m:sub>
              <m:r>
                <w:ins w:id="1568" w:author="yun qiao" w:date="2026-04-16T15:01:00Z">
                  <m:rPr>
                    <m:scr m:val="script"/>
                  </m:rPr>
                  <w:rPr>
                    <w:rFonts w:ascii="Cambria Math" w:eastAsia="MS Gothic" w:hAnsi="Cambria Math" w:cs="MS Gothic"/>
                    <w:sz w:val="28"/>
                    <w14:ligatures w14:val="none"/>
                  </w:rPr>
                  <m:t>h</m:t>
                </w:ins>
              </m:r>
            </m:sub>
          </m:sSub>
        </m:oMath>
      </m:oMathPara>
    </w:p>
    <w:p w14:paraId="18D23C23" w14:textId="77777777" w:rsidR="00A67E34" w:rsidRDefault="00A67E34" w:rsidP="00A67E34">
      <w:pPr>
        <w:spacing w:after="120" w:line="480" w:lineRule="exact"/>
        <w:ind w:firstLineChars="200" w:firstLine="560"/>
        <w:jc w:val="both"/>
        <w:rPr>
          <w:ins w:id="1569" w:author="yun qiao" w:date="2026-04-16T15:01:00Z"/>
          <w:rFonts w:ascii="Cambria Math" w:eastAsia="宋体" w:hAnsi="Cambria Math" w:cs="Times New Roman"/>
          <w:i/>
          <w:iCs/>
          <w:sz w:val="28"/>
          <w14:ligatures w14:val="none"/>
        </w:rPr>
      </w:pPr>
      <m:oMathPara>
        <m:oMath>
          <m:r>
            <w:ins w:id="1570" w:author="yun qiao" w:date="2026-04-16T15:01:00Z">
              <w:rPr>
                <w:rFonts w:ascii="Cambria Math" w:eastAsia="宋体" w:hAnsi="Cambria Math" w:cs="Times New Roman"/>
                <w:sz w:val="28"/>
                <w14:ligatures w14:val="none"/>
              </w:rPr>
              <m:t>∀ </m:t>
            </w:ins>
          </m:r>
          <m:sSub>
            <m:sSubPr>
              <m:ctrlPr>
                <w:ins w:id="1571" w:author="yun qiao" w:date="2026-04-16T15:01:00Z">
                  <w:rPr>
                    <w:rFonts w:ascii="Cambria Math" w:eastAsia="宋体" w:hAnsi="Cambria Math" w:cs="Times New Roman"/>
                    <w:i/>
                    <w:iCs/>
                    <w:sz w:val="28"/>
                    <w14:ligatures w14:val="none"/>
                  </w:rPr>
                </w:ins>
              </m:ctrlPr>
            </m:sSubPr>
            <m:e>
              <m:r>
                <w:ins w:id="1572" w:author="yun qiao" w:date="2026-04-16T15:01:00Z">
                  <w:rPr>
                    <w:rFonts w:ascii="Cambria Math" w:eastAsia="宋体" w:hAnsi="Cambria Math" w:cs="Times New Roman"/>
                    <w:sz w:val="28"/>
                    <w14:ligatures w14:val="none"/>
                  </w:rPr>
                  <m:t>l</m:t>
                </w:ins>
              </m:r>
            </m:e>
            <m:sub>
              <m:r>
                <w:ins w:id="1573" w:author="yun qiao" w:date="2026-04-16T15:01:00Z">
                  <w:rPr>
                    <w:rFonts w:ascii="Cambria Math" w:eastAsia="宋体" w:hAnsi="Cambria Math" w:cs="Times New Roman"/>
                    <w:sz w:val="28"/>
                    <w14:ligatures w14:val="none"/>
                  </w:rPr>
                  <m:t>2</m:t>
                </w:ins>
              </m:r>
            </m:sub>
          </m:sSub>
          <m:r>
            <w:ins w:id="1574" w:author="yun qiao" w:date="2026-04-16T15:01:00Z">
              <w:rPr>
                <w:rFonts w:ascii="Cambria Math" w:eastAsia="宋体" w:hAnsi="Cambria Math" w:cs="Times New Roman"/>
                <w:sz w:val="28"/>
                <w14:ligatures w14:val="none"/>
              </w:rPr>
              <m:t>∈</m:t>
            </w:ins>
          </m:r>
          <m:sSub>
            <m:sSubPr>
              <m:ctrlPr>
                <w:ins w:id="1575" w:author="yun qiao" w:date="2026-04-16T15:01:00Z">
                  <w:rPr>
                    <w:rFonts w:ascii="Cambria Math" w:eastAsia="宋体" w:hAnsi="Cambria Math" w:cs="Times New Roman"/>
                    <w:i/>
                    <w:iCs/>
                    <w:sz w:val="28"/>
                    <w14:ligatures w14:val="none"/>
                  </w:rPr>
                </w:ins>
              </m:ctrlPr>
            </m:sSubPr>
            <m:e>
              <m:r>
                <w:ins w:id="1576" w:author="yun qiao" w:date="2026-04-16T15:01:00Z">
                  <m:rPr>
                    <m:scr m:val="script"/>
                  </m:rPr>
                  <w:rPr>
                    <w:rFonts w:ascii="Cambria Math" w:eastAsia="宋体" w:hAnsi="Cambria Math" w:cs="Times New Roman"/>
                    <w:sz w:val="28"/>
                    <w14:ligatures w14:val="none"/>
                  </w:rPr>
                  <m:t>L</m:t>
                </w:ins>
              </m:r>
            </m:e>
            <m:sub>
              <m:r>
                <w:ins w:id="1577" w:author="yun qiao" w:date="2026-04-16T15:01:00Z">
                  <w:rPr>
                    <w:rFonts w:ascii="Cambria Math" w:eastAsia="宋体" w:hAnsi="Cambria Math" w:cs="Times New Roman"/>
                    <w:sz w:val="28"/>
                    <w14:ligatures w14:val="none"/>
                  </w:rPr>
                  <m:t>2</m:t>
                </w:ins>
              </m:r>
            </m:sub>
          </m:sSub>
          <m:r>
            <w:ins w:id="1578" w:author="yun qiao" w:date="2026-04-16T15:01:00Z">
              <w:rPr>
                <w:rFonts w:ascii="Cambria Math" w:eastAsia="宋体" w:hAnsi="Cambria Math" w:cs="Times New Roman"/>
                <w:sz w:val="28"/>
                <w14:ligatures w14:val="none"/>
              </w:rPr>
              <m:t>, ∃! </m:t>
            </w:ins>
          </m:r>
          <m:sSub>
            <m:sSubPr>
              <m:ctrlPr>
                <w:ins w:id="1579" w:author="yun qiao" w:date="2026-04-16T15:01:00Z">
                  <w:rPr>
                    <w:rFonts w:ascii="Cambria Math" w:eastAsia="宋体" w:hAnsi="Cambria Math" w:cs="Times New Roman"/>
                    <w:i/>
                    <w:iCs/>
                    <w:sz w:val="28"/>
                    <w14:ligatures w14:val="none"/>
                  </w:rPr>
                </w:ins>
              </m:ctrlPr>
            </m:sSubPr>
            <m:e>
              <m:r>
                <w:ins w:id="1580" w:author="yun qiao" w:date="2026-04-16T15:01:00Z">
                  <w:rPr>
                    <w:rFonts w:ascii="Cambria Math" w:eastAsia="宋体" w:hAnsi="Cambria Math" w:cs="Times New Roman"/>
                    <w:sz w:val="28"/>
                    <w14:ligatures w14:val="none"/>
                  </w:rPr>
                  <m:t>l</m:t>
                </w:ins>
              </m:r>
            </m:e>
            <m:sub>
              <m:r>
                <w:ins w:id="1581" w:author="yun qiao" w:date="2026-04-16T15:01:00Z">
                  <w:rPr>
                    <w:rFonts w:ascii="Cambria Math" w:eastAsia="宋体" w:hAnsi="Cambria Math" w:cs="Times New Roman"/>
                    <w:sz w:val="28"/>
                    <w14:ligatures w14:val="none"/>
                  </w:rPr>
                  <m:t>1</m:t>
                </w:ins>
              </m:r>
            </m:sub>
          </m:sSub>
          <m:r>
            <w:ins w:id="1582" w:author="yun qiao" w:date="2026-04-16T15:01:00Z">
              <w:rPr>
                <w:rFonts w:ascii="Cambria Math" w:eastAsia="宋体" w:hAnsi="Cambria Math" w:cs="Times New Roman"/>
                <w:sz w:val="28"/>
                <w14:ligatures w14:val="none"/>
              </w:rPr>
              <m:t>∈</m:t>
            </w:ins>
          </m:r>
          <m:sSub>
            <m:sSubPr>
              <m:ctrlPr>
                <w:ins w:id="1583" w:author="yun qiao" w:date="2026-04-16T15:01:00Z">
                  <w:rPr>
                    <w:rFonts w:ascii="Cambria Math" w:eastAsia="宋体" w:hAnsi="Cambria Math" w:cs="Times New Roman"/>
                    <w:i/>
                    <w:iCs/>
                    <w:sz w:val="28"/>
                    <w14:ligatures w14:val="none"/>
                  </w:rPr>
                </w:ins>
              </m:ctrlPr>
            </m:sSubPr>
            <m:e>
              <m:r>
                <w:ins w:id="1584" w:author="yun qiao" w:date="2026-04-16T15:01:00Z">
                  <m:rPr>
                    <m:scr m:val="script"/>
                  </m:rPr>
                  <w:rPr>
                    <w:rFonts w:ascii="Cambria Math" w:eastAsia="宋体" w:hAnsi="Cambria Math" w:cs="Times New Roman"/>
                    <w:sz w:val="28"/>
                    <w14:ligatures w14:val="none"/>
                  </w:rPr>
                  <m:t>L</m:t>
                </w:ins>
              </m:r>
            </m:e>
            <m:sub>
              <m:r>
                <w:ins w:id="1585" w:author="yun qiao" w:date="2026-04-16T15:01:00Z">
                  <w:rPr>
                    <w:rFonts w:ascii="Cambria Math" w:eastAsia="宋体" w:hAnsi="Cambria Math" w:cs="Times New Roman"/>
                    <w:sz w:val="28"/>
                    <w14:ligatures w14:val="none"/>
                  </w:rPr>
                  <m:t>1</m:t>
                </w:ins>
              </m:r>
            </m:sub>
          </m:sSub>
          <m:r>
            <w:ins w:id="1586" w:author="yun qiao" w:date="2026-04-16T15:01:00Z">
              <w:rPr>
                <w:rFonts w:ascii="Cambria Math" w:eastAsia="宋体" w:hAnsi="Cambria Math" w:cs="Times New Roman"/>
                <w:sz w:val="28"/>
                <w14:ligatures w14:val="none"/>
              </w:rPr>
              <m:t>, </m:t>
            </w:ins>
          </m:r>
          <m:r>
            <w:ins w:id="1587" w:author="yun qiao" w:date="2026-04-16T15:01:00Z">
              <m:rPr>
                <m:nor/>
              </m:rPr>
              <w:rPr>
                <w:rFonts w:ascii="Cambria Math" w:eastAsia="宋体" w:hAnsi="Cambria Math" w:cs="Times New Roman"/>
                <w:i/>
                <w:iCs/>
                <w:sz w:val="28"/>
                <w14:ligatures w14:val="none"/>
              </w:rPr>
              <m:t>s.t.</m:t>
            </w:ins>
          </m:r>
          <m:r>
            <w:ins w:id="1588" w:author="yun qiao" w:date="2026-04-16T15:01:00Z">
              <w:rPr>
                <w:rFonts w:ascii="Cambria Math" w:eastAsia="宋体" w:hAnsi="Cambria Math" w:cs="Times New Roman"/>
                <w:sz w:val="28"/>
                <w14:ligatures w14:val="none"/>
              </w:rPr>
              <m:t> </m:t>
            </w:ins>
          </m:r>
          <m:d>
            <m:dPr>
              <m:ctrlPr>
                <w:ins w:id="1589" w:author="yun qiao" w:date="2026-04-16T15:01:00Z">
                  <w:rPr>
                    <w:rFonts w:ascii="Cambria Math" w:eastAsia="宋体" w:hAnsi="Cambria Math" w:cs="Times New Roman"/>
                    <w:i/>
                    <w:iCs/>
                    <w:sz w:val="28"/>
                    <w14:ligatures w14:val="none"/>
                  </w:rPr>
                </w:ins>
              </m:ctrlPr>
            </m:dPr>
            <m:e>
              <m:sSub>
                <m:sSubPr>
                  <m:ctrlPr>
                    <w:ins w:id="1590" w:author="yun qiao" w:date="2026-04-16T15:01:00Z">
                      <w:rPr>
                        <w:rFonts w:ascii="Cambria Math" w:eastAsia="宋体" w:hAnsi="Cambria Math" w:cs="Times New Roman"/>
                        <w:i/>
                        <w:iCs/>
                        <w:sz w:val="28"/>
                        <w14:ligatures w14:val="none"/>
                      </w:rPr>
                    </w:ins>
                  </m:ctrlPr>
                </m:sSubPr>
                <m:e>
                  <m:r>
                    <w:ins w:id="1591" w:author="yun qiao" w:date="2026-04-16T15:01:00Z">
                      <w:rPr>
                        <w:rFonts w:ascii="Cambria Math" w:eastAsia="宋体" w:hAnsi="Cambria Math" w:cs="Times New Roman"/>
                        <w:sz w:val="28"/>
                        <w14:ligatures w14:val="none"/>
                      </w:rPr>
                      <m:t>l</m:t>
                    </w:ins>
                  </m:r>
                </m:e>
                <m:sub>
                  <m:r>
                    <w:ins w:id="1592" w:author="yun qiao" w:date="2026-04-16T15:01:00Z">
                      <w:rPr>
                        <w:rFonts w:ascii="Cambria Math" w:eastAsia="宋体" w:hAnsi="Cambria Math" w:cs="Times New Roman"/>
                        <w:sz w:val="28"/>
                        <w14:ligatures w14:val="none"/>
                      </w:rPr>
                      <m:t>2</m:t>
                    </w:ins>
                  </m:r>
                </m:sub>
              </m:sSub>
              <m:r>
                <w:ins w:id="1593" w:author="yun qiao" w:date="2026-04-16T15:01:00Z">
                  <w:rPr>
                    <w:rFonts w:ascii="Cambria Math" w:eastAsia="宋体" w:hAnsi="Cambria Math" w:cs="Times New Roman"/>
                    <w:sz w:val="28"/>
                    <w14:ligatures w14:val="none"/>
                  </w:rPr>
                  <m:t>,</m:t>
                </w:ins>
              </m:r>
              <m:sSub>
                <m:sSubPr>
                  <m:ctrlPr>
                    <w:ins w:id="1594" w:author="yun qiao" w:date="2026-04-16T15:01:00Z">
                      <w:rPr>
                        <w:rFonts w:ascii="Cambria Math" w:eastAsia="宋体" w:hAnsi="Cambria Math" w:cs="Times New Roman"/>
                        <w:i/>
                        <w:iCs/>
                        <w:sz w:val="28"/>
                        <w14:ligatures w14:val="none"/>
                      </w:rPr>
                    </w:ins>
                  </m:ctrlPr>
                </m:sSubPr>
                <m:e>
                  <m:r>
                    <w:ins w:id="1595" w:author="yun qiao" w:date="2026-04-16T15:01:00Z">
                      <w:rPr>
                        <w:rFonts w:ascii="Cambria Math" w:eastAsia="宋体" w:hAnsi="Cambria Math" w:cs="Times New Roman"/>
                        <w:sz w:val="28"/>
                        <w14:ligatures w14:val="none"/>
                      </w:rPr>
                      <m:t>l</m:t>
                    </w:ins>
                  </m:r>
                </m:e>
                <m:sub>
                  <m:r>
                    <w:ins w:id="1596" w:author="yun qiao" w:date="2026-04-16T15:01:00Z">
                      <w:rPr>
                        <w:rFonts w:ascii="Cambria Math" w:eastAsia="宋体" w:hAnsi="Cambria Math" w:cs="Times New Roman"/>
                        <w:sz w:val="28"/>
                        <w14:ligatures w14:val="none"/>
                      </w:rPr>
                      <m:t>1</m:t>
                    </w:ins>
                  </m:r>
                </m:sub>
              </m:sSub>
            </m:e>
          </m:d>
          <m:r>
            <w:ins w:id="1597" w:author="yun qiao" w:date="2026-04-16T15:01:00Z">
              <w:rPr>
                <w:rFonts w:ascii="Cambria Math" w:eastAsia="宋体" w:hAnsi="Cambria Math" w:cs="Times New Roman"/>
                <w:sz w:val="28"/>
                <w14:ligatures w14:val="none"/>
              </w:rPr>
              <m:t>∈</m:t>
            </w:ins>
          </m:r>
          <m:sSub>
            <m:sSubPr>
              <m:ctrlPr>
                <w:ins w:id="1598" w:author="yun qiao" w:date="2026-04-16T15:01:00Z">
                  <w:rPr>
                    <w:rFonts w:ascii="Cambria Math" w:eastAsia="宋体" w:hAnsi="Cambria Math" w:cs="Times New Roman"/>
                    <w:i/>
                    <w:iCs/>
                    <w:sz w:val="28"/>
                    <w14:ligatures w14:val="none"/>
                  </w:rPr>
                </w:ins>
              </m:ctrlPr>
            </m:sSubPr>
            <m:e>
              <m:r>
                <w:ins w:id="1599" w:author="yun qiao" w:date="2026-04-16T15:01:00Z">
                  <m:rPr>
                    <m:scr m:val="script"/>
                  </m:rPr>
                  <w:rPr>
                    <w:rFonts w:ascii="Cambria Math" w:eastAsia="宋体" w:hAnsi="Cambria Math" w:cs="Times New Roman"/>
                    <w:sz w:val="28"/>
                    <w14:ligatures w14:val="none"/>
                  </w:rPr>
                  <m:t>E</m:t>
                </w:ins>
              </m:r>
            </m:e>
            <m:sub>
              <m:r>
                <w:ins w:id="1600" w:author="yun qiao" w:date="2026-04-16T15:01:00Z">
                  <m:rPr>
                    <m:scr m:val="script"/>
                  </m:rPr>
                  <w:rPr>
                    <w:rFonts w:ascii="Cambria Math" w:eastAsia="MS Gothic" w:hAnsi="Cambria Math" w:cs="MS Gothic"/>
                    <w:sz w:val="28"/>
                    <w14:ligatures w14:val="none"/>
                  </w:rPr>
                  <m:t>h</m:t>
                </w:ins>
              </m:r>
            </m:sub>
          </m:sSub>
        </m:oMath>
      </m:oMathPara>
    </w:p>
    <w:p w14:paraId="5459CA2E" w14:textId="77777777" w:rsidR="00A67E34" w:rsidRDefault="00A67E34" w:rsidP="00A67E34">
      <w:pPr>
        <w:spacing w:after="120" w:line="480" w:lineRule="exact"/>
        <w:ind w:firstLineChars="200" w:firstLine="560"/>
        <w:jc w:val="both"/>
        <w:rPr>
          <w:ins w:id="1601" w:author="yun qiao" w:date="2026-04-16T15:01:00Z"/>
          <w:rFonts w:ascii="Times New Roman" w:eastAsia="宋体" w:hAnsi="Times New Roman" w:cs="Times New Roman"/>
          <w:sz w:val="28"/>
          <w14:ligatures w14:val="none"/>
        </w:rPr>
      </w:pPr>
      <w:ins w:id="1602" w:author="yun qiao" w:date="2026-04-16T15:01:00Z">
        <w:r w:rsidRPr="00524D71">
          <w:rPr>
            <w:rFonts w:ascii="Times New Roman" w:eastAsia="宋体" w:hAnsi="Times New Roman" w:cs="Times New Roman"/>
            <w:sz w:val="28"/>
            <w14:ligatures w14:val="none"/>
          </w:rPr>
          <w:t>即每个操作原语唯一归属于一个操作子类，每个操作子类唯一归属于一个操作大类，从而形成确定性的层次结构</w:t>
        </w:r>
        <w:r>
          <w:rPr>
            <w:rFonts w:ascii="Times New Roman" w:eastAsia="宋体" w:hAnsi="Times New Roman" w:cs="Times New Roman" w:hint="eastAsia"/>
            <w:sz w:val="28"/>
            <w14:ligatures w14:val="none"/>
          </w:rPr>
          <w:t>。</w:t>
        </w:r>
      </w:ins>
    </w:p>
    <w:p w14:paraId="13AE1AC9" w14:textId="77777777" w:rsidR="00A67E34" w:rsidRPr="00524D71" w:rsidRDefault="00A67E34" w:rsidP="00A67E34">
      <w:pPr>
        <w:spacing w:after="120" w:line="480" w:lineRule="exact"/>
        <w:ind w:firstLineChars="200" w:firstLine="560"/>
        <w:jc w:val="both"/>
        <w:rPr>
          <w:ins w:id="1603" w:author="yun qiao" w:date="2026-04-16T15:01:00Z"/>
          <w:rFonts w:ascii="Times New Roman" w:eastAsia="宋体" w:hAnsi="Times New Roman" w:cs="Times New Roman"/>
          <w:sz w:val="28"/>
          <w14:ligatures w14:val="none"/>
        </w:rPr>
      </w:pPr>
      <w:ins w:id="1604" w:author="yun qiao" w:date="2026-04-16T15:01:00Z">
        <w:r w:rsidRPr="00524D71">
          <w:rPr>
            <w:rFonts w:ascii="Times New Roman" w:eastAsia="宋体" w:hAnsi="Times New Roman" w:cs="Times New Roman"/>
            <w:sz w:val="28"/>
            <w14:ligatures w14:val="none"/>
          </w:rPr>
          <w:t>进一步地，设平台算子集合为</w:t>
        </w:r>
      </w:ins>
      <m:oMath>
        <m:r>
          <w:ins w:id="1605" w:author="yun qiao" w:date="2026-04-16T15:01:00Z">
            <m:rPr>
              <m:scr m:val="script"/>
            </m:rPr>
            <w:rPr>
              <w:rFonts w:ascii="Cambria Math" w:eastAsia="宋体" w:hAnsi="Cambria Math" w:cs="Times New Roman"/>
              <w:sz w:val="28"/>
              <w14:ligatures w14:val="none"/>
            </w:rPr>
            <m:t>O</m:t>
          </w:ins>
        </m:r>
      </m:oMath>
      <w:ins w:id="1606" w:author="yun qiao" w:date="2026-04-16T15:01:00Z">
        <w:r>
          <w:rPr>
            <w:rFonts w:ascii="Times New Roman" w:eastAsia="宋体" w:hAnsi="Times New Roman" w:cs="Times New Roman" w:hint="eastAsia"/>
            <w:sz w:val="28"/>
            <w14:ligatures w14:val="none"/>
          </w:rPr>
          <w:t>，</w:t>
        </w:r>
        <w:r w:rsidRPr="00524D71">
          <w:rPr>
            <w:rFonts w:ascii="Times New Roman" w:eastAsia="宋体" w:hAnsi="Times New Roman" w:cs="Times New Roman"/>
            <w:sz w:val="28"/>
            <w14:ligatures w14:val="none"/>
          </w:rPr>
          <w:t>具体算子与操作原语之间的映射关系可表示为</w:t>
        </w:r>
      </w:ins>
      <m:oMath>
        <m:sSub>
          <m:sSubPr>
            <m:ctrlPr>
              <w:ins w:id="1607" w:author="yun qiao" w:date="2026-04-16T15:01:00Z">
                <w:rPr>
                  <w:rFonts w:ascii="Cambria Math" w:eastAsia="宋体" w:hAnsi="Cambria Math" w:cs="Times New Roman"/>
                  <w:i/>
                  <w:sz w:val="28"/>
                  <w14:ligatures w14:val="none"/>
                </w:rPr>
              </w:ins>
            </m:ctrlPr>
          </m:sSubPr>
          <m:e>
            <m:r>
              <w:ins w:id="1608" w:author="yun qiao" w:date="2026-04-16T15:01:00Z">
                <m:rPr>
                  <m:scr m:val="script"/>
                </m:rPr>
                <w:rPr>
                  <w:rFonts w:ascii="Cambria Math" w:eastAsia="宋体" w:hAnsi="Cambria Math" w:cs="Times New Roman"/>
                  <w:sz w:val="28"/>
                  <w14:ligatures w14:val="none"/>
                </w:rPr>
                <m:t>R</m:t>
              </w:ins>
            </m:r>
          </m:e>
          <m:sub>
            <m:r>
              <w:ins w:id="1609" w:author="yun qiao" w:date="2026-04-16T15:01:00Z">
                <m:rPr>
                  <m:scr m:val="script"/>
                </m:rPr>
                <w:rPr>
                  <w:rFonts w:ascii="Cambria Math" w:eastAsia="宋体" w:hAnsi="Cambria Math" w:cs="Times New Roman"/>
                  <w:sz w:val="28"/>
                  <w14:ligatures w14:val="none"/>
                </w:rPr>
                <m:t>m</m:t>
              </w:ins>
            </m:r>
          </m:sub>
        </m:sSub>
        <m:r>
          <w:ins w:id="1610" w:author="yun qiao" w:date="2026-04-16T15:01:00Z">
            <m:rPr>
              <m:sty m:val="p"/>
            </m:rPr>
            <w:rPr>
              <w:rFonts w:ascii="Cambria Math" w:eastAsia="宋体" w:hAnsi="Cambria Math" w:cs="Times New Roman"/>
              <w:sz w:val="28"/>
              <w14:ligatures w14:val="none"/>
            </w:rPr>
            <m:t>⊆</m:t>
          </w:ins>
        </m:r>
        <m:r>
          <w:ins w:id="1611" w:author="yun qiao" w:date="2026-04-16T15:01:00Z">
            <m:rPr>
              <m:scr m:val="script"/>
            </m:rPr>
            <w:rPr>
              <w:rFonts w:ascii="Cambria Math" w:eastAsia="宋体" w:hAnsi="Cambria Math" w:cs="Times New Roman"/>
              <w:sz w:val="28"/>
              <w14:ligatures w14:val="none"/>
            </w:rPr>
            <m:t>O</m:t>
          </w:ins>
        </m:r>
        <m:r>
          <w:ins w:id="1612" w:author="yun qiao" w:date="2026-04-16T15:01:00Z">
            <m:rPr>
              <m:sty m:val="p"/>
            </m:rPr>
            <w:rPr>
              <w:rFonts w:ascii="Cambria Math" w:eastAsia="宋体" w:hAnsi="Cambria Math" w:cs="Times New Roman" w:hint="eastAsia"/>
              <w:sz w:val="28"/>
              <w14:ligatures w14:val="none"/>
            </w:rPr>
            <m:t>×</m:t>
          </w:ins>
        </m:r>
        <m:sSub>
          <m:sSubPr>
            <m:ctrlPr>
              <w:ins w:id="1613" w:author="yun qiao" w:date="2026-04-16T15:01:00Z">
                <w:rPr>
                  <w:rFonts w:ascii="Cambria Math" w:eastAsia="宋体" w:hAnsi="Cambria Math" w:cs="Times New Roman"/>
                  <w:i/>
                  <w:sz w:val="28"/>
                  <w14:ligatures w14:val="none"/>
                </w:rPr>
              </w:ins>
            </m:ctrlPr>
          </m:sSubPr>
          <m:e>
            <m:r>
              <w:ins w:id="1614" w:author="yun qiao" w:date="2026-04-16T15:01:00Z">
                <m:rPr>
                  <m:scr m:val="script"/>
                </m:rPr>
                <w:rPr>
                  <w:rFonts w:ascii="Cambria Math" w:eastAsia="宋体" w:hAnsi="Cambria Math" w:cs="Times New Roman"/>
                  <w:sz w:val="28"/>
                  <w14:ligatures w14:val="none"/>
                </w:rPr>
                <m:t>L</m:t>
              </w:ins>
            </m:r>
          </m:e>
          <m:sub>
            <m:r>
              <w:ins w:id="1615" w:author="yun qiao" w:date="2026-04-16T15:01:00Z">
                <w:rPr>
                  <w:rFonts w:ascii="Cambria Math" w:eastAsia="宋体" w:hAnsi="Cambria Math" w:cs="Times New Roman" w:hint="eastAsia"/>
                  <w:sz w:val="28"/>
                  <w14:ligatures w14:val="none"/>
                </w:rPr>
                <m:t>3</m:t>
              </w:ins>
            </m:r>
          </m:sub>
        </m:sSub>
      </m:oMath>
      <w:ins w:id="1616" w:author="yun qiao" w:date="2026-04-16T15:01:00Z">
        <w:r>
          <w:rPr>
            <w:rFonts w:ascii="Times New Roman" w:eastAsia="宋体" w:hAnsi="Times New Roman" w:cs="Times New Roman" w:hint="eastAsia"/>
            <w:sz w:val="28"/>
            <w14:ligatures w14:val="none"/>
          </w:rPr>
          <w:t>，具体算子与操作原语之间的候选映射关系采用联合评分机制进行判定。设具体算子</w:t>
        </w:r>
      </w:ins>
      <m:oMath>
        <m:r>
          <w:ins w:id="1617" w:author="yun qiao" w:date="2026-04-16T15:01:00Z">
            <w:rPr>
              <w:rFonts w:ascii="Cambria Math" w:eastAsia="宋体" w:hAnsi="Cambria Math" w:cs="Times New Roman" w:hint="eastAsia"/>
              <w:sz w:val="28"/>
              <w14:ligatures w14:val="none"/>
            </w:rPr>
            <m:t>o</m:t>
          </w:ins>
        </m:r>
      </m:oMath>
      <w:ins w:id="1618" w:author="yun qiao" w:date="2026-04-16T15:01:00Z">
        <w:r>
          <w:rPr>
            <w:rFonts w:ascii="Times New Roman" w:eastAsia="宋体" w:hAnsi="Times New Roman" w:cs="Times New Roman" w:hint="eastAsia"/>
            <w:sz w:val="28"/>
            <w14:ligatures w14:val="none"/>
          </w:rPr>
          <w:t>与操作原语</w:t>
        </w:r>
      </w:ins>
      <m:oMath>
        <m:r>
          <w:ins w:id="1619" w:author="yun qiao" w:date="2026-04-16T15:01:00Z">
            <w:rPr>
              <w:rFonts w:ascii="Cambria Math" w:eastAsia="宋体" w:hAnsi="Cambria Math" w:cs="Times New Roman" w:hint="eastAsia"/>
              <w:sz w:val="28"/>
              <w14:ligatures w14:val="none"/>
            </w:rPr>
            <m:t>l3</m:t>
          </w:ins>
        </m:r>
      </m:oMath>
      <w:ins w:id="1620" w:author="yun qiao" w:date="2026-04-16T15:01:00Z">
        <w:r>
          <w:rPr>
            <w:rFonts w:ascii="Times New Roman" w:eastAsia="宋体" w:hAnsi="Times New Roman" w:cs="Times New Roman" w:hint="eastAsia"/>
            <w:sz w:val="28"/>
            <w14:ligatures w14:val="none"/>
          </w:rPr>
          <w:t>的综合匹配得分为：</w:t>
        </w:r>
      </w:ins>
    </w:p>
    <w:p w14:paraId="19463CDB" w14:textId="77777777" w:rsidR="00A67E34" w:rsidRDefault="00A67E34" w:rsidP="00A67E34">
      <w:pPr>
        <w:spacing w:after="120" w:line="480" w:lineRule="exact"/>
        <w:ind w:firstLineChars="200" w:firstLine="560"/>
        <w:jc w:val="both"/>
        <w:rPr>
          <w:ins w:id="1621" w:author="yun qiao" w:date="2026-04-16T15:01:00Z"/>
          <w:rFonts w:ascii="Times New Roman" w:eastAsia="宋体" w:hAnsi="Times New Roman" w:cs="Times New Roman"/>
          <w:i/>
          <w:sz w:val="28"/>
          <w14:ligatures w14:val="none"/>
        </w:rPr>
      </w:pPr>
      <m:oMathPara>
        <m:oMath>
          <m:r>
            <w:ins w:id="1622" w:author="yun qiao" w:date="2026-04-16T15:01:00Z">
              <w:rPr>
                <w:rFonts w:ascii="Cambria Math" w:eastAsia="宋体" w:hAnsi="Cambria Math" w:cs="Times New Roman" w:hint="eastAsia"/>
                <w:sz w:val="28"/>
                <w14:ligatures w14:val="none"/>
              </w:rPr>
              <m:t>Score</m:t>
            </w:ins>
          </m:r>
          <m:d>
            <m:dPr>
              <m:ctrlPr>
                <w:ins w:id="1623" w:author="yun qiao" w:date="2026-04-16T15:01:00Z">
                  <w:rPr>
                    <w:rFonts w:ascii="Cambria Math" w:eastAsia="宋体" w:hAnsi="Cambria Math" w:cs="Times New Roman"/>
                    <w:i/>
                    <w:sz w:val="28"/>
                    <w14:ligatures w14:val="none"/>
                  </w:rPr>
                </w:ins>
              </m:ctrlPr>
            </m:dPr>
            <m:e>
              <m:r>
                <w:ins w:id="1624" w:author="yun qiao" w:date="2026-04-16T15:01:00Z">
                  <w:rPr>
                    <w:rFonts w:ascii="Cambria Math" w:eastAsia="宋体" w:hAnsi="Cambria Math" w:cs="Times New Roman" w:hint="eastAsia"/>
                    <w:sz w:val="28"/>
                    <w14:ligatures w14:val="none"/>
                  </w:rPr>
                  <m:t>o,</m:t>
                </w:ins>
              </m:r>
              <m:sSub>
                <m:sSubPr>
                  <m:ctrlPr>
                    <w:ins w:id="1625" w:author="yun qiao" w:date="2026-04-16T15:01:00Z">
                      <w:rPr>
                        <w:rFonts w:ascii="Cambria Math" w:eastAsia="宋体" w:hAnsi="Cambria Math" w:cs="Times New Roman"/>
                        <w:i/>
                        <w:sz w:val="28"/>
                        <w14:ligatures w14:val="none"/>
                      </w:rPr>
                    </w:ins>
                  </m:ctrlPr>
                </m:sSubPr>
                <m:e>
                  <m:r>
                    <w:ins w:id="1626" w:author="yun qiao" w:date="2026-04-16T15:01:00Z">
                      <w:rPr>
                        <w:rFonts w:ascii="Cambria Math" w:eastAsia="宋体" w:hAnsi="Cambria Math" w:cs="Times New Roman"/>
                        <w:sz w:val="28"/>
                        <w14:ligatures w14:val="none"/>
                      </w:rPr>
                      <m:t>l</m:t>
                    </w:ins>
                  </m:r>
                </m:e>
                <m:sub>
                  <m:r>
                    <w:ins w:id="1627" w:author="yun qiao" w:date="2026-04-16T15:01:00Z">
                      <w:rPr>
                        <w:rFonts w:ascii="Cambria Math" w:eastAsia="宋体" w:hAnsi="Cambria Math" w:cs="Times New Roman"/>
                        <w:sz w:val="28"/>
                        <w14:ligatures w14:val="none"/>
                      </w:rPr>
                      <m:t>3</m:t>
                    </w:ins>
                  </m:r>
                </m:sub>
              </m:sSub>
            </m:e>
          </m:d>
          <m:r>
            <w:ins w:id="1628" w:author="yun qiao" w:date="2026-04-16T15:01:00Z">
              <w:rPr>
                <w:rFonts w:ascii="Cambria Math" w:eastAsia="宋体" w:hAnsi="Cambria Math" w:cs="Times New Roman" w:hint="eastAsia"/>
                <w:sz w:val="28"/>
                <w14:ligatures w14:val="none"/>
              </w:rPr>
              <m:t>=α</m:t>
            </w:ins>
          </m:r>
          <m:r>
            <w:ins w:id="1629" w:author="yun qiao" w:date="2026-04-16T15:01:00Z">
              <w:rPr>
                <w:rFonts w:ascii="Cambria Math" w:eastAsia="宋体" w:hAnsi="Cambria Math" w:cs="Times New Roman" w:hint="eastAsia"/>
                <w:sz w:val="28"/>
                <w14:ligatures w14:val="none"/>
              </w:rPr>
              <m:t>·</m:t>
            </w:ins>
          </m:r>
          <m:r>
            <w:ins w:id="1630" w:author="yun qiao" w:date="2026-04-16T15:01:00Z">
              <w:rPr>
                <w:rFonts w:ascii="Cambria Math" w:eastAsia="宋体" w:hAnsi="Cambria Math" w:cs="Times New Roman" w:hint="eastAsia"/>
                <w:sz w:val="28"/>
                <w14:ligatures w14:val="none"/>
              </w:rPr>
              <m:t>Si</m:t>
            </w:ins>
          </m:r>
          <m:sSub>
            <m:sSubPr>
              <m:ctrlPr>
                <w:ins w:id="1631" w:author="yun qiao" w:date="2026-04-16T15:01:00Z">
                  <w:rPr>
                    <w:rFonts w:ascii="Cambria Math" w:eastAsia="宋体" w:hAnsi="Cambria Math" w:cs="Times New Roman"/>
                    <w:i/>
                    <w:sz w:val="28"/>
                    <w14:ligatures w14:val="none"/>
                  </w:rPr>
                </w:ins>
              </m:ctrlPr>
            </m:sSubPr>
            <m:e>
              <m:r>
                <w:ins w:id="1632" w:author="yun qiao" w:date="2026-04-16T15:01:00Z">
                  <w:rPr>
                    <w:rFonts w:ascii="Cambria Math" w:eastAsia="宋体" w:hAnsi="Cambria Math" w:cs="Times New Roman" w:hint="eastAsia"/>
                    <w:sz w:val="28"/>
                    <w14:ligatures w14:val="none"/>
                  </w:rPr>
                  <m:t>m</m:t>
                </w:ins>
              </m:r>
              <m:ctrlPr>
                <w:ins w:id="1633" w:author="yun qiao" w:date="2026-04-16T15:01:00Z">
                  <w:rPr>
                    <w:rFonts w:ascii="Cambria Math" w:eastAsia="宋体" w:hAnsi="Cambria Math" w:cs="Times New Roman" w:hint="eastAsia"/>
                    <w:i/>
                    <w:sz w:val="28"/>
                    <w14:ligatures w14:val="none"/>
                  </w:rPr>
                </w:ins>
              </m:ctrlPr>
            </m:e>
            <m:sub>
              <m:r>
                <w:ins w:id="1634" w:author="yun qiao" w:date="2026-04-16T15:01:00Z">
                  <w:rPr>
                    <w:rFonts w:ascii="Cambria Math" w:eastAsia="宋体" w:hAnsi="Cambria Math" w:cs="Times New Roman" w:hint="eastAsia"/>
                    <w:sz w:val="28"/>
                    <w14:ligatures w14:val="none"/>
                  </w:rPr>
                  <m:t>sem</m:t>
                </w:ins>
              </m:r>
            </m:sub>
          </m:sSub>
          <m:d>
            <m:dPr>
              <m:ctrlPr>
                <w:ins w:id="1635" w:author="yun qiao" w:date="2026-04-16T15:01:00Z">
                  <w:rPr>
                    <w:rFonts w:ascii="Cambria Math" w:eastAsia="宋体" w:hAnsi="Cambria Math" w:cs="Times New Roman"/>
                    <w:i/>
                    <w:sz w:val="28"/>
                    <w14:ligatures w14:val="none"/>
                  </w:rPr>
                </w:ins>
              </m:ctrlPr>
            </m:dPr>
            <m:e>
              <m:r>
                <w:ins w:id="1636" w:author="yun qiao" w:date="2026-04-16T15:01:00Z">
                  <w:rPr>
                    <w:rFonts w:ascii="Cambria Math" w:eastAsia="宋体" w:hAnsi="Cambria Math" w:cs="Times New Roman" w:hint="eastAsia"/>
                    <w:sz w:val="28"/>
                    <w14:ligatures w14:val="none"/>
                  </w:rPr>
                  <m:t>o,</m:t>
                </w:ins>
              </m:r>
              <m:sSub>
                <m:sSubPr>
                  <m:ctrlPr>
                    <w:ins w:id="1637" w:author="yun qiao" w:date="2026-04-16T15:01:00Z">
                      <w:rPr>
                        <w:rFonts w:ascii="Cambria Math" w:eastAsia="宋体" w:hAnsi="Cambria Math" w:cs="Times New Roman"/>
                        <w:i/>
                        <w:sz w:val="28"/>
                        <w14:ligatures w14:val="none"/>
                      </w:rPr>
                    </w:ins>
                  </m:ctrlPr>
                </m:sSubPr>
                <m:e>
                  <m:r>
                    <w:ins w:id="1638" w:author="yun qiao" w:date="2026-04-16T15:01:00Z">
                      <w:rPr>
                        <w:rFonts w:ascii="Cambria Math" w:eastAsia="宋体" w:hAnsi="Cambria Math" w:cs="Times New Roman"/>
                        <w:sz w:val="28"/>
                        <w14:ligatures w14:val="none"/>
                      </w:rPr>
                      <m:t>l</m:t>
                    </w:ins>
                  </m:r>
                </m:e>
                <m:sub>
                  <m:r>
                    <w:ins w:id="1639" w:author="yun qiao" w:date="2026-04-16T15:01:00Z">
                      <w:rPr>
                        <w:rFonts w:ascii="Cambria Math" w:eastAsia="宋体" w:hAnsi="Cambria Math" w:cs="Times New Roman"/>
                        <w:sz w:val="28"/>
                        <w14:ligatures w14:val="none"/>
                      </w:rPr>
                      <m:t>3</m:t>
                    </w:ins>
                  </m:r>
                </m:sub>
              </m:sSub>
            </m:e>
          </m:d>
          <m:r>
            <w:ins w:id="1640" w:author="yun qiao" w:date="2026-04-16T15:01:00Z">
              <w:rPr>
                <w:rFonts w:ascii="Cambria Math" w:eastAsia="宋体" w:hAnsi="Cambria Math" w:cs="Times New Roman" w:hint="eastAsia"/>
                <w:sz w:val="28"/>
                <w14:ligatures w14:val="none"/>
              </w:rPr>
              <m:t>+β</m:t>
            </w:ins>
          </m:r>
          <m:r>
            <w:ins w:id="1641" w:author="yun qiao" w:date="2026-04-16T15:01:00Z">
              <w:rPr>
                <w:rFonts w:ascii="Cambria Math" w:eastAsia="宋体" w:hAnsi="Cambria Math" w:cs="Times New Roman" w:hint="eastAsia"/>
                <w:sz w:val="28"/>
                <w14:ligatures w14:val="none"/>
              </w:rPr>
              <m:t>·</m:t>
            </w:ins>
          </m:r>
          <m:r>
            <w:ins w:id="1642" w:author="yun qiao" w:date="2026-04-16T15:01:00Z">
              <w:rPr>
                <w:rFonts w:ascii="Cambria Math" w:eastAsia="宋体" w:hAnsi="Cambria Math" w:cs="Times New Roman" w:hint="eastAsia"/>
                <w:sz w:val="28"/>
                <w14:ligatures w14:val="none"/>
              </w:rPr>
              <m:t>Si</m:t>
            </w:ins>
          </m:r>
          <m:sSub>
            <m:sSubPr>
              <m:ctrlPr>
                <w:ins w:id="1643" w:author="yun qiao" w:date="2026-04-16T15:01:00Z">
                  <w:rPr>
                    <w:rFonts w:ascii="Cambria Math" w:eastAsia="宋体" w:hAnsi="Cambria Math" w:cs="Times New Roman"/>
                    <w:i/>
                    <w:sz w:val="28"/>
                    <w14:ligatures w14:val="none"/>
                  </w:rPr>
                </w:ins>
              </m:ctrlPr>
            </m:sSubPr>
            <m:e>
              <m:r>
                <w:ins w:id="1644" w:author="yun qiao" w:date="2026-04-16T15:01:00Z">
                  <w:rPr>
                    <w:rFonts w:ascii="Cambria Math" w:eastAsia="宋体" w:hAnsi="Cambria Math" w:cs="Times New Roman" w:hint="eastAsia"/>
                    <w:sz w:val="28"/>
                    <w14:ligatures w14:val="none"/>
                  </w:rPr>
                  <m:t>m</m:t>
                </w:ins>
              </m:r>
              <m:ctrlPr>
                <w:ins w:id="1645" w:author="yun qiao" w:date="2026-04-16T15:01:00Z">
                  <w:rPr>
                    <w:rFonts w:ascii="Cambria Math" w:eastAsia="宋体" w:hAnsi="Cambria Math" w:cs="Times New Roman" w:hint="eastAsia"/>
                    <w:i/>
                    <w:sz w:val="28"/>
                    <w14:ligatures w14:val="none"/>
                  </w:rPr>
                </w:ins>
              </m:ctrlPr>
            </m:e>
            <m:sub>
              <m:r>
                <w:ins w:id="1646" w:author="yun qiao" w:date="2026-04-16T15:01:00Z">
                  <w:rPr>
                    <w:rFonts w:ascii="Cambria Math" w:eastAsia="宋体" w:hAnsi="Cambria Math" w:cs="Times New Roman" w:hint="eastAsia"/>
                    <w:sz w:val="28"/>
                    <w14:ligatures w14:val="none"/>
                  </w:rPr>
                  <m:t>t</m:t>
                </w:ins>
              </m:r>
              <m:r>
                <w:ins w:id="1647" w:author="yun qiao" w:date="2026-04-16T15:01:00Z">
                  <w:rPr>
                    <w:rFonts w:ascii="Cambria Math" w:eastAsia="宋体" w:hAnsi="Cambria Math" w:cs="Times New Roman"/>
                    <w:sz w:val="28"/>
                    <w14:ligatures w14:val="none"/>
                  </w:rPr>
                  <m:t>ype</m:t>
                </w:ins>
              </m:r>
            </m:sub>
          </m:sSub>
          <m:d>
            <m:dPr>
              <m:ctrlPr>
                <w:ins w:id="1648" w:author="yun qiao" w:date="2026-04-16T15:01:00Z">
                  <w:rPr>
                    <w:rFonts w:ascii="Cambria Math" w:eastAsia="宋体" w:hAnsi="Cambria Math" w:cs="Times New Roman"/>
                    <w:i/>
                    <w:sz w:val="28"/>
                    <w14:ligatures w14:val="none"/>
                  </w:rPr>
                </w:ins>
              </m:ctrlPr>
            </m:dPr>
            <m:e>
              <m:r>
                <w:ins w:id="1649" w:author="yun qiao" w:date="2026-04-16T15:01:00Z">
                  <w:rPr>
                    <w:rFonts w:ascii="Cambria Math" w:eastAsia="宋体" w:hAnsi="Cambria Math" w:cs="Times New Roman" w:hint="eastAsia"/>
                    <w:sz w:val="28"/>
                    <w14:ligatures w14:val="none"/>
                  </w:rPr>
                  <m:t>o,</m:t>
                </w:ins>
              </m:r>
              <m:sSub>
                <m:sSubPr>
                  <m:ctrlPr>
                    <w:ins w:id="1650" w:author="yun qiao" w:date="2026-04-16T15:01:00Z">
                      <w:rPr>
                        <w:rFonts w:ascii="Cambria Math" w:eastAsia="宋体" w:hAnsi="Cambria Math" w:cs="Times New Roman"/>
                        <w:i/>
                        <w:sz w:val="28"/>
                        <w14:ligatures w14:val="none"/>
                      </w:rPr>
                    </w:ins>
                  </m:ctrlPr>
                </m:sSubPr>
                <m:e>
                  <m:r>
                    <w:ins w:id="1651" w:author="yun qiao" w:date="2026-04-16T15:01:00Z">
                      <w:rPr>
                        <w:rFonts w:ascii="Cambria Math" w:eastAsia="宋体" w:hAnsi="Cambria Math" w:cs="Times New Roman"/>
                        <w:sz w:val="28"/>
                        <w14:ligatures w14:val="none"/>
                      </w:rPr>
                      <m:t>l</m:t>
                    </w:ins>
                  </m:r>
                </m:e>
                <m:sub>
                  <m:r>
                    <w:ins w:id="1652" w:author="yun qiao" w:date="2026-04-16T15:01:00Z">
                      <w:rPr>
                        <w:rFonts w:ascii="Cambria Math" w:eastAsia="宋体" w:hAnsi="Cambria Math" w:cs="Times New Roman"/>
                        <w:sz w:val="28"/>
                        <w14:ligatures w14:val="none"/>
                      </w:rPr>
                      <m:t>3</m:t>
                    </w:ins>
                  </m:r>
                </m:sub>
              </m:sSub>
            </m:e>
          </m:d>
          <m:r>
            <w:ins w:id="1653" w:author="yun qiao" w:date="2026-04-16T15:01:00Z">
              <w:rPr>
                <w:rFonts w:ascii="Cambria Math" w:eastAsia="宋体" w:hAnsi="Cambria Math" w:cs="Times New Roman" w:hint="eastAsia"/>
                <w:sz w:val="28"/>
                <w14:ligatures w14:val="none"/>
              </w:rPr>
              <m:t>+γ</m:t>
            </w:ins>
          </m:r>
          <m:r>
            <w:ins w:id="1654" w:author="yun qiao" w:date="2026-04-16T15:01:00Z">
              <w:rPr>
                <w:rFonts w:ascii="Cambria Math" w:eastAsia="宋体" w:hAnsi="Cambria Math" w:cs="Times New Roman" w:hint="eastAsia"/>
                <w:sz w:val="28"/>
                <w14:ligatures w14:val="none"/>
              </w:rPr>
              <m:t>·</m:t>
            </w:ins>
          </m:r>
          <m:r>
            <w:ins w:id="1655" w:author="yun qiao" w:date="2026-04-16T15:01:00Z">
              <w:rPr>
                <w:rFonts w:ascii="Cambria Math" w:eastAsia="宋体" w:hAnsi="Cambria Math" w:cs="Times New Roman" w:hint="eastAsia"/>
                <w:sz w:val="28"/>
                <w14:ligatures w14:val="none"/>
              </w:rPr>
              <m:t>Si</m:t>
            </w:ins>
          </m:r>
          <m:sSub>
            <m:sSubPr>
              <m:ctrlPr>
                <w:ins w:id="1656" w:author="yun qiao" w:date="2026-04-16T15:01:00Z">
                  <w:rPr>
                    <w:rFonts w:ascii="Cambria Math" w:eastAsia="宋体" w:hAnsi="Cambria Math" w:cs="Times New Roman"/>
                    <w:i/>
                    <w:sz w:val="28"/>
                    <w14:ligatures w14:val="none"/>
                  </w:rPr>
                </w:ins>
              </m:ctrlPr>
            </m:sSubPr>
            <m:e>
              <m:r>
                <w:ins w:id="1657" w:author="yun qiao" w:date="2026-04-16T15:01:00Z">
                  <w:rPr>
                    <w:rFonts w:ascii="Cambria Math" w:eastAsia="宋体" w:hAnsi="Cambria Math" w:cs="Times New Roman" w:hint="eastAsia"/>
                    <w:sz w:val="28"/>
                    <w14:ligatures w14:val="none"/>
                  </w:rPr>
                  <m:t>m</m:t>
                </w:ins>
              </m:r>
              <m:ctrlPr>
                <w:ins w:id="1658" w:author="yun qiao" w:date="2026-04-16T15:01:00Z">
                  <w:rPr>
                    <w:rFonts w:ascii="Cambria Math" w:eastAsia="宋体" w:hAnsi="Cambria Math" w:cs="Times New Roman" w:hint="eastAsia"/>
                    <w:i/>
                    <w:sz w:val="28"/>
                    <w14:ligatures w14:val="none"/>
                  </w:rPr>
                </w:ins>
              </m:ctrlPr>
            </m:e>
            <m:sub>
              <m:r>
                <w:ins w:id="1659" w:author="yun qiao" w:date="2026-04-16T15:01:00Z">
                  <w:rPr>
                    <w:rFonts w:ascii="Cambria Math" w:eastAsia="宋体" w:hAnsi="Cambria Math" w:cs="Times New Roman" w:hint="eastAsia"/>
                    <w:sz w:val="28"/>
                    <w14:ligatures w14:val="none"/>
                  </w:rPr>
                  <m:t>g</m:t>
                </w:ins>
              </m:r>
              <m:r>
                <w:ins w:id="1660" w:author="yun qiao" w:date="2026-04-16T15:01:00Z">
                  <w:rPr>
                    <w:rFonts w:ascii="Cambria Math" w:eastAsia="宋体" w:hAnsi="Cambria Math" w:cs="Times New Roman"/>
                    <w:sz w:val="28"/>
                    <w14:ligatures w14:val="none"/>
                  </w:rPr>
                  <m:t>oal</m:t>
                </w:ins>
              </m:r>
            </m:sub>
          </m:sSub>
          <m:d>
            <m:dPr>
              <m:ctrlPr>
                <w:ins w:id="1661" w:author="yun qiao" w:date="2026-04-16T15:01:00Z">
                  <w:rPr>
                    <w:rFonts w:ascii="Cambria Math" w:eastAsia="宋体" w:hAnsi="Cambria Math" w:cs="Times New Roman"/>
                    <w:i/>
                    <w:sz w:val="28"/>
                    <w14:ligatures w14:val="none"/>
                  </w:rPr>
                </w:ins>
              </m:ctrlPr>
            </m:dPr>
            <m:e>
              <m:r>
                <w:ins w:id="1662" w:author="yun qiao" w:date="2026-04-16T15:01:00Z">
                  <w:rPr>
                    <w:rFonts w:ascii="Cambria Math" w:eastAsia="宋体" w:hAnsi="Cambria Math" w:cs="Times New Roman" w:hint="eastAsia"/>
                    <w:sz w:val="28"/>
                    <w14:ligatures w14:val="none"/>
                  </w:rPr>
                  <m:t>o,</m:t>
                </w:ins>
              </m:r>
              <m:sSub>
                <m:sSubPr>
                  <m:ctrlPr>
                    <w:ins w:id="1663" w:author="yun qiao" w:date="2026-04-16T15:01:00Z">
                      <w:rPr>
                        <w:rFonts w:ascii="Cambria Math" w:eastAsia="宋体" w:hAnsi="Cambria Math" w:cs="Times New Roman"/>
                        <w:i/>
                        <w:sz w:val="28"/>
                        <w14:ligatures w14:val="none"/>
                      </w:rPr>
                    </w:ins>
                  </m:ctrlPr>
                </m:sSubPr>
                <m:e>
                  <m:r>
                    <w:ins w:id="1664" w:author="yun qiao" w:date="2026-04-16T15:01:00Z">
                      <w:rPr>
                        <w:rFonts w:ascii="Cambria Math" w:eastAsia="宋体" w:hAnsi="Cambria Math" w:cs="Times New Roman"/>
                        <w:sz w:val="28"/>
                        <w14:ligatures w14:val="none"/>
                      </w:rPr>
                      <m:t>l</m:t>
                    </w:ins>
                  </m:r>
                </m:e>
                <m:sub>
                  <m:r>
                    <w:ins w:id="1665" w:author="yun qiao" w:date="2026-04-16T15:01:00Z">
                      <w:rPr>
                        <w:rFonts w:ascii="Cambria Math" w:eastAsia="宋体" w:hAnsi="Cambria Math" w:cs="Times New Roman"/>
                        <w:sz w:val="28"/>
                        <w14:ligatures w14:val="none"/>
                      </w:rPr>
                      <m:t>3</m:t>
                    </w:ins>
                  </m:r>
                </m:sub>
              </m:sSub>
            </m:e>
          </m:d>
        </m:oMath>
      </m:oMathPara>
    </w:p>
    <w:p w14:paraId="36995B00" w14:textId="77777777" w:rsidR="00A67E34" w:rsidRDefault="00A67E34" w:rsidP="00A67E34">
      <w:pPr>
        <w:spacing w:after="120" w:line="480" w:lineRule="exact"/>
        <w:ind w:firstLineChars="200" w:firstLine="560"/>
        <w:jc w:val="both"/>
        <w:rPr>
          <w:ins w:id="1666" w:author="yun qiao" w:date="2026-04-16T15:01:00Z"/>
          <w:rFonts w:ascii="Times New Roman" w:eastAsia="宋体" w:hAnsi="Times New Roman" w:cs="Times New Roman"/>
          <w:sz w:val="28"/>
          <w14:ligatures w14:val="none"/>
        </w:rPr>
      </w:pPr>
      <w:ins w:id="1667" w:author="yun qiao" w:date="2026-04-16T15:01:00Z">
        <w:r>
          <w:rPr>
            <w:rFonts w:ascii="Times New Roman" w:eastAsia="宋体" w:hAnsi="Times New Roman" w:cs="Times New Roman" w:hint="eastAsia"/>
            <w:sz w:val="28"/>
            <w14:ligatures w14:val="none"/>
          </w:rPr>
          <w:t>其中，</w:t>
        </w:r>
      </w:ins>
      <m:oMath>
        <m:r>
          <w:ins w:id="1668" w:author="yun qiao" w:date="2026-04-16T15:01:00Z">
            <w:rPr>
              <w:rFonts w:ascii="Cambria Math" w:eastAsia="宋体" w:hAnsi="Cambria Math" w:cs="Times New Roman" w:hint="eastAsia"/>
              <w:sz w:val="28"/>
              <w14:ligatures w14:val="none"/>
            </w:rPr>
            <m:t>Si</m:t>
          </w:ins>
        </m:r>
        <m:sSub>
          <m:sSubPr>
            <m:ctrlPr>
              <w:ins w:id="1669" w:author="yun qiao" w:date="2026-04-16T15:01:00Z">
                <w:rPr>
                  <w:rFonts w:ascii="Cambria Math" w:eastAsia="宋体" w:hAnsi="Cambria Math" w:cs="Times New Roman"/>
                  <w:i/>
                  <w:sz w:val="28"/>
                  <w14:ligatures w14:val="none"/>
                </w:rPr>
              </w:ins>
            </m:ctrlPr>
          </m:sSubPr>
          <m:e>
            <m:r>
              <w:ins w:id="1670" w:author="yun qiao" w:date="2026-04-16T15:01:00Z">
                <w:rPr>
                  <w:rFonts w:ascii="Cambria Math" w:eastAsia="宋体" w:hAnsi="Cambria Math" w:cs="Times New Roman" w:hint="eastAsia"/>
                  <w:sz w:val="28"/>
                  <w14:ligatures w14:val="none"/>
                </w:rPr>
                <m:t>m</m:t>
              </w:ins>
            </m:r>
            <m:ctrlPr>
              <w:ins w:id="1671" w:author="yun qiao" w:date="2026-04-16T15:01:00Z">
                <w:rPr>
                  <w:rFonts w:ascii="Cambria Math" w:eastAsia="宋体" w:hAnsi="Cambria Math" w:cs="Times New Roman" w:hint="eastAsia"/>
                  <w:i/>
                  <w:sz w:val="28"/>
                  <w14:ligatures w14:val="none"/>
                </w:rPr>
              </w:ins>
            </m:ctrlPr>
          </m:e>
          <m:sub>
            <m:r>
              <w:ins w:id="1672" w:author="yun qiao" w:date="2026-04-16T15:01:00Z">
                <w:rPr>
                  <w:rFonts w:ascii="Cambria Math" w:eastAsia="宋体" w:hAnsi="Cambria Math" w:cs="Times New Roman" w:hint="eastAsia"/>
                  <w:sz w:val="28"/>
                  <w14:ligatures w14:val="none"/>
                </w:rPr>
                <m:t>sem</m:t>
              </w:ins>
            </m:r>
          </m:sub>
        </m:sSub>
        <m:d>
          <m:dPr>
            <m:ctrlPr>
              <w:ins w:id="1673" w:author="yun qiao" w:date="2026-04-16T15:01:00Z">
                <w:rPr>
                  <w:rFonts w:ascii="Cambria Math" w:eastAsia="宋体" w:hAnsi="Cambria Math" w:cs="Times New Roman"/>
                  <w:i/>
                  <w:sz w:val="28"/>
                  <w14:ligatures w14:val="none"/>
                </w:rPr>
              </w:ins>
            </m:ctrlPr>
          </m:dPr>
          <m:e>
            <m:r>
              <w:ins w:id="1674" w:author="yun qiao" w:date="2026-04-16T15:01:00Z">
                <w:rPr>
                  <w:rFonts w:ascii="Cambria Math" w:eastAsia="宋体" w:hAnsi="Cambria Math" w:cs="Times New Roman" w:hint="eastAsia"/>
                  <w:sz w:val="28"/>
                  <w14:ligatures w14:val="none"/>
                </w:rPr>
                <m:t>o,</m:t>
              </w:ins>
            </m:r>
            <m:sSub>
              <m:sSubPr>
                <m:ctrlPr>
                  <w:ins w:id="1675" w:author="yun qiao" w:date="2026-04-16T15:01:00Z">
                    <w:rPr>
                      <w:rFonts w:ascii="Cambria Math" w:eastAsia="宋体" w:hAnsi="Cambria Math" w:cs="Times New Roman"/>
                      <w:i/>
                      <w:sz w:val="28"/>
                      <w14:ligatures w14:val="none"/>
                    </w:rPr>
                  </w:ins>
                </m:ctrlPr>
              </m:sSubPr>
              <m:e>
                <m:r>
                  <w:ins w:id="1676" w:author="yun qiao" w:date="2026-04-16T15:01:00Z">
                    <w:rPr>
                      <w:rFonts w:ascii="Cambria Math" w:eastAsia="宋体" w:hAnsi="Cambria Math" w:cs="Times New Roman"/>
                      <w:sz w:val="28"/>
                      <w14:ligatures w14:val="none"/>
                    </w:rPr>
                    <m:t>l</m:t>
                  </w:ins>
                </m:r>
              </m:e>
              <m:sub>
                <m:r>
                  <w:ins w:id="1677" w:author="yun qiao" w:date="2026-04-16T15:01:00Z">
                    <w:rPr>
                      <w:rFonts w:ascii="Cambria Math" w:eastAsia="宋体" w:hAnsi="Cambria Math" w:cs="Times New Roman"/>
                      <w:sz w:val="28"/>
                      <w14:ligatures w14:val="none"/>
                    </w:rPr>
                    <m:t>3</m:t>
                  </w:ins>
                </m:r>
              </m:sub>
            </m:sSub>
          </m:e>
        </m:d>
      </m:oMath>
      <w:ins w:id="1678" w:author="yun qiao" w:date="2026-04-16T15:01:00Z">
        <w:r>
          <w:rPr>
            <w:rFonts w:ascii="Times New Roman" w:eastAsia="宋体" w:hAnsi="Times New Roman" w:cs="Times New Roman" w:hint="eastAsia"/>
            <w:sz w:val="28"/>
            <w14:ligatures w14:val="none"/>
          </w:rPr>
          <w:t>表示功能描述语义相似度，</w:t>
        </w:r>
      </w:ins>
      <m:oMath>
        <m:r>
          <w:ins w:id="1679" w:author="yun qiao" w:date="2026-04-16T15:01:00Z">
            <w:rPr>
              <w:rFonts w:ascii="Cambria Math" w:eastAsia="宋体" w:hAnsi="Cambria Math" w:cs="Times New Roman" w:hint="eastAsia"/>
              <w:sz w:val="28"/>
              <w14:ligatures w14:val="none"/>
            </w:rPr>
            <m:t>Si</m:t>
          </w:ins>
        </m:r>
        <m:sSub>
          <m:sSubPr>
            <m:ctrlPr>
              <w:ins w:id="1680" w:author="yun qiao" w:date="2026-04-16T15:01:00Z">
                <w:rPr>
                  <w:rFonts w:ascii="Cambria Math" w:eastAsia="宋体" w:hAnsi="Cambria Math" w:cs="Times New Roman"/>
                  <w:i/>
                  <w:sz w:val="28"/>
                  <w14:ligatures w14:val="none"/>
                </w:rPr>
              </w:ins>
            </m:ctrlPr>
          </m:sSubPr>
          <m:e>
            <m:r>
              <w:ins w:id="1681" w:author="yun qiao" w:date="2026-04-16T15:01:00Z">
                <w:rPr>
                  <w:rFonts w:ascii="Cambria Math" w:eastAsia="宋体" w:hAnsi="Cambria Math" w:cs="Times New Roman" w:hint="eastAsia"/>
                  <w:sz w:val="28"/>
                  <w14:ligatures w14:val="none"/>
                </w:rPr>
                <m:t>m</m:t>
              </w:ins>
            </m:r>
            <m:ctrlPr>
              <w:ins w:id="1682" w:author="yun qiao" w:date="2026-04-16T15:01:00Z">
                <w:rPr>
                  <w:rFonts w:ascii="Cambria Math" w:eastAsia="宋体" w:hAnsi="Cambria Math" w:cs="Times New Roman" w:hint="eastAsia"/>
                  <w:i/>
                  <w:sz w:val="28"/>
                  <w14:ligatures w14:val="none"/>
                </w:rPr>
              </w:ins>
            </m:ctrlPr>
          </m:e>
          <m:sub>
            <m:r>
              <w:ins w:id="1683" w:author="yun qiao" w:date="2026-04-16T15:01:00Z">
                <w:rPr>
                  <w:rFonts w:ascii="Cambria Math" w:eastAsia="宋体" w:hAnsi="Cambria Math" w:cs="Times New Roman" w:hint="eastAsia"/>
                  <w:sz w:val="28"/>
                  <w14:ligatures w14:val="none"/>
                </w:rPr>
                <m:t>t</m:t>
              </w:ins>
            </m:r>
            <m:r>
              <w:ins w:id="1684" w:author="yun qiao" w:date="2026-04-16T15:01:00Z">
                <w:rPr>
                  <w:rFonts w:ascii="Cambria Math" w:eastAsia="宋体" w:hAnsi="Cambria Math" w:cs="Times New Roman"/>
                  <w:sz w:val="28"/>
                  <w14:ligatures w14:val="none"/>
                </w:rPr>
                <m:t>ype</m:t>
              </w:ins>
            </m:r>
          </m:sub>
        </m:sSub>
        <m:d>
          <m:dPr>
            <m:ctrlPr>
              <w:ins w:id="1685" w:author="yun qiao" w:date="2026-04-16T15:01:00Z">
                <w:rPr>
                  <w:rFonts w:ascii="Cambria Math" w:eastAsia="宋体" w:hAnsi="Cambria Math" w:cs="Times New Roman"/>
                  <w:i/>
                  <w:sz w:val="28"/>
                  <w14:ligatures w14:val="none"/>
                </w:rPr>
              </w:ins>
            </m:ctrlPr>
          </m:dPr>
          <m:e>
            <m:r>
              <w:ins w:id="1686" w:author="yun qiao" w:date="2026-04-16T15:01:00Z">
                <w:rPr>
                  <w:rFonts w:ascii="Cambria Math" w:eastAsia="宋体" w:hAnsi="Cambria Math" w:cs="Times New Roman" w:hint="eastAsia"/>
                  <w:sz w:val="28"/>
                  <w14:ligatures w14:val="none"/>
                </w:rPr>
                <m:t>o,</m:t>
              </w:ins>
            </m:r>
            <m:sSub>
              <m:sSubPr>
                <m:ctrlPr>
                  <w:ins w:id="1687" w:author="yun qiao" w:date="2026-04-16T15:01:00Z">
                    <w:rPr>
                      <w:rFonts w:ascii="Cambria Math" w:eastAsia="宋体" w:hAnsi="Cambria Math" w:cs="Times New Roman"/>
                      <w:i/>
                      <w:sz w:val="28"/>
                      <w14:ligatures w14:val="none"/>
                    </w:rPr>
                  </w:ins>
                </m:ctrlPr>
              </m:sSubPr>
              <m:e>
                <m:r>
                  <w:ins w:id="1688" w:author="yun qiao" w:date="2026-04-16T15:01:00Z">
                    <w:rPr>
                      <w:rFonts w:ascii="Cambria Math" w:eastAsia="宋体" w:hAnsi="Cambria Math" w:cs="Times New Roman"/>
                      <w:sz w:val="28"/>
                      <w14:ligatures w14:val="none"/>
                    </w:rPr>
                    <m:t>l</m:t>
                  </w:ins>
                </m:r>
              </m:e>
              <m:sub>
                <m:r>
                  <w:ins w:id="1689" w:author="yun qiao" w:date="2026-04-16T15:01:00Z">
                    <w:rPr>
                      <w:rFonts w:ascii="Cambria Math" w:eastAsia="宋体" w:hAnsi="Cambria Math" w:cs="Times New Roman"/>
                      <w:sz w:val="28"/>
                      <w14:ligatures w14:val="none"/>
                    </w:rPr>
                    <m:t>3</m:t>
                  </w:ins>
                </m:r>
              </m:sub>
            </m:sSub>
          </m:e>
        </m:d>
      </m:oMath>
      <w:ins w:id="1690" w:author="yun qiao" w:date="2026-04-16T15:01:00Z">
        <w:r>
          <w:rPr>
            <w:rFonts w:ascii="Times New Roman" w:eastAsia="宋体" w:hAnsi="Times New Roman" w:cs="Times New Roman" w:hint="eastAsia"/>
            <w:sz w:val="28"/>
            <w14:ligatures w14:val="none"/>
          </w:rPr>
          <w:t>表示输入输出类型匹配度，</w:t>
        </w:r>
      </w:ins>
      <m:oMath>
        <m:r>
          <w:ins w:id="1691" w:author="yun qiao" w:date="2026-04-16T15:01:00Z">
            <w:rPr>
              <w:rFonts w:ascii="Cambria Math" w:eastAsia="宋体" w:hAnsi="Cambria Math" w:cs="Times New Roman" w:hint="eastAsia"/>
              <w:sz w:val="28"/>
              <w14:ligatures w14:val="none"/>
            </w:rPr>
            <m:t>Si</m:t>
          </w:ins>
        </m:r>
        <m:sSub>
          <m:sSubPr>
            <m:ctrlPr>
              <w:ins w:id="1692" w:author="yun qiao" w:date="2026-04-16T15:01:00Z">
                <w:rPr>
                  <w:rFonts w:ascii="Cambria Math" w:eastAsia="宋体" w:hAnsi="Cambria Math" w:cs="Times New Roman"/>
                  <w:i/>
                  <w:sz w:val="28"/>
                  <w14:ligatures w14:val="none"/>
                </w:rPr>
              </w:ins>
            </m:ctrlPr>
          </m:sSubPr>
          <m:e>
            <m:r>
              <w:ins w:id="1693" w:author="yun qiao" w:date="2026-04-16T15:01:00Z">
                <w:rPr>
                  <w:rFonts w:ascii="Cambria Math" w:eastAsia="宋体" w:hAnsi="Cambria Math" w:cs="Times New Roman" w:hint="eastAsia"/>
                  <w:sz w:val="28"/>
                  <w14:ligatures w14:val="none"/>
                </w:rPr>
                <m:t>m</m:t>
              </w:ins>
            </m:r>
            <m:ctrlPr>
              <w:ins w:id="1694" w:author="yun qiao" w:date="2026-04-16T15:01:00Z">
                <w:rPr>
                  <w:rFonts w:ascii="Cambria Math" w:eastAsia="宋体" w:hAnsi="Cambria Math" w:cs="Times New Roman" w:hint="eastAsia"/>
                  <w:i/>
                  <w:sz w:val="28"/>
                  <w14:ligatures w14:val="none"/>
                </w:rPr>
              </w:ins>
            </m:ctrlPr>
          </m:e>
          <m:sub>
            <m:r>
              <w:ins w:id="1695" w:author="yun qiao" w:date="2026-04-16T15:01:00Z">
                <w:rPr>
                  <w:rFonts w:ascii="Cambria Math" w:eastAsia="宋体" w:hAnsi="Cambria Math" w:cs="Times New Roman" w:hint="eastAsia"/>
                  <w:sz w:val="28"/>
                  <w14:ligatures w14:val="none"/>
                </w:rPr>
                <m:t>g</m:t>
              </w:ins>
            </m:r>
            <m:r>
              <w:ins w:id="1696" w:author="yun qiao" w:date="2026-04-16T15:01:00Z">
                <w:rPr>
                  <w:rFonts w:ascii="Cambria Math" w:eastAsia="宋体" w:hAnsi="Cambria Math" w:cs="Times New Roman"/>
                  <w:sz w:val="28"/>
                  <w14:ligatures w14:val="none"/>
                </w:rPr>
                <m:t>oal</m:t>
              </w:ins>
            </m:r>
          </m:sub>
        </m:sSub>
        <m:d>
          <m:dPr>
            <m:ctrlPr>
              <w:ins w:id="1697" w:author="yun qiao" w:date="2026-04-16T15:01:00Z">
                <w:rPr>
                  <w:rFonts w:ascii="Cambria Math" w:eastAsia="宋体" w:hAnsi="Cambria Math" w:cs="Times New Roman"/>
                  <w:i/>
                  <w:sz w:val="28"/>
                  <w14:ligatures w14:val="none"/>
                </w:rPr>
              </w:ins>
            </m:ctrlPr>
          </m:dPr>
          <m:e>
            <m:r>
              <w:ins w:id="1698" w:author="yun qiao" w:date="2026-04-16T15:01:00Z">
                <w:rPr>
                  <w:rFonts w:ascii="Cambria Math" w:eastAsia="宋体" w:hAnsi="Cambria Math" w:cs="Times New Roman" w:hint="eastAsia"/>
                  <w:sz w:val="28"/>
                  <w14:ligatures w14:val="none"/>
                </w:rPr>
                <m:t>o,</m:t>
              </w:ins>
            </m:r>
            <m:sSub>
              <m:sSubPr>
                <m:ctrlPr>
                  <w:ins w:id="1699" w:author="yun qiao" w:date="2026-04-16T15:01:00Z">
                    <w:rPr>
                      <w:rFonts w:ascii="Cambria Math" w:eastAsia="宋体" w:hAnsi="Cambria Math" w:cs="Times New Roman"/>
                      <w:i/>
                      <w:sz w:val="28"/>
                      <w14:ligatures w14:val="none"/>
                    </w:rPr>
                  </w:ins>
                </m:ctrlPr>
              </m:sSubPr>
              <m:e>
                <m:r>
                  <w:ins w:id="1700" w:author="yun qiao" w:date="2026-04-16T15:01:00Z">
                    <w:rPr>
                      <w:rFonts w:ascii="Cambria Math" w:eastAsia="宋体" w:hAnsi="Cambria Math" w:cs="Times New Roman"/>
                      <w:sz w:val="28"/>
                      <w14:ligatures w14:val="none"/>
                    </w:rPr>
                    <m:t>l</m:t>
                  </w:ins>
                </m:r>
              </m:e>
              <m:sub>
                <m:r>
                  <w:ins w:id="1701" w:author="yun qiao" w:date="2026-04-16T15:01:00Z">
                    <w:rPr>
                      <w:rFonts w:ascii="Cambria Math" w:eastAsia="宋体" w:hAnsi="Cambria Math" w:cs="Times New Roman"/>
                      <w:sz w:val="28"/>
                      <w14:ligatures w14:val="none"/>
                    </w:rPr>
                    <m:t>3</m:t>
                  </w:ins>
                </m:r>
              </m:sub>
            </m:sSub>
          </m:e>
        </m:d>
      </m:oMath>
      <w:ins w:id="1702" w:author="yun qiao" w:date="2026-04-16T15:01:00Z">
        <w:r>
          <w:rPr>
            <w:rFonts w:ascii="Times New Roman" w:eastAsia="宋体" w:hAnsi="Times New Roman" w:cs="Times New Roman" w:hint="eastAsia"/>
            <w:sz w:val="28"/>
            <w14:ligatures w14:val="none"/>
          </w:rPr>
          <w:t>表示处理目标一致度，</w:t>
        </w:r>
      </w:ins>
      <m:oMath>
        <m:r>
          <w:ins w:id="1703" w:author="yun qiao" w:date="2026-04-16T15:01:00Z">
            <w:rPr>
              <w:rFonts w:ascii="Cambria Math" w:eastAsia="宋体" w:hAnsi="Cambria Math" w:cs="Times New Roman" w:hint="eastAsia"/>
              <w:sz w:val="28"/>
              <w14:ligatures w14:val="none"/>
            </w:rPr>
            <m:t>α</m:t>
          </w:ins>
        </m:r>
      </m:oMath>
      <w:ins w:id="1704" w:author="yun qiao" w:date="2026-04-16T15:01:00Z">
        <w:r>
          <w:rPr>
            <w:rFonts w:ascii="Times New Roman" w:eastAsia="宋体" w:hAnsi="Times New Roman" w:cs="Times New Roman" w:hint="eastAsia"/>
            <w:sz w:val="28"/>
            <w14:ligatures w14:val="none"/>
          </w:rPr>
          <w:t>、</w:t>
        </w:r>
      </w:ins>
      <m:oMath>
        <m:r>
          <w:ins w:id="1705" w:author="yun qiao" w:date="2026-04-16T15:01:00Z">
            <w:rPr>
              <w:rFonts w:ascii="Cambria Math" w:eastAsia="宋体" w:hAnsi="Cambria Math" w:cs="Times New Roman" w:hint="eastAsia"/>
              <w:sz w:val="28"/>
              <w14:ligatures w14:val="none"/>
            </w:rPr>
            <m:t>β</m:t>
          </w:ins>
        </m:r>
      </m:oMath>
      <w:ins w:id="1706" w:author="yun qiao" w:date="2026-04-16T15:01:00Z">
        <w:r>
          <w:rPr>
            <w:rFonts w:ascii="Times New Roman" w:eastAsia="宋体" w:hAnsi="Times New Roman" w:cs="Times New Roman" w:hint="eastAsia"/>
            <w:sz w:val="28"/>
            <w14:ligatures w14:val="none"/>
          </w:rPr>
          <w:t>、</w:t>
        </w:r>
      </w:ins>
      <m:oMath>
        <m:r>
          <w:ins w:id="1707" w:author="yun qiao" w:date="2026-04-16T15:01:00Z">
            <w:rPr>
              <w:rFonts w:ascii="Cambria Math" w:eastAsia="宋体" w:hAnsi="Cambria Math" w:cs="Times New Roman" w:hint="eastAsia"/>
              <w:sz w:val="28"/>
              <w14:ligatures w14:val="none"/>
            </w:rPr>
            <m:t>γ</m:t>
          </w:ins>
        </m:r>
      </m:oMath>
      <w:ins w:id="1708" w:author="yun qiao" w:date="2026-04-16T15:01:00Z">
        <w:r>
          <w:rPr>
            <w:rFonts w:ascii="Times New Roman" w:eastAsia="宋体" w:hAnsi="Times New Roman" w:cs="Times New Roman" w:hint="eastAsia"/>
            <w:sz w:val="28"/>
            <w14:ligatures w14:val="none"/>
          </w:rPr>
          <w:t>为权重系数。</w:t>
        </w:r>
      </w:ins>
    </w:p>
    <w:p w14:paraId="3444E6BE" w14:textId="77777777" w:rsidR="00A67E34" w:rsidRDefault="00A67E34" w:rsidP="00A67E34">
      <w:pPr>
        <w:spacing w:after="120" w:line="480" w:lineRule="exact"/>
        <w:ind w:firstLineChars="200" w:firstLine="560"/>
        <w:jc w:val="both"/>
        <w:rPr>
          <w:ins w:id="1709" w:author="yun qiao" w:date="2026-04-16T15:01:00Z"/>
          <w:rFonts w:ascii="Times New Roman" w:eastAsia="宋体" w:hAnsi="Times New Roman" w:cs="Times New Roman"/>
          <w:sz w:val="28"/>
          <w14:ligatures w14:val="none"/>
        </w:rPr>
      </w:pPr>
      <w:ins w:id="1710" w:author="yun qiao" w:date="2026-04-16T15:01:00Z">
        <w:r w:rsidRPr="00524D71">
          <w:rPr>
            <w:rFonts w:ascii="Times New Roman" w:eastAsia="宋体" w:hAnsi="Times New Roman" w:cs="Times New Roman"/>
            <w:sz w:val="28"/>
            <w14:ligatures w14:val="none"/>
          </w:rPr>
          <w:t>当所述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w:ins>
      <m:oMath>
        <m:sSub>
          <m:sSubPr>
            <m:ctrlPr>
              <w:ins w:id="1711" w:author="yun qiao" w:date="2026-04-16T15:01:00Z">
                <w:rPr>
                  <w:rFonts w:ascii="Cambria Math" w:eastAsia="宋体" w:hAnsi="Cambria Math" w:cs="Times New Roman"/>
                  <w:i/>
                  <w:sz w:val="28"/>
                  <w14:ligatures w14:val="none"/>
                </w:rPr>
              </w:ins>
            </m:ctrlPr>
          </m:sSubPr>
          <m:e>
            <m:r>
              <w:ins w:id="1712" w:author="yun qiao" w:date="2026-04-16T15:01:00Z">
                <m:rPr>
                  <m:scr m:val="script"/>
                </m:rPr>
                <w:rPr>
                  <w:rFonts w:ascii="Cambria Math" w:eastAsia="宋体" w:hAnsi="Cambria Math" w:cs="Times New Roman"/>
                  <w:sz w:val="28"/>
                  <w14:ligatures w14:val="none"/>
                </w:rPr>
                <m:t>L</m:t>
              </w:ins>
            </m:r>
          </m:e>
          <m:sub>
            <m:r>
              <w:ins w:id="1713" w:author="yun qiao" w:date="2026-04-16T15:01:00Z">
                <w:rPr>
                  <w:rFonts w:ascii="Cambria Math" w:eastAsia="宋体" w:hAnsi="Cambria Math" w:cs="Times New Roman"/>
                  <w:sz w:val="28"/>
                  <w14:ligatures w14:val="none"/>
                </w:rPr>
                <m:t>3</m:t>
              </w:ins>
            </m:r>
          </m:sub>
        </m:sSub>
      </m:oMath>
      <w:ins w:id="1714" w:author="yun qiao" w:date="2026-04-16T15:01:00Z">
        <w:r w:rsidRPr="00524D71">
          <w:rPr>
            <w:rFonts w:ascii="Times New Roman" w:eastAsia="宋体" w:hAnsi="Times New Roman" w:cs="Times New Roman"/>
            <w:sz w:val="28"/>
            <w14:ligatures w14:val="none"/>
          </w:rPr>
          <w:t>上进行，并在推理阶段通过逆映射关系获取对应的具体平台算子，其形式可表示为</w:t>
        </w:r>
        <w:r>
          <w:rPr>
            <w:rFonts w:ascii="Times New Roman" w:eastAsia="宋体" w:hAnsi="Times New Roman" w:cs="Times New Roman" w:hint="eastAsia"/>
            <w:sz w:val="28"/>
            <w14:ligatures w14:val="none"/>
          </w:rPr>
          <w:t>：</w:t>
        </w:r>
      </w:ins>
    </w:p>
    <w:p w14:paraId="5254D566" w14:textId="77777777" w:rsidR="00A67E34" w:rsidRDefault="00000000" w:rsidP="00A67E34">
      <w:pPr>
        <w:spacing w:after="120" w:line="480" w:lineRule="exact"/>
        <w:ind w:firstLineChars="200" w:firstLine="560"/>
        <w:jc w:val="both"/>
        <w:rPr>
          <w:ins w:id="1715" w:author="yun qiao" w:date="2026-04-16T15:01:00Z"/>
          <w:rFonts w:ascii="Cambria Math" w:eastAsia="宋体" w:hAnsi="Cambria Math" w:cs="Times New Roman"/>
          <w:i/>
          <w:sz w:val="28"/>
          <w14:ligatures w14:val="none"/>
        </w:rPr>
      </w:pPr>
      <m:oMathPara>
        <m:oMath>
          <m:sSubSup>
            <m:sSubSupPr>
              <m:ctrlPr>
                <w:ins w:id="1716" w:author="yun qiao" w:date="2026-04-16T15:01:00Z">
                  <w:rPr>
                    <w:rFonts w:ascii="Cambria Math" w:eastAsia="宋体" w:hAnsi="Cambria Math" w:cs="Times New Roman"/>
                    <w:i/>
                    <w:sz w:val="28"/>
                    <w14:ligatures w14:val="none"/>
                  </w:rPr>
                </w:ins>
              </m:ctrlPr>
            </m:sSubSupPr>
            <m:e>
              <m:r>
                <w:ins w:id="1717" w:author="yun qiao" w:date="2026-04-16T15:01:00Z">
                  <m:rPr>
                    <m:scr m:val="script"/>
                  </m:rPr>
                  <w:rPr>
                    <w:rFonts w:ascii="Cambria Math" w:eastAsia="宋体" w:hAnsi="Cambria Math" w:cs="Times New Roman"/>
                    <w:sz w:val="28"/>
                    <w14:ligatures w14:val="none"/>
                  </w:rPr>
                  <m:t>R</m:t>
                </w:ins>
              </m:r>
            </m:e>
            <m:sub>
              <m:r>
                <w:ins w:id="1718" w:author="yun qiao" w:date="2026-04-16T15:01:00Z">
                  <m:rPr>
                    <m:scr m:val="script"/>
                  </m:rPr>
                  <w:rPr>
                    <w:rFonts w:ascii="Cambria Math" w:eastAsia="宋体" w:hAnsi="Cambria Math" w:cs="Times New Roman"/>
                    <w:sz w:val="28"/>
                    <w14:ligatures w14:val="none"/>
                  </w:rPr>
                  <m:t>m</m:t>
                </w:ins>
              </m:r>
            </m:sub>
            <m:sup>
              <m:r>
                <w:ins w:id="1719" w:author="yun qiao" w:date="2026-04-16T15:01:00Z">
                  <w:rPr>
                    <w:rFonts w:ascii="Cambria Math" w:eastAsia="微软雅黑" w:hAnsi="Cambria Math" w:cs="微软雅黑"/>
                    <w:sz w:val="28"/>
                    <w14:ligatures w14:val="none"/>
                  </w:rPr>
                  <m:t>-</m:t>
                </w:ins>
              </m:r>
              <m:r>
                <w:ins w:id="1720" w:author="yun qiao" w:date="2026-04-16T15:01:00Z">
                  <w:rPr>
                    <w:rFonts w:ascii="Cambria Math" w:eastAsia="宋体" w:hAnsi="Cambria Math" w:cs="Times New Roman"/>
                    <w:sz w:val="28"/>
                    <w14:ligatures w14:val="none"/>
                  </w:rPr>
                  <m:t>1</m:t>
                </w:ins>
              </m:r>
            </m:sup>
          </m:sSubSup>
          <m:d>
            <m:dPr>
              <m:ctrlPr>
                <w:ins w:id="1721" w:author="yun qiao" w:date="2026-04-16T15:01:00Z">
                  <w:rPr>
                    <w:rFonts w:ascii="Cambria Math" w:eastAsia="宋体" w:hAnsi="Cambria Math" w:cs="Times New Roman"/>
                    <w:i/>
                    <w:sz w:val="28"/>
                    <w14:ligatures w14:val="none"/>
                  </w:rPr>
                </w:ins>
              </m:ctrlPr>
            </m:dPr>
            <m:e>
              <m:sSub>
                <m:sSubPr>
                  <m:ctrlPr>
                    <w:ins w:id="1722" w:author="yun qiao" w:date="2026-04-16T15:01:00Z">
                      <w:rPr>
                        <w:rFonts w:ascii="Cambria Math" w:eastAsia="宋体" w:hAnsi="Cambria Math" w:cs="Times New Roman"/>
                        <w:i/>
                        <w:sz w:val="28"/>
                        <w14:ligatures w14:val="none"/>
                      </w:rPr>
                    </w:ins>
                  </m:ctrlPr>
                </m:sSubPr>
                <m:e>
                  <m:r>
                    <w:ins w:id="1723" w:author="yun qiao" w:date="2026-04-16T15:01:00Z">
                      <w:rPr>
                        <w:rFonts w:ascii="Cambria Math" w:eastAsia="宋体" w:hAnsi="Cambria Math" w:cs="Times New Roman"/>
                        <w:sz w:val="28"/>
                        <w14:ligatures w14:val="none"/>
                      </w:rPr>
                      <m:t>l</m:t>
                    </w:ins>
                  </m:r>
                </m:e>
                <m:sub>
                  <m:r>
                    <w:ins w:id="1724" w:author="yun qiao" w:date="2026-04-16T15:01:00Z">
                      <w:rPr>
                        <w:rFonts w:ascii="Cambria Math" w:eastAsia="宋体" w:hAnsi="Cambria Math" w:cs="Times New Roman"/>
                        <w:sz w:val="28"/>
                        <w14:ligatures w14:val="none"/>
                      </w:rPr>
                      <m:t>3</m:t>
                    </w:ins>
                  </m:r>
                </m:sub>
              </m:sSub>
            </m:e>
          </m:d>
          <m:r>
            <w:ins w:id="1725" w:author="yun qiao" w:date="2026-04-16T15:01:00Z">
              <w:rPr>
                <w:rFonts w:ascii="Cambria Math" w:eastAsia="宋体" w:hAnsi="Cambria Math" w:cs="Times New Roman"/>
                <w:sz w:val="28"/>
                <w14:ligatures w14:val="none"/>
              </w:rPr>
              <m:t>=</m:t>
            </w:ins>
          </m:r>
          <m:r>
            <w:ins w:id="1726" w:author="yun qiao" w:date="2026-04-16T15:01:00Z">
              <m:rPr>
                <m:lit/>
                <m:sty m:val="p"/>
              </m:rPr>
              <w:rPr>
                <w:rFonts w:ascii="Cambria Math" w:eastAsia="宋体" w:hAnsi="Cambria Math" w:cs="Times New Roman"/>
                <w:sz w:val="28"/>
                <w14:ligatures w14:val="none"/>
              </w:rPr>
              <m:t>{</m:t>
            </w:ins>
          </m:r>
          <m:r>
            <w:ins w:id="1727" w:author="yun qiao" w:date="2026-04-16T15:01:00Z">
              <m:rPr>
                <m:sty m:val="p"/>
              </m:rPr>
              <w:rPr>
                <w:rFonts w:ascii="Cambria Math" w:eastAsia="宋体" w:hAnsi="Cambria Math" w:cs="Times New Roman"/>
                <w:sz w:val="28"/>
                <w14:ligatures w14:val="none"/>
              </w:rPr>
              <m:t>o∈</m:t>
            </w:ins>
          </m:r>
          <m:r>
            <w:ins w:id="1728" w:author="yun qiao" w:date="2026-04-16T15:01:00Z">
              <m:rPr>
                <m:scr m:val="script"/>
              </m:rPr>
              <w:rPr>
                <w:rFonts w:ascii="Cambria Math" w:eastAsia="宋体" w:hAnsi="Cambria Math" w:cs="Times New Roman"/>
                <w:sz w:val="28"/>
                <w14:ligatures w14:val="none"/>
              </w:rPr>
              <m:t>O∣</m:t>
            </w:ins>
          </m:r>
          <m:d>
            <m:dPr>
              <m:ctrlPr>
                <w:ins w:id="1729" w:author="yun qiao" w:date="2026-04-16T15:01:00Z">
                  <w:rPr>
                    <w:rFonts w:ascii="Cambria Math" w:eastAsia="宋体" w:hAnsi="Cambria Math" w:cs="Times New Roman"/>
                    <w:i/>
                    <w:sz w:val="28"/>
                    <w14:ligatures w14:val="none"/>
                  </w:rPr>
                </w:ins>
              </m:ctrlPr>
            </m:dPr>
            <m:e>
              <m:r>
                <w:ins w:id="1730" w:author="yun qiao" w:date="2026-04-16T15:01:00Z">
                  <w:rPr>
                    <w:rFonts w:ascii="Cambria Math" w:eastAsia="宋体" w:hAnsi="Cambria Math" w:cs="Times New Roman"/>
                    <w:sz w:val="28"/>
                    <w14:ligatures w14:val="none"/>
                  </w:rPr>
                  <m:t>o,</m:t>
                </w:ins>
              </m:r>
              <m:sSub>
                <m:sSubPr>
                  <m:ctrlPr>
                    <w:ins w:id="1731" w:author="yun qiao" w:date="2026-04-16T15:01:00Z">
                      <w:rPr>
                        <w:rFonts w:ascii="Cambria Math" w:eastAsia="宋体" w:hAnsi="Cambria Math" w:cs="Times New Roman"/>
                        <w:i/>
                        <w:sz w:val="28"/>
                        <w14:ligatures w14:val="none"/>
                      </w:rPr>
                    </w:ins>
                  </m:ctrlPr>
                </m:sSubPr>
                <m:e>
                  <m:r>
                    <w:ins w:id="1732" w:author="yun qiao" w:date="2026-04-16T15:01:00Z">
                      <w:rPr>
                        <w:rFonts w:ascii="Cambria Math" w:eastAsia="宋体" w:hAnsi="Cambria Math" w:cs="Times New Roman"/>
                        <w:sz w:val="28"/>
                        <w14:ligatures w14:val="none"/>
                      </w:rPr>
                      <m:t>l</m:t>
                    </w:ins>
                  </m:r>
                </m:e>
                <m:sub>
                  <m:r>
                    <w:ins w:id="1733" w:author="yun qiao" w:date="2026-04-16T15:01:00Z">
                      <w:rPr>
                        <w:rFonts w:ascii="Cambria Math" w:eastAsia="宋体" w:hAnsi="Cambria Math" w:cs="Times New Roman"/>
                        <w:sz w:val="28"/>
                        <w14:ligatures w14:val="none"/>
                      </w:rPr>
                      <m:t>3</m:t>
                    </w:ins>
                  </m:r>
                </m:sub>
              </m:sSub>
            </m:e>
          </m:d>
          <m:r>
            <w:ins w:id="1734" w:author="yun qiao" w:date="2026-04-16T15:01:00Z">
              <w:rPr>
                <w:rFonts w:ascii="Cambria Math" w:eastAsia="宋体" w:hAnsi="Cambria Math" w:cs="Times New Roman"/>
                <w:sz w:val="28"/>
                <w14:ligatures w14:val="none"/>
              </w:rPr>
              <m:t>∈</m:t>
            </w:ins>
          </m:r>
          <m:sSub>
            <m:sSubPr>
              <m:ctrlPr>
                <w:ins w:id="1735" w:author="yun qiao" w:date="2026-04-16T15:01:00Z">
                  <w:rPr>
                    <w:rFonts w:ascii="Cambria Math" w:eastAsia="宋体" w:hAnsi="Cambria Math" w:cs="Times New Roman"/>
                    <w:i/>
                    <w:sz w:val="28"/>
                    <w14:ligatures w14:val="none"/>
                  </w:rPr>
                </w:ins>
              </m:ctrlPr>
            </m:sSubPr>
            <m:e>
              <m:r>
                <w:ins w:id="1736" w:author="yun qiao" w:date="2026-04-16T15:01:00Z">
                  <m:rPr>
                    <m:scr m:val="script"/>
                  </m:rPr>
                  <w:rPr>
                    <w:rFonts w:ascii="Cambria Math" w:eastAsia="宋体" w:hAnsi="Cambria Math" w:cs="Times New Roman"/>
                    <w:sz w:val="28"/>
                    <w14:ligatures w14:val="none"/>
                  </w:rPr>
                  <m:t>R</m:t>
                </w:ins>
              </m:r>
            </m:e>
            <m:sub>
              <m:r>
                <w:ins w:id="1737" w:author="yun qiao" w:date="2026-04-16T15:01:00Z">
                  <m:rPr>
                    <m:scr m:val="script"/>
                  </m:rPr>
                  <w:rPr>
                    <w:rFonts w:ascii="Cambria Math" w:eastAsia="宋体" w:hAnsi="Cambria Math" w:cs="Times New Roman"/>
                    <w:sz w:val="28"/>
                    <w14:ligatures w14:val="none"/>
                  </w:rPr>
                  <m:t>m</m:t>
                </w:ins>
              </m:r>
            </m:sub>
          </m:sSub>
          <m:r>
            <w:ins w:id="1738" w:author="yun qiao" w:date="2026-04-16T15:01:00Z">
              <m:rPr>
                <m:lit/>
              </m:rPr>
              <w:rPr>
                <w:rFonts w:ascii="Cambria Math" w:eastAsia="宋体" w:hAnsi="Cambria Math" w:cs="Times New Roman"/>
                <w:sz w:val="28"/>
                <w14:ligatures w14:val="none"/>
              </w:rPr>
              <m:t>}</m:t>
            </w:ins>
          </m:r>
        </m:oMath>
      </m:oMathPara>
    </w:p>
    <w:p w14:paraId="24DB78E6" w14:textId="22890954" w:rsidR="00B95363" w:rsidDel="00A67E34" w:rsidRDefault="00A67E34" w:rsidP="00A67E34">
      <w:pPr>
        <w:spacing w:after="120" w:line="480" w:lineRule="exact"/>
        <w:ind w:firstLineChars="200" w:firstLine="560"/>
        <w:jc w:val="both"/>
        <w:rPr>
          <w:del w:id="1739" w:author="yun qiao" w:date="2026-04-16T15:00:00Z"/>
          <w:rFonts w:ascii="Times New Roman" w:eastAsia="宋体" w:hAnsi="Times New Roman" w:cs="Times New Roman"/>
          <w:sz w:val="28"/>
          <w14:ligatures w14:val="none"/>
        </w:rPr>
      </w:pPr>
      <w:ins w:id="1740" w:author="yun qiao" w:date="2026-04-16T15:01:00Z">
        <w:r w:rsidRPr="00063F66">
          <w:rPr>
            <w:rFonts w:ascii="Times New Roman" w:eastAsia="宋体" w:hAnsi="Times New Roman" w:cs="Times New Roman" w:hint="eastAsia"/>
            <w:sz w:val="28"/>
            <w14:ligatures w14:val="none"/>
          </w:rPr>
          <w:t>从而实现生成推理过程与具体平台执行的解耦。所述映射关系在知识图谱中以语义映射边进行存储，并通过图查询机制支持高效检索</w:t>
        </w:r>
      </w:ins>
      <w:ins w:id="1741" w:author="yun qiao" w:date="2026-04-16T15:02:00Z">
        <w:r>
          <w:rPr>
            <w:rFonts w:ascii="Times New Roman" w:eastAsia="宋体" w:hAnsi="Times New Roman" w:cs="Times New Roman" w:hint="eastAsia"/>
            <w:sz w:val="28"/>
            <w14:ligatures w14:val="none"/>
          </w:rPr>
          <w:t>。</w:t>
        </w:r>
      </w:ins>
      <w:del w:id="1742" w:author="yun qiao" w:date="2026-04-16T14:59:00Z">
        <w:r w:rsidDel="00A67E34">
          <w:rPr>
            <w:rFonts w:ascii="Times New Roman" w:eastAsia="宋体" w:hAnsi="Times New Roman" w:cs="Times New Roman" w:hint="eastAsia"/>
            <w:sz w:val="28"/>
            <w14:ligatures w14:val="none"/>
          </w:rPr>
          <w:delText>为实现用户任务语义与具体地理处理算子之间的统一表达与跨平台对齐，构建以操作原语（</w:delText>
        </w:r>
        <w:r w:rsidDel="00A67E34">
          <w:rPr>
            <w:rFonts w:ascii="Times New Roman" w:eastAsia="宋体" w:hAnsi="Times New Roman" w:cs="Times New Roman"/>
            <w:sz w:val="28"/>
            <w14:ligatures w14:val="none"/>
          </w:rPr>
          <w:delText>Primitive</w:delText>
        </w:r>
        <w:r w:rsidDel="00A67E34">
          <w:rPr>
            <w:rFonts w:ascii="Times New Roman" w:eastAsia="宋体" w:hAnsi="Times New Roman" w:cs="Times New Roman" w:hint="eastAsia"/>
            <w:sz w:val="28"/>
            <w14:ligatures w14:val="none"/>
          </w:rPr>
          <w:delText>）与平台算子（</w:delText>
        </w:r>
        <w:r w:rsidDel="00A67E34">
          <w:rPr>
            <w:rFonts w:ascii="Times New Roman" w:eastAsia="宋体" w:hAnsi="Times New Roman" w:cs="Times New Roman"/>
            <w:sz w:val="28"/>
            <w14:ligatures w14:val="none"/>
          </w:rPr>
          <w:delText>Operator</w:delText>
        </w:r>
        <w:r w:rsidDel="00A67E34">
          <w:rPr>
            <w:rFonts w:ascii="Times New Roman" w:eastAsia="宋体" w:hAnsi="Times New Roman" w:cs="Times New Roman" w:hint="eastAsia"/>
            <w:sz w:val="28"/>
            <w14:ligatures w14:val="none"/>
          </w:rPr>
          <w:delText>）为核心的图结构模式（</w:delText>
        </w:r>
        <w:r w:rsidDel="00A67E34">
          <w:rPr>
            <w:rFonts w:ascii="Times New Roman" w:eastAsia="宋体" w:hAnsi="Times New Roman" w:cs="Times New Roman"/>
            <w:sz w:val="28"/>
            <w14:ligatures w14:val="none"/>
          </w:rPr>
          <w:delText>Graph Schema</w:delText>
        </w:r>
        <w:r w:rsidDel="00A67E34">
          <w:rPr>
            <w:rFonts w:ascii="Times New Roman" w:eastAsia="宋体" w:hAnsi="Times New Roman" w:cs="Times New Roman" w:hint="eastAsia"/>
            <w:sz w:val="28"/>
            <w14:ligatures w14:val="none"/>
          </w:rPr>
          <w:delText>），用于刻画地理处理操作的多层语义关联关系。所述操作原语作为抽象语义层，用于统一表示不同平台中语义等价的地理处理操作，平台算子作为具体实现层，通过语义映射关系（</w:delText>
        </w:r>
        <w:r w:rsidDel="00A67E34">
          <w:rPr>
            <w:rFonts w:ascii="Times New Roman" w:eastAsia="宋体" w:hAnsi="Times New Roman" w:cs="Times New Roman"/>
            <w:sz w:val="28"/>
            <w14:ligatures w14:val="none"/>
          </w:rPr>
          <w:delText>maps_to_l3</w:delText>
        </w:r>
        <w:r w:rsidDel="00A67E34">
          <w:rPr>
            <w:rFonts w:ascii="Times New Roman" w:eastAsia="宋体" w:hAnsi="Times New Roman" w:cs="Times New Roman" w:hint="eastAsia"/>
            <w:sz w:val="28"/>
            <w14:ligatures w14:val="none"/>
          </w:rPr>
          <w:delText>）与操作原语建立关联，从而实现不同来源算子在统一语义空间中的对齐与表示。在该结构中，算子（</w:delText>
        </w:r>
        <w:r w:rsidDel="00A67E34">
          <w:rPr>
            <w:rFonts w:ascii="Times New Roman" w:eastAsia="宋体" w:hAnsi="Times New Roman" w:cs="Times New Roman"/>
            <w:sz w:val="28"/>
            <w14:ligatures w14:val="none"/>
          </w:rPr>
          <w:delText>Operator</w:delText>
        </w:r>
        <w:r w:rsidDel="00A67E34">
          <w:rPr>
            <w:rFonts w:ascii="Times New Roman" w:eastAsia="宋体" w:hAnsi="Times New Roman" w:cs="Times New Roman" w:hint="eastAsia"/>
            <w:sz w:val="28"/>
            <w14:ligatures w14:val="none"/>
          </w:rPr>
          <w:delText>）的输入输出信息通过参数节点（</w:delText>
        </w:r>
        <w:r w:rsidDel="00A67E34">
          <w:rPr>
            <w:rFonts w:ascii="Times New Roman" w:eastAsia="宋体" w:hAnsi="Times New Roman" w:cs="Times New Roman"/>
            <w:sz w:val="28"/>
            <w14:ligatures w14:val="none"/>
          </w:rPr>
          <w:delText>Input/Output</w:delText>
        </w:r>
        <w:r w:rsidDel="00A67E34">
          <w:rPr>
            <w:rFonts w:ascii="Times New Roman" w:eastAsia="宋体" w:hAnsi="Times New Roman" w:cs="Times New Roman" w:hint="eastAsia"/>
            <w:sz w:val="28"/>
            <w14:ligatures w14:val="none"/>
          </w:rPr>
          <w:delText>）进行建模，并进一步关联至数据类型节点（</w:delText>
        </w:r>
        <w:r w:rsidDel="00A67E34">
          <w:rPr>
            <w:rFonts w:ascii="Times New Roman" w:eastAsia="宋体" w:hAnsi="Times New Roman" w:cs="Times New Roman"/>
            <w:sz w:val="28"/>
            <w14:ligatures w14:val="none"/>
          </w:rPr>
          <w:delText>DataType</w:delText>
        </w:r>
        <w:r w:rsidDel="00A67E34">
          <w:rPr>
            <w:rFonts w:ascii="Times New Roman" w:eastAsia="宋体" w:hAnsi="Times New Roman" w:cs="Times New Roman" w:hint="eastAsia"/>
            <w:sz w:val="28"/>
            <w14:ligatures w14:val="none"/>
          </w:rPr>
          <w:delText>），形成完整的数据流描述路径；数据类型之间建立兼容关系（</w:delText>
        </w:r>
        <w:r w:rsidDel="00A67E34">
          <w:rPr>
            <w:rFonts w:ascii="Times New Roman" w:eastAsia="宋体" w:hAnsi="Times New Roman" w:cs="Times New Roman"/>
            <w:sz w:val="28"/>
            <w14:ligatures w14:val="none"/>
          </w:rPr>
          <w:delText>compatible_with</w:delText>
        </w:r>
        <w:r w:rsidDel="00A67E34">
          <w:rPr>
            <w:rFonts w:ascii="Times New Roman" w:eastAsia="宋体" w:hAnsi="Times New Roman" w:cs="Times New Roman" w:hint="eastAsia"/>
            <w:sz w:val="28"/>
            <w14:ligatures w14:val="none"/>
          </w:rPr>
          <w:delText>），用于表达不同类型之间的可匹配性，从而支持算子组合过程中的输入输出一致性判断与结构约束分析。该图结构模式在语义抽象层与具体执行层之间建立统一关联，为后续算子映射与组合提供结构化支撑。</w:delText>
        </w:r>
      </w:del>
    </w:p>
    <w:p w14:paraId="12B9E221" w14:textId="00A86F22" w:rsidR="00B95363" w:rsidDel="003B2C70" w:rsidRDefault="00000000" w:rsidP="003B2C70">
      <w:pPr>
        <w:spacing w:after="120" w:line="480" w:lineRule="exact"/>
        <w:ind w:firstLineChars="200" w:firstLine="560"/>
        <w:jc w:val="both"/>
        <w:rPr>
          <w:del w:id="1743" w:author="yun qiao" w:date="2026-04-16T15:00:00Z"/>
          <w:rFonts w:ascii="Times New Roman" w:eastAsia="宋体" w:hAnsi="Times New Roman" w:cs="Times New Roman"/>
          <w:sz w:val="28"/>
          <w14:ligatures w14:val="none"/>
        </w:rPr>
      </w:pPr>
      <w:del w:id="1744" w:author="yun qiao" w:date="2026-04-16T15:00:00Z">
        <w:r w:rsidDel="00A67E34">
          <w:rPr>
            <w:rFonts w:ascii="Times New Roman" w:eastAsia="宋体" w:hAnsi="Times New Roman" w:cs="Times New Roman"/>
            <w:sz w:val="28"/>
            <w:szCs w:val="28"/>
            <w14:ligatures w14:val="none"/>
          </w:rPr>
          <w:delText>S13</w:delText>
        </w:r>
        <w:r w:rsidDel="00A67E34">
          <w:rPr>
            <w:rFonts w:ascii="Times New Roman" w:eastAsia="宋体" w:hAnsi="Times New Roman" w:cs="Times New Roman" w:hint="eastAsia"/>
            <w:sz w:val="28"/>
            <w:szCs w:val="28"/>
            <w14:ligatures w14:val="none"/>
          </w:rPr>
          <w:delText>、知识图谱抽取与查询。</w:delText>
        </w:r>
      </w:del>
    </w:p>
    <w:p w14:paraId="655A2A19" w14:textId="77777777" w:rsidR="003B2C70" w:rsidRDefault="003B2C70">
      <w:pPr>
        <w:spacing w:after="120" w:line="480" w:lineRule="exact"/>
        <w:ind w:firstLineChars="200" w:firstLine="560"/>
        <w:jc w:val="both"/>
        <w:rPr>
          <w:ins w:id="1745" w:author="yun qiao" w:date="2026-04-16T15:04:00Z"/>
          <w:rFonts w:ascii="Times New Roman" w:eastAsia="宋体" w:hAnsi="Times New Roman" w:cs="Times New Roman"/>
          <w:sz w:val="28"/>
          <w:szCs w:val="28"/>
          <w14:ligatures w14:val="none"/>
        </w:rPr>
        <w:pPrChange w:id="1746" w:author="yun qiao" w:date="2026-04-16T15:04:00Z">
          <w:pPr>
            <w:widowControl/>
            <w:spacing w:before="100" w:after="0" w:line="480" w:lineRule="exact"/>
            <w:ind w:firstLineChars="202" w:firstLine="566"/>
            <w:jc w:val="both"/>
          </w:pPr>
        </w:pPrChange>
      </w:pPr>
    </w:p>
    <w:p w14:paraId="0024C5E9" w14:textId="5F6BAD6B" w:rsidR="00B95363" w:rsidDel="00A67E34" w:rsidRDefault="00000000">
      <w:pPr>
        <w:spacing w:after="120" w:line="480" w:lineRule="exact"/>
        <w:ind w:firstLineChars="200" w:firstLine="560"/>
        <w:jc w:val="both"/>
        <w:rPr>
          <w:del w:id="1747" w:author="yun qiao" w:date="2026-04-16T15:00:00Z"/>
          <w:rFonts w:ascii="Times New Roman" w:eastAsia="宋体" w:hAnsi="Times New Roman" w:cs="Times New Roman"/>
          <w:sz w:val="28"/>
          <w14:ligatures w14:val="none"/>
        </w:rPr>
        <w:pPrChange w:id="1748" w:author="yun qiao" w:date="2026-04-16T15:04:00Z">
          <w:pPr>
            <w:spacing w:after="120" w:line="500" w:lineRule="exact"/>
            <w:ind w:firstLineChars="200" w:firstLine="560"/>
            <w:jc w:val="both"/>
          </w:pPr>
        </w:pPrChange>
      </w:pPr>
      <w:del w:id="1749" w:author="yun qiao" w:date="2026-04-16T15:00:00Z">
        <w:r w:rsidDel="00A67E34">
          <w:rPr>
            <w:rFonts w:ascii="Times New Roman" w:eastAsia="宋体" w:hAnsi="Times New Roman" w:cs="Times New Roman" w:hint="eastAsia"/>
            <w:sz w:val="28"/>
            <w14:ligatures w14:val="none"/>
          </w:rPr>
          <w:delText>请参阅图</w:delText>
        </w:r>
        <w:r w:rsidDel="00A67E34">
          <w:rPr>
            <w:rFonts w:ascii="Times New Roman" w:eastAsia="宋体" w:hAnsi="Times New Roman" w:cs="Times New Roman"/>
            <w:sz w:val="28"/>
            <w14:ligatures w14:val="none"/>
          </w:rPr>
          <w:delText>2</w:delText>
        </w:r>
        <w:r w:rsidDel="00A67E34">
          <w:rPr>
            <w:rFonts w:ascii="Times New Roman" w:eastAsia="宋体" w:hAnsi="Times New Roman" w:cs="Times New Roman" w:hint="eastAsia"/>
            <w:sz w:val="28"/>
            <w14:ligatures w14:val="none"/>
          </w:rPr>
          <w:delText>，为支持地理处理算子间复杂语义关系的统一表达与高效推理，所构建的知识图谱采用图数据库进行存储与管理，通过节点（</w:delText>
        </w:r>
        <w:r w:rsidDel="00A67E34">
          <w:rPr>
            <w:rFonts w:ascii="Times New Roman" w:eastAsia="宋体" w:hAnsi="Times New Roman" w:cs="Times New Roman"/>
            <w:sz w:val="28"/>
            <w14:ligatures w14:val="none"/>
          </w:rPr>
          <w:delText>Node</w:delText>
        </w:r>
        <w:r w:rsidDel="00A67E34">
          <w:rPr>
            <w:rFonts w:ascii="Times New Roman" w:eastAsia="宋体" w:hAnsi="Times New Roman" w:cs="Times New Roman" w:hint="eastAsia"/>
            <w:sz w:val="28"/>
            <w14:ligatures w14:val="none"/>
          </w:rPr>
          <w:delText>）、关系（</w:delText>
        </w:r>
        <w:r w:rsidDel="00A67E34">
          <w:rPr>
            <w:rFonts w:ascii="Times New Roman" w:eastAsia="宋体" w:hAnsi="Times New Roman" w:cs="Times New Roman"/>
            <w:sz w:val="28"/>
            <w14:ligatures w14:val="none"/>
          </w:rPr>
          <w:delText>Relationship</w:delText>
        </w:r>
        <w:r w:rsidDel="00A67E34">
          <w:rPr>
            <w:rFonts w:ascii="Times New Roman" w:eastAsia="宋体" w:hAnsi="Times New Roman" w:cs="Times New Roman" w:hint="eastAsia"/>
            <w:sz w:val="28"/>
            <w14:ligatures w14:val="none"/>
          </w:rPr>
          <w:delText>）及属性（</w:delText>
        </w:r>
        <w:r w:rsidDel="00A67E34">
          <w:rPr>
            <w:rFonts w:ascii="Times New Roman" w:eastAsia="宋体" w:hAnsi="Times New Roman" w:cs="Times New Roman"/>
            <w:sz w:val="28"/>
            <w14:ligatures w14:val="none"/>
          </w:rPr>
          <w:delText>Property</w:delText>
        </w:r>
        <w:r w:rsidDel="00A67E34">
          <w:rPr>
            <w:rFonts w:ascii="Times New Roman" w:eastAsia="宋体" w:hAnsi="Times New Roman" w:cs="Times New Roman" w:hint="eastAsia"/>
            <w:sz w:val="28"/>
            <w14:ligatures w14:val="none"/>
          </w:rPr>
          <w:delText>）对多源算子信息及其语义关联进行结构化建模，使算子间的依赖关系、数据流结构及语义关联能够被直接表示并支持高效访问。所述知识图谱基于</w:delText>
        </w:r>
        <w:r w:rsidDel="00A67E34">
          <w:rPr>
            <w:rFonts w:ascii="Times New Roman" w:eastAsia="宋体" w:hAnsi="Times New Roman" w:cs="Times New Roman"/>
            <w:sz w:val="28"/>
            <w14:ligatures w14:val="none"/>
          </w:rPr>
          <w:delText xml:space="preserve"> Neo4j </w:delText>
        </w:r>
        <w:r w:rsidDel="00A67E34">
          <w:rPr>
            <w:rFonts w:ascii="Times New Roman" w:eastAsia="宋体" w:hAnsi="Times New Roman" w:cs="Times New Roman" w:hint="eastAsia"/>
            <w:sz w:val="28"/>
            <w14:ligatures w14:val="none"/>
          </w:rPr>
          <w:delText>图数据库实现，对操作原语层次结构、平台算子及其映射关系，以及输入输出参数与数据类型之间的关联关系进行统一组织，并在数据类型之间建立兼容关系，以支撑算子组合过程中的结构约束分析。在后续处理过程中，通过图查询语言执行多跳路径检索，使操作原语与具体算子之间的映射关系、算子输入输出特征及语义相近算子的发现能够通过统一查询机制获取，从而为候选算子检索、输入输出兼容性判断及算子链优化提供支持。</w:delText>
        </w:r>
      </w:del>
    </w:p>
    <w:p w14:paraId="1DC93EC8" w14:textId="7B89E5AF" w:rsidR="00B95363" w:rsidDel="00A67E34" w:rsidRDefault="00000000">
      <w:pPr>
        <w:spacing w:after="120" w:line="480" w:lineRule="exact"/>
        <w:ind w:firstLineChars="200" w:firstLine="560"/>
        <w:jc w:val="both"/>
        <w:rPr>
          <w:del w:id="1750" w:author="yun qiao" w:date="2026-04-16T15:00:00Z"/>
          <w:rFonts w:ascii="Times New Roman" w:eastAsia="宋体" w:hAnsi="Times New Roman" w:cs="Times New Roman"/>
          <w:sz w:val="28"/>
          <w14:ligatures w14:val="none"/>
        </w:rPr>
        <w:pPrChange w:id="1751" w:author="yun qiao" w:date="2026-04-16T15:04:00Z">
          <w:pPr>
            <w:spacing w:after="120" w:line="500" w:lineRule="exact"/>
            <w:ind w:firstLineChars="200" w:firstLine="560"/>
            <w:jc w:val="both"/>
          </w:pPr>
        </w:pPrChange>
      </w:pPr>
      <w:del w:id="1752" w:author="yun qiao" w:date="2026-04-16T15:00:00Z">
        <w:r w:rsidDel="00A67E34">
          <w:rPr>
            <w:rFonts w:ascii="Times New Roman" w:eastAsia="宋体" w:hAnsi="Times New Roman" w:cs="Times New Roman"/>
            <w:sz w:val="28"/>
            <w14:ligatures w14:val="none"/>
          </w:rPr>
          <w:delText>S2</w:delText>
        </w:r>
        <w:r w:rsidDel="00A67E34">
          <w:rPr>
            <w:rFonts w:ascii="Times New Roman" w:eastAsia="宋体" w:hAnsi="Times New Roman" w:cs="Times New Roman" w:hint="eastAsia"/>
            <w:sz w:val="28"/>
            <w14:ligatures w14:val="none"/>
          </w:rPr>
          <w:delText>、</w:delText>
        </w:r>
        <w:r w:rsidDel="00A67E34">
          <w:rPr>
            <w:rFonts w:ascii="Times New Roman" w:eastAsia="宋体" w:hAnsi="Times New Roman" w:cs="Times New Roman" w:hint="eastAsia"/>
            <w:sz w:val="28"/>
            <w:szCs w:val="28"/>
            <w14:ligatures w14:val="none"/>
          </w:rPr>
          <w:delText>通过建立操作原语的层次化分类体系，将地理处理操作划分为操作大类、操作子类及操作原语多个抽象层级，并建立知识图谱中具体算子与操作原语之间的映射关系，以形成跨平台统一的操作语义空间；所述操作语义空间作为序列生成模型的目标输出空间，用于实现生成推理与具体执行的解耦</w:delText>
        </w:r>
      </w:del>
      <w:del w:id="1753" w:author="yun qiao" w:date="2026-04-09T12:16:00Z">
        <w:r>
          <w:rPr>
            <w:rFonts w:ascii="Times New Roman" w:eastAsia="宋体" w:hAnsi="Times New Roman" w:cs="Times New Roman" w:hint="eastAsia"/>
            <w:sz w:val="28"/>
            <w:szCs w:val="28"/>
            <w14:ligatures w14:val="none"/>
          </w:rPr>
          <w:delText>通过建立操作原语的层次化分类体系，将地理处理操作划分为操作大类、操作子类及操作原语多个抽象层级，并建立所述知识图谱中具体算子与操作原语之间的映射关系，以形成跨平台统一的操作语义空间；所述操作语义空间作为序列生成模型的目标输出空间，用于约束生成过程中的操作选择范围，并参与后续算子映射与约束推理过程，实现生成推理与具体执行的解耦</w:delText>
        </w:r>
      </w:del>
      <w:del w:id="1754" w:author="yun qiao" w:date="2026-04-16T15:00:00Z">
        <w:r w:rsidDel="00A67E34">
          <w:rPr>
            <w:rFonts w:ascii="Times New Roman" w:eastAsia="宋体" w:hAnsi="Times New Roman" w:cs="Times New Roman" w:hint="eastAsia"/>
            <w:sz w:val="28"/>
            <w14:ligatures w14:val="none"/>
          </w:rPr>
          <w:delText>。</w:delText>
        </w:r>
      </w:del>
    </w:p>
    <w:p w14:paraId="4C7A4EE8" w14:textId="27F9BE3D" w:rsidR="00B95363" w:rsidDel="00A67E34" w:rsidRDefault="00000000">
      <w:pPr>
        <w:spacing w:after="120" w:line="480" w:lineRule="exact"/>
        <w:ind w:firstLineChars="200" w:firstLine="560"/>
        <w:jc w:val="both"/>
        <w:rPr>
          <w:del w:id="1755" w:author="yun qiao" w:date="2026-04-16T15:00:00Z"/>
          <w:rFonts w:ascii="Times New Roman" w:eastAsia="宋体" w:hAnsi="Times New Roman" w:cs="Times New Roman"/>
          <w:sz w:val="28"/>
          <w14:ligatures w14:val="none"/>
        </w:rPr>
        <w:pPrChange w:id="1756" w:author="yun qiao" w:date="2026-04-16T15:04:00Z">
          <w:pPr>
            <w:spacing w:after="120" w:line="500" w:lineRule="exact"/>
            <w:ind w:firstLineChars="200" w:firstLine="560"/>
            <w:jc w:val="both"/>
          </w:pPr>
        </w:pPrChange>
      </w:pPr>
      <w:del w:id="1757" w:author="yun qiao" w:date="2026-04-16T15:00:00Z">
        <w:r w:rsidDel="00A67E34">
          <w:rPr>
            <w:rFonts w:ascii="Times New Roman" w:eastAsia="宋体" w:hAnsi="Times New Roman" w:cs="Times New Roman" w:hint="eastAsia"/>
            <w:sz w:val="28"/>
            <w14:ligatures w14:val="none"/>
          </w:rPr>
          <w:delText>为实现地理处理模型生成过程中的跨平台统一表示与结构解耦，在具体算子与用户任务语义之间引入层次化操作原语表示体系，通过构建平台无关的抽象操作空间，使序列生成过程不再直接依赖具体地理处理软件中的算子定义，从而降低模型学习复杂度并提升跨平台泛化能力。所述操作原语体系采用分层结构对地理处理操作进行组织，包括操作大类（</w:delText>
        </w:r>
        <w:r w:rsidDel="00A67E34">
          <w:rPr>
            <w:rFonts w:ascii="Times New Roman" w:eastAsia="宋体" w:hAnsi="Times New Roman" w:cs="Times New Roman"/>
            <w:sz w:val="28"/>
            <w14:ligatures w14:val="none"/>
          </w:rPr>
          <w:delText>L1_Category</w:delText>
        </w:r>
        <w:r w:rsidDel="00A67E34">
          <w:rPr>
            <w:rFonts w:ascii="Times New Roman" w:eastAsia="宋体" w:hAnsi="Times New Roman" w:cs="Times New Roman" w:hint="eastAsia"/>
            <w:sz w:val="28"/>
            <w14:ligatures w14:val="none"/>
          </w:rPr>
          <w:delText>）、操作子类（</w:delText>
        </w:r>
        <w:r w:rsidDel="00A67E34">
          <w:rPr>
            <w:rFonts w:ascii="Times New Roman" w:eastAsia="宋体" w:hAnsi="Times New Roman" w:cs="Times New Roman"/>
            <w:sz w:val="28"/>
            <w14:ligatures w14:val="none"/>
          </w:rPr>
          <w:delText>L2_Category</w:delText>
        </w:r>
        <w:r w:rsidDel="00A67E34">
          <w:rPr>
            <w:rFonts w:ascii="Times New Roman" w:eastAsia="宋体" w:hAnsi="Times New Roman" w:cs="Times New Roman" w:hint="eastAsia"/>
            <w:sz w:val="28"/>
            <w14:ligatures w14:val="none"/>
          </w:rPr>
          <w:delText>）及操作原语（</w:delText>
        </w:r>
        <w:r w:rsidDel="00A67E34">
          <w:rPr>
            <w:rFonts w:ascii="Times New Roman" w:eastAsia="宋体" w:hAnsi="Times New Roman" w:cs="Times New Roman"/>
            <w:sz w:val="28"/>
            <w14:ligatures w14:val="none"/>
          </w:rPr>
          <w:delText>L3_Primitive</w:delText>
        </w:r>
        <w:r w:rsidDel="00A67E34">
          <w:rPr>
            <w:rFonts w:ascii="Times New Roman" w:eastAsia="宋体" w:hAnsi="Times New Roman" w:cs="Times New Roman" w:hint="eastAsia"/>
            <w:sz w:val="28"/>
            <w14:ligatures w14:val="none"/>
          </w:rPr>
          <w:delText>），其中操作大类用于表示地理处理的功能领域，操作子类用于刻画同一领域下的具体操作类型，操作原语作为最细粒度的标准化原子操作单元，用于统一表达不同平台中语义等价的地理处理操作；不同来源的地理处理算子通过语义映射关系与操作原语建立关联，使来自不同平台的算子能够在统一语义空间中进行对齐，从而实现生成推理与具体执行过程的解耦。</w:delText>
        </w:r>
      </w:del>
    </w:p>
    <w:p w14:paraId="0B31F0C1" w14:textId="3B738F1F" w:rsidR="00B95363" w:rsidDel="00A67E34" w:rsidRDefault="00000000">
      <w:pPr>
        <w:spacing w:after="120" w:line="480" w:lineRule="exact"/>
        <w:ind w:firstLineChars="200" w:firstLine="560"/>
        <w:jc w:val="both"/>
        <w:rPr>
          <w:del w:id="1758" w:author="yun qiao" w:date="2026-04-16T15:00:00Z"/>
          <w:rFonts w:ascii="Times New Roman" w:eastAsia="宋体" w:hAnsi="Times New Roman" w:cs="Times New Roman"/>
          <w:strike/>
          <w:sz w:val="28"/>
          <w14:ligatures w14:val="none"/>
        </w:rPr>
        <w:pPrChange w:id="1759" w:author="yun qiao" w:date="2026-04-16T15:04:00Z">
          <w:pPr>
            <w:spacing w:after="120" w:line="500" w:lineRule="exact"/>
            <w:ind w:firstLineChars="200" w:firstLine="560"/>
            <w:jc w:val="both"/>
          </w:pPr>
        </w:pPrChange>
      </w:pPr>
      <w:commentRangeStart w:id="1760"/>
      <w:del w:id="1761" w:author="yun qiao" w:date="2026-04-16T15:00:00Z">
        <w:r w:rsidDel="00A67E34">
          <w:rPr>
            <w:rFonts w:ascii="Times New Roman" w:eastAsia="宋体" w:hAnsi="Times New Roman" w:cs="Times New Roman" w:hint="eastAsia"/>
            <w:strike/>
            <w:sz w:val="28"/>
            <w14:ligatures w14:val="none"/>
          </w:rPr>
          <w:delText>基于上述操作原语体系，通过对多源地理处理流程进行解析，构建用于序列生成模型训练的监督样本，其中将已有地理分析流程中的算子调用序列映射为对应的操作原语序列，并与任务描述信息进行关联，形成“任务语义</w:delText>
        </w:r>
        <w:r w:rsidDel="00A67E34">
          <w:rPr>
            <w:rFonts w:ascii="Times New Roman" w:eastAsia="宋体" w:hAnsi="Times New Roman" w:cs="Times New Roman"/>
            <w:strike/>
            <w:sz w:val="28"/>
            <w14:ligatures w14:val="none"/>
          </w:rPr>
          <w:delText>—</w:delText>
        </w:r>
        <w:r w:rsidDel="00A67E34">
          <w:rPr>
            <w:rFonts w:ascii="Times New Roman" w:eastAsia="宋体" w:hAnsi="Times New Roman" w:cs="Times New Roman" w:hint="eastAsia"/>
            <w:strike/>
            <w:sz w:val="28"/>
            <w14:ligatures w14:val="none"/>
          </w:rPr>
          <w:delText>操作原语序列”的训练数据对，以支持后续模型对地理处理操作序列的自动生成能力</w:delText>
        </w:r>
        <w:commentRangeEnd w:id="1760"/>
        <w:r w:rsidDel="00A67E34">
          <w:rPr>
            <w:strike/>
          </w:rPr>
          <w:commentReference w:id="1760"/>
        </w:r>
        <w:r w:rsidDel="00A67E34">
          <w:rPr>
            <w:rFonts w:ascii="Times New Roman" w:eastAsia="宋体" w:hAnsi="Times New Roman" w:cs="Times New Roman" w:hint="eastAsia"/>
            <w:strike/>
            <w:sz w:val="28"/>
            <w14:ligatures w14:val="none"/>
          </w:rPr>
          <w:delText>。</w:delText>
        </w:r>
      </w:del>
    </w:p>
    <w:p w14:paraId="3E91DE70" w14:textId="21F4C05A" w:rsidR="00B95363" w:rsidDel="00A67E34" w:rsidRDefault="00000000" w:rsidP="003B2C70">
      <w:pPr>
        <w:spacing w:after="120" w:line="480" w:lineRule="exact"/>
        <w:ind w:firstLineChars="200" w:firstLine="560"/>
        <w:jc w:val="both"/>
        <w:rPr>
          <w:del w:id="1762" w:author="yun qiao" w:date="2026-04-16T15:00:00Z"/>
          <w:rFonts w:ascii="Times New Roman" w:eastAsia="宋体" w:hAnsi="Times New Roman" w:cs="Times New Roman"/>
          <w:sz w:val="28"/>
          <w14:ligatures w14:val="none"/>
        </w:rPr>
      </w:pPr>
      <w:del w:id="1763" w:author="yun qiao" w:date="2026-04-09T13:37:00Z">
        <w:r>
          <w:rPr>
            <w:rFonts w:ascii="Times New Roman" w:eastAsia="宋体" w:hAnsi="Times New Roman" w:cs="Times New Roman"/>
            <w:sz w:val="28"/>
            <w14:ligatures w14:val="none"/>
          </w:rPr>
          <w:delText>所述操作大类的划分参照地理信息处理领域的通用功能分类框架，结合开放地理空间联盟（</w:delText>
        </w:r>
        <w:r>
          <w:rPr>
            <w:rFonts w:ascii="Times New Roman" w:eastAsia="宋体" w:hAnsi="Times New Roman" w:cs="Times New Roman"/>
            <w:sz w:val="28"/>
            <w14:ligatures w14:val="none"/>
          </w:rPr>
          <w:delText>OGC</w:delText>
        </w:r>
        <w:r>
          <w:rPr>
            <w:rFonts w:ascii="Times New Roman" w:eastAsia="宋体" w:hAnsi="Times New Roman" w:cs="Times New Roman"/>
            <w:sz w:val="28"/>
            <w14:ligatures w14:val="none"/>
          </w:rPr>
          <w:delText>）地理处理服务规范及主流</w:delText>
        </w:r>
        <w:r>
          <w:rPr>
            <w:rFonts w:ascii="Times New Roman" w:eastAsia="宋体" w:hAnsi="Times New Roman" w:cs="Times New Roman"/>
            <w:sz w:val="28"/>
            <w14:ligatures w14:val="none"/>
          </w:rPr>
          <w:delText>GIS</w:delText>
        </w:r>
        <w:r>
          <w:rPr>
            <w:rFonts w:ascii="Times New Roman" w:eastAsia="宋体" w:hAnsi="Times New Roman" w:cs="Times New Roman"/>
            <w:sz w:val="28"/>
            <w14:ligatures w14:val="none"/>
          </w:rPr>
          <w:delText>平台的功能组织体系</w:delText>
        </w:r>
      </w:del>
      <w:del w:id="1764" w:author="yun qiao" w:date="2026-04-16T15:00:00Z">
        <w:r w:rsidDel="00A67E34">
          <w:rPr>
            <w:rFonts w:ascii="Times New Roman" w:eastAsia="宋体" w:hAnsi="Times New Roman" w:cs="Times New Roman"/>
            <w:sz w:val="28"/>
            <w14:ligatures w14:val="none"/>
          </w:rPr>
          <w:delText>按照地理处理操作的功能域进行顶层划分。所述操作大类包括但不限于：数据管理、数据转换、矢量分析、栅格分析、空间统计、地形分析、网络分析、遥感处理、制图与可视化、坐标与投影变换等。每个操作大类对应一个独立的地理处理功能领域，用于在最粗粒度上对地理处理操作进行语义归类，为后续细粒度划分</w:delText>
        </w:r>
      </w:del>
      <w:del w:id="1765" w:author="yun qiao" w:date="2026-04-09T13:38:00Z">
        <w:r>
          <w:rPr>
            <w:rFonts w:ascii="Times New Roman" w:eastAsia="宋体" w:hAnsi="Times New Roman" w:cs="Times New Roman" w:hint="eastAsia"/>
            <w:sz w:val="28"/>
            <w14:ligatures w14:val="none"/>
          </w:rPr>
          <w:delText>提供顶层约束</w:delText>
        </w:r>
      </w:del>
      <w:del w:id="1766" w:author="yun qiao" w:date="2026-04-16T15:00:00Z">
        <w:r w:rsidDel="00A67E34">
          <w:rPr>
            <w:rFonts w:ascii="Times New Roman" w:eastAsia="宋体" w:hAnsi="Times New Roman" w:cs="Times New Roman"/>
            <w:sz w:val="28"/>
            <w14:ligatures w14:val="none"/>
          </w:rPr>
          <w:delText>。</w:delText>
        </w:r>
      </w:del>
    </w:p>
    <w:p w14:paraId="3E106285" w14:textId="7256B182" w:rsidR="00B95363" w:rsidDel="00A67E34" w:rsidRDefault="00000000" w:rsidP="003B2C70">
      <w:pPr>
        <w:spacing w:after="120" w:line="480" w:lineRule="exact"/>
        <w:ind w:firstLineChars="200" w:firstLine="560"/>
        <w:jc w:val="both"/>
        <w:rPr>
          <w:del w:id="1767" w:author="yun qiao" w:date="2026-04-16T15:00:00Z"/>
          <w:rFonts w:ascii="Times New Roman" w:eastAsia="宋体" w:hAnsi="Times New Roman" w:cs="Times New Roman"/>
          <w:sz w:val="28"/>
          <w14:ligatures w14:val="none"/>
        </w:rPr>
      </w:pPr>
      <w:del w:id="1768" w:author="yun qiao" w:date="2026-04-16T15:00:00Z">
        <w:r w:rsidDel="00A67E34">
          <w:rPr>
            <w:rFonts w:ascii="Times New Roman" w:eastAsia="宋体" w:hAnsi="Times New Roman" w:cs="Times New Roman"/>
            <w:sz w:val="28"/>
            <w14:ligatures w14:val="none"/>
          </w:rPr>
          <w:delText>在每个操作大类内部，进一步按照操作的具体功能目标与算法特征，将其细分为若干操作子类。所述操作子类用于表示同一功能领域下具有相近处理目标但实现方式或适用场景存在差异的操作簇。例如，在矢量分析大类下，可划分为缓冲区分析、叠加分析、邻近分析、几何运算等操作子类；在栅格分析大类下，可划分为栅格代数运算、重分类、插值分析、焦点统计等操作子类。所述操作子类的划分粒度介于功能域与原子操作之间，在层次化体系中起到语义聚类与检索空间压缩的桥梁作用，使后续的序列生成与算子映射过程能够在适当的语义粒度上进行。</w:delText>
        </w:r>
      </w:del>
    </w:p>
    <w:p w14:paraId="0C70D5D7" w14:textId="31B9957C" w:rsidR="00B95363" w:rsidDel="00A67E34" w:rsidRDefault="00000000" w:rsidP="003B2C70">
      <w:pPr>
        <w:spacing w:after="120" w:line="480" w:lineRule="exact"/>
        <w:ind w:firstLineChars="200" w:firstLine="560"/>
        <w:jc w:val="both"/>
        <w:rPr>
          <w:del w:id="1769" w:author="yun qiao" w:date="2026-04-16T15:00:00Z"/>
          <w:rFonts w:ascii="Times New Roman" w:eastAsia="宋体" w:hAnsi="Times New Roman" w:cs="Times New Roman"/>
          <w:sz w:val="28"/>
          <w14:ligatures w14:val="none"/>
        </w:rPr>
      </w:pPr>
      <w:del w:id="1770" w:author="yun qiao" w:date="2026-04-16T15:00:00Z">
        <w:r w:rsidDel="00A67E34">
          <w:rPr>
            <w:rFonts w:ascii="Times New Roman" w:eastAsia="宋体" w:hAnsi="Times New Roman" w:cs="Times New Roman" w:hint="eastAsia"/>
            <w:sz w:val="28"/>
            <w14:ligatures w14:val="none"/>
          </w:rPr>
          <w:delText>所述操作原语为层次化体系中最细粒度的操作表示单元，每个操作原语对应一种语义明确且不可再分的地理处理原子操作。操作原语的定义遵循功能单一性原则，即每个操作原语仅描述一种特定的地理处理功能行为。不同平台中功能语义等价的具体算子可映射至同一操作原语。例如，不同</w:delText>
        </w:r>
        <w:r w:rsidDel="00A67E34">
          <w:rPr>
            <w:rFonts w:ascii="Times New Roman" w:eastAsia="宋体" w:hAnsi="Times New Roman" w:cs="Times New Roman" w:hint="eastAsia"/>
            <w:sz w:val="28"/>
            <w14:ligatures w14:val="none"/>
          </w:rPr>
          <w:delText>GIS</w:delText>
        </w:r>
        <w:r w:rsidDel="00A67E34">
          <w:rPr>
            <w:rFonts w:ascii="Times New Roman" w:eastAsia="宋体" w:hAnsi="Times New Roman" w:cs="Times New Roman" w:hint="eastAsia"/>
            <w:sz w:val="28"/>
            <w14:ligatures w14:val="none"/>
          </w:rPr>
          <w:delText>平台中实现</w:delText>
        </w:r>
        <w:r w:rsidDel="00A67E34">
          <w:rPr>
            <w:rFonts w:ascii="Times New Roman" w:eastAsia="宋体" w:hAnsi="Times New Roman" w:cs="Times New Roman" w:hint="eastAsia"/>
            <w:sz w:val="28"/>
            <w14:ligatures w14:val="none"/>
          </w:rPr>
          <w:delText>"</w:delText>
        </w:r>
        <w:r w:rsidDel="00A67E34">
          <w:rPr>
            <w:rFonts w:ascii="Times New Roman" w:eastAsia="宋体" w:hAnsi="Times New Roman" w:cs="Times New Roman" w:hint="eastAsia"/>
            <w:sz w:val="28"/>
            <w14:ligatures w14:val="none"/>
          </w:rPr>
          <w:delText>对矢量要素按指定距离生成缓冲区</w:delText>
        </w:r>
        <w:r w:rsidDel="00A67E34">
          <w:rPr>
            <w:rFonts w:ascii="Times New Roman" w:eastAsia="宋体" w:hAnsi="Times New Roman" w:cs="Times New Roman" w:hint="eastAsia"/>
            <w:sz w:val="28"/>
            <w14:ligatures w14:val="none"/>
          </w:rPr>
          <w:delText>"</w:delText>
        </w:r>
        <w:r w:rsidDel="00A67E34">
          <w:rPr>
            <w:rFonts w:ascii="Times New Roman" w:eastAsia="宋体" w:hAnsi="Times New Roman" w:cs="Times New Roman" w:hint="eastAsia"/>
            <w:sz w:val="28"/>
            <w14:ligatures w14:val="none"/>
          </w:rPr>
          <w:delText>功能的算子，均可映射至同一操作原语</w:delText>
        </w:r>
        <w:r w:rsidDel="00A67E34">
          <w:rPr>
            <w:rFonts w:ascii="Times New Roman" w:eastAsia="宋体" w:hAnsi="Times New Roman" w:cs="Times New Roman" w:hint="eastAsia"/>
            <w:sz w:val="28"/>
            <w14:ligatures w14:val="none"/>
          </w:rPr>
          <w:delText>"</w:delText>
        </w:r>
        <w:r w:rsidDel="00A67E34">
          <w:rPr>
            <w:rFonts w:ascii="Times New Roman" w:eastAsia="宋体" w:hAnsi="Times New Roman" w:cs="Times New Roman" w:hint="eastAsia"/>
            <w:sz w:val="28"/>
            <w14:ligatures w14:val="none"/>
          </w:rPr>
          <w:delText>矢量缓冲区生成</w:delText>
        </w:r>
        <w:r w:rsidDel="00A67E34">
          <w:rPr>
            <w:rFonts w:ascii="Times New Roman" w:eastAsia="宋体" w:hAnsi="Times New Roman" w:cs="Times New Roman" w:hint="eastAsia"/>
            <w:sz w:val="28"/>
            <w14:ligatures w14:val="none"/>
          </w:rPr>
          <w:delText>"</w:delText>
        </w:r>
        <w:r w:rsidDel="00A67E34">
          <w:rPr>
            <w:rFonts w:ascii="Times New Roman" w:eastAsia="宋体" w:hAnsi="Times New Roman" w:cs="Times New Roman" w:hint="eastAsia"/>
            <w:sz w:val="28"/>
            <w14:ligatures w14:val="none"/>
          </w:rPr>
          <w:delText>。通过上述映射，使不同来源的具体算子在操作原语层面实现语义对齐，形成平台无关的统一操作表示。</w:delText>
        </w:r>
      </w:del>
    </w:p>
    <w:p w14:paraId="1165D654" w14:textId="56C4BEBC" w:rsidR="00B95363" w:rsidDel="00A67E34" w:rsidRDefault="00000000" w:rsidP="003B2C70">
      <w:pPr>
        <w:spacing w:after="120" w:line="480" w:lineRule="exact"/>
        <w:ind w:firstLineChars="200" w:firstLine="560"/>
        <w:jc w:val="both"/>
        <w:rPr>
          <w:del w:id="1771" w:author="yun qiao" w:date="2026-04-16T15:00:00Z"/>
          <w:rFonts w:ascii="Times New Roman" w:eastAsia="宋体" w:hAnsi="Times New Roman" w:cs="Times New Roman"/>
          <w:sz w:val="28"/>
          <w14:ligatures w14:val="none"/>
        </w:rPr>
      </w:pPr>
      <w:del w:id="1772" w:author="yun qiao" w:date="2026-04-16T15:00:00Z">
        <w:r w:rsidDel="00A67E34">
          <w:rPr>
            <w:rFonts w:ascii="Times New Roman" w:eastAsia="宋体" w:hAnsi="Times New Roman" w:cs="Times New Roman" w:hint="eastAsia"/>
            <w:sz w:val="28"/>
            <w14:ligatures w14:val="none"/>
          </w:rPr>
          <w:delText>在具体实施中，所述操作层次划分依据地理处理操作的功能语义、输入输出数据类型及处理目标进行联合判定，其中：</w:delText>
        </w:r>
      </w:del>
    </w:p>
    <w:p w14:paraId="3A13BFF1" w14:textId="62A838C8" w:rsidR="00B95363" w:rsidDel="00A67E34" w:rsidRDefault="00000000" w:rsidP="003B2C70">
      <w:pPr>
        <w:spacing w:after="120" w:line="480" w:lineRule="exact"/>
        <w:ind w:firstLineChars="200" w:firstLine="560"/>
        <w:jc w:val="both"/>
        <w:rPr>
          <w:del w:id="1773" w:author="yun qiao" w:date="2026-04-16T15:00:00Z"/>
          <w:rFonts w:ascii="Times New Roman" w:eastAsia="宋体" w:hAnsi="Times New Roman" w:cs="Times New Roman"/>
          <w:sz w:val="28"/>
          <w14:ligatures w14:val="none"/>
        </w:rPr>
      </w:pPr>
      <w:del w:id="1774" w:author="yun qiao" w:date="2026-04-16T15:00:00Z">
        <w:r w:rsidDel="00A67E34">
          <w:rPr>
            <w:rFonts w:ascii="Times New Roman" w:eastAsia="宋体" w:hAnsi="Times New Roman" w:cs="Times New Roman" w:hint="eastAsia"/>
            <w:sz w:val="28"/>
            <w14:ligatures w14:val="none"/>
          </w:rPr>
          <w:delText>（</w:delText>
        </w:r>
        <w:r w:rsidDel="00A67E34">
          <w:rPr>
            <w:rFonts w:ascii="Times New Roman" w:eastAsia="宋体" w:hAnsi="Times New Roman" w:cs="Times New Roman" w:hint="eastAsia"/>
            <w:sz w:val="28"/>
            <w14:ligatures w14:val="none"/>
          </w:rPr>
          <w:delText>1</w:delText>
        </w:r>
        <w:r w:rsidDel="00A67E34">
          <w:rPr>
            <w:rFonts w:ascii="Times New Roman" w:eastAsia="宋体" w:hAnsi="Times New Roman" w:cs="Times New Roman" w:hint="eastAsia"/>
            <w:sz w:val="28"/>
            <w14:ligatures w14:val="none"/>
          </w:rPr>
          <w:delText>）若多个算子具有相同的处理目标且输入输出数据类型相近或语义等价，则归属于同一操作原语；</w:delText>
        </w:r>
      </w:del>
    </w:p>
    <w:p w14:paraId="6CCEDA1F" w14:textId="3079FB20" w:rsidR="00B95363" w:rsidDel="00A67E34" w:rsidRDefault="00000000" w:rsidP="003B2C70">
      <w:pPr>
        <w:spacing w:after="120" w:line="480" w:lineRule="exact"/>
        <w:ind w:firstLineChars="200" w:firstLine="560"/>
        <w:jc w:val="both"/>
        <w:rPr>
          <w:del w:id="1775" w:author="yun qiao" w:date="2026-04-16T15:00:00Z"/>
          <w:rFonts w:ascii="Times New Roman" w:eastAsia="宋体" w:hAnsi="Times New Roman" w:cs="Times New Roman"/>
          <w:sz w:val="28"/>
          <w14:ligatures w14:val="none"/>
        </w:rPr>
      </w:pPr>
      <w:del w:id="1776" w:author="yun qiao" w:date="2026-04-16T15:00:00Z">
        <w:r w:rsidDel="00A67E34">
          <w:rPr>
            <w:rFonts w:ascii="Times New Roman" w:eastAsia="宋体" w:hAnsi="Times New Roman" w:cs="Times New Roman" w:hint="eastAsia"/>
            <w:sz w:val="28"/>
            <w14:ligatures w14:val="none"/>
          </w:rPr>
          <w:delText>（</w:delText>
        </w:r>
        <w:r w:rsidDel="00A67E34">
          <w:rPr>
            <w:rFonts w:ascii="Times New Roman" w:eastAsia="宋体" w:hAnsi="Times New Roman" w:cs="Times New Roman" w:hint="eastAsia"/>
            <w:sz w:val="28"/>
            <w14:ligatures w14:val="none"/>
          </w:rPr>
          <w:delText>2</w:delText>
        </w:r>
        <w:r w:rsidDel="00A67E34">
          <w:rPr>
            <w:rFonts w:ascii="Times New Roman" w:eastAsia="宋体" w:hAnsi="Times New Roman" w:cs="Times New Roman" w:hint="eastAsia"/>
            <w:sz w:val="28"/>
            <w14:ligatures w14:val="none"/>
          </w:rPr>
          <w:delText>）若多个操作原语在处理目标上属于同一类功能但在实现方式或适用数据类型上存在差异，则归属于同一操作子类；</w:delText>
        </w:r>
      </w:del>
    </w:p>
    <w:p w14:paraId="5894D6AB" w14:textId="3ADEFCAC" w:rsidR="00B95363" w:rsidDel="00A67E34" w:rsidRDefault="00000000" w:rsidP="003B2C70">
      <w:pPr>
        <w:spacing w:after="120" w:line="480" w:lineRule="exact"/>
        <w:ind w:firstLineChars="200" w:firstLine="560"/>
        <w:jc w:val="both"/>
        <w:rPr>
          <w:del w:id="1777" w:author="yun qiao" w:date="2026-04-16T15:00:00Z"/>
          <w:rFonts w:ascii="Times New Roman" w:eastAsia="宋体" w:hAnsi="Times New Roman" w:cs="Times New Roman"/>
          <w:sz w:val="28"/>
          <w14:ligatures w14:val="none"/>
        </w:rPr>
      </w:pPr>
      <w:del w:id="1778" w:author="yun qiao" w:date="2026-04-16T15:00:00Z">
        <w:r w:rsidDel="00A67E34">
          <w:rPr>
            <w:rFonts w:ascii="Times New Roman" w:eastAsia="宋体" w:hAnsi="Times New Roman" w:cs="Times New Roman" w:hint="eastAsia"/>
            <w:sz w:val="28"/>
            <w14:ligatures w14:val="none"/>
          </w:rPr>
          <w:delText>（</w:delText>
        </w:r>
        <w:r w:rsidDel="00A67E34">
          <w:rPr>
            <w:rFonts w:ascii="Times New Roman" w:eastAsia="宋体" w:hAnsi="Times New Roman" w:cs="Times New Roman" w:hint="eastAsia"/>
            <w:sz w:val="28"/>
            <w14:ligatures w14:val="none"/>
          </w:rPr>
          <w:delText>3</w:delText>
        </w:r>
        <w:r w:rsidDel="00A67E34">
          <w:rPr>
            <w:rFonts w:ascii="Times New Roman" w:eastAsia="宋体" w:hAnsi="Times New Roman" w:cs="Times New Roman" w:hint="eastAsia"/>
            <w:sz w:val="28"/>
            <w14:ligatures w14:val="none"/>
          </w:rPr>
          <w:delText>）若多个操作子类在地理处理流程中属于同一功能领域，则归属于同一操作大类。</w:delText>
        </w:r>
      </w:del>
    </w:p>
    <w:p w14:paraId="268CADB1" w14:textId="0EBF77D2" w:rsidR="00B95363" w:rsidDel="00A67E34" w:rsidRDefault="00000000" w:rsidP="003B2C70">
      <w:pPr>
        <w:spacing w:after="120" w:line="480" w:lineRule="exact"/>
        <w:ind w:firstLineChars="200" w:firstLine="560"/>
        <w:jc w:val="both"/>
        <w:rPr>
          <w:del w:id="1779" w:author="yun qiao" w:date="2026-04-16T15:00:00Z"/>
          <w:rFonts w:ascii="Times New Roman" w:eastAsia="宋体" w:hAnsi="Times New Roman" w:cs="Times New Roman"/>
          <w:sz w:val="28"/>
          <w14:ligatures w14:val="none"/>
        </w:rPr>
      </w:pPr>
      <w:del w:id="1780" w:author="yun qiao" w:date="2026-04-16T15:00:00Z">
        <w:r w:rsidDel="00A67E34">
          <w:rPr>
            <w:rFonts w:ascii="Times New Roman" w:eastAsia="宋体" w:hAnsi="Times New Roman" w:cs="Times New Roman" w:hint="eastAsia"/>
            <w:sz w:val="28"/>
            <w14:ligatures w14:val="none"/>
          </w:rPr>
          <w:delText>通过上述自下而上的联合判定规则，使各层级之间的归属关系具备明确的语义依据，避免了纯粹基于人工经验的主观划分。</w:delText>
        </w:r>
      </w:del>
    </w:p>
    <w:p w14:paraId="6EB4BBE4" w14:textId="1A15EC23" w:rsidR="00B95363" w:rsidDel="00A67E34" w:rsidRDefault="00000000" w:rsidP="003B2C70">
      <w:pPr>
        <w:spacing w:after="120" w:line="480" w:lineRule="exact"/>
        <w:ind w:firstLineChars="200" w:firstLine="560"/>
        <w:jc w:val="both"/>
        <w:rPr>
          <w:del w:id="1781" w:author="yun qiao" w:date="2026-04-16T15:00:00Z"/>
          <w:rFonts w:ascii="Times New Roman" w:eastAsia="宋体" w:hAnsi="Times New Roman" w:cs="Times New Roman"/>
          <w:sz w:val="28"/>
          <w14:ligatures w14:val="none"/>
        </w:rPr>
      </w:pPr>
      <w:del w:id="1782" w:author="yun qiao" w:date="2026-04-16T15:00:00Z">
        <w:r w:rsidDel="00A67E34">
          <w:rPr>
            <w:rFonts w:ascii="Times New Roman" w:eastAsia="宋体" w:hAnsi="Times New Roman" w:cs="Times New Roman" w:hint="eastAsia"/>
            <w:sz w:val="28"/>
            <w14:ligatures w14:val="none"/>
          </w:rPr>
          <w:delText>所述三级层次结构可形式化表示为一个有向无环层次图</w:delText>
        </w:r>
      </w:del>
      <m:oMath>
        <m:r>
          <w:del w:id="1783" w:author="yun qiao" w:date="2026-04-16T15:00:00Z">
            <m:rPr>
              <m:scr m:val="script"/>
            </m:rPr>
            <w:rPr>
              <w:rFonts w:ascii="Cambria Math" w:eastAsia="宋体" w:hAnsi="Cambria Math" w:cs="Times New Roman"/>
              <w:sz w:val="28"/>
              <w14:ligatures w14:val="none"/>
            </w:rPr>
            <m:t>H=</m:t>
          </w:del>
        </m:r>
        <m:d>
          <m:dPr>
            <m:ctrlPr>
              <w:del w:id="1784" w:author="yun qiao" w:date="2026-04-16T15:00:00Z">
                <w:rPr>
                  <w:rFonts w:ascii="Cambria Math" w:eastAsia="宋体" w:hAnsi="Cambria Math" w:cs="Times New Roman"/>
                  <w:i/>
                  <w:sz w:val="28"/>
                  <w14:ligatures w14:val="none"/>
                </w:rPr>
              </w:del>
            </m:ctrlPr>
          </m:dPr>
          <m:e>
            <m:r>
              <w:del w:id="1785" w:author="yun qiao" w:date="2026-04-16T15:00:00Z">
                <m:rPr>
                  <m:scr m:val="script"/>
                </m:rPr>
                <w:rPr>
                  <w:rFonts w:ascii="Cambria Math" w:eastAsia="宋体" w:hAnsi="Cambria Math" w:cs="Times New Roman"/>
                  <w:sz w:val="28"/>
                  <w14:ligatures w14:val="none"/>
                </w:rPr>
                <m:t>V,</m:t>
              </w:del>
            </m:r>
            <m:sSub>
              <m:sSubPr>
                <m:ctrlPr>
                  <w:del w:id="1786" w:author="yun qiao" w:date="2026-04-16T15:00:00Z">
                    <w:rPr>
                      <w:rFonts w:ascii="Cambria Math" w:eastAsia="宋体" w:hAnsi="Cambria Math" w:cs="Times New Roman"/>
                      <w:i/>
                      <w:sz w:val="28"/>
                      <w14:ligatures w14:val="none"/>
                    </w:rPr>
                  </w:del>
                </m:ctrlPr>
              </m:sSubPr>
              <m:e>
                <m:r>
                  <w:del w:id="1787" w:author="yun qiao" w:date="2026-04-16T15:00:00Z">
                    <m:rPr>
                      <m:scr m:val="script"/>
                    </m:rPr>
                    <w:rPr>
                      <w:rFonts w:ascii="Cambria Math" w:eastAsia="宋体" w:hAnsi="Cambria Math" w:cs="Times New Roman"/>
                      <w:sz w:val="28"/>
                      <w14:ligatures w14:val="none"/>
                    </w:rPr>
                    <m:t>E</m:t>
                  </w:del>
                </m:r>
              </m:e>
              <m:sub>
                <m:r>
                  <w:del w:id="1788" w:author="yun qiao" w:date="2026-04-16T15:00:00Z">
                    <m:rPr>
                      <m:scr m:val="script"/>
                    </m:rPr>
                    <w:rPr>
                      <w:rFonts w:ascii="Cambria Math" w:eastAsia="宋体" w:hAnsi="Cambria Math" w:cs="Times New Roman"/>
                      <w:sz w:val="28"/>
                      <w14:ligatures w14:val="none"/>
                    </w:rPr>
                    <m:t>h</m:t>
                  </w:del>
                </m:r>
              </m:sub>
            </m:sSub>
          </m:e>
        </m:d>
      </m:oMath>
      <w:del w:id="1789" w:author="yun qiao" w:date="2026-04-16T15:00:00Z">
        <w:r w:rsidDel="00A67E34">
          <w:rPr>
            <w:rFonts w:ascii="Times New Roman" w:eastAsia="宋体" w:hAnsi="Times New Roman" w:cs="Times New Roman" w:hint="eastAsia"/>
            <w:sz w:val="28"/>
            <w14:ligatures w14:val="none"/>
          </w:rPr>
          <w:delText>，其中节点集合</w:delText>
        </w:r>
      </w:del>
      <m:oMath>
        <m:r>
          <w:del w:id="1790" w:author="yun qiao" w:date="2026-04-16T15:00:00Z">
            <m:rPr>
              <m:scr m:val="script"/>
            </m:rPr>
            <w:rPr>
              <w:rFonts w:ascii="Cambria Math" w:eastAsia="宋体" w:hAnsi="Cambria Math" w:cs="Times New Roman"/>
              <w:sz w:val="28"/>
              <w14:ligatures w14:val="none"/>
            </w:rPr>
            <m:t>V=</m:t>
          </w:del>
        </m:r>
        <m:sSub>
          <m:sSubPr>
            <m:ctrlPr>
              <w:del w:id="1791" w:author="yun qiao" w:date="2026-04-16T15:00:00Z">
                <w:rPr>
                  <w:rFonts w:ascii="Cambria Math" w:eastAsia="宋体" w:hAnsi="Cambria Math" w:cs="Times New Roman"/>
                  <w:i/>
                  <w:sz w:val="28"/>
                  <w14:ligatures w14:val="none"/>
                </w:rPr>
              </w:del>
            </m:ctrlPr>
          </m:sSubPr>
          <m:e>
            <m:r>
              <w:del w:id="1792" w:author="yun qiao" w:date="2026-04-16T15:00:00Z">
                <m:rPr>
                  <m:scr m:val="script"/>
                </m:rPr>
                <w:rPr>
                  <w:rFonts w:ascii="Cambria Math" w:eastAsia="宋体" w:hAnsi="Cambria Math" w:cs="Times New Roman"/>
                  <w:sz w:val="28"/>
                  <w14:ligatures w14:val="none"/>
                </w:rPr>
                <m:t>L</m:t>
              </w:del>
            </m:r>
          </m:e>
          <m:sub>
            <m:r>
              <w:del w:id="1793" w:author="yun qiao" w:date="2026-04-16T15:00:00Z">
                <w:rPr>
                  <w:rFonts w:ascii="Cambria Math" w:eastAsia="宋体" w:hAnsi="Cambria Math" w:cs="Times New Roman"/>
                  <w:sz w:val="28"/>
                  <w14:ligatures w14:val="none"/>
                </w:rPr>
                <m:t>1</m:t>
              </w:del>
            </m:r>
          </m:sub>
        </m:sSub>
        <m:r>
          <w:del w:id="1794" w:author="yun qiao" w:date="2026-04-16T15:00:00Z">
            <w:rPr>
              <w:rFonts w:ascii="Cambria Math" w:eastAsia="宋体" w:hAnsi="Cambria Math" w:cs="Times New Roman"/>
              <w:sz w:val="28"/>
              <w14:ligatures w14:val="none"/>
            </w:rPr>
            <m:t>∪</m:t>
          </w:del>
        </m:r>
        <m:sSub>
          <m:sSubPr>
            <m:ctrlPr>
              <w:del w:id="1795" w:author="yun qiao" w:date="2026-04-16T15:00:00Z">
                <w:rPr>
                  <w:rFonts w:ascii="Cambria Math" w:eastAsia="宋体" w:hAnsi="Cambria Math" w:cs="Times New Roman"/>
                  <w:i/>
                  <w:sz w:val="28"/>
                  <w14:ligatures w14:val="none"/>
                </w:rPr>
              </w:del>
            </m:ctrlPr>
          </m:sSubPr>
          <m:e>
            <m:r>
              <w:del w:id="1796" w:author="yun qiao" w:date="2026-04-16T15:00:00Z">
                <m:rPr>
                  <m:scr m:val="script"/>
                </m:rPr>
                <w:rPr>
                  <w:rFonts w:ascii="Cambria Math" w:eastAsia="宋体" w:hAnsi="Cambria Math" w:cs="Times New Roman"/>
                  <w:sz w:val="28"/>
                  <w14:ligatures w14:val="none"/>
                </w:rPr>
                <m:t>L</m:t>
              </w:del>
            </m:r>
          </m:e>
          <m:sub>
            <m:r>
              <w:del w:id="1797" w:author="yun qiao" w:date="2026-04-16T15:00:00Z">
                <w:rPr>
                  <w:rFonts w:ascii="Cambria Math" w:eastAsia="宋体" w:hAnsi="Cambria Math" w:cs="Times New Roman"/>
                  <w:sz w:val="28"/>
                  <w14:ligatures w14:val="none"/>
                </w:rPr>
                <m:t>2</m:t>
              </w:del>
            </m:r>
          </m:sub>
        </m:sSub>
        <m:r>
          <w:del w:id="1798" w:author="yun qiao" w:date="2026-04-16T15:00:00Z">
            <w:rPr>
              <w:rFonts w:ascii="Cambria Math" w:eastAsia="宋体" w:hAnsi="Cambria Math" w:cs="Times New Roman"/>
              <w:sz w:val="28"/>
              <w14:ligatures w14:val="none"/>
            </w:rPr>
            <m:t>∪</m:t>
          </w:del>
        </m:r>
        <m:sSub>
          <m:sSubPr>
            <m:ctrlPr>
              <w:del w:id="1799" w:author="yun qiao" w:date="2026-04-16T15:00:00Z">
                <w:rPr>
                  <w:rFonts w:ascii="Cambria Math" w:eastAsia="宋体" w:hAnsi="Cambria Math" w:cs="Times New Roman"/>
                  <w:i/>
                  <w:sz w:val="28"/>
                  <w14:ligatures w14:val="none"/>
                </w:rPr>
              </w:del>
            </m:ctrlPr>
          </m:sSubPr>
          <m:e>
            <m:r>
              <w:del w:id="1800" w:author="yun qiao" w:date="2026-04-16T15:00:00Z">
                <m:rPr>
                  <m:scr m:val="script"/>
                </m:rPr>
                <w:rPr>
                  <w:rFonts w:ascii="Cambria Math" w:eastAsia="宋体" w:hAnsi="Cambria Math" w:cs="Times New Roman"/>
                  <w:sz w:val="28"/>
                  <w14:ligatures w14:val="none"/>
                </w:rPr>
                <m:t>L</m:t>
              </w:del>
            </m:r>
          </m:e>
          <m:sub>
            <m:r>
              <w:del w:id="1801" w:author="yun qiao" w:date="2026-04-16T15:00:00Z">
                <w:rPr>
                  <w:rFonts w:ascii="Cambria Math" w:eastAsia="宋体" w:hAnsi="Cambria Math" w:cs="Times New Roman"/>
                  <w:sz w:val="28"/>
                  <w14:ligatures w14:val="none"/>
                </w:rPr>
                <m:t>3</m:t>
              </w:del>
            </m:r>
          </m:sub>
        </m:sSub>
      </m:oMath>
      <w:del w:id="1802" w:author="yun qiao" w:date="2026-04-16T15:00:00Z">
        <w:r w:rsidDel="00A67E34">
          <w:rPr>
            <w:rFonts w:ascii="Times New Roman" w:eastAsia="宋体" w:hAnsi="Times New Roman" w:cs="Times New Roman" w:hint="eastAsia"/>
            <w:sz w:val="28"/>
            <w14:ligatures w14:val="none"/>
          </w:rPr>
          <w:delText>，</w:delText>
        </w:r>
      </w:del>
      <m:oMath>
        <m:sSub>
          <m:sSubPr>
            <m:ctrlPr>
              <w:del w:id="1803" w:author="yun qiao" w:date="2026-04-16T15:00:00Z">
                <w:rPr>
                  <w:rFonts w:ascii="Cambria Math" w:eastAsia="宋体" w:hAnsi="Cambria Math" w:cs="Times New Roman"/>
                  <w:i/>
                  <w:sz w:val="28"/>
                  <w14:ligatures w14:val="none"/>
                </w:rPr>
              </w:del>
            </m:ctrlPr>
          </m:sSubPr>
          <m:e>
            <m:r>
              <w:del w:id="1804" w:author="yun qiao" w:date="2026-04-16T15:00:00Z">
                <m:rPr>
                  <m:scr m:val="script"/>
                </m:rPr>
                <w:rPr>
                  <w:rFonts w:ascii="Cambria Math" w:eastAsia="宋体" w:hAnsi="Cambria Math" w:cs="Times New Roman"/>
                  <w:sz w:val="28"/>
                  <w14:ligatures w14:val="none"/>
                </w:rPr>
                <m:t>L</m:t>
              </w:del>
            </m:r>
          </m:e>
          <m:sub>
            <m:r>
              <w:del w:id="1805" w:author="yun qiao" w:date="2026-04-16T15:00:00Z">
                <w:rPr>
                  <w:rFonts w:ascii="Cambria Math" w:eastAsia="宋体" w:hAnsi="Cambria Math" w:cs="Times New Roman" w:hint="eastAsia"/>
                  <w:sz w:val="28"/>
                  <w14:ligatures w14:val="none"/>
                </w:rPr>
                <m:t>1</m:t>
              </w:del>
            </m:r>
          </m:sub>
        </m:sSub>
      </m:oMath>
      <w:del w:id="1806" w:author="yun qiao" w:date="2026-04-16T15:00:00Z">
        <w:r w:rsidDel="00A67E34">
          <w:rPr>
            <w:rFonts w:ascii="Times New Roman" w:eastAsia="宋体" w:hAnsi="Times New Roman" w:cs="Times New Roman" w:hint="eastAsia"/>
            <w:sz w:val="28"/>
            <w14:ligatures w14:val="none"/>
          </w:rPr>
          <w:delText>、</w:delText>
        </w:r>
      </w:del>
      <m:oMath>
        <m:sSub>
          <m:sSubPr>
            <m:ctrlPr>
              <w:del w:id="1807" w:author="yun qiao" w:date="2026-04-16T15:00:00Z">
                <w:rPr>
                  <w:rFonts w:ascii="Cambria Math" w:eastAsia="宋体" w:hAnsi="Cambria Math" w:cs="Times New Roman"/>
                  <w:i/>
                  <w:sz w:val="28"/>
                  <w14:ligatures w14:val="none"/>
                </w:rPr>
              </w:del>
            </m:ctrlPr>
          </m:sSubPr>
          <m:e>
            <m:r>
              <w:del w:id="1808" w:author="yun qiao" w:date="2026-04-16T15:00:00Z">
                <m:rPr>
                  <m:scr m:val="script"/>
                </m:rPr>
                <w:rPr>
                  <w:rFonts w:ascii="Cambria Math" w:eastAsia="宋体" w:hAnsi="Cambria Math" w:cs="Times New Roman"/>
                  <w:sz w:val="28"/>
                  <w14:ligatures w14:val="none"/>
                </w:rPr>
                <m:t>L</m:t>
              </w:del>
            </m:r>
          </m:e>
          <m:sub>
            <m:r>
              <w:del w:id="1809" w:author="yun qiao" w:date="2026-04-16T15:00:00Z">
                <w:rPr>
                  <w:rFonts w:ascii="Cambria Math" w:eastAsia="宋体" w:hAnsi="Cambria Math" w:cs="Times New Roman" w:hint="eastAsia"/>
                  <w:sz w:val="28"/>
                  <w14:ligatures w14:val="none"/>
                </w:rPr>
                <m:t>2</m:t>
              </w:del>
            </m:r>
          </m:sub>
        </m:sSub>
      </m:oMath>
      <w:del w:id="1810" w:author="yun qiao" w:date="2026-04-16T15:00:00Z">
        <w:r w:rsidDel="00A67E34">
          <w:rPr>
            <w:rFonts w:ascii="Times New Roman" w:eastAsia="宋体" w:hAnsi="Times New Roman" w:cs="Times New Roman" w:hint="eastAsia"/>
            <w:sz w:val="28"/>
            <w14:ligatures w14:val="none"/>
          </w:rPr>
          <w:delText>、</w:delText>
        </w:r>
      </w:del>
      <m:oMath>
        <m:sSub>
          <m:sSubPr>
            <m:ctrlPr>
              <w:del w:id="1811" w:author="yun qiao" w:date="2026-04-16T15:00:00Z">
                <w:rPr>
                  <w:rFonts w:ascii="Cambria Math" w:eastAsia="宋体" w:hAnsi="Cambria Math" w:cs="Times New Roman"/>
                  <w:i/>
                  <w:sz w:val="28"/>
                  <w14:ligatures w14:val="none"/>
                </w:rPr>
              </w:del>
            </m:ctrlPr>
          </m:sSubPr>
          <m:e>
            <m:r>
              <w:del w:id="1812" w:author="yun qiao" w:date="2026-04-16T15:00:00Z">
                <m:rPr>
                  <m:scr m:val="script"/>
                </m:rPr>
                <w:rPr>
                  <w:rFonts w:ascii="Cambria Math" w:eastAsia="宋体" w:hAnsi="Cambria Math" w:cs="Times New Roman"/>
                  <w:sz w:val="28"/>
                  <w14:ligatures w14:val="none"/>
                </w:rPr>
                <m:t>L</m:t>
              </w:del>
            </m:r>
          </m:e>
          <m:sub>
            <m:r>
              <w:del w:id="1813" w:author="yun qiao" w:date="2026-04-16T15:00:00Z">
                <w:rPr>
                  <w:rFonts w:ascii="Cambria Math" w:eastAsia="宋体" w:hAnsi="Cambria Math" w:cs="Times New Roman"/>
                  <w:sz w:val="28"/>
                  <w14:ligatures w14:val="none"/>
                </w:rPr>
                <m:t>3</m:t>
              </w:del>
            </m:r>
          </m:sub>
        </m:sSub>
      </m:oMath>
      <w:del w:id="1814" w:author="yun qiao" w:date="2026-04-16T15:00:00Z">
        <w:r w:rsidDel="00A67E34">
          <w:rPr>
            <w:rFonts w:ascii="Times New Roman" w:eastAsia="宋体" w:hAnsi="Times New Roman" w:cs="Times New Roman" w:hint="eastAsia"/>
            <w:sz w:val="28"/>
            <w14:ligatures w14:val="none"/>
          </w:rPr>
          <w:delText>分别表示操作大类、操作子类和操作原语的节点集合；</w:delText>
        </w:r>
      </w:del>
      <m:oMath>
        <m:sSub>
          <m:sSubPr>
            <m:ctrlPr>
              <w:del w:id="1815" w:author="yun qiao" w:date="2026-04-16T15:00:00Z">
                <w:rPr>
                  <w:rFonts w:ascii="Cambria Math" w:eastAsia="宋体" w:hAnsi="Cambria Math" w:cs="Times New Roman"/>
                  <w:i/>
                  <w:sz w:val="28"/>
                  <w14:ligatures w14:val="none"/>
                </w:rPr>
              </w:del>
            </m:ctrlPr>
          </m:sSubPr>
          <m:e>
            <m:r>
              <w:del w:id="1816" w:author="yun qiao" w:date="2026-04-16T15:00:00Z">
                <m:rPr>
                  <m:scr m:val="script"/>
                </m:rPr>
                <w:rPr>
                  <w:rFonts w:ascii="Cambria Math" w:eastAsia="宋体" w:hAnsi="Cambria Math" w:cs="Times New Roman"/>
                  <w:sz w:val="28"/>
                  <w14:ligatures w14:val="none"/>
                </w:rPr>
                <m:t>E</m:t>
              </w:del>
            </m:r>
          </m:e>
          <m:sub>
            <m:r>
              <w:del w:id="1817" w:author="yun qiao" w:date="2026-04-16T15:00:00Z">
                <m:rPr>
                  <m:scr m:val="script"/>
                </m:rPr>
                <w:rPr>
                  <w:rFonts w:ascii="Cambria Math" w:eastAsia="MS Gothic" w:hAnsi="Cambria Math" w:cs="MS Gothic" w:hint="eastAsia"/>
                  <w:sz w:val="28"/>
                  <w14:ligatures w14:val="none"/>
                </w:rPr>
                <m:t>h</m:t>
              </w:del>
            </m:r>
          </m:sub>
        </m:sSub>
      </m:oMath>
      <w:del w:id="1818" w:author="yun qiao" w:date="2026-04-16T15:00:00Z">
        <w:r w:rsidDel="00A67E34">
          <w:rPr>
            <w:rFonts w:ascii="Times New Roman" w:eastAsia="宋体" w:hAnsi="Times New Roman" w:cs="Times New Roman" w:hint="eastAsia"/>
            <w:sz w:val="28"/>
            <w14:ligatures w14:val="none"/>
          </w:rPr>
          <w:delText>为层间归属关系的边集合，满足如下约束：</w:delText>
        </w:r>
      </w:del>
    </w:p>
    <w:p w14:paraId="581E7262" w14:textId="1C93A154" w:rsidR="00B95363" w:rsidDel="00A67E34" w:rsidRDefault="00000000" w:rsidP="003B2C70">
      <w:pPr>
        <w:spacing w:after="120" w:line="480" w:lineRule="exact"/>
        <w:ind w:firstLineChars="200" w:firstLine="560"/>
        <w:jc w:val="both"/>
        <w:rPr>
          <w:del w:id="1819" w:author="yun qiao" w:date="2026-04-16T15:00:00Z"/>
          <w:rFonts w:ascii="Cambria Math" w:eastAsia="宋体" w:hAnsi="Cambria Math" w:cs="Times New Roman"/>
          <w:i/>
          <w:iCs/>
          <w:sz w:val="28"/>
          <w14:ligatures w14:val="none"/>
        </w:rPr>
      </w:pPr>
      <m:oMathPara>
        <m:oMath>
          <m:r>
            <w:del w:id="1820" w:author="yun qiao" w:date="2026-04-16T15:00:00Z">
              <w:rPr>
                <w:rFonts w:ascii="Cambria Math" w:eastAsia="宋体" w:hAnsi="Cambria Math" w:cs="Times New Roman"/>
                <w:sz w:val="28"/>
                <w14:ligatures w14:val="none"/>
              </w:rPr>
              <m:t>∀ </m:t>
            </w:del>
          </m:r>
          <m:sSub>
            <m:sSubPr>
              <m:ctrlPr>
                <w:del w:id="1821" w:author="yun qiao" w:date="2026-04-16T15:00:00Z">
                  <w:rPr>
                    <w:rFonts w:ascii="Cambria Math" w:eastAsia="宋体" w:hAnsi="Cambria Math" w:cs="Times New Roman"/>
                    <w:i/>
                    <w:iCs/>
                    <w:sz w:val="28"/>
                    <w14:ligatures w14:val="none"/>
                  </w:rPr>
                </w:del>
              </m:ctrlPr>
            </m:sSubPr>
            <m:e>
              <m:r>
                <w:del w:id="1822" w:author="yun qiao" w:date="2026-04-16T15:00:00Z">
                  <w:rPr>
                    <w:rFonts w:ascii="Cambria Math" w:eastAsia="宋体" w:hAnsi="Cambria Math" w:cs="Times New Roman"/>
                    <w:sz w:val="28"/>
                    <w14:ligatures w14:val="none"/>
                  </w:rPr>
                  <m:t>l</m:t>
                </w:del>
              </m:r>
            </m:e>
            <m:sub>
              <m:r>
                <w:del w:id="1823" w:author="yun qiao" w:date="2026-04-16T15:00:00Z">
                  <w:rPr>
                    <w:rFonts w:ascii="Cambria Math" w:eastAsia="宋体" w:hAnsi="Cambria Math" w:cs="Times New Roman"/>
                    <w:sz w:val="28"/>
                    <w14:ligatures w14:val="none"/>
                  </w:rPr>
                  <m:t>3</m:t>
                </w:del>
              </m:r>
            </m:sub>
          </m:sSub>
          <m:r>
            <w:del w:id="1824" w:author="yun qiao" w:date="2026-04-16T15:00:00Z">
              <w:rPr>
                <w:rFonts w:ascii="Cambria Math" w:eastAsia="宋体" w:hAnsi="Cambria Math" w:cs="Times New Roman"/>
                <w:sz w:val="28"/>
                <w14:ligatures w14:val="none"/>
              </w:rPr>
              <m:t>∈</m:t>
            </w:del>
          </m:r>
          <m:sSub>
            <m:sSubPr>
              <m:ctrlPr>
                <w:del w:id="1825" w:author="yun qiao" w:date="2026-04-16T15:00:00Z">
                  <w:rPr>
                    <w:rFonts w:ascii="Cambria Math" w:eastAsia="宋体" w:hAnsi="Cambria Math" w:cs="Times New Roman"/>
                    <w:i/>
                    <w:iCs/>
                    <w:sz w:val="28"/>
                    <w14:ligatures w14:val="none"/>
                  </w:rPr>
                </w:del>
              </m:ctrlPr>
            </m:sSubPr>
            <m:e>
              <m:r>
                <w:del w:id="1826" w:author="yun qiao" w:date="2026-04-16T15:00:00Z">
                  <m:rPr>
                    <m:scr m:val="script"/>
                  </m:rPr>
                  <w:rPr>
                    <w:rFonts w:ascii="Cambria Math" w:eastAsia="宋体" w:hAnsi="Cambria Math" w:cs="Times New Roman"/>
                    <w:sz w:val="28"/>
                    <w14:ligatures w14:val="none"/>
                  </w:rPr>
                  <m:t>L</m:t>
                </w:del>
              </m:r>
            </m:e>
            <m:sub>
              <m:r>
                <w:del w:id="1827" w:author="yun qiao" w:date="2026-04-16T15:00:00Z">
                  <w:rPr>
                    <w:rFonts w:ascii="Cambria Math" w:eastAsia="宋体" w:hAnsi="Cambria Math" w:cs="Times New Roman"/>
                    <w:sz w:val="28"/>
                    <w14:ligatures w14:val="none"/>
                  </w:rPr>
                  <m:t>3</m:t>
                </w:del>
              </m:r>
            </m:sub>
          </m:sSub>
          <m:r>
            <w:del w:id="1828" w:author="yun qiao" w:date="2026-04-16T15:00:00Z">
              <w:rPr>
                <w:rFonts w:ascii="Cambria Math" w:eastAsia="宋体" w:hAnsi="Cambria Math" w:cs="Times New Roman"/>
                <w:sz w:val="28"/>
                <w14:ligatures w14:val="none"/>
              </w:rPr>
              <m:t>, ∃! </m:t>
            </w:del>
          </m:r>
          <m:sSub>
            <m:sSubPr>
              <m:ctrlPr>
                <w:del w:id="1829" w:author="yun qiao" w:date="2026-04-16T15:00:00Z">
                  <w:rPr>
                    <w:rFonts w:ascii="Cambria Math" w:eastAsia="宋体" w:hAnsi="Cambria Math" w:cs="Times New Roman"/>
                    <w:i/>
                    <w:iCs/>
                    <w:sz w:val="28"/>
                    <w14:ligatures w14:val="none"/>
                  </w:rPr>
                </w:del>
              </m:ctrlPr>
            </m:sSubPr>
            <m:e>
              <m:r>
                <w:del w:id="1830" w:author="yun qiao" w:date="2026-04-16T15:00:00Z">
                  <w:rPr>
                    <w:rFonts w:ascii="Cambria Math" w:eastAsia="宋体" w:hAnsi="Cambria Math" w:cs="Times New Roman"/>
                    <w:sz w:val="28"/>
                    <w14:ligatures w14:val="none"/>
                  </w:rPr>
                  <m:t>l</m:t>
                </w:del>
              </m:r>
            </m:e>
            <m:sub>
              <m:r>
                <w:del w:id="1831" w:author="yun qiao" w:date="2026-04-16T15:00:00Z">
                  <w:rPr>
                    <w:rFonts w:ascii="Cambria Math" w:eastAsia="宋体" w:hAnsi="Cambria Math" w:cs="Times New Roman"/>
                    <w:sz w:val="28"/>
                    <w14:ligatures w14:val="none"/>
                  </w:rPr>
                  <m:t>2</m:t>
                </w:del>
              </m:r>
            </m:sub>
          </m:sSub>
          <m:r>
            <w:del w:id="1832" w:author="yun qiao" w:date="2026-04-16T15:00:00Z">
              <w:rPr>
                <w:rFonts w:ascii="Cambria Math" w:eastAsia="宋体" w:hAnsi="Cambria Math" w:cs="Times New Roman"/>
                <w:sz w:val="28"/>
                <w14:ligatures w14:val="none"/>
              </w:rPr>
              <m:t>∈</m:t>
            </w:del>
          </m:r>
          <m:sSub>
            <m:sSubPr>
              <m:ctrlPr>
                <w:del w:id="1833" w:author="yun qiao" w:date="2026-04-16T15:00:00Z">
                  <w:rPr>
                    <w:rFonts w:ascii="Cambria Math" w:eastAsia="宋体" w:hAnsi="Cambria Math" w:cs="Times New Roman"/>
                    <w:i/>
                    <w:iCs/>
                    <w:sz w:val="28"/>
                    <w14:ligatures w14:val="none"/>
                  </w:rPr>
                </w:del>
              </m:ctrlPr>
            </m:sSubPr>
            <m:e>
              <m:r>
                <w:del w:id="1834" w:author="yun qiao" w:date="2026-04-16T15:00:00Z">
                  <m:rPr>
                    <m:scr m:val="script"/>
                  </m:rPr>
                  <w:rPr>
                    <w:rFonts w:ascii="Cambria Math" w:eastAsia="宋体" w:hAnsi="Cambria Math" w:cs="Times New Roman"/>
                    <w:sz w:val="28"/>
                    <w14:ligatures w14:val="none"/>
                  </w:rPr>
                  <m:t>L</m:t>
                </w:del>
              </m:r>
            </m:e>
            <m:sub>
              <m:r>
                <w:del w:id="1835" w:author="yun qiao" w:date="2026-04-16T15:00:00Z">
                  <w:rPr>
                    <w:rFonts w:ascii="Cambria Math" w:eastAsia="宋体" w:hAnsi="Cambria Math" w:cs="Times New Roman"/>
                    <w:sz w:val="28"/>
                    <w14:ligatures w14:val="none"/>
                  </w:rPr>
                  <m:t>2</m:t>
                </w:del>
              </m:r>
            </m:sub>
          </m:sSub>
          <m:r>
            <w:del w:id="1836" w:author="yun qiao" w:date="2026-04-16T15:00:00Z">
              <w:rPr>
                <w:rFonts w:ascii="Cambria Math" w:eastAsia="宋体" w:hAnsi="Cambria Math" w:cs="Times New Roman"/>
                <w:sz w:val="28"/>
                <w14:ligatures w14:val="none"/>
              </w:rPr>
              <m:t>, </m:t>
            </w:del>
          </m:r>
          <m:r>
            <w:del w:id="1837" w:author="yun qiao" w:date="2026-04-16T15:00:00Z">
              <m:rPr>
                <m:nor/>
              </m:rPr>
              <w:rPr>
                <w:rFonts w:ascii="Cambria Math" w:eastAsia="宋体" w:hAnsi="Cambria Math" w:cs="Times New Roman"/>
                <w:i/>
                <w:iCs/>
                <w:sz w:val="28"/>
                <w14:ligatures w14:val="none"/>
              </w:rPr>
              <m:t>s.t.</m:t>
            </w:del>
          </m:r>
          <m:r>
            <w:del w:id="1838" w:author="yun qiao" w:date="2026-04-16T15:00:00Z">
              <w:rPr>
                <w:rFonts w:ascii="Cambria Math" w:eastAsia="宋体" w:hAnsi="Cambria Math" w:cs="Times New Roman"/>
                <w:sz w:val="28"/>
                <w14:ligatures w14:val="none"/>
              </w:rPr>
              <m:t> </m:t>
            </w:del>
          </m:r>
          <m:d>
            <m:dPr>
              <m:ctrlPr>
                <w:del w:id="1839" w:author="yun qiao" w:date="2026-04-16T15:00:00Z">
                  <w:rPr>
                    <w:rFonts w:ascii="Cambria Math" w:eastAsia="宋体" w:hAnsi="Cambria Math" w:cs="Times New Roman"/>
                    <w:i/>
                    <w:iCs/>
                    <w:sz w:val="28"/>
                    <w14:ligatures w14:val="none"/>
                  </w:rPr>
                </w:del>
              </m:ctrlPr>
            </m:dPr>
            <m:e>
              <m:sSub>
                <m:sSubPr>
                  <m:ctrlPr>
                    <w:del w:id="1840" w:author="yun qiao" w:date="2026-04-16T15:00:00Z">
                      <w:rPr>
                        <w:rFonts w:ascii="Cambria Math" w:eastAsia="宋体" w:hAnsi="Cambria Math" w:cs="Times New Roman"/>
                        <w:i/>
                        <w:iCs/>
                        <w:sz w:val="28"/>
                        <w14:ligatures w14:val="none"/>
                      </w:rPr>
                    </w:del>
                  </m:ctrlPr>
                </m:sSubPr>
                <m:e>
                  <m:r>
                    <w:del w:id="1841" w:author="yun qiao" w:date="2026-04-16T15:00:00Z">
                      <w:rPr>
                        <w:rFonts w:ascii="Cambria Math" w:eastAsia="宋体" w:hAnsi="Cambria Math" w:cs="Times New Roman"/>
                        <w:sz w:val="28"/>
                        <w14:ligatures w14:val="none"/>
                      </w:rPr>
                      <m:t>l</m:t>
                    </w:del>
                  </m:r>
                </m:e>
                <m:sub>
                  <m:r>
                    <w:del w:id="1842" w:author="yun qiao" w:date="2026-04-16T15:00:00Z">
                      <w:rPr>
                        <w:rFonts w:ascii="Cambria Math" w:eastAsia="宋体" w:hAnsi="Cambria Math" w:cs="Times New Roman"/>
                        <w:sz w:val="28"/>
                        <w14:ligatures w14:val="none"/>
                      </w:rPr>
                      <m:t>3</m:t>
                    </w:del>
                  </m:r>
                </m:sub>
              </m:sSub>
              <m:r>
                <w:del w:id="1843" w:author="yun qiao" w:date="2026-04-16T15:00:00Z">
                  <w:rPr>
                    <w:rFonts w:ascii="Cambria Math" w:eastAsia="宋体" w:hAnsi="Cambria Math" w:cs="Times New Roman"/>
                    <w:sz w:val="28"/>
                    <w14:ligatures w14:val="none"/>
                  </w:rPr>
                  <m:t>,</m:t>
                </w:del>
              </m:r>
              <m:sSub>
                <m:sSubPr>
                  <m:ctrlPr>
                    <w:del w:id="1844" w:author="yun qiao" w:date="2026-04-16T15:00:00Z">
                      <w:rPr>
                        <w:rFonts w:ascii="Cambria Math" w:eastAsia="宋体" w:hAnsi="Cambria Math" w:cs="Times New Roman"/>
                        <w:i/>
                        <w:iCs/>
                        <w:sz w:val="28"/>
                        <w14:ligatures w14:val="none"/>
                      </w:rPr>
                    </w:del>
                  </m:ctrlPr>
                </m:sSubPr>
                <m:e>
                  <m:r>
                    <w:del w:id="1845" w:author="yun qiao" w:date="2026-04-16T15:00:00Z">
                      <w:rPr>
                        <w:rFonts w:ascii="Cambria Math" w:eastAsia="宋体" w:hAnsi="Cambria Math" w:cs="Times New Roman"/>
                        <w:sz w:val="28"/>
                        <w14:ligatures w14:val="none"/>
                      </w:rPr>
                      <m:t>l</m:t>
                    </w:del>
                  </m:r>
                </m:e>
                <m:sub>
                  <m:r>
                    <w:del w:id="1846" w:author="yun qiao" w:date="2026-04-16T15:00:00Z">
                      <w:rPr>
                        <w:rFonts w:ascii="Cambria Math" w:eastAsia="宋体" w:hAnsi="Cambria Math" w:cs="Times New Roman"/>
                        <w:sz w:val="28"/>
                        <w14:ligatures w14:val="none"/>
                      </w:rPr>
                      <m:t>2</m:t>
                    </w:del>
                  </m:r>
                </m:sub>
              </m:sSub>
            </m:e>
          </m:d>
          <m:r>
            <w:del w:id="1847" w:author="yun qiao" w:date="2026-04-16T15:00:00Z">
              <w:rPr>
                <w:rFonts w:ascii="Cambria Math" w:eastAsia="宋体" w:hAnsi="Cambria Math" w:cs="Times New Roman"/>
                <w:sz w:val="28"/>
                <w14:ligatures w14:val="none"/>
              </w:rPr>
              <m:t>∈</m:t>
            </w:del>
          </m:r>
          <m:sSub>
            <m:sSubPr>
              <m:ctrlPr>
                <w:del w:id="1848" w:author="yun qiao" w:date="2026-04-16T15:00:00Z">
                  <w:rPr>
                    <w:rFonts w:ascii="Cambria Math" w:eastAsia="宋体" w:hAnsi="Cambria Math" w:cs="Times New Roman"/>
                    <w:i/>
                    <w:iCs/>
                    <w:sz w:val="28"/>
                    <w14:ligatures w14:val="none"/>
                  </w:rPr>
                </w:del>
              </m:ctrlPr>
            </m:sSubPr>
            <m:e>
              <m:r>
                <w:del w:id="1849" w:author="yun qiao" w:date="2026-04-16T15:00:00Z">
                  <m:rPr>
                    <m:scr m:val="script"/>
                  </m:rPr>
                  <w:rPr>
                    <w:rFonts w:ascii="Cambria Math" w:eastAsia="宋体" w:hAnsi="Cambria Math" w:cs="Times New Roman"/>
                    <w:sz w:val="28"/>
                    <w14:ligatures w14:val="none"/>
                  </w:rPr>
                  <m:t>E</m:t>
                </w:del>
              </m:r>
            </m:e>
            <m:sub>
              <m:r>
                <w:del w:id="1850" w:author="yun qiao" w:date="2026-04-16T15:00:00Z">
                  <m:rPr>
                    <m:scr m:val="script"/>
                  </m:rPr>
                  <w:rPr>
                    <w:rFonts w:ascii="Cambria Math" w:eastAsia="MS Gothic" w:hAnsi="Cambria Math" w:cs="MS Gothic"/>
                    <w:sz w:val="28"/>
                    <w14:ligatures w14:val="none"/>
                  </w:rPr>
                  <m:t>h</m:t>
                </w:del>
              </m:r>
            </m:sub>
          </m:sSub>
        </m:oMath>
      </m:oMathPara>
    </w:p>
    <w:p w14:paraId="4301A229" w14:textId="67EAB32C" w:rsidR="00B95363" w:rsidDel="00A67E34" w:rsidRDefault="00000000" w:rsidP="003B2C70">
      <w:pPr>
        <w:spacing w:after="120" w:line="480" w:lineRule="exact"/>
        <w:ind w:firstLineChars="200" w:firstLine="560"/>
        <w:jc w:val="both"/>
        <w:rPr>
          <w:del w:id="1851" w:author="yun qiao" w:date="2026-04-16T15:00:00Z"/>
          <w:rFonts w:ascii="Cambria Math" w:eastAsia="宋体" w:hAnsi="Cambria Math" w:cs="Times New Roman"/>
          <w:i/>
          <w:iCs/>
          <w:sz w:val="28"/>
          <w14:ligatures w14:val="none"/>
        </w:rPr>
      </w:pPr>
      <m:oMathPara>
        <m:oMath>
          <m:r>
            <w:del w:id="1852" w:author="yun qiao" w:date="2026-04-16T15:00:00Z">
              <w:rPr>
                <w:rFonts w:ascii="Cambria Math" w:eastAsia="宋体" w:hAnsi="Cambria Math" w:cs="Times New Roman"/>
                <w:sz w:val="28"/>
                <w14:ligatures w14:val="none"/>
              </w:rPr>
              <m:t>∀ </m:t>
            </w:del>
          </m:r>
          <m:sSub>
            <m:sSubPr>
              <m:ctrlPr>
                <w:del w:id="1853" w:author="yun qiao" w:date="2026-04-16T15:00:00Z">
                  <w:rPr>
                    <w:rFonts w:ascii="Cambria Math" w:eastAsia="宋体" w:hAnsi="Cambria Math" w:cs="Times New Roman"/>
                    <w:i/>
                    <w:iCs/>
                    <w:sz w:val="28"/>
                    <w14:ligatures w14:val="none"/>
                  </w:rPr>
                </w:del>
              </m:ctrlPr>
            </m:sSubPr>
            <m:e>
              <m:r>
                <w:del w:id="1854" w:author="yun qiao" w:date="2026-04-16T15:00:00Z">
                  <w:rPr>
                    <w:rFonts w:ascii="Cambria Math" w:eastAsia="宋体" w:hAnsi="Cambria Math" w:cs="Times New Roman"/>
                    <w:sz w:val="28"/>
                    <w14:ligatures w14:val="none"/>
                  </w:rPr>
                  <m:t>l</m:t>
                </w:del>
              </m:r>
            </m:e>
            <m:sub>
              <m:r>
                <w:del w:id="1855" w:author="yun qiao" w:date="2026-04-16T15:00:00Z">
                  <w:rPr>
                    <w:rFonts w:ascii="Cambria Math" w:eastAsia="宋体" w:hAnsi="Cambria Math" w:cs="Times New Roman"/>
                    <w:sz w:val="28"/>
                    <w14:ligatures w14:val="none"/>
                  </w:rPr>
                  <m:t>2</m:t>
                </w:del>
              </m:r>
            </m:sub>
          </m:sSub>
          <m:r>
            <w:del w:id="1856" w:author="yun qiao" w:date="2026-04-16T15:00:00Z">
              <w:rPr>
                <w:rFonts w:ascii="Cambria Math" w:eastAsia="宋体" w:hAnsi="Cambria Math" w:cs="Times New Roman"/>
                <w:sz w:val="28"/>
                <w14:ligatures w14:val="none"/>
              </w:rPr>
              <m:t>∈</m:t>
            </w:del>
          </m:r>
          <m:sSub>
            <m:sSubPr>
              <m:ctrlPr>
                <w:del w:id="1857" w:author="yun qiao" w:date="2026-04-16T15:00:00Z">
                  <w:rPr>
                    <w:rFonts w:ascii="Cambria Math" w:eastAsia="宋体" w:hAnsi="Cambria Math" w:cs="Times New Roman"/>
                    <w:i/>
                    <w:iCs/>
                    <w:sz w:val="28"/>
                    <w14:ligatures w14:val="none"/>
                  </w:rPr>
                </w:del>
              </m:ctrlPr>
            </m:sSubPr>
            <m:e>
              <m:r>
                <w:del w:id="1858" w:author="yun qiao" w:date="2026-04-16T15:00:00Z">
                  <m:rPr>
                    <m:scr m:val="script"/>
                  </m:rPr>
                  <w:rPr>
                    <w:rFonts w:ascii="Cambria Math" w:eastAsia="宋体" w:hAnsi="Cambria Math" w:cs="Times New Roman"/>
                    <w:sz w:val="28"/>
                    <w14:ligatures w14:val="none"/>
                  </w:rPr>
                  <m:t>L</m:t>
                </w:del>
              </m:r>
            </m:e>
            <m:sub>
              <m:r>
                <w:del w:id="1859" w:author="yun qiao" w:date="2026-04-16T15:00:00Z">
                  <w:rPr>
                    <w:rFonts w:ascii="Cambria Math" w:eastAsia="宋体" w:hAnsi="Cambria Math" w:cs="Times New Roman"/>
                    <w:sz w:val="28"/>
                    <w14:ligatures w14:val="none"/>
                  </w:rPr>
                  <m:t>2</m:t>
                </w:del>
              </m:r>
            </m:sub>
          </m:sSub>
          <m:r>
            <w:del w:id="1860" w:author="yun qiao" w:date="2026-04-16T15:00:00Z">
              <w:rPr>
                <w:rFonts w:ascii="Cambria Math" w:eastAsia="宋体" w:hAnsi="Cambria Math" w:cs="Times New Roman"/>
                <w:sz w:val="28"/>
                <w14:ligatures w14:val="none"/>
              </w:rPr>
              <m:t>, ∃! </m:t>
            </w:del>
          </m:r>
          <m:sSub>
            <m:sSubPr>
              <m:ctrlPr>
                <w:del w:id="1861" w:author="yun qiao" w:date="2026-04-16T15:00:00Z">
                  <w:rPr>
                    <w:rFonts w:ascii="Cambria Math" w:eastAsia="宋体" w:hAnsi="Cambria Math" w:cs="Times New Roman"/>
                    <w:i/>
                    <w:iCs/>
                    <w:sz w:val="28"/>
                    <w14:ligatures w14:val="none"/>
                  </w:rPr>
                </w:del>
              </m:ctrlPr>
            </m:sSubPr>
            <m:e>
              <m:r>
                <w:del w:id="1862" w:author="yun qiao" w:date="2026-04-16T15:00:00Z">
                  <w:rPr>
                    <w:rFonts w:ascii="Cambria Math" w:eastAsia="宋体" w:hAnsi="Cambria Math" w:cs="Times New Roman"/>
                    <w:sz w:val="28"/>
                    <w14:ligatures w14:val="none"/>
                  </w:rPr>
                  <m:t>l</m:t>
                </w:del>
              </m:r>
            </m:e>
            <m:sub>
              <m:r>
                <w:del w:id="1863" w:author="yun qiao" w:date="2026-04-16T15:00:00Z">
                  <w:rPr>
                    <w:rFonts w:ascii="Cambria Math" w:eastAsia="宋体" w:hAnsi="Cambria Math" w:cs="Times New Roman"/>
                    <w:sz w:val="28"/>
                    <w14:ligatures w14:val="none"/>
                  </w:rPr>
                  <m:t>1</m:t>
                </w:del>
              </m:r>
            </m:sub>
          </m:sSub>
          <m:r>
            <w:del w:id="1864" w:author="yun qiao" w:date="2026-04-16T15:00:00Z">
              <w:rPr>
                <w:rFonts w:ascii="Cambria Math" w:eastAsia="宋体" w:hAnsi="Cambria Math" w:cs="Times New Roman"/>
                <w:sz w:val="28"/>
                <w14:ligatures w14:val="none"/>
              </w:rPr>
              <m:t>∈</m:t>
            </w:del>
          </m:r>
          <m:sSub>
            <m:sSubPr>
              <m:ctrlPr>
                <w:del w:id="1865" w:author="yun qiao" w:date="2026-04-16T15:00:00Z">
                  <w:rPr>
                    <w:rFonts w:ascii="Cambria Math" w:eastAsia="宋体" w:hAnsi="Cambria Math" w:cs="Times New Roman"/>
                    <w:i/>
                    <w:iCs/>
                    <w:sz w:val="28"/>
                    <w14:ligatures w14:val="none"/>
                  </w:rPr>
                </w:del>
              </m:ctrlPr>
            </m:sSubPr>
            <m:e>
              <m:r>
                <w:del w:id="1866" w:author="yun qiao" w:date="2026-04-16T15:00:00Z">
                  <m:rPr>
                    <m:scr m:val="script"/>
                  </m:rPr>
                  <w:rPr>
                    <w:rFonts w:ascii="Cambria Math" w:eastAsia="宋体" w:hAnsi="Cambria Math" w:cs="Times New Roman"/>
                    <w:sz w:val="28"/>
                    <w14:ligatures w14:val="none"/>
                  </w:rPr>
                  <m:t>L</m:t>
                </w:del>
              </m:r>
            </m:e>
            <m:sub>
              <m:r>
                <w:del w:id="1867" w:author="yun qiao" w:date="2026-04-16T15:00:00Z">
                  <w:rPr>
                    <w:rFonts w:ascii="Cambria Math" w:eastAsia="宋体" w:hAnsi="Cambria Math" w:cs="Times New Roman"/>
                    <w:sz w:val="28"/>
                    <w14:ligatures w14:val="none"/>
                  </w:rPr>
                  <m:t>1</m:t>
                </w:del>
              </m:r>
            </m:sub>
          </m:sSub>
          <m:r>
            <w:del w:id="1868" w:author="yun qiao" w:date="2026-04-16T15:00:00Z">
              <w:rPr>
                <w:rFonts w:ascii="Cambria Math" w:eastAsia="宋体" w:hAnsi="Cambria Math" w:cs="Times New Roman"/>
                <w:sz w:val="28"/>
                <w14:ligatures w14:val="none"/>
              </w:rPr>
              <m:t>, </m:t>
            </w:del>
          </m:r>
          <m:r>
            <w:del w:id="1869" w:author="yun qiao" w:date="2026-04-16T15:00:00Z">
              <m:rPr>
                <m:nor/>
              </m:rPr>
              <w:rPr>
                <w:rFonts w:ascii="Cambria Math" w:eastAsia="宋体" w:hAnsi="Cambria Math" w:cs="Times New Roman"/>
                <w:i/>
                <w:iCs/>
                <w:sz w:val="28"/>
                <w14:ligatures w14:val="none"/>
              </w:rPr>
              <m:t>s.t.</m:t>
            </w:del>
          </m:r>
          <m:r>
            <w:del w:id="1870" w:author="yun qiao" w:date="2026-04-16T15:00:00Z">
              <w:rPr>
                <w:rFonts w:ascii="Cambria Math" w:eastAsia="宋体" w:hAnsi="Cambria Math" w:cs="Times New Roman"/>
                <w:sz w:val="28"/>
                <w14:ligatures w14:val="none"/>
              </w:rPr>
              <m:t> </m:t>
            </w:del>
          </m:r>
          <m:d>
            <m:dPr>
              <m:ctrlPr>
                <w:del w:id="1871" w:author="yun qiao" w:date="2026-04-16T15:00:00Z">
                  <w:rPr>
                    <w:rFonts w:ascii="Cambria Math" w:eastAsia="宋体" w:hAnsi="Cambria Math" w:cs="Times New Roman"/>
                    <w:i/>
                    <w:iCs/>
                    <w:sz w:val="28"/>
                    <w14:ligatures w14:val="none"/>
                  </w:rPr>
                </w:del>
              </m:ctrlPr>
            </m:dPr>
            <m:e>
              <m:sSub>
                <m:sSubPr>
                  <m:ctrlPr>
                    <w:del w:id="1872" w:author="yun qiao" w:date="2026-04-16T15:00:00Z">
                      <w:rPr>
                        <w:rFonts w:ascii="Cambria Math" w:eastAsia="宋体" w:hAnsi="Cambria Math" w:cs="Times New Roman"/>
                        <w:i/>
                        <w:iCs/>
                        <w:sz w:val="28"/>
                        <w14:ligatures w14:val="none"/>
                      </w:rPr>
                    </w:del>
                  </m:ctrlPr>
                </m:sSubPr>
                <m:e>
                  <m:r>
                    <w:del w:id="1873" w:author="yun qiao" w:date="2026-04-16T15:00:00Z">
                      <w:rPr>
                        <w:rFonts w:ascii="Cambria Math" w:eastAsia="宋体" w:hAnsi="Cambria Math" w:cs="Times New Roman"/>
                        <w:sz w:val="28"/>
                        <w14:ligatures w14:val="none"/>
                      </w:rPr>
                      <m:t>l</m:t>
                    </w:del>
                  </m:r>
                </m:e>
                <m:sub>
                  <m:r>
                    <w:del w:id="1874" w:author="yun qiao" w:date="2026-04-16T15:00:00Z">
                      <w:rPr>
                        <w:rFonts w:ascii="Cambria Math" w:eastAsia="宋体" w:hAnsi="Cambria Math" w:cs="Times New Roman"/>
                        <w:sz w:val="28"/>
                        <w14:ligatures w14:val="none"/>
                      </w:rPr>
                      <m:t>2</m:t>
                    </w:del>
                  </m:r>
                </m:sub>
              </m:sSub>
              <m:r>
                <w:del w:id="1875" w:author="yun qiao" w:date="2026-04-16T15:00:00Z">
                  <w:rPr>
                    <w:rFonts w:ascii="Cambria Math" w:eastAsia="宋体" w:hAnsi="Cambria Math" w:cs="Times New Roman"/>
                    <w:sz w:val="28"/>
                    <w14:ligatures w14:val="none"/>
                  </w:rPr>
                  <m:t>,</m:t>
                </w:del>
              </m:r>
              <m:sSub>
                <m:sSubPr>
                  <m:ctrlPr>
                    <w:del w:id="1876" w:author="yun qiao" w:date="2026-04-16T15:00:00Z">
                      <w:rPr>
                        <w:rFonts w:ascii="Cambria Math" w:eastAsia="宋体" w:hAnsi="Cambria Math" w:cs="Times New Roman"/>
                        <w:i/>
                        <w:iCs/>
                        <w:sz w:val="28"/>
                        <w14:ligatures w14:val="none"/>
                      </w:rPr>
                    </w:del>
                  </m:ctrlPr>
                </m:sSubPr>
                <m:e>
                  <m:r>
                    <w:del w:id="1877" w:author="yun qiao" w:date="2026-04-16T15:00:00Z">
                      <w:rPr>
                        <w:rFonts w:ascii="Cambria Math" w:eastAsia="宋体" w:hAnsi="Cambria Math" w:cs="Times New Roman"/>
                        <w:sz w:val="28"/>
                        <w14:ligatures w14:val="none"/>
                      </w:rPr>
                      <m:t>l</m:t>
                    </w:del>
                  </m:r>
                </m:e>
                <m:sub>
                  <m:r>
                    <w:del w:id="1878" w:author="yun qiao" w:date="2026-04-16T15:00:00Z">
                      <w:rPr>
                        <w:rFonts w:ascii="Cambria Math" w:eastAsia="宋体" w:hAnsi="Cambria Math" w:cs="Times New Roman"/>
                        <w:sz w:val="28"/>
                        <w14:ligatures w14:val="none"/>
                      </w:rPr>
                      <m:t>1</m:t>
                    </w:del>
                  </m:r>
                </m:sub>
              </m:sSub>
            </m:e>
          </m:d>
          <m:r>
            <w:del w:id="1879" w:author="yun qiao" w:date="2026-04-16T15:00:00Z">
              <w:rPr>
                <w:rFonts w:ascii="Cambria Math" w:eastAsia="宋体" w:hAnsi="Cambria Math" w:cs="Times New Roman"/>
                <w:sz w:val="28"/>
                <w14:ligatures w14:val="none"/>
              </w:rPr>
              <m:t>∈</m:t>
            </w:del>
          </m:r>
          <m:sSub>
            <m:sSubPr>
              <m:ctrlPr>
                <w:del w:id="1880" w:author="yun qiao" w:date="2026-04-16T15:00:00Z">
                  <w:rPr>
                    <w:rFonts w:ascii="Cambria Math" w:eastAsia="宋体" w:hAnsi="Cambria Math" w:cs="Times New Roman"/>
                    <w:i/>
                    <w:iCs/>
                    <w:sz w:val="28"/>
                    <w14:ligatures w14:val="none"/>
                  </w:rPr>
                </w:del>
              </m:ctrlPr>
            </m:sSubPr>
            <m:e>
              <m:r>
                <w:del w:id="1881" w:author="yun qiao" w:date="2026-04-16T15:00:00Z">
                  <m:rPr>
                    <m:scr m:val="script"/>
                  </m:rPr>
                  <w:rPr>
                    <w:rFonts w:ascii="Cambria Math" w:eastAsia="宋体" w:hAnsi="Cambria Math" w:cs="Times New Roman"/>
                    <w:sz w:val="28"/>
                    <w14:ligatures w14:val="none"/>
                  </w:rPr>
                  <m:t>E</m:t>
                </w:del>
              </m:r>
            </m:e>
            <m:sub>
              <m:r>
                <w:del w:id="1882" w:author="yun qiao" w:date="2026-04-16T15:00:00Z">
                  <m:rPr>
                    <m:scr m:val="script"/>
                  </m:rPr>
                  <w:rPr>
                    <w:rFonts w:ascii="Cambria Math" w:eastAsia="MS Gothic" w:hAnsi="Cambria Math" w:cs="MS Gothic"/>
                    <w:sz w:val="28"/>
                    <w14:ligatures w14:val="none"/>
                  </w:rPr>
                  <m:t>h</m:t>
                </w:del>
              </m:r>
            </m:sub>
          </m:sSub>
        </m:oMath>
      </m:oMathPara>
    </w:p>
    <w:p w14:paraId="560F4823" w14:textId="4119AA7E" w:rsidR="00B95363" w:rsidRDefault="00000000" w:rsidP="003B2C70">
      <w:pPr>
        <w:spacing w:after="120" w:line="480" w:lineRule="exact"/>
        <w:ind w:firstLineChars="200" w:firstLine="560"/>
        <w:jc w:val="both"/>
        <w:rPr>
          <w:del w:id="1883" w:author="yun qiao" w:date="2026-04-09T13:44:00Z"/>
          <w:rFonts w:ascii="Times New Roman" w:eastAsia="宋体" w:hAnsi="Times New Roman" w:cs="Times New Roman"/>
          <w:sz w:val="28"/>
          <w14:ligatures w14:val="none"/>
        </w:rPr>
      </w:pPr>
      <w:del w:id="1884" w:author="yun qiao" w:date="2026-04-16T15:00:00Z">
        <w:r w:rsidDel="00A67E34">
          <w:rPr>
            <w:rFonts w:ascii="Times New Roman" w:eastAsia="宋体" w:hAnsi="Times New Roman" w:cs="Times New Roman" w:hint="eastAsia"/>
            <w:sz w:val="28"/>
            <w14:ligatures w14:val="none"/>
          </w:rPr>
          <w:delText>即每个操作原语唯一归属于一个操作子类，每个操作子类唯一归属于一个操作大类，形成严格的树形层次结构。该约束保证了从任意操作原语出发，均可沿归属路径唯一确定其所属的操作子类与操作大类，从而支持层次化的语义检索与分类推理。</w:delText>
        </w:r>
      </w:del>
    </w:p>
    <w:p w14:paraId="78AD241A" w14:textId="336FF654" w:rsidR="00B95363" w:rsidDel="00A67E34" w:rsidRDefault="00000000" w:rsidP="003B2C70">
      <w:pPr>
        <w:spacing w:after="120" w:line="480" w:lineRule="exact"/>
        <w:ind w:firstLineChars="200" w:firstLine="560"/>
        <w:jc w:val="both"/>
        <w:rPr>
          <w:del w:id="1885" w:author="yun qiao" w:date="2026-04-16T15:00:00Z"/>
          <w:rFonts w:ascii="Times New Roman" w:eastAsia="宋体" w:hAnsi="Times New Roman" w:cs="Times New Roman"/>
          <w:sz w:val="28"/>
          <w14:ligatures w14:val="none"/>
        </w:rPr>
      </w:pPr>
      <w:del w:id="1886" w:author="yun qiao" w:date="2026-04-16T15:00:00Z">
        <w:r w:rsidDel="00A67E34">
          <w:rPr>
            <w:rFonts w:ascii="Times New Roman" w:eastAsia="宋体" w:hAnsi="Times New Roman" w:cs="Times New Roman" w:hint="eastAsia"/>
            <w:sz w:val="28"/>
            <w14:ligatures w14:val="none"/>
          </w:rPr>
          <w:delText>设平台算子的全集为</w:delText>
        </w:r>
      </w:del>
      <m:oMath>
        <m:r>
          <w:del w:id="1887" w:author="yun qiao" w:date="2026-04-16T15:00:00Z">
            <m:rPr>
              <m:scr m:val="script"/>
            </m:rPr>
            <w:rPr>
              <w:rFonts w:ascii="Cambria Math" w:eastAsia="宋体" w:hAnsi="Cambria Math" w:cs="Times New Roman"/>
              <w:sz w:val="28"/>
              <w14:ligatures w14:val="none"/>
            </w:rPr>
            <m:t>O</m:t>
          </w:del>
        </m:r>
        <m:r>
          <w:del w:id="1888" w:author="yun qiao" w:date="2026-04-16T15:00:00Z">
            <w:rPr>
              <w:rFonts w:ascii="Cambria Math" w:eastAsia="宋体" w:hAnsi="Cambria Math" w:cs="Times New Roman" w:hint="eastAsia"/>
              <w:sz w:val="28"/>
              <w14:ligatures w14:val="none"/>
            </w:rPr>
            <m:t>=</m:t>
          </w:del>
        </m:r>
        <m:nary>
          <m:naryPr>
            <m:chr m:val="⋃"/>
            <m:supHide m:val="1"/>
            <m:ctrlPr>
              <w:del w:id="1889" w:author="yun qiao" w:date="2026-04-16T15:00:00Z">
                <w:rPr>
                  <w:rFonts w:ascii="Cambria Math" w:eastAsia="宋体" w:hAnsi="Cambria Math" w:cs="Times New Roman"/>
                  <w:sz w:val="28"/>
                  <w14:ligatures w14:val="none"/>
                </w:rPr>
              </w:del>
            </m:ctrlPr>
          </m:naryPr>
          <m:sub>
            <m:r>
              <w:del w:id="1890" w:author="yun qiao" w:date="2026-04-16T15:00:00Z">
                <w:rPr>
                  <w:rFonts w:ascii="Cambria Math" w:eastAsia="宋体" w:hAnsi="Cambria Math" w:cs="Times New Roman" w:hint="eastAsia"/>
                  <w:sz w:val="28"/>
                  <w14:ligatures w14:val="none"/>
                </w:rPr>
                <m:t>p</m:t>
              </w:del>
            </m:r>
            <m:r>
              <w:del w:id="1891" w:author="yun qiao" w:date="2026-04-16T15:00:00Z">
                <m:rPr>
                  <m:sty m:val="p"/>
                </m:rPr>
                <w:rPr>
                  <w:rFonts w:ascii="Cambria Math" w:eastAsia="宋体" w:hAnsi="Cambria Math" w:cs="Times New Roman" w:hint="eastAsia"/>
                  <w:sz w:val="28"/>
                  <w14:ligatures w14:val="none"/>
                </w:rPr>
                <m:t>∈</m:t>
              </w:del>
            </m:r>
            <m:r>
              <w:del w:id="1892" w:author="yun qiao" w:date="2026-04-16T15:00:00Z">
                <m:rPr>
                  <m:scr m:val="script"/>
                </m:rPr>
                <w:rPr>
                  <w:rFonts w:ascii="Cambria Math" w:eastAsia="宋体" w:hAnsi="Cambria Math" w:cs="Times New Roman"/>
                  <w:sz w:val="28"/>
                  <w14:ligatures w14:val="none"/>
                </w:rPr>
                <m:t>P</m:t>
              </w:del>
            </m:r>
            <m:ctrlPr>
              <w:del w:id="1893" w:author="yun qiao" w:date="2026-04-16T15:00:00Z">
                <w:rPr>
                  <w:rFonts w:ascii="Cambria Math" w:eastAsia="宋体" w:hAnsi="Cambria Math" w:cs="Times New Roman"/>
                  <w:i/>
                  <w:sz w:val="28"/>
                  <w14:ligatures w14:val="none"/>
                </w:rPr>
              </w:del>
            </m:ctrlPr>
          </m:sub>
          <m:sup>
            <m:ctrlPr>
              <w:del w:id="1894" w:author="yun qiao" w:date="2026-04-16T15:00:00Z">
                <w:rPr>
                  <w:rFonts w:ascii="Cambria Math" w:eastAsia="宋体" w:hAnsi="Cambria Math" w:cs="Times New Roman"/>
                  <w:i/>
                  <w:sz w:val="28"/>
                  <w14:ligatures w14:val="none"/>
                </w:rPr>
              </w:del>
            </m:ctrlPr>
          </m:sup>
          <m:e>
            <m:sSub>
              <m:sSubPr>
                <m:ctrlPr>
                  <w:del w:id="1895" w:author="yun qiao" w:date="2026-04-16T15:00:00Z">
                    <w:rPr>
                      <w:rFonts w:ascii="Cambria Math" w:eastAsia="宋体" w:hAnsi="Cambria Math" w:cs="Times New Roman"/>
                      <w:i/>
                      <w:sz w:val="28"/>
                      <w14:ligatures w14:val="none"/>
                    </w:rPr>
                  </w:del>
                </m:ctrlPr>
              </m:sSubPr>
              <m:e>
                <m:r>
                  <w:del w:id="1896" w:author="yun qiao" w:date="2026-04-16T15:00:00Z">
                    <m:rPr>
                      <m:scr m:val="script"/>
                    </m:rPr>
                    <w:rPr>
                      <w:rFonts w:ascii="Cambria Math" w:eastAsia="宋体" w:hAnsi="Cambria Math" w:cs="Times New Roman"/>
                      <w:sz w:val="28"/>
                      <w14:ligatures w14:val="none"/>
                    </w:rPr>
                    <m:t>O</m:t>
                  </w:del>
                </m:r>
              </m:e>
              <m:sub>
                <m:r>
                  <w:del w:id="1897" w:author="yun qiao" w:date="2026-04-16T15:00:00Z">
                    <m:rPr>
                      <m:scr m:val="script"/>
                    </m:rPr>
                    <w:rPr>
                      <w:rFonts w:ascii="Cambria Math" w:eastAsia="宋体" w:hAnsi="Cambria Math" w:cs="Times New Roman"/>
                      <w:sz w:val="28"/>
                      <w14:ligatures w14:val="none"/>
                    </w:rPr>
                    <m:t>p</m:t>
                  </w:del>
                </m:r>
              </m:sub>
            </m:sSub>
            <m:ctrlPr>
              <w:del w:id="1898" w:author="yun qiao" w:date="2026-04-16T15:00:00Z">
                <w:rPr>
                  <w:rFonts w:ascii="Cambria Math" w:eastAsia="宋体" w:hAnsi="Cambria Math" w:cs="Times New Roman"/>
                  <w:i/>
                  <w:sz w:val="28"/>
                  <w14:ligatures w14:val="none"/>
                </w:rPr>
              </w:del>
            </m:ctrlPr>
          </m:e>
        </m:nary>
      </m:oMath>
      <w:del w:id="1899" w:author="yun qiao" w:date="2026-04-16T15:00:00Z">
        <w:r w:rsidDel="00A67E34">
          <w:rPr>
            <w:rFonts w:ascii="Times New Roman" w:eastAsia="宋体" w:hAnsi="Times New Roman" w:cs="Times New Roman" w:hint="eastAsia"/>
            <w:sz w:val="28"/>
            <w14:ligatures w14:val="none"/>
          </w:rPr>
          <w:delText>，其中</w:delText>
        </w:r>
      </w:del>
      <m:oMath>
        <m:r>
          <w:del w:id="1900" w:author="yun qiao" w:date="2026-04-16T15:00:00Z">
            <m:rPr>
              <m:scr m:val="script"/>
            </m:rPr>
            <w:rPr>
              <w:rFonts w:ascii="Cambria Math" w:eastAsia="宋体" w:hAnsi="Cambria Math" w:cs="Times New Roman"/>
              <w:sz w:val="28"/>
              <w14:ligatures w14:val="none"/>
            </w:rPr>
            <m:t>P</m:t>
          </w:del>
        </m:r>
      </m:oMath>
      <w:del w:id="1901" w:author="yun qiao" w:date="2026-04-16T15:00:00Z">
        <w:r w:rsidDel="00A67E34">
          <w:rPr>
            <w:rFonts w:ascii="Times New Roman" w:eastAsia="宋体" w:hAnsi="Times New Roman" w:cs="Times New Roman" w:hint="eastAsia"/>
            <w:sz w:val="28"/>
            <w14:ligatures w14:val="none"/>
          </w:rPr>
          <w:delText>为地理处理平台集合，</w:delText>
        </w:r>
      </w:del>
      <m:oMath>
        <m:sSub>
          <m:sSubPr>
            <m:ctrlPr>
              <w:del w:id="1902" w:author="yun qiao" w:date="2026-04-16T15:00:00Z">
                <w:rPr>
                  <w:rFonts w:ascii="Cambria Math" w:eastAsia="宋体" w:hAnsi="Cambria Math" w:cs="Times New Roman"/>
                  <w:i/>
                  <w:sz w:val="28"/>
                  <w14:ligatures w14:val="none"/>
                </w:rPr>
              </w:del>
            </m:ctrlPr>
          </m:sSubPr>
          <m:e>
            <m:r>
              <w:del w:id="1903" w:author="yun qiao" w:date="2026-04-16T15:00:00Z">
                <m:rPr>
                  <m:scr m:val="script"/>
                </m:rPr>
                <w:rPr>
                  <w:rFonts w:ascii="Cambria Math" w:eastAsia="宋体" w:hAnsi="Cambria Math" w:cs="Times New Roman"/>
                  <w:sz w:val="28"/>
                  <w14:ligatures w14:val="none"/>
                </w:rPr>
                <m:t>O</m:t>
              </w:del>
            </m:r>
          </m:e>
          <m:sub>
            <m:r>
              <w:del w:id="1904" w:author="yun qiao" w:date="2026-04-16T15:00:00Z">
                <m:rPr>
                  <m:scr m:val="script"/>
                </m:rPr>
                <w:rPr>
                  <w:rFonts w:ascii="Cambria Math" w:eastAsia="宋体" w:hAnsi="Cambria Math" w:cs="Times New Roman"/>
                  <w:sz w:val="28"/>
                  <w14:ligatures w14:val="none"/>
                </w:rPr>
                <m:t>p</m:t>
              </w:del>
            </m:r>
          </m:sub>
        </m:sSub>
      </m:oMath>
      <w:del w:id="1905" w:author="yun qiao" w:date="2026-04-16T15:00:00Z">
        <w:r w:rsidDel="00A67E34">
          <w:rPr>
            <w:rFonts w:ascii="Times New Roman" w:eastAsia="宋体" w:hAnsi="Times New Roman" w:cs="Times New Roman" w:hint="eastAsia"/>
            <w:sz w:val="28"/>
            <w14:ligatures w14:val="none"/>
          </w:rPr>
          <w:delText>为平台</w:delText>
        </w:r>
      </w:del>
      <m:oMath>
        <m:r>
          <w:del w:id="1906" w:author="yun qiao" w:date="2026-04-16T15:00:00Z">
            <w:rPr>
              <w:rFonts w:ascii="Cambria Math" w:eastAsia="宋体" w:hAnsi="Cambria Math" w:cs="Times New Roman" w:hint="eastAsia"/>
              <w:sz w:val="28"/>
              <w14:ligatures w14:val="none"/>
            </w:rPr>
            <m:t>p</m:t>
          </w:del>
        </m:r>
      </m:oMath>
      <w:del w:id="1907" w:author="yun qiao" w:date="2026-04-16T15:00:00Z">
        <w:r w:rsidDel="00A67E34">
          <w:rPr>
            <w:rFonts w:ascii="Times New Roman" w:eastAsia="宋体" w:hAnsi="Times New Roman" w:cs="Times New Roman" w:hint="eastAsia"/>
            <w:sz w:val="28"/>
            <w14:ligatures w14:val="none"/>
          </w:rPr>
          <w:delText>中的算子集合。跨平台语义对齐通过映射关系</w:delText>
        </w:r>
      </w:del>
      <m:oMath>
        <m:sSub>
          <m:sSubPr>
            <m:ctrlPr>
              <w:del w:id="1908" w:author="yun qiao" w:date="2026-04-16T15:00:00Z">
                <w:rPr>
                  <w:rFonts w:ascii="Cambria Math" w:eastAsia="宋体" w:hAnsi="Cambria Math" w:cs="Times New Roman"/>
                  <w:i/>
                  <w:sz w:val="28"/>
                  <w14:ligatures w14:val="none"/>
                </w:rPr>
              </w:del>
            </m:ctrlPr>
          </m:sSubPr>
          <m:e>
            <m:r>
              <w:del w:id="1909" w:author="yun qiao" w:date="2026-04-16T15:00:00Z">
                <m:rPr>
                  <m:scr m:val="script"/>
                </m:rPr>
                <w:rPr>
                  <w:rFonts w:ascii="Cambria Math" w:eastAsia="宋体" w:hAnsi="Cambria Math" w:cs="Times New Roman"/>
                  <w:sz w:val="28"/>
                  <w14:ligatures w14:val="none"/>
                </w:rPr>
                <m:t>R</m:t>
              </w:del>
            </m:r>
          </m:e>
          <m:sub>
            <m:r>
              <w:del w:id="1910" w:author="yun qiao" w:date="2026-04-16T15:00:00Z">
                <m:rPr>
                  <m:scr m:val="script"/>
                </m:rPr>
                <w:rPr>
                  <w:rFonts w:ascii="Cambria Math" w:eastAsia="宋体" w:hAnsi="Cambria Math" w:cs="Times New Roman"/>
                  <w:sz w:val="28"/>
                  <w14:ligatures w14:val="none"/>
                </w:rPr>
                <m:t>m</m:t>
              </w:del>
            </m:r>
          </m:sub>
        </m:sSub>
        <m:r>
          <w:del w:id="1911" w:author="yun qiao" w:date="2026-04-16T15:00:00Z">
            <m:rPr>
              <m:sty m:val="p"/>
            </m:rPr>
            <w:rPr>
              <w:rFonts w:ascii="Cambria Math" w:eastAsia="宋体" w:hAnsi="Cambria Math" w:cs="Times New Roman"/>
              <w:sz w:val="28"/>
              <w14:ligatures w14:val="none"/>
            </w:rPr>
            <m:t>⊆</m:t>
          </w:del>
        </m:r>
        <m:r>
          <w:del w:id="1912" w:author="yun qiao" w:date="2026-04-16T15:00:00Z">
            <m:rPr>
              <m:scr m:val="script"/>
            </m:rPr>
            <w:rPr>
              <w:rFonts w:ascii="Cambria Math" w:eastAsia="宋体" w:hAnsi="Cambria Math" w:cs="Times New Roman"/>
              <w:sz w:val="28"/>
              <w14:ligatures w14:val="none"/>
            </w:rPr>
            <m:t>O</m:t>
          </w:del>
        </m:r>
        <m:r>
          <w:del w:id="1913" w:author="yun qiao" w:date="2026-04-16T15:00:00Z">
            <m:rPr>
              <m:sty m:val="p"/>
            </m:rPr>
            <w:rPr>
              <w:rFonts w:ascii="Cambria Math" w:eastAsia="宋体" w:hAnsi="Cambria Math" w:cs="Times New Roman" w:hint="eastAsia"/>
              <w:sz w:val="28"/>
              <w14:ligatures w14:val="none"/>
            </w:rPr>
            <m:t>×</m:t>
          </w:del>
        </m:r>
        <m:sSub>
          <m:sSubPr>
            <m:ctrlPr>
              <w:del w:id="1914" w:author="yun qiao" w:date="2026-04-16T15:00:00Z">
                <w:rPr>
                  <w:rFonts w:ascii="Cambria Math" w:eastAsia="宋体" w:hAnsi="Cambria Math" w:cs="Times New Roman"/>
                  <w:i/>
                  <w:sz w:val="28"/>
                  <w14:ligatures w14:val="none"/>
                </w:rPr>
              </w:del>
            </m:ctrlPr>
          </m:sSubPr>
          <m:e>
            <m:r>
              <w:del w:id="1915" w:author="yun qiao" w:date="2026-04-16T15:00:00Z">
                <m:rPr>
                  <m:scr m:val="script"/>
                </m:rPr>
                <w:rPr>
                  <w:rFonts w:ascii="Cambria Math" w:eastAsia="宋体" w:hAnsi="Cambria Math" w:cs="Times New Roman"/>
                  <w:sz w:val="28"/>
                  <w14:ligatures w14:val="none"/>
                </w:rPr>
                <m:t>L</m:t>
              </w:del>
            </m:r>
          </m:e>
          <m:sub>
            <m:r>
              <w:del w:id="1916" w:author="yun qiao" w:date="2026-04-16T15:00:00Z">
                <w:rPr>
                  <w:rFonts w:ascii="Cambria Math" w:eastAsia="宋体" w:hAnsi="Cambria Math" w:cs="Times New Roman" w:hint="eastAsia"/>
                  <w:sz w:val="28"/>
                  <w14:ligatures w14:val="none"/>
                </w:rPr>
                <m:t>3</m:t>
              </w:del>
            </m:r>
          </m:sub>
        </m:sSub>
      </m:oMath>
      <w:del w:id="1917" w:author="yun qiao" w:date="2026-04-16T15:00:00Z">
        <w:r w:rsidDel="00A67E34">
          <w:rPr>
            <w:rFonts w:ascii="Times New Roman" w:eastAsia="宋体" w:hAnsi="Times New Roman" w:cs="Times New Roman" w:hint="eastAsia"/>
            <w:sz w:val="28"/>
            <w14:ligatures w14:val="none"/>
          </w:rPr>
          <w:delText>实现，</w:delText>
        </w:r>
      </w:del>
      <w:del w:id="1918" w:author="yun qiao" w:date="2026-04-09T13:45:00Z">
        <w:r>
          <w:rPr>
            <w:rFonts w:ascii="Times New Roman" w:eastAsia="宋体" w:hAnsi="Times New Roman" w:cs="Times New Roman" w:hint="eastAsia"/>
            <w:sz w:val="28"/>
            <w14:ligatures w14:val="none"/>
          </w:rPr>
          <w:delText>所述映射关系将具体算子与操作原语进行关联</w:delText>
        </w:r>
      </w:del>
      <w:del w:id="1919" w:author="yun qiao" w:date="2026-04-16T15:00:00Z">
        <w:r w:rsidDel="00A67E34">
          <w:rPr>
            <w:rFonts w:ascii="Times New Roman" w:eastAsia="宋体" w:hAnsi="Times New Roman" w:cs="Times New Roman" w:hint="eastAsia"/>
            <w:sz w:val="28"/>
            <w14:ligatures w14:val="none"/>
          </w:rPr>
          <w:delText>：</w:delText>
        </w:r>
      </w:del>
    </w:p>
    <w:p w14:paraId="237C1ED5" w14:textId="192F55D9" w:rsidR="00B95363" w:rsidDel="00A67E34" w:rsidRDefault="00000000">
      <w:pPr>
        <w:spacing w:after="120" w:line="480" w:lineRule="exact"/>
        <w:ind w:firstLineChars="200" w:firstLine="560"/>
        <w:jc w:val="both"/>
        <w:rPr>
          <w:del w:id="1920" w:author="yun qiao" w:date="2026-04-16T15:00:00Z"/>
          <w:rFonts w:ascii="Times New Roman" w:eastAsia="宋体" w:hAnsi="Times New Roman" w:cs="Times New Roman"/>
          <w:sz w:val="28"/>
          <w14:ligatures w14:val="none"/>
        </w:rPr>
        <w:pPrChange w:id="1921" w:author="yun qiao" w:date="2026-04-16T15:04:00Z">
          <w:pPr>
            <w:spacing w:after="120" w:line="480" w:lineRule="exact"/>
            <w:jc w:val="both"/>
          </w:pPr>
        </w:pPrChange>
      </w:pPr>
      <w:del w:id="1922" w:author="yun qiao" w:date="2026-04-16T15:00:00Z">
        <w:r w:rsidDel="00A67E34">
          <w:rPr>
            <w:rFonts w:ascii="Times New Roman" w:eastAsia="宋体" w:hAnsi="Times New Roman" w:cs="Times New Roman" w:hint="eastAsia"/>
            <w:sz w:val="28"/>
            <w14:ligatures w14:val="none"/>
          </w:rPr>
          <w:delText>。通过上述映射关系，后续序列生成过程在操作原语空间</w:delText>
        </w:r>
      </w:del>
      <m:oMath>
        <m:sSub>
          <m:sSubPr>
            <m:ctrlPr>
              <w:del w:id="1923" w:author="yun qiao" w:date="2026-04-16T15:00:00Z">
                <w:rPr>
                  <w:rFonts w:ascii="Cambria Math" w:eastAsia="宋体" w:hAnsi="Cambria Math" w:cs="Times New Roman"/>
                  <w:i/>
                  <w:sz w:val="28"/>
                  <w14:ligatures w14:val="none"/>
                </w:rPr>
              </w:del>
            </m:ctrlPr>
          </m:sSubPr>
          <m:e>
            <m:r>
              <w:del w:id="1924" w:author="yun qiao" w:date="2026-04-16T15:00:00Z">
                <m:rPr>
                  <m:scr m:val="script"/>
                </m:rPr>
                <w:rPr>
                  <w:rFonts w:ascii="Cambria Math" w:eastAsia="宋体" w:hAnsi="Cambria Math" w:cs="Times New Roman"/>
                  <w:sz w:val="28"/>
                  <w14:ligatures w14:val="none"/>
                </w:rPr>
                <m:t>L</m:t>
              </w:del>
            </m:r>
          </m:e>
          <m:sub>
            <m:r>
              <w:del w:id="1925" w:author="yun qiao" w:date="2026-04-16T15:00:00Z">
                <w:rPr>
                  <w:rFonts w:ascii="Cambria Math" w:eastAsia="宋体" w:hAnsi="Cambria Math" w:cs="Times New Roman" w:hint="eastAsia"/>
                  <w:sz w:val="28"/>
                  <w14:ligatures w14:val="none"/>
                </w:rPr>
                <m:t>3</m:t>
              </w:del>
            </m:r>
          </m:sub>
        </m:sSub>
      </m:oMath>
      <w:del w:id="1926" w:author="yun qiao" w:date="2026-04-16T15:00:00Z">
        <w:r w:rsidDel="00A67E34">
          <w:rPr>
            <w:rFonts w:ascii="Times New Roman" w:eastAsia="宋体" w:hAnsi="Times New Roman" w:cs="Times New Roman" w:hint="eastAsia"/>
            <w:sz w:val="28"/>
            <w14:ligatures w14:val="none"/>
          </w:rPr>
          <w:delText>上进行，推理阶段再通过逆映射检索具体平台算子：</w:delText>
        </w:r>
      </w:del>
    </w:p>
    <w:p w14:paraId="7EDA4467" w14:textId="10CC8985" w:rsidR="00B95363" w:rsidDel="00A67E34" w:rsidRDefault="00000000" w:rsidP="003B2C70">
      <w:pPr>
        <w:spacing w:after="120" w:line="480" w:lineRule="exact"/>
        <w:ind w:firstLineChars="200" w:firstLine="560"/>
        <w:jc w:val="both"/>
        <w:rPr>
          <w:del w:id="1927" w:author="yun qiao" w:date="2026-04-16T15:00:00Z"/>
          <w:rFonts w:ascii="Cambria Math" w:eastAsia="宋体" w:hAnsi="Cambria Math" w:cs="Times New Roman"/>
          <w:i/>
          <w:sz w:val="28"/>
          <w14:ligatures w14:val="none"/>
        </w:rPr>
      </w:pPr>
      <m:oMathPara>
        <m:oMath>
          <m:sSubSup>
            <m:sSubSupPr>
              <m:ctrlPr>
                <w:del w:id="1928" w:author="yun qiao" w:date="2026-04-16T15:00:00Z">
                  <w:rPr>
                    <w:rFonts w:ascii="Cambria Math" w:eastAsia="宋体" w:hAnsi="Cambria Math" w:cs="Times New Roman"/>
                    <w:i/>
                    <w:sz w:val="28"/>
                    <w14:ligatures w14:val="none"/>
                  </w:rPr>
                </w:del>
              </m:ctrlPr>
            </m:sSubSupPr>
            <m:e>
              <m:r>
                <w:del w:id="1929" w:author="yun qiao" w:date="2026-04-16T15:00:00Z">
                  <m:rPr>
                    <m:scr m:val="script"/>
                  </m:rPr>
                  <w:rPr>
                    <w:rFonts w:ascii="Cambria Math" w:eastAsia="宋体" w:hAnsi="Cambria Math" w:cs="Times New Roman"/>
                    <w:sz w:val="28"/>
                    <w14:ligatures w14:val="none"/>
                  </w:rPr>
                  <m:t>R</m:t>
                </w:del>
              </m:r>
            </m:e>
            <m:sub>
              <m:r>
                <w:del w:id="1930" w:author="yun qiao" w:date="2026-04-16T15:00:00Z">
                  <m:rPr>
                    <m:scr m:val="script"/>
                  </m:rPr>
                  <w:rPr>
                    <w:rFonts w:ascii="Cambria Math" w:eastAsia="宋体" w:hAnsi="Cambria Math" w:cs="Times New Roman"/>
                    <w:sz w:val="28"/>
                    <w14:ligatures w14:val="none"/>
                  </w:rPr>
                  <m:t>m</m:t>
                </w:del>
              </m:r>
            </m:sub>
            <m:sup>
              <m:r>
                <w:del w:id="1931" w:author="yun qiao" w:date="2026-04-16T15:00:00Z">
                  <w:rPr>
                    <w:rFonts w:ascii="Cambria Math" w:eastAsia="微软雅黑" w:hAnsi="Cambria Math" w:cs="微软雅黑"/>
                    <w:sz w:val="28"/>
                    <w14:ligatures w14:val="none"/>
                  </w:rPr>
                  <m:t>-</m:t>
                </w:del>
              </m:r>
              <m:r>
                <w:del w:id="1932" w:author="yun qiao" w:date="2026-04-16T15:00:00Z">
                  <w:rPr>
                    <w:rFonts w:ascii="Cambria Math" w:eastAsia="宋体" w:hAnsi="Cambria Math" w:cs="Times New Roman"/>
                    <w:sz w:val="28"/>
                    <w14:ligatures w14:val="none"/>
                  </w:rPr>
                  <m:t>1</m:t>
                </w:del>
              </m:r>
            </m:sup>
          </m:sSubSup>
          <m:d>
            <m:dPr>
              <m:ctrlPr>
                <w:del w:id="1933" w:author="yun qiao" w:date="2026-04-16T15:00:00Z">
                  <w:rPr>
                    <w:rFonts w:ascii="Cambria Math" w:eastAsia="宋体" w:hAnsi="Cambria Math" w:cs="Times New Roman"/>
                    <w:i/>
                    <w:sz w:val="28"/>
                    <w14:ligatures w14:val="none"/>
                  </w:rPr>
                </w:del>
              </m:ctrlPr>
            </m:dPr>
            <m:e>
              <m:sSub>
                <m:sSubPr>
                  <m:ctrlPr>
                    <w:del w:id="1934" w:author="yun qiao" w:date="2026-04-16T15:00:00Z">
                      <w:rPr>
                        <w:rFonts w:ascii="Cambria Math" w:eastAsia="宋体" w:hAnsi="Cambria Math" w:cs="Times New Roman"/>
                        <w:i/>
                        <w:sz w:val="28"/>
                        <w14:ligatures w14:val="none"/>
                      </w:rPr>
                    </w:del>
                  </m:ctrlPr>
                </m:sSubPr>
                <m:e>
                  <m:r>
                    <w:del w:id="1935" w:author="yun qiao" w:date="2026-04-16T15:00:00Z">
                      <w:rPr>
                        <w:rFonts w:ascii="Cambria Math" w:eastAsia="宋体" w:hAnsi="Cambria Math" w:cs="Times New Roman"/>
                        <w:sz w:val="28"/>
                        <w14:ligatures w14:val="none"/>
                      </w:rPr>
                      <m:t>l</m:t>
                    </w:del>
                  </m:r>
                </m:e>
                <m:sub>
                  <m:r>
                    <w:del w:id="1936" w:author="yun qiao" w:date="2026-04-16T15:00:00Z">
                      <w:rPr>
                        <w:rFonts w:ascii="Cambria Math" w:eastAsia="宋体" w:hAnsi="Cambria Math" w:cs="Times New Roman"/>
                        <w:sz w:val="28"/>
                        <w14:ligatures w14:val="none"/>
                      </w:rPr>
                      <m:t>3</m:t>
                    </w:del>
                  </m:r>
                </m:sub>
              </m:sSub>
            </m:e>
          </m:d>
          <m:r>
            <w:del w:id="1937" w:author="yun qiao" w:date="2026-04-16T15:00:00Z">
              <w:rPr>
                <w:rFonts w:ascii="Cambria Math" w:eastAsia="宋体" w:hAnsi="Cambria Math" w:cs="Times New Roman"/>
                <w:sz w:val="28"/>
                <w14:ligatures w14:val="none"/>
              </w:rPr>
              <m:t>=</m:t>
            </w:del>
          </m:r>
          <m:r>
            <w:del w:id="1938" w:author="yun qiao" w:date="2026-04-16T15:00:00Z">
              <m:rPr>
                <m:lit/>
                <m:sty m:val="p"/>
              </m:rPr>
              <w:rPr>
                <w:rFonts w:ascii="Cambria Math" w:eastAsia="宋体" w:hAnsi="Cambria Math" w:cs="Times New Roman"/>
                <w:sz w:val="28"/>
                <w14:ligatures w14:val="none"/>
              </w:rPr>
              <m:t>{</m:t>
            </w:del>
          </m:r>
          <m:r>
            <w:del w:id="1939" w:author="yun qiao" w:date="2026-04-16T15:00:00Z">
              <m:rPr>
                <m:sty m:val="p"/>
              </m:rPr>
              <w:rPr>
                <w:rFonts w:ascii="Cambria Math" w:eastAsia="宋体" w:hAnsi="Cambria Math" w:cs="Times New Roman"/>
                <w:sz w:val="28"/>
                <w14:ligatures w14:val="none"/>
              </w:rPr>
              <m:t>o∈</m:t>
            </w:del>
          </m:r>
          <m:r>
            <w:del w:id="1940" w:author="yun qiao" w:date="2026-04-16T15:00:00Z">
              <m:rPr>
                <m:scr m:val="script"/>
              </m:rPr>
              <w:rPr>
                <w:rFonts w:ascii="Cambria Math" w:eastAsia="宋体" w:hAnsi="Cambria Math" w:cs="Times New Roman"/>
                <w:sz w:val="28"/>
                <w14:ligatures w14:val="none"/>
              </w:rPr>
              <m:t>O∣</m:t>
            </w:del>
          </m:r>
          <m:d>
            <m:dPr>
              <m:ctrlPr>
                <w:del w:id="1941" w:author="yun qiao" w:date="2026-04-16T15:00:00Z">
                  <w:rPr>
                    <w:rFonts w:ascii="Cambria Math" w:eastAsia="宋体" w:hAnsi="Cambria Math" w:cs="Times New Roman"/>
                    <w:i/>
                    <w:sz w:val="28"/>
                    <w14:ligatures w14:val="none"/>
                  </w:rPr>
                </w:del>
              </m:ctrlPr>
            </m:dPr>
            <m:e>
              <m:r>
                <w:del w:id="1942" w:author="yun qiao" w:date="2026-04-16T15:00:00Z">
                  <w:rPr>
                    <w:rFonts w:ascii="Cambria Math" w:eastAsia="宋体" w:hAnsi="Cambria Math" w:cs="Times New Roman"/>
                    <w:sz w:val="28"/>
                    <w14:ligatures w14:val="none"/>
                  </w:rPr>
                  <m:t>o,</m:t>
                </w:del>
              </m:r>
              <m:sSub>
                <m:sSubPr>
                  <m:ctrlPr>
                    <w:del w:id="1943" w:author="yun qiao" w:date="2026-04-16T15:00:00Z">
                      <w:rPr>
                        <w:rFonts w:ascii="Cambria Math" w:eastAsia="宋体" w:hAnsi="Cambria Math" w:cs="Times New Roman"/>
                        <w:i/>
                        <w:sz w:val="28"/>
                        <w14:ligatures w14:val="none"/>
                      </w:rPr>
                    </w:del>
                  </m:ctrlPr>
                </m:sSubPr>
                <m:e>
                  <m:r>
                    <w:del w:id="1944" w:author="yun qiao" w:date="2026-04-16T15:00:00Z">
                      <w:rPr>
                        <w:rFonts w:ascii="Cambria Math" w:eastAsia="宋体" w:hAnsi="Cambria Math" w:cs="Times New Roman"/>
                        <w:sz w:val="28"/>
                        <w14:ligatures w14:val="none"/>
                      </w:rPr>
                      <m:t>l</m:t>
                    </w:del>
                  </m:r>
                </m:e>
                <m:sub>
                  <m:r>
                    <w:del w:id="1945" w:author="yun qiao" w:date="2026-04-16T15:00:00Z">
                      <w:rPr>
                        <w:rFonts w:ascii="Cambria Math" w:eastAsia="宋体" w:hAnsi="Cambria Math" w:cs="Times New Roman"/>
                        <w:sz w:val="28"/>
                        <w14:ligatures w14:val="none"/>
                      </w:rPr>
                      <m:t>3</m:t>
                    </w:del>
                  </m:r>
                </m:sub>
              </m:sSub>
            </m:e>
          </m:d>
          <m:r>
            <w:del w:id="1946" w:author="yun qiao" w:date="2026-04-16T15:00:00Z">
              <w:rPr>
                <w:rFonts w:ascii="Cambria Math" w:eastAsia="宋体" w:hAnsi="Cambria Math" w:cs="Times New Roman"/>
                <w:sz w:val="28"/>
                <w14:ligatures w14:val="none"/>
              </w:rPr>
              <m:t>∈</m:t>
            </w:del>
          </m:r>
          <m:sSub>
            <m:sSubPr>
              <m:ctrlPr>
                <w:del w:id="1947" w:author="yun qiao" w:date="2026-04-16T15:00:00Z">
                  <w:rPr>
                    <w:rFonts w:ascii="Cambria Math" w:eastAsia="宋体" w:hAnsi="Cambria Math" w:cs="Times New Roman"/>
                    <w:i/>
                    <w:sz w:val="28"/>
                    <w14:ligatures w14:val="none"/>
                  </w:rPr>
                </w:del>
              </m:ctrlPr>
            </m:sSubPr>
            <m:e>
              <m:r>
                <w:del w:id="1948" w:author="yun qiao" w:date="2026-04-16T15:00:00Z">
                  <m:rPr>
                    <m:scr m:val="script"/>
                  </m:rPr>
                  <w:rPr>
                    <w:rFonts w:ascii="Cambria Math" w:eastAsia="宋体" w:hAnsi="Cambria Math" w:cs="Times New Roman"/>
                    <w:sz w:val="28"/>
                    <w14:ligatures w14:val="none"/>
                  </w:rPr>
                  <m:t>R</m:t>
                </w:del>
              </m:r>
            </m:e>
            <m:sub>
              <m:r>
                <w:del w:id="1949" w:author="yun qiao" w:date="2026-04-16T15:00:00Z">
                  <m:rPr>
                    <m:scr m:val="script"/>
                  </m:rPr>
                  <w:rPr>
                    <w:rFonts w:ascii="Cambria Math" w:eastAsia="宋体" w:hAnsi="Cambria Math" w:cs="Times New Roman"/>
                    <w:sz w:val="28"/>
                    <w14:ligatures w14:val="none"/>
                  </w:rPr>
                  <m:t>m</m:t>
                </w:del>
              </m:r>
            </m:sub>
          </m:sSub>
          <m:r>
            <w:del w:id="1950" w:author="yun qiao" w:date="2026-04-16T15:00:00Z">
              <m:rPr>
                <m:lit/>
              </m:rPr>
              <w:rPr>
                <w:rFonts w:ascii="Cambria Math" w:eastAsia="宋体" w:hAnsi="Cambria Math" w:cs="Times New Roman"/>
                <w:sz w:val="28"/>
                <w14:ligatures w14:val="none"/>
              </w:rPr>
              <m:t>}</m:t>
            </w:del>
          </m:r>
        </m:oMath>
      </m:oMathPara>
    </w:p>
    <w:p w14:paraId="28007395" w14:textId="11313153" w:rsidR="00B95363" w:rsidDel="003B2C70" w:rsidRDefault="00000000" w:rsidP="003B2C70">
      <w:pPr>
        <w:spacing w:after="120" w:line="480" w:lineRule="exact"/>
        <w:ind w:firstLineChars="200" w:firstLine="560"/>
        <w:jc w:val="both"/>
        <w:rPr>
          <w:del w:id="1951" w:author="yun qiao" w:date="2026-04-16T15:04:00Z"/>
          <w:rFonts w:ascii="Times New Roman" w:eastAsia="宋体" w:hAnsi="Times New Roman" w:cs="Times New Roman"/>
          <w:sz w:val="28"/>
          <w14:ligatures w14:val="none"/>
        </w:rPr>
      </w:pPr>
      <w:del w:id="1952" w:author="yun qiao" w:date="2026-04-16T15:00:00Z">
        <w:r w:rsidDel="00A67E34">
          <w:rPr>
            <w:rFonts w:ascii="Times New Roman" w:eastAsia="宋体" w:hAnsi="Times New Roman" w:cs="Times New Roman" w:hint="eastAsia"/>
            <w:sz w:val="28"/>
            <w14:ligatures w14:val="none"/>
          </w:rPr>
          <w:delText>从而实现生成推理过程与具体平台执行的解耦。所述映射关系在知识图谱中以语义映射边进行存储，并通过图查询机制支持高效检索</w:delText>
        </w:r>
      </w:del>
      <w:del w:id="1953" w:author="yun qiao" w:date="2026-04-16T15:01:00Z">
        <w:r w:rsidDel="00A67E34">
          <w:rPr>
            <w:rFonts w:ascii="Times New Roman" w:eastAsia="宋体" w:hAnsi="Times New Roman" w:cs="Times New Roman" w:hint="eastAsia"/>
            <w:sz w:val="28"/>
            <w14:ligatures w14:val="none"/>
          </w:rPr>
          <w:delText>。</w:delText>
        </w:r>
      </w:del>
    </w:p>
    <w:p w14:paraId="15EDC0C2" w14:textId="47457892" w:rsidR="00B95363" w:rsidRDefault="00000000" w:rsidP="003B2C70">
      <w:pPr>
        <w:spacing w:after="120" w:line="480" w:lineRule="exact"/>
        <w:ind w:firstLineChars="200" w:firstLine="560"/>
        <w:jc w:val="both"/>
        <w:rPr>
          <w:ins w:id="1954" w:author="yun qiao" w:date="2026-04-16T15:05:00Z"/>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w:t>
      </w:r>
      <w:ins w:id="1955" w:author="yun qiao" w:date="2026-04-16T15:04:00Z">
        <w:r w:rsidR="003B2C70">
          <w:rPr>
            <w:rFonts w:ascii="Times New Roman" w:eastAsia="宋体" w:hAnsi="Times New Roman" w:cs="Times New Roman" w:hint="eastAsia"/>
            <w:sz w:val="28"/>
            <w:szCs w:val="28"/>
            <w14:ligatures w14:val="none"/>
          </w:rPr>
          <w:t>2</w:t>
        </w:r>
      </w:ins>
      <w:del w:id="1956" w:author="yun qiao" w:date="2026-04-16T15:04:00Z">
        <w:r w:rsidDel="003B2C70">
          <w:rPr>
            <w:rFonts w:ascii="Times New Roman" w:eastAsia="宋体" w:hAnsi="Times New Roman" w:cs="Times New Roman"/>
            <w:sz w:val="28"/>
            <w:szCs w:val="28"/>
            <w14:ligatures w14:val="none"/>
          </w:rPr>
          <w:delText>3</w:delText>
        </w:r>
      </w:del>
      <w:r>
        <w:rPr>
          <w:rFonts w:ascii="Times New Roman" w:eastAsia="宋体" w:hAnsi="Times New Roman" w:cs="Times New Roman" w:hint="eastAsia"/>
          <w:sz w:val="28"/>
          <w:szCs w:val="28"/>
          <w14:ligatures w14:val="none"/>
        </w:rPr>
        <w:t>、通过接收用户输入的自然语言</w:t>
      </w:r>
      <w:ins w:id="1957" w:author="yun qiao" w:date="2026-04-16T15:04:00Z">
        <w:r w:rsidR="003B2C70">
          <w:rPr>
            <w:rFonts w:ascii="Times New Roman" w:eastAsia="宋体" w:hAnsi="Times New Roman" w:cs="Times New Roman" w:hint="eastAsia"/>
            <w:sz w:val="28"/>
            <w:szCs w:val="28"/>
            <w14:ligatures w14:val="none"/>
          </w:rPr>
          <w:t>地理处理</w:t>
        </w:r>
      </w:ins>
      <w:r>
        <w:rPr>
          <w:rFonts w:ascii="Times New Roman" w:eastAsia="宋体" w:hAnsi="Times New Roman" w:cs="Times New Roman" w:hint="eastAsia"/>
          <w:sz w:val="28"/>
          <w:szCs w:val="28"/>
          <w14:ligatures w14:val="none"/>
        </w:rPr>
        <w:t>任务描述，对所述任务描述进行语义解析，提取</w:t>
      </w:r>
      <w:ins w:id="1958" w:author="yun qiao" w:date="2026-04-16T15:04:00Z">
        <w:r w:rsidR="003B2C70">
          <w:rPr>
            <w:rFonts w:ascii="Times New Roman" w:eastAsia="宋体" w:hAnsi="Times New Roman" w:cs="Times New Roman" w:hint="eastAsia"/>
            <w:sz w:val="28"/>
            <w:szCs w:val="28"/>
            <w14:ligatures w14:val="none"/>
          </w:rPr>
          <w:t>地理处理操作</w:t>
        </w:r>
      </w:ins>
      <w:del w:id="1959" w:author="yun qiao" w:date="2026-04-16T15:04:00Z">
        <w:r w:rsidDel="003B2C70">
          <w:rPr>
            <w:rFonts w:ascii="Times New Roman" w:eastAsia="宋体" w:hAnsi="Times New Roman" w:cs="Times New Roman" w:hint="eastAsia"/>
            <w:sz w:val="28"/>
            <w:szCs w:val="28"/>
            <w14:ligatures w14:val="none"/>
          </w:rPr>
          <w:delText>任务</w:delText>
        </w:r>
      </w:del>
      <w:r>
        <w:rPr>
          <w:rFonts w:ascii="Times New Roman" w:eastAsia="宋体" w:hAnsi="Times New Roman" w:cs="Times New Roman" w:hint="eastAsia"/>
          <w:sz w:val="28"/>
          <w:szCs w:val="28"/>
          <w14:ligatures w14:val="none"/>
        </w:rPr>
        <w:t>类型、</w:t>
      </w:r>
      <w:ins w:id="1960" w:author="yun qiao" w:date="2026-04-16T15:05:00Z">
        <w:r w:rsidR="003B2C70">
          <w:rPr>
            <w:rFonts w:ascii="Times New Roman" w:eastAsia="宋体" w:hAnsi="Times New Roman" w:cs="Times New Roman" w:hint="eastAsia"/>
            <w:sz w:val="28"/>
            <w:szCs w:val="28"/>
            <w14:ligatures w14:val="none"/>
          </w:rPr>
          <w:t>空间数据对象</w:t>
        </w:r>
      </w:ins>
      <w:del w:id="1961" w:author="yun qiao" w:date="2026-04-16T15:04:00Z">
        <w:r w:rsidDel="003B2C70">
          <w:rPr>
            <w:rFonts w:ascii="Times New Roman" w:eastAsia="宋体" w:hAnsi="Times New Roman" w:cs="Times New Roman" w:hint="eastAsia"/>
            <w:sz w:val="28"/>
            <w:szCs w:val="28"/>
            <w14:ligatures w14:val="none"/>
          </w:rPr>
          <w:delText>操作对象</w:delText>
        </w:r>
      </w:del>
      <w:r>
        <w:rPr>
          <w:rFonts w:ascii="Times New Roman" w:eastAsia="宋体" w:hAnsi="Times New Roman" w:cs="Times New Roman" w:hint="eastAsia"/>
          <w:sz w:val="28"/>
          <w:szCs w:val="28"/>
          <w14:ligatures w14:val="none"/>
        </w:rPr>
        <w:t>及</w:t>
      </w:r>
      <w:ins w:id="1962" w:author="yun qiao" w:date="2026-04-16T15:05:00Z">
        <w:r w:rsidR="003B2C70">
          <w:rPr>
            <w:rFonts w:ascii="Times New Roman" w:eastAsia="宋体" w:hAnsi="Times New Roman" w:cs="Times New Roman" w:hint="eastAsia"/>
            <w:sz w:val="28"/>
            <w:szCs w:val="28"/>
            <w14:ligatures w14:val="none"/>
          </w:rPr>
          <w:t>处理</w:t>
        </w:r>
      </w:ins>
      <w:r>
        <w:rPr>
          <w:rFonts w:ascii="Times New Roman" w:eastAsia="宋体" w:hAnsi="Times New Roman" w:cs="Times New Roman" w:hint="eastAsia"/>
          <w:sz w:val="28"/>
          <w:szCs w:val="28"/>
          <w14:ligatures w14:val="none"/>
        </w:rPr>
        <w:t>约束条件等结构化语义特征，并</w:t>
      </w:r>
      <w:ins w:id="1963" w:author="yun qiao" w:date="2026-04-16T15:05:00Z">
        <w:r w:rsidR="003B2C70">
          <w:rPr>
            <w:rFonts w:ascii="Times New Roman" w:eastAsia="宋体" w:hAnsi="Times New Roman" w:cs="Times New Roman" w:hint="eastAsia"/>
            <w:sz w:val="28"/>
            <w:szCs w:val="28"/>
            <w14:ligatures w14:val="none"/>
          </w:rPr>
          <w:t>基于预定义的地理处理任务类型体系</w:t>
        </w:r>
      </w:ins>
      <w:r>
        <w:rPr>
          <w:rFonts w:ascii="Times New Roman" w:eastAsia="宋体" w:hAnsi="Times New Roman" w:cs="Times New Roman" w:hint="eastAsia"/>
          <w:sz w:val="28"/>
          <w:szCs w:val="28"/>
          <w14:ligatures w14:val="none"/>
        </w:rPr>
        <w:t>构建统一的结构化语义表示。</w:t>
      </w:r>
    </w:p>
    <w:p w14:paraId="485ADD45" w14:textId="0F933397" w:rsidR="003B2C70" w:rsidRPr="009A1CB2" w:rsidRDefault="003B2C70" w:rsidP="003B2C70">
      <w:pPr>
        <w:spacing w:after="120" w:line="500" w:lineRule="exact"/>
        <w:ind w:firstLineChars="200" w:firstLine="560"/>
        <w:jc w:val="both"/>
        <w:rPr>
          <w:ins w:id="1964" w:author="yun qiao" w:date="2026-04-16T15:06:00Z"/>
          <w:rFonts w:ascii="Times New Roman" w:eastAsia="宋体" w:hAnsi="Times New Roman" w:cs="Times New Roman"/>
          <w:color w:val="000000" w:themeColor="text1"/>
          <w:sz w:val="28"/>
          <w14:ligatures w14:val="none"/>
          <w:rPrChange w:id="1965" w:author="yun qiao" w:date="2026-04-16T15:39:00Z">
            <w:rPr>
              <w:ins w:id="1966" w:author="yun qiao" w:date="2026-04-16T15:06:00Z"/>
              <w:rFonts w:ascii="Times New Roman" w:eastAsia="宋体" w:hAnsi="Times New Roman" w:cs="Times New Roman"/>
              <w:color w:val="FF0000"/>
              <w:sz w:val="28"/>
              <w14:ligatures w14:val="none"/>
            </w:rPr>
          </w:rPrChange>
        </w:rPr>
      </w:pPr>
      <w:ins w:id="1967" w:author="yun qiao" w:date="2026-04-16T15:05:00Z">
        <w:r w:rsidRPr="009A1CB2">
          <w:rPr>
            <w:rFonts w:ascii="Times New Roman" w:eastAsia="宋体" w:hAnsi="Times New Roman" w:cs="Times New Roman"/>
            <w:color w:val="000000" w:themeColor="text1"/>
            <w:sz w:val="28"/>
            <w:szCs w:val="28"/>
            <w14:ligatures w14:val="none"/>
            <w:rPrChange w:id="1968" w:author="yun qiao" w:date="2026-04-16T15:39:00Z">
              <w:rPr>
                <w:rFonts w:ascii="Times New Roman" w:eastAsia="宋体" w:hAnsi="Times New Roman" w:cs="Times New Roman"/>
                <w:sz w:val="28"/>
                <w:szCs w:val="28"/>
                <w14:ligatures w14:val="none"/>
              </w:rPr>
            </w:rPrChange>
          </w:rPr>
          <w:t>S21</w:t>
        </w:r>
        <w:r w:rsidRPr="009A1CB2">
          <w:rPr>
            <w:rFonts w:ascii="Times New Roman" w:eastAsia="宋体" w:hAnsi="Times New Roman" w:cs="Times New Roman" w:hint="eastAsia"/>
            <w:color w:val="000000" w:themeColor="text1"/>
            <w:sz w:val="28"/>
            <w:szCs w:val="28"/>
            <w14:ligatures w14:val="none"/>
            <w:rPrChange w:id="1969" w:author="yun qiao" w:date="2026-04-16T15:39:00Z">
              <w:rPr>
                <w:rFonts w:ascii="Times New Roman" w:eastAsia="宋体" w:hAnsi="Times New Roman" w:cs="Times New Roman" w:hint="eastAsia"/>
                <w:sz w:val="28"/>
                <w:szCs w:val="28"/>
                <w14:ligatures w14:val="none"/>
              </w:rPr>
            </w:rPrChange>
          </w:rPr>
          <w:t>、</w:t>
        </w:r>
      </w:ins>
      <w:ins w:id="1970" w:author="yun qiao" w:date="2026-04-16T15:06:00Z">
        <w:r w:rsidRPr="009A1CB2">
          <w:rPr>
            <w:rFonts w:ascii="Times New Roman" w:eastAsia="宋体" w:hAnsi="Times New Roman" w:cs="Times New Roman" w:hint="eastAsia"/>
            <w:color w:val="000000" w:themeColor="text1"/>
            <w:sz w:val="28"/>
            <w14:ligatures w14:val="none"/>
            <w:rPrChange w:id="1971" w:author="yun qiao" w:date="2026-04-16T15:39:00Z">
              <w:rPr>
                <w:rFonts w:ascii="Times New Roman" w:eastAsia="宋体" w:hAnsi="Times New Roman" w:cs="Times New Roman" w:hint="eastAsia"/>
                <w:color w:val="FF0000"/>
                <w:sz w:val="28"/>
                <w14:ligatures w14:val="none"/>
              </w:rPr>
            </w:rPrChange>
          </w:rPr>
          <w:t>地理处理任务语义解析与特征提取。</w:t>
        </w:r>
      </w:ins>
    </w:p>
    <w:p w14:paraId="17D7AD35" w14:textId="77777777" w:rsidR="003B2C70" w:rsidRPr="00862C2D" w:rsidRDefault="003B2C70" w:rsidP="003B2C70">
      <w:pPr>
        <w:widowControl/>
        <w:spacing w:before="100" w:after="0" w:line="480" w:lineRule="exact"/>
        <w:ind w:firstLineChars="202" w:firstLine="566"/>
        <w:jc w:val="both"/>
        <w:rPr>
          <w:ins w:id="1972" w:author="yun qiao" w:date="2026-04-16T15:06:00Z"/>
          <w:rFonts w:ascii="Times New Roman" w:eastAsia="宋体" w:hAnsi="Times New Roman" w:cs="Times New Roman"/>
          <w:sz w:val="28"/>
          <w14:ligatures w14:val="none"/>
        </w:rPr>
      </w:pPr>
      <w:ins w:id="1973" w:author="yun qiao" w:date="2026-04-16T15:06:00Z">
        <w:r w:rsidRPr="00862C2D">
          <w:rPr>
            <w:rFonts w:ascii="Times New Roman" w:eastAsia="宋体" w:hAnsi="Times New Roman" w:cs="Times New Roman"/>
            <w:sz w:val="28"/>
            <w14:ligatures w14:val="none"/>
          </w:rPr>
          <w:lastRenderedPageBreak/>
          <w:t>在本发明的一种实施方式中，接收用户输入的自然语言地理处理任务描述后，对所述任务描述进行语义解析，以识别其中的任务意图、地理处理操作类型、空间数据对象、输入输出需求以及处理约束条件，其中所述处理约束条件包括空间范围、时间范围、数据类型及空间关系约束。</w:t>
        </w:r>
      </w:ins>
    </w:p>
    <w:p w14:paraId="481C79E8" w14:textId="77777777" w:rsidR="003B2C70" w:rsidRPr="00862C2D" w:rsidRDefault="003B2C70" w:rsidP="003B2C70">
      <w:pPr>
        <w:widowControl/>
        <w:spacing w:before="100" w:after="0" w:line="480" w:lineRule="exact"/>
        <w:ind w:firstLineChars="202" w:firstLine="566"/>
        <w:jc w:val="both"/>
        <w:rPr>
          <w:ins w:id="1974" w:author="yun qiao" w:date="2026-04-16T15:06:00Z"/>
          <w:rFonts w:ascii="Times New Roman" w:eastAsia="宋体" w:hAnsi="Times New Roman" w:cs="Times New Roman"/>
          <w:sz w:val="28"/>
          <w14:ligatures w14:val="none"/>
        </w:rPr>
      </w:pPr>
      <w:ins w:id="1975" w:author="yun qiao" w:date="2026-04-16T15:06:00Z">
        <w:r w:rsidRPr="00862C2D">
          <w:rPr>
            <w:rFonts w:ascii="Times New Roman" w:eastAsia="宋体" w:hAnsi="Times New Roman" w:cs="Times New Roman"/>
            <w:sz w:val="28"/>
            <w14:ligatures w14:val="none"/>
          </w:rPr>
          <w:t>所述语义解析过程采用面向地理信息处理领域的语义解析模型实现，所述模型在通用语言理解能力基础上，引入地理处理操作语义、空间数据对象类别及空间关系表达等领域知识，对自然语言任务描述中的关键语义成分进行识别与结构化抽取。</w:t>
        </w:r>
      </w:ins>
    </w:p>
    <w:p w14:paraId="077DA734" w14:textId="77777777" w:rsidR="003B2C70" w:rsidRPr="00862C2D" w:rsidRDefault="003B2C70" w:rsidP="003B2C70">
      <w:pPr>
        <w:widowControl/>
        <w:spacing w:before="100" w:after="0" w:line="480" w:lineRule="exact"/>
        <w:ind w:firstLineChars="202" w:firstLine="566"/>
        <w:jc w:val="both"/>
        <w:rPr>
          <w:ins w:id="1976" w:author="yun qiao" w:date="2026-04-16T15:06:00Z"/>
          <w:rFonts w:ascii="Times New Roman" w:eastAsia="宋体" w:hAnsi="Times New Roman" w:cs="Times New Roman"/>
          <w:sz w:val="28"/>
          <w14:ligatures w14:val="none"/>
        </w:rPr>
      </w:pPr>
      <w:ins w:id="1977" w:author="yun qiao" w:date="2026-04-16T15:06:00Z">
        <w:r w:rsidRPr="00862C2D">
          <w:rPr>
            <w:rFonts w:ascii="Times New Roman" w:eastAsia="宋体" w:hAnsi="Times New Roman" w:cs="Times New Roman"/>
            <w:sz w:val="28"/>
            <w14:ligatures w14:val="none"/>
          </w:rPr>
          <w:t>进一步地，为解决地理处理任务描述中存在的术语歧义、表达不规范及约束描述不一致的问题，在语义解析结果基础上，结合预定义的地理处理术语体系及数据类型规范，对所述操作类型、数据对象及约束条件进行标准化处理，从而获得统一的结构化语义特征表示。</w:t>
        </w:r>
      </w:ins>
    </w:p>
    <w:p w14:paraId="0577F109" w14:textId="77777777" w:rsidR="003B2C70" w:rsidRPr="009A1CB2" w:rsidRDefault="003B2C70" w:rsidP="003B2C70">
      <w:pPr>
        <w:spacing w:after="120" w:line="500" w:lineRule="exact"/>
        <w:ind w:left="140" w:firstLine="420"/>
        <w:jc w:val="both"/>
        <w:rPr>
          <w:ins w:id="1978" w:author="yun qiao" w:date="2026-04-16T15:06:00Z"/>
          <w:rFonts w:ascii="Times New Roman" w:eastAsia="宋体" w:hAnsi="Times New Roman" w:cs="Times New Roman"/>
          <w:color w:val="000000" w:themeColor="text1"/>
          <w:sz w:val="28"/>
          <w14:ligatures w14:val="none"/>
          <w:rPrChange w:id="1979" w:author="yun qiao" w:date="2026-04-16T15:39:00Z">
            <w:rPr>
              <w:ins w:id="1980" w:author="yun qiao" w:date="2026-04-16T15:06:00Z"/>
              <w:rFonts w:ascii="Times New Roman" w:eastAsia="宋体" w:hAnsi="Times New Roman" w:cs="Times New Roman"/>
              <w:color w:val="FF0000"/>
              <w:sz w:val="28"/>
              <w14:ligatures w14:val="none"/>
            </w:rPr>
          </w:rPrChange>
        </w:rPr>
      </w:pPr>
      <w:ins w:id="1981" w:author="yun qiao" w:date="2026-04-16T15:06:00Z">
        <w:r w:rsidRPr="009A1CB2">
          <w:rPr>
            <w:rFonts w:ascii="Times New Roman" w:eastAsia="宋体" w:hAnsi="Times New Roman" w:cs="Times New Roman"/>
            <w:color w:val="000000" w:themeColor="text1"/>
            <w:sz w:val="28"/>
            <w14:ligatures w14:val="none"/>
            <w:rPrChange w:id="1982" w:author="yun qiao" w:date="2026-04-16T15:39:00Z">
              <w:rPr>
                <w:rFonts w:ascii="Times New Roman" w:eastAsia="宋体" w:hAnsi="Times New Roman" w:cs="Times New Roman"/>
                <w:color w:val="FF0000"/>
                <w:sz w:val="28"/>
                <w14:ligatures w14:val="none"/>
              </w:rPr>
            </w:rPrChange>
          </w:rPr>
          <w:t>S22</w:t>
        </w:r>
        <w:r w:rsidRPr="009A1CB2">
          <w:rPr>
            <w:rFonts w:ascii="Times New Roman" w:eastAsia="宋体" w:hAnsi="Times New Roman" w:cs="Times New Roman" w:hint="eastAsia"/>
            <w:color w:val="000000" w:themeColor="text1"/>
            <w:sz w:val="28"/>
            <w14:ligatures w14:val="none"/>
            <w:rPrChange w:id="1983" w:author="yun qiao" w:date="2026-04-16T15:39:00Z">
              <w:rPr>
                <w:rFonts w:ascii="Times New Roman" w:eastAsia="宋体" w:hAnsi="Times New Roman" w:cs="Times New Roman" w:hint="eastAsia"/>
                <w:color w:val="FF0000"/>
                <w:sz w:val="28"/>
                <w14:ligatures w14:val="none"/>
              </w:rPr>
            </w:rPrChange>
          </w:rPr>
          <w:t>、任务类型识别与结构化语义表示构建。</w:t>
        </w:r>
      </w:ins>
    </w:p>
    <w:p w14:paraId="3BBDEA86" w14:textId="77777777" w:rsidR="003B2C70" w:rsidRDefault="003B2C70" w:rsidP="003B2C70">
      <w:pPr>
        <w:widowControl/>
        <w:spacing w:before="100" w:after="0" w:line="480" w:lineRule="exact"/>
        <w:ind w:firstLineChars="202" w:firstLine="566"/>
        <w:jc w:val="both"/>
        <w:rPr>
          <w:ins w:id="1984" w:author="yun qiao" w:date="2026-04-16T15:06:00Z"/>
          <w:rFonts w:ascii="Times New Roman" w:eastAsia="宋体" w:hAnsi="Times New Roman" w:cs="Times New Roman"/>
          <w:sz w:val="28"/>
          <w14:ligatures w14:val="none"/>
        </w:rPr>
      </w:pPr>
      <w:ins w:id="1985" w:author="yun qiao" w:date="2026-04-16T15:06:00Z">
        <w:r w:rsidRPr="00862C2D">
          <w:rPr>
            <w:rFonts w:ascii="Times New Roman" w:eastAsia="宋体" w:hAnsi="Times New Roman" w:cs="Times New Roman"/>
            <w:sz w:val="28"/>
            <w14:ligatures w14:val="none"/>
          </w:rPr>
          <w:t>在提取所述结构化语义特征后，基于预定义的地理处理任务类型体系对任务类型进行识别，以使后续序列生成模型能够在统一语义空间中进行处理。</w:t>
        </w:r>
      </w:ins>
    </w:p>
    <w:p w14:paraId="27D3FB37" w14:textId="79989516" w:rsidR="003B2C70" w:rsidRPr="003B2C70" w:rsidRDefault="003B2C70">
      <w:pPr>
        <w:spacing w:after="120" w:line="480" w:lineRule="exact"/>
        <w:ind w:firstLineChars="200" w:firstLine="560"/>
        <w:jc w:val="both"/>
        <w:rPr>
          <w:rFonts w:ascii="Times New Roman" w:eastAsia="宋体" w:hAnsi="Times New Roman" w:cs="Times New Roman"/>
          <w:sz w:val="28"/>
          <w:szCs w:val="28"/>
          <w14:ligatures w14:val="none"/>
        </w:rPr>
        <w:pPrChange w:id="1986" w:author="yun qiao" w:date="2026-04-16T15:04:00Z">
          <w:pPr>
            <w:widowControl/>
            <w:spacing w:before="100" w:after="0" w:line="480" w:lineRule="exact"/>
            <w:ind w:firstLineChars="202" w:firstLine="566"/>
            <w:jc w:val="both"/>
          </w:pPr>
        </w:pPrChange>
      </w:pPr>
      <w:ins w:id="1987" w:author="yun qiao" w:date="2026-04-16T15:06:00Z">
        <w:r w:rsidRPr="00862C2D">
          <w:rPr>
            <w:rFonts w:ascii="Times New Roman" w:eastAsia="宋体" w:hAnsi="Times New Roman" w:cs="Times New Roman"/>
            <w:sz w:val="28"/>
            <w14:ligatures w14:val="none"/>
          </w:rPr>
          <w:t>在</w:t>
        </w:r>
        <w:r w:rsidRPr="00862C2D">
          <w:rPr>
            <w:rFonts w:ascii="Times New Roman" w:eastAsia="宋体" w:hAnsi="Times New Roman" w:cs="Times New Roman" w:hint="eastAsia"/>
            <w:sz w:val="28"/>
            <w14:ligatures w14:val="none"/>
          </w:rPr>
          <w:t>这</w:t>
        </w:r>
        <w:r w:rsidRPr="00862C2D">
          <w:rPr>
            <w:rFonts w:ascii="Times New Roman" w:eastAsia="宋体" w:hAnsi="Times New Roman" w:cs="Times New Roman"/>
            <w:sz w:val="28"/>
            <w14:ligatures w14:val="none"/>
          </w:rPr>
          <w:t>一实施方式中，将所述结构化语义特征映射为语义向量表示，并与候选地理处理任务类型的向量表示进行相似度计算，选取相似度最高的候选任务类型作为所述任务类型标识。所述相似度计算优选采用余弦相似度，其计算方式为</w:t>
        </w:r>
        <w:r>
          <w:rPr>
            <w:rFonts w:ascii="Times New Roman" w:eastAsia="宋体" w:hAnsi="Times New Roman" w:cs="Times New Roman" w:hint="eastAsia"/>
            <w:sz w:val="28"/>
            <w14:ligatures w14:val="none"/>
          </w:rPr>
          <w:t>：</w:t>
        </w:r>
      </w:ins>
    </w:p>
    <w:p w14:paraId="5D087F22" w14:textId="7FCF1441" w:rsidR="00B95363" w:rsidDel="003B2C70" w:rsidRDefault="00000000">
      <w:pPr>
        <w:widowControl/>
        <w:spacing w:before="100" w:after="0" w:line="480" w:lineRule="exact"/>
        <w:ind w:firstLineChars="202" w:firstLine="566"/>
        <w:jc w:val="both"/>
        <w:rPr>
          <w:del w:id="1988" w:author="yun qiao" w:date="2026-04-16T15:06:00Z"/>
          <w:rFonts w:ascii="Times New Roman" w:eastAsia="宋体" w:hAnsi="Times New Roman" w:cs="Times New Roman"/>
          <w:sz w:val="28"/>
          <w:szCs w:val="28"/>
          <w14:ligatures w14:val="none"/>
        </w:rPr>
      </w:pPr>
      <w:del w:id="1989" w:author="yun qiao" w:date="2026-04-16T15:06:00Z">
        <w:r w:rsidDel="003B2C70">
          <w:rPr>
            <w:rFonts w:ascii="Times New Roman" w:eastAsia="宋体" w:hAnsi="Times New Roman" w:cs="Times New Roman" w:hint="eastAsia"/>
            <w:sz w:val="28"/>
            <w:szCs w:val="28"/>
            <w14:ligatures w14:val="none"/>
          </w:rPr>
          <w:delText>基于预定义的领域术语规则，对所述自然语言任务描述中的关键约束信息进行识别与规范化处理。所述约束信息包括地理处理操作类型、时间范围、空间范围、数据类型及统计方式等。通过对原始文本中相关术语的匹配与解析，将其转换为统一的标准化约束表示，以减少自然语言表达差异对后续处理的影响。在此基础上，利用自然语言处理模型对所述任务描述进行语义理解，识别其中的任务意图、操作对象及处理目标，提取任务名称、任务描述、输入输出需求及约束条件等信息，并构建统一的结构化语义表示。所述结构化语义表示用于刻画用户任务的整体语义特征及其约束信息。进一步地，基于所述结构化语义表示与预定义任务类型集合之间的语义匹配关系，对任务类型进行识别。在一实施方式中，所述语义匹配通过向量相似度计算实现，将所述结构化语义表示映射为语义向量，并与候选任务类型的向量表示进行相似度计算，选取相似度最高的候选类型作为所述任务类型标识。所述相似度计算采用向量相似度度量方法，优选为余弦相似度，其计算方式如下：</w:delText>
        </w:r>
      </w:del>
    </w:p>
    <w:p w14:paraId="2A021F15" w14:textId="77777777" w:rsidR="00B95363" w:rsidRDefault="00000000">
      <w:pPr>
        <w:spacing w:before="100" w:after="0" w:line="240" w:lineRule="atLeast"/>
        <w:jc w:val="both"/>
        <w:rPr>
          <w:rFonts w:ascii="Times New Roman" w:eastAsia="宋体" w:hAnsi="Times New Roman" w:cs="等线"/>
          <w:sz w:val="28"/>
          <w14:ligatures w14:val="none"/>
        </w:rPr>
      </w:pPr>
      <m:oMathPara>
        <m:oMath>
          <m:r>
            <m:rPr>
              <m:nor/>
            </m:rPr>
            <w:rPr>
              <w:rFonts w:ascii="Cambria Math" w:eastAsia="宋体" w:hAnsi="Cambria Math" w:cs="等线"/>
              <w:i/>
              <w:iCs/>
              <w:sz w:val="28"/>
              <w14:ligatures w14:val="none"/>
            </w:rPr>
            <m:t>sim</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e>
          </m:d>
          <m:r>
            <w:rPr>
              <w:rFonts w:ascii="Cambria Math" w:eastAsia="宋体" w:hAnsi="Cambria Math" w:cs="等线"/>
              <w:sz w:val="28"/>
              <w14:ligatures w14:val="none"/>
            </w:rPr>
            <m:t>=</m:t>
          </m:r>
          <m:f>
            <m:fPr>
              <m:ctrlPr>
                <w:rPr>
                  <w:rFonts w:ascii="Cambria Math" w:eastAsia="宋体" w:hAnsi="Cambria Math" w:cs="Times New Roman"/>
                  <w:i/>
                  <w:sz w:val="28"/>
                  <w:szCs w:val="20"/>
                  <w14:ligatures w14:val="none"/>
                </w:rPr>
              </m:ctrlPr>
            </m:fPr>
            <m:num>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num>
            <m:den>
              <m:r>
                <m:rPr>
                  <m:lit/>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r>
                <m:rPr>
                  <m:lit/>
                  <m:sty m:val="p"/>
                </m:rPr>
                <w:rPr>
                  <w:rFonts w:ascii="Cambria Math" w:eastAsia="宋体" w:hAnsi="Cambria Math" w:cs="等线"/>
                  <w:sz w:val="28"/>
                  <w14:ligatures w14:val="none"/>
                </w:rPr>
                <m:t>|</m:t>
              </m:r>
              <m:r>
                <m:rPr>
                  <m:sty m:val="p"/>
                </m:rPr>
                <w:rPr>
                  <w:rFonts w:ascii="Cambria Math" w:eastAsia="宋体" w:hAnsi="Cambria Math" w:cs="等线"/>
                  <w:sz w:val="28"/>
                  <w14:ligatures w14:val="none"/>
                </w:rPr>
                <m:t xml:space="preserve"> </m:t>
              </m:r>
              <m:r>
                <m:rPr>
                  <m:lit/>
                  <m:sty m:val="p"/>
                </m:rPr>
                <w:rPr>
                  <w:rFonts w:ascii="Cambria Math" w:eastAsia="宋体" w:hAnsi="Cambria Math" w:cs="等线"/>
                  <w:sz w:val="28"/>
                  <w14:ligatures w14:val="none"/>
                </w:rPr>
                <m:t>|</m:t>
              </m:r>
              <m:r>
                <m:rPr>
                  <m:sty m:val="p"/>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r>
                <m:rPr>
                  <m:lit/>
                </m:rPr>
                <w:rPr>
                  <w:rFonts w:ascii="Cambria Math" w:eastAsia="宋体" w:hAnsi="Cambria Math" w:cs="等线"/>
                  <w:sz w:val="28"/>
                  <w14:ligatures w14:val="none"/>
                </w:rPr>
                <m:t>|</m:t>
              </m:r>
              <m:r>
                <m:rPr>
                  <m:sty m:val="p"/>
                </m:rPr>
                <w:rPr>
                  <w:rFonts w:ascii="Cambria Math" w:eastAsia="宋体" w:hAnsi="Cambria Math" w:cs="等线"/>
                  <w:sz w:val="28"/>
                  <w14:ligatures w14:val="none"/>
                </w:rPr>
                <m:t>|</m:t>
              </m:r>
            </m:den>
          </m:f>
        </m:oMath>
      </m:oMathPara>
    </w:p>
    <w:p w14:paraId="2E6F3967" w14:textId="6BE4770B" w:rsidR="00B95363" w:rsidRPr="009A1CB2" w:rsidDel="003B2C70" w:rsidRDefault="00000000">
      <w:pPr>
        <w:widowControl/>
        <w:spacing w:before="100" w:after="0" w:line="480" w:lineRule="exact"/>
        <w:ind w:firstLineChars="200" w:firstLine="560"/>
        <w:jc w:val="both"/>
        <w:rPr>
          <w:del w:id="1990" w:author="yun qiao" w:date="2026-04-16T15:07:00Z"/>
          <w:rFonts w:ascii="Times New Roman" w:eastAsia="宋体" w:hAnsi="Times New Roman" w:cs="Times New Roman"/>
          <w:color w:val="000000" w:themeColor="text1"/>
          <w:sz w:val="28"/>
          <w:szCs w:val="28"/>
          <w14:ligatures w14:val="none"/>
          <w:rPrChange w:id="1991" w:author="yun qiao" w:date="2026-04-16T15:39:00Z">
            <w:rPr>
              <w:del w:id="1992" w:author="yun qiao" w:date="2026-04-16T15:07:00Z"/>
              <w:rFonts w:ascii="Times New Roman" w:eastAsia="宋体" w:hAnsi="Times New Roman" w:cs="Times New Roman"/>
              <w:sz w:val="28"/>
              <w:szCs w:val="28"/>
              <w14:ligatures w14:val="none"/>
            </w:rPr>
          </w:rPrChange>
        </w:rPr>
      </w:pPr>
      <w:r w:rsidRPr="009A1CB2">
        <w:rPr>
          <w:rFonts w:ascii="Times New Roman" w:eastAsia="宋体" w:hAnsi="Times New Roman" w:cs="Times New Roman" w:hint="eastAsia"/>
          <w:color w:val="000000" w:themeColor="text1"/>
          <w:sz w:val="28"/>
          <w:szCs w:val="28"/>
          <w14:ligatures w14:val="none"/>
          <w:rPrChange w:id="1993" w:author="yun qiao" w:date="2026-04-16T15:39:00Z">
            <w:rPr>
              <w:rFonts w:ascii="Times New Roman" w:eastAsia="宋体" w:hAnsi="Times New Roman" w:cs="Times New Roman" w:hint="eastAsia"/>
              <w:sz w:val="28"/>
              <w:szCs w:val="28"/>
              <w14:ligatures w14:val="none"/>
            </w:rPr>
          </w:rPrChange>
        </w:rPr>
        <w:t>其中，</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Change w:id="1994" w:author="yun qiao" w:date="2026-04-16T15:39:00Z">
                  <w:rPr>
                    <w:rFonts w:ascii="Cambria Math" w:eastAsia="宋体" w:hAnsi="Cambria Math" w:cs="Times New Roman"/>
                    <w:sz w:val="28"/>
                    <w:szCs w:val="28"/>
                    <w14:ligatures w14:val="none"/>
                  </w:rPr>
                </w:rPrChange>
              </w:rPr>
              <m:t>v</m:t>
            </m:r>
          </m:e>
          <m:sub>
            <m:r>
              <w:rPr>
                <w:rFonts w:ascii="Cambria Math" w:eastAsia="宋体" w:hAnsi="Cambria Math" w:cs="Times New Roman"/>
                <w:color w:val="000000" w:themeColor="text1"/>
                <w:sz w:val="28"/>
                <w:szCs w:val="28"/>
                <w14:ligatures w14:val="none"/>
                <w:rPrChange w:id="1995" w:author="yun qiao" w:date="2026-04-16T15:39:00Z">
                  <w:rPr>
                    <w:rFonts w:ascii="Cambria Math" w:eastAsia="宋体" w:hAnsi="Cambria Math" w:cs="Times New Roman"/>
                    <w:sz w:val="28"/>
                    <w:szCs w:val="28"/>
                    <w14:ligatures w14:val="none"/>
                  </w:rPr>
                </w:rPrChange>
              </w:rPr>
              <m:t>q</m:t>
            </m:r>
          </m:sub>
        </m:sSub>
      </m:oMath>
      <w:r w:rsidRPr="009A1CB2">
        <w:rPr>
          <w:rFonts w:ascii="Times New Roman" w:eastAsia="宋体" w:hAnsi="Times New Roman" w:cs="Times New Roman" w:hint="eastAsia"/>
          <w:color w:val="000000" w:themeColor="text1"/>
          <w:sz w:val="28"/>
          <w:szCs w:val="28"/>
          <w14:ligatures w14:val="none"/>
          <w:rPrChange w:id="1996" w:author="yun qiao" w:date="2026-04-16T15:39:00Z">
            <w:rPr>
              <w:rFonts w:ascii="Times New Roman" w:eastAsia="宋体" w:hAnsi="Times New Roman" w:cs="Times New Roman" w:hint="eastAsia"/>
              <w:sz w:val="28"/>
              <w:szCs w:val="28"/>
              <w14:ligatures w14:val="none"/>
            </w:rPr>
          </w:rPrChange>
        </w:rPr>
        <w:t>表示结构化语义表示对应的向量表示，</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Change w:id="1997" w:author="yun qiao" w:date="2026-04-16T15:39:00Z">
                  <w:rPr>
                    <w:rFonts w:ascii="Cambria Math" w:eastAsia="宋体" w:hAnsi="Cambria Math" w:cs="Times New Roman"/>
                    <w:sz w:val="28"/>
                    <w:szCs w:val="28"/>
                    <w14:ligatures w14:val="none"/>
                  </w:rPr>
                </w:rPrChange>
              </w:rPr>
              <m:t>v</m:t>
            </m:r>
          </m:e>
          <m:sub>
            <m:r>
              <w:rPr>
                <w:rFonts w:ascii="Cambria Math" w:eastAsia="宋体" w:hAnsi="Cambria Math" w:cs="Times New Roman"/>
                <w:color w:val="000000" w:themeColor="text1"/>
                <w:sz w:val="28"/>
                <w:szCs w:val="28"/>
                <w14:ligatures w14:val="none"/>
                <w:rPrChange w:id="1998" w:author="yun qiao" w:date="2026-04-16T15:39:00Z">
                  <w:rPr>
                    <w:rFonts w:ascii="Cambria Math" w:eastAsia="宋体" w:hAnsi="Cambria Math" w:cs="Times New Roman"/>
                    <w:sz w:val="28"/>
                    <w:szCs w:val="28"/>
                    <w14:ligatures w14:val="none"/>
                  </w:rPr>
                </w:rPrChange>
              </w:rPr>
              <m:t>i</m:t>
            </m:r>
          </m:sub>
        </m:sSub>
      </m:oMath>
      <w:r w:rsidRPr="009A1CB2">
        <w:rPr>
          <w:rFonts w:ascii="Times New Roman" w:eastAsia="宋体" w:hAnsi="Times New Roman" w:cs="Times New Roman" w:hint="eastAsia"/>
          <w:color w:val="000000" w:themeColor="text1"/>
          <w:sz w:val="28"/>
          <w:szCs w:val="28"/>
          <w14:ligatures w14:val="none"/>
          <w:rPrChange w:id="1999" w:author="yun qiao" w:date="2026-04-16T15:39:00Z">
            <w:rPr>
              <w:rFonts w:ascii="Times New Roman" w:eastAsia="宋体" w:hAnsi="Times New Roman" w:cs="Times New Roman" w:hint="eastAsia"/>
              <w:sz w:val="28"/>
              <w:szCs w:val="28"/>
              <w14:ligatures w14:val="none"/>
            </w:rPr>
          </w:rPrChange>
        </w:rPr>
        <w:t>表示候选任务类型对应的向量表示。</w:t>
      </w:r>
      <w:ins w:id="2000" w:author="yun qiao" w:date="2026-04-16T15:07:00Z">
        <w:r w:rsidR="003B2C70" w:rsidRPr="009A1CB2">
          <w:rPr>
            <w:rFonts w:ascii="Times New Roman" w:eastAsia="宋体" w:hAnsi="Times New Roman" w:cs="Times New Roman" w:hint="eastAsia"/>
            <w:color w:val="000000" w:themeColor="text1"/>
            <w:sz w:val="28"/>
            <w14:ligatures w14:val="none"/>
            <w:rPrChange w:id="2001" w:author="yun qiao" w:date="2026-04-16T15:39:00Z">
              <w:rPr>
                <w:rFonts w:ascii="Times New Roman" w:eastAsia="宋体" w:hAnsi="Times New Roman" w:cs="Times New Roman" w:hint="eastAsia"/>
                <w:color w:val="FF0000"/>
                <w:sz w:val="28"/>
                <w14:ligatures w14:val="none"/>
              </w:rPr>
            </w:rPrChange>
          </w:rPr>
          <w:t>选择相似度最高的候选任务类型作为所述任务描述对应的任务类型标识。</w:t>
        </w:r>
      </w:ins>
    </w:p>
    <w:p w14:paraId="7BF9F6E9" w14:textId="1AD1C214" w:rsidR="00B95363" w:rsidRPr="009A1CB2" w:rsidRDefault="00000000" w:rsidP="003B2C70">
      <w:pPr>
        <w:widowControl/>
        <w:spacing w:before="100" w:after="0" w:line="480" w:lineRule="exact"/>
        <w:ind w:firstLineChars="200" w:firstLine="560"/>
        <w:jc w:val="both"/>
        <w:rPr>
          <w:ins w:id="2002" w:author="yun qiao" w:date="2026-04-16T15:08:00Z"/>
          <w:rFonts w:ascii="Times New Roman" w:eastAsia="宋体" w:hAnsi="Times New Roman" w:cs="Times New Roman"/>
          <w:color w:val="000000" w:themeColor="text1"/>
          <w:sz w:val="28"/>
          <w:szCs w:val="28"/>
          <w14:ligatures w14:val="none"/>
          <w:rPrChange w:id="2003" w:author="yun qiao" w:date="2026-04-16T15:39:00Z">
            <w:rPr>
              <w:ins w:id="2004" w:author="yun qiao" w:date="2026-04-16T15:08:00Z"/>
              <w:rFonts w:ascii="Times New Roman" w:eastAsia="宋体" w:hAnsi="Times New Roman" w:cs="Times New Roman"/>
              <w:sz w:val="28"/>
              <w:szCs w:val="28"/>
              <w14:ligatures w14:val="none"/>
            </w:rPr>
          </w:rPrChange>
        </w:rPr>
      </w:pPr>
      <w:r w:rsidRPr="009A1CB2">
        <w:rPr>
          <w:rFonts w:ascii="Times New Roman" w:eastAsia="宋体" w:hAnsi="Times New Roman" w:cs="Times New Roman" w:hint="eastAsia"/>
          <w:color w:val="000000" w:themeColor="text1"/>
          <w:sz w:val="28"/>
          <w:szCs w:val="28"/>
          <w14:ligatures w14:val="none"/>
          <w:rPrChange w:id="2005" w:author="yun qiao" w:date="2026-04-16T15:39:00Z">
            <w:rPr>
              <w:rFonts w:ascii="Times New Roman" w:eastAsia="宋体" w:hAnsi="Times New Roman" w:cs="Times New Roman" w:hint="eastAsia"/>
              <w:sz w:val="28"/>
              <w:szCs w:val="28"/>
              <w14:ligatures w14:val="none"/>
            </w:rPr>
          </w:rPrChange>
        </w:rPr>
        <w:t>在获得任务类型标识后，将所述任务类型标识与结构化语义表示进行</w:t>
      </w:r>
      <w:del w:id="2006" w:author="yun qiao" w:date="2026-04-16T15:07:00Z">
        <w:r w:rsidRPr="009A1CB2" w:rsidDel="003B2C70">
          <w:rPr>
            <w:rFonts w:ascii="Times New Roman" w:eastAsia="宋体" w:hAnsi="Times New Roman" w:cs="Times New Roman" w:hint="eastAsia"/>
            <w:color w:val="000000" w:themeColor="text1"/>
            <w:sz w:val="28"/>
            <w:szCs w:val="28"/>
            <w14:ligatures w14:val="none"/>
            <w:rPrChange w:id="2007" w:author="yun qiao" w:date="2026-04-16T15:39:00Z">
              <w:rPr>
                <w:rFonts w:ascii="Times New Roman" w:eastAsia="宋体" w:hAnsi="Times New Roman" w:cs="Times New Roman" w:hint="eastAsia"/>
                <w:sz w:val="28"/>
                <w:szCs w:val="28"/>
                <w14:ligatures w14:val="none"/>
              </w:rPr>
            </w:rPrChange>
          </w:rPr>
          <w:delText>融合</w:delText>
        </w:r>
      </w:del>
      <w:ins w:id="2008" w:author="yun qiao" w:date="2026-04-16T15:07:00Z">
        <w:r w:rsidR="003B2C70" w:rsidRPr="009A1CB2">
          <w:rPr>
            <w:rFonts w:ascii="Times New Roman" w:eastAsia="宋体" w:hAnsi="Times New Roman" w:cs="Times New Roman" w:hint="eastAsia"/>
            <w:color w:val="000000" w:themeColor="text1"/>
            <w:sz w:val="28"/>
            <w:szCs w:val="28"/>
            <w14:ligatures w14:val="none"/>
            <w:rPrChange w:id="2009" w:author="yun qiao" w:date="2026-04-16T15:39:00Z">
              <w:rPr>
                <w:rFonts w:ascii="Times New Roman" w:eastAsia="宋体" w:hAnsi="Times New Roman" w:cs="Times New Roman" w:hint="eastAsia"/>
                <w:sz w:val="28"/>
                <w:szCs w:val="28"/>
                <w14:ligatures w14:val="none"/>
              </w:rPr>
            </w:rPrChange>
          </w:rPr>
          <w:t>统一组织</w:t>
        </w:r>
      </w:ins>
      <w:r w:rsidRPr="009A1CB2">
        <w:rPr>
          <w:rFonts w:ascii="Times New Roman" w:eastAsia="宋体" w:hAnsi="Times New Roman" w:cs="Times New Roman" w:hint="eastAsia"/>
          <w:color w:val="000000" w:themeColor="text1"/>
          <w:sz w:val="28"/>
          <w:szCs w:val="28"/>
          <w14:ligatures w14:val="none"/>
          <w:rPrChange w:id="2010" w:author="yun qiao" w:date="2026-04-16T15:39:00Z">
            <w:rPr>
              <w:rFonts w:ascii="Times New Roman" w:eastAsia="宋体" w:hAnsi="Times New Roman" w:cs="Times New Roman" w:hint="eastAsia"/>
              <w:sz w:val="28"/>
              <w:szCs w:val="28"/>
              <w14:ligatures w14:val="none"/>
            </w:rPr>
          </w:rPrChange>
        </w:rPr>
        <w:t>，</w:t>
      </w:r>
      <w:ins w:id="2011" w:author="yun qiao" w:date="2026-04-16T15:07:00Z">
        <w:r w:rsidR="003B2C70" w:rsidRPr="009A1CB2">
          <w:rPr>
            <w:rFonts w:ascii="Times New Roman" w:eastAsia="宋体" w:hAnsi="Times New Roman" w:cs="Times New Roman" w:hint="eastAsia"/>
            <w:color w:val="000000" w:themeColor="text1"/>
            <w:sz w:val="28"/>
            <w:szCs w:val="28"/>
            <w14:ligatures w14:val="none"/>
            <w:rPrChange w:id="2012" w:author="yun qiao" w:date="2026-04-16T15:39:00Z">
              <w:rPr>
                <w:rFonts w:ascii="Times New Roman" w:eastAsia="宋体" w:hAnsi="Times New Roman" w:cs="Times New Roman" w:hint="eastAsia"/>
                <w:sz w:val="28"/>
                <w:szCs w:val="28"/>
                <w14:ligatures w14:val="none"/>
              </w:rPr>
            </w:rPrChange>
          </w:rPr>
          <w:t>形成结构化语义</w:t>
        </w:r>
      </w:ins>
      <w:del w:id="2013" w:author="yun qiao" w:date="2026-04-16T15:07:00Z">
        <w:r w:rsidRPr="009A1CB2" w:rsidDel="003B2C70">
          <w:rPr>
            <w:rFonts w:ascii="Times New Roman" w:eastAsia="宋体" w:hAnsi="Times New Roman" w:cs="Times New Roman" w:hint="eastAsia"/>
            <w:color w:val="000000" w:themeColor="text1"/>
            <w:sz w:val="28"/>
            <w:szCs w:val="28"/>
            <w14:ligatures w14:val="none"/>
            <w:rPrChange w:id="2014" w:author="yun qiao" w:date="2026-04-16T15:39:00Z">
              <w:rPr>
                <w:rFonts w:ascii="Times New Roman" w:eastAsia="宋体" w:hAnsi="Times New Roman" w:cs="Times New Roman" w:hint="eastAsia"/>
                <w:sz w:val="28"/>
                <w:szCs w:val="28"/>
                <w14:ligatures w14:val="none"/>
              </w:rPr>
            </w:rPrChange>
          </w:rPr>
          <w:delText>形成统一的任务语义输入</w:delText>
        </w:r>
      </w:del>
      <w:r w:rsidRPr="009A1CB2">
        <w:rPr>
          <w:rFonts w:ascii="Times New Roman" w:eastAsia="宋体" w:hAnsi="Times New Roman" w:cs="Times New Roman" w:hint="eastAsia"/>
          <w:color w:val="000000" w:themeColor="text1"/>
          <w:sz w:val="28"/>
          <w:szCs w:val="28"/>
          <w14:ligatures w14:val="none"/>
          <w:rPrChange w:id="2015" w:author="yun qiao" w:date="2026-04-16T15:39:00Z">
            <w:rPr>
              <w:rFonts w:ascii="Times New Roman" w:eastAsia="宋体" w:hAnsi="Times New Roman" w:cs="Times New Roman" w:hint="eastAsia"/>
              <w:sz w:val="28"/>
              <w:szCs w:val="28"/>
              <w14:ligatures w14:val="none"/>
            </w:rPr>
          </w:rPrChange>
        </w:rPr>
        <w:t>表示</w:t>
      </w:r>
      <w:ins w:id="2016" w:author="yun qiao" w:date="2026-04-16T15:08:00Z">
        <w:r w:rsidR="003B2C70" w:rsidRPr="009A1CB2">
          <w:rPr>
            <w:rFonts w:ascii="Times New Roman" w:eastAsia="宋体" w:hAnsi="Times New Roman" w:cs="Times New Roman" w:hint="eastAsia"/>
            <w:color w:val="000000" w:themeColor="text1"/>
            <w:sz w:val="28"/>
            <w:szCs w:val="28"/>
            <w14:ligatures w14:val="none"/>
            <w:rPrChange w:id="2017" w:author="yun qiao" w:date="2026-04-16T15:39:00Z">
              <w:rPr>
                <w:rFonts w:ascii="Times New Roman" w:eastAsia="宋体" w:hAnsi="Times New Roman" w:cs="Times New Roman" w:hint="eastAsia"/>
                <w:sz w:val="28"/>
                <w:szCs w:val="28"/>
                <w14:ligatures w14:val="none"/>
              </w:rPr>
            </w:rPrChange>
          </w:rPr>
          <w:t>，并将</w:t>
        </w:r>
      </w:ins>
      <w:del w:id="2018" w:author="yun qiao" w:date="2026-04-16T15:08:00Z">
        <w:r w:rsidRPr="009A1CB2" w:rsidDel="003B2C70">
          <w:rPr>
            <w:rFonts w:ascii="Times New Roman" w:eastAsia="宋体" w:hAnsi="Times New Roman" w:cs="Times New Roman" w:hint="eastAsia"/>
            <w:color w:val="000000" w:themeColor="text1"/>
            <w:sz w:val="28"/>
            <w:szCs w:val="28"/>
            <w14:ligatures w14:val="none"/>
            <w:rPrChange w:id="2019" w:author="yun qiao" w:date="2026-04-16T15:39:00Z">
              <w:rPr>
                <w:rFonts w:ascii="Times New Roman" w:eastAsia="宋体" w:hAnsi="Times New Roman" w:cs="Times New Roman" w:hint="eastAsia"/>
                <w:sz w:val="28"/>
                <w:szCs w:val="28"/>
                <w14:ligatures w14:val="none"/>
              </w:rPr>
            </w:rPrChange>
          </w:rPr>
          <w:delText>。</w:delText>
        </w:r>
      </w:del>
      <w:r w:rsidRPr="009A1CB2">
        <w:rPr>
          <w:rFonts w:ascii="Times New Roman" w:eastAsia="宋体" w:hAnsi="Times New Roman" w:cs="Times New Roman" w:hint="eastAsia"/>
          <w:color w:val="000000" w:themeColor="text1"/>
          <w:sz w:val="28"/>
          <w:szCs w:val="28"/>
          <w14:ligatures w14:val="none"/>
          <w:rPrChange w:id="2020" w:author="yun qiao" w:date="2026-04-16T15:39:00Z">
            <w:rPr>
              <w:rFonts w:ascii="Times New Roman" w:eastAsia="宋体" w:hAnsi="Times New Roman" w:cs="Times New Roman" w:hint="eastAsia"/>
              <w:sz w:val="28"/>
              <w:szCs w:val="28"/>
              <w14:ligatures w14:val="none"/>
            </w:rPr>
          </w:rPrChange>
        </w:rPr>
        <w:t>所述</w:t>
      </w:r>
      <w:ins w:id="2021" w:author="yun qiao" w:date="2026-04-16T15:08:00Z">
        <w:r w:rsidR="003B2C70" w:rsidRPr="009A1CB2">
          <w:rPr>
            <w:rFonts w:ascii="Times New Roman" w:eastAsia="宋体" w:hAnsi="Times New Roman" w:cs="Times New Roman" w:hint="eastAsia"/>
            <w:color w:val="000000" w:themeColor="text1"/>
            <w:sz w:val="28"/>
            <w14:ligatures w14:val="none"/>
            <w:rPrChange w:id="2022" w:author="yun qiao" w:date="2026-04-16T15:39:00Z">
              <w:rPr>
                <w:rFonts w:ascii="Times New Roman" w:eastAsia="宋体" w:hAnsi="Times New Roman" w:cs="Times New Roman" w:hint="eastAsia"/>
                <w:color w:val="FF0000"/>
                <w:sz w:val="28"/>
                <w14:ligatures w14:val="none"/>
              </w:rPr>
            </w:rPrChange>
          </w:rPr>
          <w:t>任务类型标识、结构化语义表示及原始任务描述的文本编码结果作为后续专用序列生成模型的输入特征</w:t>
        </w:r>
      </w:ins>
      <w:del w:id="2023" w:author="yun qiao" w:date="2026-04-16T15:08:00Z">
        <w:r w:rsidRPr="009A1CB2" w:rsidDel="003B2C70">
          <w:rPr>
            <w:rFonts w:ascii="Times New Roman" w:eastAsia="宋体" w:hAnsi="Times New Roman" w:cs="Times New Roman" w:hint="eastAsia"/>
            <w:color w:val="000000" w:themeColor="text1"/>
            <w:sz w:val="28"/>
            <w:szCs w:val="28"/>
            <w14:ligatures w14:val="none"/>
            <w:rPrChange w:id="2024" w:author="yun qiao" w:date="2026-04-16T15:39:00Z">
              <w:rPr>
                <w:rFonts w:ascii="Times New Roman" w:eastAsia="宋体" w:hAnsi="Times New Roman" w:cs="Times New Roman" w:hint="eastAsia"/>
                <w:sz w:val="28"/>
                <w:szCs w:val="28"/>
                <w14:ligatures w14:val="none"/>
              </w:rPr>
            </w:rPrChange>
          </w:rPr>
          <w:delText>任务语义输入表示作为后续序列生成模型的条件输入，用于指导操作原语序列的生成过程，使生成结果能够同时满足任务语义一致性与约束条件要求</w:delText>
        </w:r>
      </w:del>
      <w:r w:rsidRPr="009A1CB2">
        <w:rPr>
          <w:rFonts w:ascii="Times New Roman" w:eastAsia="宋体" w:hAnsi="Times New Roman" w:cs="Times New Roman" w:hint="eastAsia"/>
          <w:color w:val="000000" w:themeColor="text1"/>
          <w:sz w:val="28"/>
          <w:szCs w:val="28"/>
          <w14:ligatures w14:val="none"/>
          <w:rPrChange w:id="2025" w:author="yun qiao" w:date="2026-04-16T15:39:00Z">
            <w:rPr>
              <w:rFonts w:ascii="Times New Roman" w:eastAsia="宋体" w:hAnsi="Times New Roman" w:cs="Times New Roman" w:hint="eastAsia"/>
              <w:sz w:val="28"/>
              <w:szCs w:val="28"/>
              <w14:ligatures w14:val="none"/>
            </w:rPr>
          </w:rPrChange>
        </w:rPr>
        <w:t>。</w:t>
      </w:r>
    </w:p>
    <w:p w14:paraId="7B24833D" w14:textId="4D2AE5BC" w:rsidR="005D1620" w:rsidRPr="009A1CB2" w:rsidDel="005D1620" w:rsidRDefault="005D1620" w:rsidP="005D1620">
      <w:pPr>
        <w:widowControl/>
        <w:spacing w:before="100" w:after="0" w:line="480" w:lineRule="exact"/>
        <w:ind w:firstLineChars="200" w:firstLine="560"/>
        <w:jc w:val="both"/>
        <w:rPr>
          <w:del w:id="2026" w:author="yun qiao" w:date="2026-04-16T15:09:00Z"/>
          <w:rFonts w:ascii="Times New Roman" w:eastAsia="宋体" w:hAnsi="Times New Roman" w:cs="Times New Roman"/>
          <w:color w:val="000000" w:themeColor="text1"/>
          <w:sz w:val="28"/>
          <w:szCs w:val="28"/>
          <w14:ligatures w14:val="none"/>
          <w:rPrChange w:id="2027" w:author="yun qiao" w:date="2026-04-16T15:39:00Z">
            <w:rPr>
              <w:del w:id="2028" w:author="yun qiao" w:date="2026-04-16T15:09:00Z"/>
              <w:rFonts w:ascii="Times New Roman" w:eastAsia="宋体" w:hAnsi="Times New Roman" w:cs="Times New Roman"/>
              <w:sz w:val="28"/>
              <w:szCs w:val="28"/>
              <w14:ligatures w14:val="none"/>
            </w:rPr>
          </w:rPrChange>
        </w:rPr>
      </w:pPr>
      <w:ins w:id="2029" w:author="yun qiao" w:date="2026-04-16T15:08:00Z">
        <w:r w:rsidRPr="009A1CB2">
          <w:rPr>
            <w:rFonts w:ascii="Times New Roman" w:eastAsia="宋体" w:hAnsi="Times New Roman" w:cs="Times New Roman"/>
            <w:color w:val="000000" w:themeColor="text1"/>
            <w:sz w:val="28"/>
            <w:szCs w:val="28"/>
            <w14:ligatures w14:val="none"/>
            <w:rPrChange w:id="2030" w:author="yun qiao" w:date="2026-04-16T15:39:00Z">
              <w:rPr>
                <w:rFonts w:ascii="Times New Roman" w:eastAsia="宋体" w:hAnsi="Times New Roman" w:cs="Times New Roman"/>
                <w:color w:val="FF0000"/>
                <w:sz w:val="28"/>
                <w:szCs w:val="28"/>
                <w14:ligatures w14:val="none"/>
              </w:rPr>
            </w:rPrChange>
          </w:rPr>
          <w:t>S3</w:t>
        </w:r>
        <w:r w:rsidRPr="009A1CB2">
          <w:rPr>
            <w:rFonts w:ascii="Times New Roman" w:eastAsia="宋体" w:hAnsi="Times New Roman" w:cs="Times New Roman" w:hint="eastAsia"/>
            <w:color w:val="000000" w:themeColor="text1"/>
            <w:sz w:val="28"/>
            <w:szCs w:val="28"/>
            <w14:ligatures w14:val="none"/>
            <w:rPrChange w:id="2031" w:author="yun qiao" w:date="2026-04-16T15:39:00Z">
              <w:rPr>
                <w:rFonts w:ascii="Times New Roman" w:eastAsia="宋体" w:hAnsi="Times New Roman" w:cs="Times New Roman" w:hint="eastAsia"/>
                <w:color w:val="FF0000"/>
                <w:sz w:val="28"/>
                <w:szCs w:val="28"/>
                <w14:ligatures w14:val="none"/>
              </w:rPr>
            </w:rPrChange>
          </w:rPr>
          <w:t>、通过构建并训练面向地理处理任务的基于</w:t>
        </w:r>
        <w:r w:rsidRPr="009A1CB2">
          <w:rPr>
            <w:rFonts w:ascii="Times New Roman" w:eastAsia="宋体" w:hAnsi="Times New Roman" w:cs="Times New Roman"/>
            <w:color w:val="000000" w:themeColor="text1"/>
            <w:sz w:val="28"/>
            <w:szCs w:val="28"/>
            <w14:ligatures w14:val="none"/>
            <w:rPrChange w:id="2032" w:author="yun qiao" w:date="2026-04-16T15:39:00Z">
              <w:rPr>
                <w:rFonts w:ascii="Times New Roman" w:eastAsia="宋体" w:hAnsi="Times New Roman" w:cs="Times New Roman"/>
                <w:color w:val="FF0000"/>
                <w:sz w:val="28"/>
                <w:szCs w:val="28"/>
                <w14:ligatures w14:val="none"/>
              </w:rPr>
            </w:rPrChange>
          </w:rPr>
          <w:t>Transformer</w:t>
        </w:r>
        <w:r w:rsidRPr="009A1CB2">
          <w:rPr>
            <w:rFonts w:ascii="Times New Roman" w:eastAsia="宋体" w:hAnsi="Times New Roman" w:cs="Times New Roman" w:hint="eastAsia"/>
            <w:color w:val="000000" w:themeColor="text1"/>
            <w:sz w:val="28"/>
            <w:szCs w:val="28"/>
            <w14:ligatures w14:val="none"/>
            <w:rPrChange w:id="2033" w:author="yun qiao" w:date="2026-04-16T15:39:00Z">
              <w:rPr>
                <w:rFonts w:ascii="Times New Roman" w:eastAsia="宋体" w:hAnsi="Times New Roman" w:cs="Times New Roman" w:hint="eastAsia"/>
                <w:color w:val="FF0000"/>
                <w:sz w:val="28"/>
                <w:szCs w:val="28"/>
                <w14:ligatures w14:val="none"/>
              </w:rPr>
            </w:rPrChange>
          </w:rPr>
          <w:t>解码器的专用序列生成模型，所述专用序列生成模型融合知识图谱语义先验，并采用特征级线性调制机制将任务条件向量注入各解码层。</w:t>
        </w:r>
      </w:ins>
    </w:p>
    <w:p w14:paraId="3F824853" w14:textId="7D8FA53C" w:rsidR="00B95363" w:rsidRDefault="00000000">
      <w:pPr>
        <w:widowControl/>
        <w:spacing w:before="100" w:after="0" w:line="480" w:lineRule="exact"/>
        <w:ind w:firstLineChars="200" w:firstLine="560"/>
        <w:jc w:val="both"/>
        <w:rPr>
          <w:rFonts w:ascii="Times New Roman" w:eastAsia="宋体" w:hAnsi="Times New Roman" w:cs="Times New Roman"/>
          <w:sz w:val="28"/>
          <w:szCs w:val="28"/>
          <w14:ligatures w14:val="none"/>
        </w:rPr>
        <w:pPrChange w:id="2034" w:author="yun qiao" w:date="2026-04-16T15:09:00Z">
          <w:pPr>
            <w:widowControl/>
            <w:spacing w:before="100" w:after="0" w:line="480" w:lineRule="exact"/>
            <w:ind w:firstLineChars="202" w:firstLine="566"/>
            <w:jc w:val="both"/>
          </w:pPr>
        </w:pPrChange>
      </w:pPr>
      <w:del w:id="2035" w:author="yun qiao" w:date="2026-04-16T15:09:00Z">
        <w:r w:rsidDel="005D1620">
          <w:rPr>
            <w:rFonts w:ascii="Times New Roman" w:eastAsia="宋体" w:hAnsi="Times New Roman" w:cs="Times New Roman"/>
            <w:sz w:val="28"/>
            <w14:ligatures w14:val="none"/>
          </w:rPr>
          <w:delText>S4</w:delText>
        </w:r>
        <w:r w:rsidDel="005D1620">
          <w:rPr>
            <w:rFonts w:ascii="Times New Roman" w:eastAsia="宋体" w:hAnsi="Times New Roman" w:cs="Times New Roman" w:hint="eastAsia"/>
            <w:sz w:val="28"/>
            <w14:ligatures w14:val="none"/>
          </w:rPr>
          <w:delText>、</w:delText>
        </w:r>
        <w:r w:rsidDel="005D1620">
          <w:rPr>
            <w:rFonts w:ascii="Times New Roman" w:eastAsia="宋体" w:hAnsi="Times New Roman" w:cs="Times New Roman"/>
            <w:sz w:val="28"/>
            <w:szCs w:val="28"/>
            <w14:ligatures w14:val="none"/>
          </w:rPr>
          <w:delText>基于所述结构化语义特征，利用序列生成模型在所述操作语义空间内生成候选操作原语序列，在生成过程中引入任务条件向量，并根据预构建的操作原语转移合法性矩阵、任务类型标识、已生成操作原语序列的层次归属关系以及相邻步骤的输入输出类型约束，对每一时间步的候选操作原语集合进行筛选，对不满足操作大类一致性、操作子类可衔接性、转移合法性或输入输出类型兼容性约束的候选操作原语进行屏蔽，使生成过程同时满足任务语义一致性、层次一致性及操作结构约束，以生成多个候选操作原语序列</w:delText>
        </w:r>
        <w:r w:rsidDel="005D1620">
          <w:rPr>
            <w:rFonts w:ascii="Times New Roman" w:eastAsia="宋体" w:hAnsi="Times New Roman" w:cs="Times New Roman" w:hint="eastAsia"/>
            <w:sz w:val="28"/>
            <w14:ligatures w14:val="none"/>
          </w:rPr>
          <w:delText>。</w:delText>
        </w:r>
      </w:del>
    </w:p>
    <w:p w14:paraId="041D5F6A" w14:textId="6A218D3F"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lastRenderedPageBreak/>
        <w:t>S</w:t>
      </w:r>
      <w:ins w:id="2036" w:author="yun qiao" w:date="2026-04-16T15:09:00Z">
        <w:r w:rsidR="005D1620">
          <w:rPr>
            <w:rFonts w:ascii="Times New Roman" w:eastAsia="宋体" w:hAnsi="Times New Roman" w:cs="Times New Roman" w:hint="eastAsia"/>
            <w:sz w:val="28"/>
            <w:szCs w:val="28"/>
            <w14:ligatures w14:val="none"/>
          </w:rPr>
          <w:t>3</w:t>
        </w:r>
      </w:ins>
      <w:del w:id="2037" w:author="yun qiao" w:date="2026-04-16T15:09:00Z">
        <w:r w:rsidDel="005D1620">
          <w:rPr>
            <w:rFonts w:ascii="Times New Roman" w:eastAsia="宋体" w:hAnsi="Times New Roman" w:cs="Times New Roman"/>
            <w:sz w:val="28"/>
            <w:szCs w:val="28"/>
            <w14:ligatures w14:val="none"/>
          </w:rPr>
          <w:delText>4</w:delText>
        </w:r>
      </w:del>
      <w:r>
        <w:rPr>
          <w:rFonts w:ascii="Times New Roman" w:eastAsia="宋体" w:hAnsi="Times New Roman" w:cs="Times New Roman"/>
          <w:sz w:val="28"/>
          <w:szCs w:val="28"/>
          <w14:ligatures w14:val="none"/>
        </w:rPr>
        <w:t>1</w:t>
      </w:r>
      <w:r>
        <w:rPr>
          <w:rFonts w:ascii="Times New Roman" w:eastAsia="宋体" w:hAnsi="Times New Roman" w:cs="Times New Roman" w:hint="eastAsia"/>
          <w:sz w:val="28"/>
          <w:szCs w:val="28"/>
          <w14:ligatures w14:val="none"/>
        </w:rPr>
        <w:t>、</w:t>
      </w:r>
      <w:ins w:id="2038" w:author="yun qiao" w:date="2026-04-16T15:09:00Z">
        <w:r w:rsidR="005D1620" w:rsidRPr="004D699D">
          <w:rPr>
            <w:rFonts w:ascii="Times New Roman" w:eastAsia="宋体" w:hAnsi="Times New Roman" w:cs="Times New Roman" w:hint="eastAsia"/>
            <w:sz w:val="28"/>
            <w:szCs w:val="28"/>
            <w14:ligatures w14:val="none"/>
          </w:rPr>
          <w:t>专用序列生成模型总体架构</w:t>
        </w:r>
      </w:ins>
      <w:del w:id="2039" w:author="yun qiao" w:date="2026-04-16T15:09:00Z">
        <w:r w:rsidDel="005D1620">
          <w:rPr>
            <w:rFonts w:ascii="Times New Roman" w:eastAsia="宋体" w:hAnsi="Times New Roman" w:cs="Times New Roman" w:hint="eastAsia"/>
            <w:sz w:val="28"/>
            <w:szCs w:val="28"/>
            <w14:ligatures w14:val="none"/>
          </w:rPr>
          <w:delText>任</w:delText>
        </w:r>
        <w:r w:rsidRPr="003E50E7" w:rsidDel="005D1620">
          <w:rPr>
            <w:rFonts w:ascii="Times New Roman" w:eastAsia="宋体" w:hAnsi="Times New Roman" w:cs="Times New Roman" w:hint="eastAsia"/>
            <w:sz w:val="28"/>
            <w:szCs w:val="28"/>
            <w14:ligatures w14:val="none"/>
          </w:rPr>
          <w:delText>务条件化序列生成模型构建</w:delText>
        </w:r>
      </w:del>
      <w:r w:rsidRPr="003E50E7">
        <w:rPr>
          <w:rFonts w:ascii="Times New Roman" w:eastAsia="宋体" w:hAnsi="Times New Roman" w:cs="Times New Roman" w:hint="eastAsia"/>
          <w:sz w:val="28"/>
          <w:szCs w:val="28"/>
          <w14:ligatures w14:val="none"/>
        </w:rPr>
        <w:t>。</w:t>
      </w:r>
    </w:p>
    <w:p w14:paraId="75E20F04" w14:textId="1A4C5CDB" w:rsidR="00B95363" w:rsidRDefault="005D1620">
      <w:pPr>
        <w:spacing w:after="120" w:line="500" w:lineRule="exact"/>
        <w:ind w:firstLineChars="200" w:firstLine="560"/>
        <w:jc w:val="both"/>
        <w:rPr>
          <w:rFonts w:ascii="Times New Roman" w:eastAsia="宋体" w:hAnsi="Times New Roman" w:cs="Times New Roman"/>
          <w:sz w:val="28"/>
          <w14:ligatures w14:val="none"/>
        </w:rPr>
      </w:pPr>
      <w:ins w:id="2040" w:author="yun qiao" w:date="2026-04-16T15:09:00Z">
        <w:r w:rsidRPr="009B62CC">
          <w:rPr>
            <w:rFonts w:ascii="Times New Roman" w:eastAsia="宋体" w:hAnsi="Times New Roman" w:cs="Times New Roman"/>
            <w:sz w:val="28"/>
            <w14:ligatures w14:val="none"/>
          </w:rPr>
          <w:t>在本发明的一种实施方式中，</w:t>
        </w:r>
      </w:ins>
      <w:del w:id="2041" w:author="yun qiao" w:date="2026-04-16T15:09:00Z">
        <w:r w:rsidDel="005D1620">
          <w:rPr>
            <w:rFonts w:ascii="Times New Roman" w:eastAsia="宋体" w:hAnsi="Times New Roman" w:cs="Times New Roman" w:hint="eastAsia"/>
            <w:sz w:val="28"/>
            <w14:ligatures w14:val="none"/>
          </w:rPr>
          <w:delText>在</w:delText>
        </w:r>
      </w:del>
      <w:r>
        <w:rPr>
          <w:rFonts w:ascii="Times New Roman" w:eastAsia="宋体" w:hAnsi="Times New Roman" w:cs="Times New Roman" w:hint="eastAsia"/>
          <w:sz w:val="28"/>
          <w14:ligatures w14:val="none"/>
        </w:rPr>
        <w:t>构建基于</w:t>
      </w:r>
      <w:r>
        <w:rPr>
          <w:rFonts w:ascii="Times New Roman" w:eastAsia="宋体" w:hAnsi="Times New Roman" w:cs="Times New Roman"/>
          <w:sz w:val="28"/>
          <w14:ligatures w14:val="none"/>
        </w:rPr>
        <w:t>Transformer</w:t>
      </w:r>
      <w:r>
        <w:rPr>
          <w:rFonts w:ascii="Times New Roman" w:eastAsia="宋体" w:hAnsi="Times New Roman" w:cs="Times New Roman" w:hint="eastAsia"/>
          <w:sz w:val="28"/>
          <w14:ligatures w14:val="none"/>
        </w:rPr>
        <w:t>解码器的任务条件化序列生成模型时，所述模型包括文本编码模块、条件融合模块、条件化解码模块及输出投影模块，请参阅图</w:t>
      </w:r>
      <w:r>
        <w:rPr>
          <w:rFonts w:ascii="Times New Roman" w:eastAsia="宋体" w:hAnsi="Times New Roman" w:cs="Times New Roman"/>
          <w:sz w:val="28"/>
          <w14:ligatures w14:val="none"/>
        </w:rPr>
        <w:t>3</w:t>
      </w:r>
      <w:r>
        <w:rPr>
          <w:rFonts w:ascii="Times New Roman" w:eastAsia="宋体" w:hAnsi="Times New Roman" w:cs="Times New Roman" w:hint="eastAsia"/>
          <w:sz w:val="28"/>
          <w14:ligatures w14:val="none"/>
        </w:rPr>
        <w:t>。所述模型以任务语义为条件，对操作原语序列进行自回归生成，其输入包括</w:t>
      </w:r>
      <w:del w:id="2042" w:author="yun qiao" w:date="2026-04-16T15:10:00Z">
        <w:r w:rsidDel="005D1620">
          <w:rPr>
            <w:rFonts w:ascii="Times New Roman" w:eastAsia="宋体" w:hAnsi="Times New Roman" w:cs="Times New Roman" w:hint="eastAsia"/>
            <w:sz w:val="28"/>
            <w14:ligatures w14:val="none"/>
          </w:rPr>
          <w:delText>：</w:delText>
        </w:r>
      </w:del>
      <w:r>
        <w:rPr>
          <w:rFonts w:ascii="Times New Roman" w:eastAsia="宋体" w:hAnsi="Times New Roman" w:cs="Times New Roman" w:hint="eastAsia"/>
          <w:sz w:val="28"/>
          <w14:ligatures w14:val="none"/>
        </w:rPr>
        <w:t>结构化任务文本表示、任务类型标识以及已生成的操作原语序列；输出为下一时刻操作原语的概率分布</w:t>
      </w:r>
      <w:ins w:id="2043" w:author="yun qiao" w:date="2026-04-16T15:10:00Z">
        <w:r w:rsidRPr="009B62CC">
          <w:rPr>
            <w:rFonts w:ascii="Times New Roman" w:eastAsia="宋体" w:hAnsi="Times New Roman" w:cs="Times New Roman"/>
            <w:sz w:val="28"/>
            <w14:ligatures w14:val="none"/>
          </w:rPr>
          <w:t>，从而形成面向地理处理任务的专用序列生成模型</w:t>
        </w:r>
      </w:ins>
      <w:r>
        <w:rPr>
          <w:rFonts w:ascii="Times New Roman" w:eastAsia="宋体" w:hAnsi="Times New Roman" w:cs="Times New Roman" w:hint="eastAsia"/>
          <w:sz w:val="28"/>
          <w14:ligatures w14:val="none"/>
        </w:rPr>
        <w:t>。具体而言，各模块功能如下：</w:t>
      </w:r>
    </w:p>
    <w:p w14:paraId="7C66FE6A" w14:textId="06B13A5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1</w:t>
      </w:r>
      <w:r>
        <w:rPr>
          <w:rFonts w:ascii="Times New Roman" w:eastAsia="宋体" w:hAnsi="Times New Roman" w:cs="Times New Roman" w:hint="eastAsia"/>
          <w:sz w:val="28"/>
          <w:szCs w:val="28"/>
          <w14:ligatures w14:val="none"/>
        </w:rPr>
        <w:t>）文本编码模块：用于对</w:t>
      </w:r>
      <w:ins w:id="2044" w:author="yun qiao" w:date="2026-04-16T15:11:00Z">
        <w:r w:rsidR="005D1620">
          <w:rPr>
            <w:rFonts w:ascii="Times New Roman" w:eastAsia="宋体" w:hAnsi="Times New Roman" w:cs="Times New Roman" w:hint="eastAsia"/>
            <w:sz w:val="28"/>
            <w:szCs w:val="28"/>
            <w14:ligatures w14:val="none"/>
          </w:rPr>
          <w:t>输入任务描述</w:t>
        </w:r>
      </w:ins>
      <w:del w:id="2045" w:author="yun qiao" w:date="2026-04-16T15:11:00Z">
        <w:r w:rsidDel="005D1620">
          <w:rPr>
            <w:rFonts w:ascii="Times New Roman" w:eastAsia="宋体" w:hAnsi="Times New Roman" w:cs="Times New Roman" w:hint="eastAsia"/>
            <w:sz w:val="28"/>
            <w:szCs w:val="28"/>
            <w14:ligatures w14:val="none"/>
          </w:rPr>
          <w:delText>结构化任务文本</w:delText>
        </w:r>
      </w:del>
      <w:r>
        <w:rPr>
          <w:rFonts w:ascii="Times New Roman" w:eastAsia="宋体" w:hAnsi="Times New Roman" w:cs="Times New Roman" w:hint="eastAsia"/>
          <w:sz w:val="28"/>
          <w:szCs w:val="28"/>
          <w14:ligatures w14:val="none"/>
        </w:rPr>
        <w:t>进行语义编码，</w:t>
      </w:r>
      <w:del w:id="2046" w:author="yun qiao" w:date="2026-04-16T15:11:00Z">
        <w:r w:rsidDel="005D1620">
          <w:rPr>
            <w:rFonts w:ascii="Times New Roman" w:eastAsia="宋体" w:hAnsi="Times New Roman" w:cs="Times New Roman" w:hint="eastAsia"/>
            <w:sz w:val="28"/>
            <w:szCs w:val="28"/>
            <w14:ligatures w14:val="none"/>
          </w:rPr>
          <w:delText>将输入的任务描述映射</w:delText>
        </w:r>
      </w:del>
      <w:ins w:id="2047" w:author="yun qiao" w:date="2026-04-16T15:11:00Z">
        <w:r w:rsidR="005D1620">
          <w:rPr>
            <w:rFonts w:ascii="Times New Roman" w:eastAsia="宋体" w:hAnsi="Times New Roman" w:cs="Times New Roman" w:hint="eastAsia"/>
            <w:sz w:val="28"/>
            <w:szCs w:val="28"/>
            <w14:ligatures w14:val="none"/>
          </w:rPr>
          <w:t>获得</w:t>
        </w:r>
      </w:ins>
      <w:del w:id="2048" w:author="yun qiao" w:date="2026-04-16T15:11:00Z">
        <w:r w:rsidDel="005D1620">
          <w:rPr>
            <w:rFonts w:ascii="Times New Roman" w:eastAsia="宋体" w:hAnsi="Times New Roman" w:cs="Times New Roman" w:hint="eastAsia"/>
            <w:sz w:val="28"/>
            <w:szCs w:val="28"/>
            <w14:ligatures w14:val="none"/>
          </w:rPr>
          <w:delText>为</w:delText>
        </w:r>
      </w:del>
      <w:r>
        <w:rPr>
          <w:rFonts w:ascii="Times New Roman" w:eastAsia="宋体" w:hAnsi="Times New Roman" w:cs="Times New Roman" w:hint="eastAsia"/>
          <w:sz w:val="28"/>
          <w:szCs w:val="28"/>
          <w14:ligatures w14:val="none"/>
        </w:rPr>
        <w:t>上下文语义表示，并提取能够表征任务整体语义的全局特征向量，为后续条件构建提供基础语义信息</w:t>
      </w:r>
      <w:ins w:id="2049" w:author="yun qiao" w:date="2026-04-16T15:12:00Z">
        <w:r w:rsidR="005D1620">
          <w:rPr>
            <w:rFonts w:ascii="Times New Roman" w:eastAsia="宋体" w:hAnsi="Times New Roman" w:cs="Times New Roman" w:hint="eastAsia"/>
            <w:sz w:val="28"/>
            <w:szCs w:val="28"/>
            <w14:ligatures w14:val="none"/>
          </w:rPr>
          <w:t>；</w:t>
        </w:r>
      </w:ins>
      <w:del w:id="2050" w:author="yun qiao" w:date="2026-04-16T15:12:00Z">
        <w:r w:rsidDel="005D1620">
          <w:rPr>
            <w:rFonts w:ascii="Times New Roman" w:eastAsia="宋体" w:hAnsi="Times New Roman" w:cs="Times New Roman" w:hint="eastAsia"/>
            <w:sz w:val="28"/>
            <w:szCs w:val="28"/>
            <w14:ligatures w14:val="none"/>
          </w:rPr>
          <w:delText>。</w:delText>
        </w:r>
      </w:del>
    </w:p>
    <w:p w14:paraId="163B335A" w14:textId="1CBC1D64"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2</w:t>
      </w:r>
      <w:r>
        <w:rPr>
          <w:rFonts w:ascii="Times New Roman" w:eastAsia="宋体" w:hAnsi="Times New Roman" w:cs="Times New Roman" w:hint="eastAsia"/>
          <w:sz w:val="28"/>
          <w:szCs w:val="28"/>
          <w14:ligatures w14:val="none"/>
        </w:rPr>
        <w:t>）条件融合模块：用于</w:t>
      </w:r>
      <w:ins w:id="2051" w:author="yun qiao" w:date="2026-04-16T15:12:00Z">
        <w:r w:rsidR="005D1620">
          <w:rPr>
            <w:rFonts w:ascii="Times New Roman" w:eastAsia="宋体" w:hAnsi="Times New Roman" w:cs="Times New Roman" w:hint="eastAsia"/>
            <w:sz w:val="28"/>
            <w:szCs w:val="28"/>
            <w14:ligatures w14:val="none"/>
          </w:rPr>
          <w:t>融合</w:t>
        </w:r>
      </w:ins>
      <w:del w:id="2052" w:author="yun qiao" w:date="2026-04-16T15:12:00Z">
        <w:r w:rsidDel="005D1620">
          <w:rPr>
            <w:rFonts w:ascii="Times New Roman" w:eastAsia="宋体" w:hAnsi="Times New Roman" w:cs="Times New Roman" w:hint="eastAsia"/>
            <w:sz w:val="28"/>
            <w:szCs w:val="28"/>
            <w14:ligatures w14:val="none"/>
          </w:rPr>
          <w:delText>将</w:delText>
        </w:r>
      </w:del>
      <w:r>
        <w:rPr>
          <w:rFonts w:ascii="Times New Roman" w:eastAsia="宋体" w:hAnsi="Times New Roman" w:cs="Times New Roman" w:hint="eastAsia"/>
          <w:sz w:val="28"/>
          <w:szCs w:val="28"/>
          <w14:ligatures w14:val="none"/>
        </w:rPr>
        <w:t>文本语义表示与任务类型</w:t>
      </w:r>
      <w:ins w:id="2053" w:author="yun qiao" w:date="2026-04-16T15:12:00Z">
        <w:r w:rsidR="005D1620">
          <w:rPr>
            <w:rFonts w:ascii="Times New Roman" w:eastAsia="宋体" w:hAnsi="Times New Roman" w:cs="Times New Roman" w:hint="eastAsia"/>
            <w:sz w:val="28"/>
            <w:szCs w:val="28"/>
            <w14:ligatures w14:val="none"/>
          </w:rPr>
          <w:t>表示</w:t>
        </w:r>
      </w:ins>
      <w:del w:id="2054" w:author="yun qiao" w:date="2026-04-16T15:12:00Z">
        <w:r w:rsidDel="005D1620">
          <w:rPr>
            <w:rFonts w:ascii="Times New Roman" w:eastAsia="宋体" w:hAnsi="Times New Roman" w:cs="Times New Roman" w:hint="eastAsia"/>
            <w:sz w:val="28"/>
            <w:szCs w:val="28"/>
            <w14:ligatures w14:val="none"/>
          </w:rPr>
          <w:delText>信息进行融合</w:delText>
        </w:r>
      </w:del>
      <w:r>
        <w:rPr>
          <w:rFonts w:ascii="Times New Roman" w:eastAsia="宋体" w:hAnsi="Times New Roman" w:cs="Times New Roman" w:hint="eastAsia"/>
          <w:sz w:val="28"/>
          <w:szCs w:val="28"/>
          <w14:ligatures w14:val="none"/>
        </w:rPr>
        <w:t>，</w:t>
      </w:r>
      <w:ins w:id="2055" w:author="yun qiao" w:date="2026-04-16T15:12:00Z">
        <w:r w:rsidR="005D1620" w:rsidRPr="009B62CC">
          <w:rPr>
            <w:rFonts w:ascii="Times New Roman" w:eastAsia="宋体" w:hAnsi="Times New Roman" w:cs="Times New Roman"/>
            <w:sz w:val="28"/>
            <w14:ligatures w14:val="none"/>
          </w:rPr>
          <w:t>生成任务条件向量，使任务内容语义与任务类别信息在统一表示空间中进行编码，从而对序列生成过程形成全局约束</w:t>
        </w:r>
      </w:ins>
      <w:del w:id="2056" w:author="yun qiao" w:date="2026-04-16T15:12:00Z">
        <w:r w:rsidDel="005D1620">
          <w:rPr>
            <w:rFonts w:ascii="Times New Roman" w:eastAsia="宋体" w:hAnsi="Times New Roman" w:cs="Times New Roman" w:hint="eastAsia"/>
            <w:sz w:val="28"/>
            <w:szCs w:val="28"/>
            <w14:ligatures w14:val="none"/>
          </w:rPr>
          <w:delText>将</w:delText>
        </w:r>
        <w:r w:rsidDel="005D1620">
          <w:rPr>
            <w:rFonts w:ascii="Times New Roman" w:eastAsia="宋体" w:hAnsi="Times New Roman" w:cs="Times New Roman"/>
            <w:sz w:val="28"/>
            <w:szCs w:val="28"/>
            <w14:ligatures w14:val="none"/>
          </w:rPr>
          <w:delText>“</w:delText>
        </w:r>
        <w:r w:rsidDel="005D1620">
          <w:rPr>
            <w:rFonts w:ascii="Times New Roman" w:eastAsia="宋体" w:hAnsi="Times New Roman" w:cs="Times New Roman" w:hint="eastAsia"/>
            <w:sz w:val="28"/>
            <w:szCs w:val="28"/>
            <w14:ligatures w14:val="none"/>
          </w:rPr>
          <w:delText>任务内容语义</w:delText>
        </w:r>
        <w:r w:rsidDel="005D1620">
          <w:rPr>
            <w:rFonts w:ascii="Times New Roman" w:eastAsia="宋体" w:hAnsi="Times New Roman" w:cs="Times New Roman"/>
            <w:sz w:val="28"/>
            <w:szCs w:val="28"/>
            <w14:ligatures w14:val="none"/>
          </w:rPr>
          <w:delText>”</w:delText>
        </w:r>
        <w:r w:rsidDel="005D1620">
          <w:rPr>
            <w:rFonts w:ascii="Times New Roman" w:eastAsia="宋体" w:hAnsi="Times New Roman" w:cs="Times New Roman" w:hint="eastAsia"/>
            <w:sz w:val="28"/>
            <w:szCs w:val="28"/>
            <w14:ligatures w14:val="none"/>
          </w:rPr>
          <w:delText>与</w:delText>
        </w:r>
        <w:r w:rsidDel="005D1620">
          <w:rPr>
            <w:rFonts w:ascii="Times New Roman" w:eastAsia="宋体" w:hAnsi="Times New Roman" w:cs="Times New Roman"/>
            <w:sz w:val="28"/>
            <w:szCs w:val="28"/>
            <w14:ligatures w14:val="none"/>
          </w:rPr>
          <w:delText>“</w:delText>
        </w:r>
        <w:r w:rsidDel="005D1620">
          <w:rPr>
            <w:rFonts w:ascii="Times New Roman" w:eastAsia="宋体" w:hAnsi="Times New Roman" w:cs="Times New Roman" w:hint="eastAsia"/>
            <w:sz w:val="28"/>
            <w:szCs w:val="28"/>
            <w14:ligatures w14:val="none"/>
          </w:rPr>
          <w:delText>任务类别信息</w:delText>
        </w:r>
        <w:r w:rsidDel="005D1620">
          <w:rPr>
            <w:rFonts w:ascii="Times New Roman" w:eastAsia="宋体" w:hAnsi="Times New Roman" w:cs="Times New Roman"/>
            <w:sz w:val="28"/>
            <w:szCs w:val="28"/>
            <w14:ligatures w14:val="none"/>
          </w:rPr>
          <w:delText>”</w:delText>
        </w:r>
        <w:r w:rsidDel="005D1620">
          <w:rPr>
            <w:rFonts w:ascii="Times New Roman" w:eastAsia="宋体" w:hAnsi="Times New Roman" w:cs="Times New Roman" w:hint="eastAsia"/>
            <w:sz w:val="28"/>
            <w:szCs w:val="28"/>
            <w14:ligatures w14:val="none"/>
          </w:rPr>
          <w:delText>统一编码为条件向量，从而形成对序列生成过程具有全局约束作用的任务条件表示</w:delText>
        </w:r>
      </w:del>
      <w:ins w:id="2057" w:author="yun qiao" w:date="2026-04-16T15:12:00Z">
        <w:r w:rsidR="005D1620">
          <w:rPr>
            <w:rFonts w:ascii="Times New Roman" w:eastAsia="宋体" w:hAnsi="Times New Roman" w:cs="Times New Roman" w:hint="eastAsia"/>
            <w:sz w:val="28"/>
            <w:szCs w:val="28"/>
            <w14:ligatures w14:val="none"/>
          </w:rPr>
          <w:t>；</w:t>
        </w:r>
      </w:ins>
      <w:del w:id="2058" w:author="yun qiao" w:date="2026-04-16T15:12:00Z">
        <w:r w:rsidDel="005D1620">
          <w:rPr>
            <w:rFonts w:ascii="Times New Roman" w:eastAsia="宋体" w:hAnsi="Times New Roman" w:cs="Times New Roman" w:hint="eastAsia"/>
            <w:sz w:val="28"/>
            <w:szCs w:val="28"/>
            <w14:ligatures w14:val="none"/>
          </w:rPr>
          <w:delText>。</w:delText>
        </w:r>
      </w:del>
    </w:p>
    <w:p w14:paraId="782DCD7F" w14:textId="32A488A9"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3</w:t>
      </w:r>
      <w:r>
        <w:rPr>
          <w:rFonts w:ascii="Times New Roman" w:eastAsia="宋体" w:hAnsi="Times New Roman" w:cs="Times New Roman" w:hint="eastAsia"/>
          <w:sz w:val="28"/>
          <w:szCs w:val="28"/>
          <w14:ligatures w14:val="none"/>
        </w:rPr>
        <w:t>）条件化解码模块：用于在序列生成过程中引入所述任务条件向量，对每一时刻的隐藏状态进行调制，使生成过程在满足语言建模能力的同时，能够受到任务语义约束，从而生成符合任务目标的操作原语序列</w:t>
      </w:r>
      <w:ins w:id="2059" w:author="yun qiao" w:date="2026-04-16T15:13:00Z">
        <w:r w:rsidR="005D1620">
          <w:rPr>
            <w:rFonts w:ascii="Times New Roman" w:eastAsia="宋体" w:hAnsi="Times New Roman" w:cs="Times New Roman" w:hint="eastAsia"/>
            <w:sz w:val="28"/>
            <w:szCs w:val="28"/>
            <w14:ligatures w14:val="none"/>
          </w:rPr>
          <w:t>；</w:t>
        </w:r>
      </w:ins>
      <w:del w:id="2060" w:author="yun qiao" w:date="2026-04-16T15:13:00Z">
        <w:r w:rsidDel="005D1620">
          <w:rPr>
            <w:rFonts w:ascii="Times New Roman" w:eastAsia="宋体" w:hAnsi="Times New Roman" w:cs="Times New Roman" w:hint="eastAsia"/>
            <w:sz w:val="28"/>
            <w:szCs w:val="28"/>
            <w14:ligatures w14:val="none"/>
          </w:rPr>
          <w:delText>。</w:delText>
        </w:r>
      </w:del>
    </w:p>
    <w:p w14:paraId="10317E1F" w14:textId="4FA2C24C"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4</w:t>
      </w:r>
      <w:r>
        <w:rPr>
          <w:rFonts w:ascii="Times New Roman" w:eastAsia="宋体" w:hAnsi="Times New Roman" w:cs="Times New Roman" w:hint="eastAsia"/>
          <w:sz w:val="28"/>
          <w:szCs w:val="28"/>
          <w14:ligatures w14:val="none"/>
        </w:rPr>
        <w:t>）输出投影模块：用于将解码器输出的隐藏状态映射至操作原语词表空间，计算各候选操作原语的概率分布</w:t>
      </w:r>
      <w:del w:id="2061" w:author="yun qiao" w:date="2026-04-16T15:13:00Z">
        <w:r w:rsidDel="005D1620">
          <w:rPr>
            <w:rFonts w:ascii="Times New Roman" w:eastAsia="宋体" w:hAnsi="Times New Roman" w:cs="Times New Roman" w:hint="eastAsia"/>
            <w:sz w:val="28"/>
            <w:szCs w:val="28"/>
            <w14:ligatures w14:val="none"/>
          </w:rPr>
          <w:delText>，并据此选取当前时间步的输出结果</w:delText>
        </w:r>
      </w:del>
      <w:r>
        <w:rPr>
          <w:rFonts w:ascii="Times New Roman" w:eastAsia="宋体" w:hAnsi="Times New Roman" w:cs="Times New Roman" w:hint="eastAsia"/>
          <w:sz w:val="28"/>
          <w:szCs w:val="28"/>
          <w14:ligatures w14:val="none"/>
        </w:rPr>
        <w:t>。</w:t>
      </w:r>
    </w:p>
    <w:p w14:paraId="55C01DD6"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在上述模块协同作用下，模型按照自回归方式逐步生成操作原语序列，其概率建模形式如下：</w:t>
      </w:r>
    </w:p>
    <w:p w14:paraId="46458BE2" w14:textId="77777777" w:rsidR="00B95363" w:rsidRDefault="00000000">
      <w:pPr>
        <w:widowControl/>
        <w:spacing w:before="100" w:after="0" w:line="360" w:lineRule="auto"/>
        <w:jc w:val="both"/>
        <w:rPr>
          <w:rFonts w:ascii="Times New Roman" w:eastAsia="宋体" w:hAnsi="Times New Roman" w:cs="Times New Roman"/>
          <w:i/>
          <w:sz w:val="28"/>
          <w14:ligatures w14:val="none"/>
        </w:rPr>
      </w:pPr>
      <m:oMathPara>
        <m:oMath>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Y</m:t>
              </m:r>
            </m:e>
            <m:e>
              <m:r>
                <w:rPr>
                  <w:rFonts w:ascii="Cambria Math" w:eastAsia="宋体" w:hAnsi="Cambria Math" w:cs="Times New Roman"/>
                  <w:sz w:val="28"/>
                  <w14:ligatures w14:val="none"/>
                </w:rPr>
                <m:t>c</m:t>
              </m:r>
            </m:e>
          </m:d>
          <m:r>
            <w:rPr>
              <w:rFonts w:ascii="Cambria Math" w:eastAsia="宋体" w:hAnsi="Cambria Math" w:cs="Times New Roman"/>
              <w:sz w:val="28"/>
              <w14:ligatures w14:val="none"/>
            </w:rPr>
            <m:t>=</m:t>
          </m:r>
          <m:nary>
            <m:naryPr>
              <m:chr m:val="∏"/>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t=1</m:t>
              </m:r>
            </m:sub>
            <m:sup>
              <m:r>
                <w:rPr>
                  <w:rFonts w:ascii="Cambria Math" w:eastAsia="宋体" w:hAnsi="Cambria Math" w:cs="Times New Roman"/>
                  <w:sz w:val="28"/>
                  <w14:ligatures w14:val="none"/>
                </w:rPr>
                <m:t>T</m:t>
              </m:r>
            </m:sup>
            <m:e>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Sub>
                </m:e>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&lt;t</m:t>
                      </m:r>
                    </m:sub>
                  </m:sSub>
                  <m:r>
                    <w:rPr>
                      <w:rFonts w:ascii="Cambria Math" w:eastAsia="宋体" w:hAnsi="Cambria Math" w:cs="Times New Roman"/>
                      <w:sz w:val="28"/>
                      <w14:ligatures w14:val="none"/>
                    </w:rPr>
                    <m:t>,c</m:t>
                  </m:r>
                </m:e>
              </m:d>
            </m:e>
          </m:nary>
        </m:oMath>
      </m:oMathPara>
    </w:p>
    <w:p w14:paraId="75144194"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r>
          <w:rPr>
            <w:rFonts w:ascii="Cambria Math" w:eastAsia="宋体" w:hAnsi="Cambria Math" w:cs="Times New Roman"/>
            <w:sz w:val="28"/>
            <w14:ligatures w14:val="none"/>
          </w:rPr>
          <m:t>c</m:t>
        </m:r>
      </m:oMath>
      <w:r>
        <w:rPr>
          <w:rFonts w:ascii="Times New Roman" w:eastAsia="宋体" w:hAnsi="Times New Roman" w:cs="Times New Roman" w:hint="eastAsia"/>
          <w:sz w:val="28"/>
          <w14:ligatures w14:val="none"/>
        </w:rPr>
        <w:t>表示由条件融合模块生成的任务条件向量；</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Sub>
      </m:oMath>
      <w:r>
        <w:rPr>
          <w:rFonts w:ascii="Times New Roman" w:eastAsia="宋体" w:hAnsi="Times New Roman" w:cs="Times New Roman" w:hint="eastAsia"/>
          <w:sz w:val="28"/>
          <w14:ligatures w14:val="none"/>
        </w:rPr>
        <w:t>表示第</w:t>
      </w:r>
      <m:oMath>
        <m:r>
          <w:rPr>
            <w:rFonts w:ascii="Cambria Math" w:eastAsia="宋体" w:hAnsi="Cambria Math" w:cs="Times New Roman"/>
            <w:sz w:val="28"/>
            <w14:ligatures w14:val="none"/>
          </w:rPr>
          <m:t>t</m:t>
        </m:r>
      </m:oMath>
      <w:r>
        <w:rPr>
          <w:rFonts w:ascii="Times New Roman" w:eastAsia="宋体" w:hAnsi="Times New Roman" w:cs="Times New Roman" w:hint="eastAsia"/>
          <w:sz w:val="28"/>
          <w14:ligatures w14:val="none"/>
        </w:rPr>
        <w:t>步生成的操作原语；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&lt;t</m:t>
            </m:r>
          </m:sub>
        </m:sSub>
      </m:oMath>
      <w:r>
        <w:rPr>
          <w:rFonts w:ascii="Times New Roman" w:eastAsia="宋体" w:hAnsi="Times New Roman" w:cs="Times New Roman" w:hint="eastAsia"/>
          <w:sz w:val="28"/>
          <w14:ligatures w14:val="none"/>
        </w:rPr>
        <w:t>表示已生成的历史序列。</w:t>
      </w:r>
      <w:r>
        <w:rPr>
          <w:rFonts w:ascii="Times New Roman" w:eastAsia="宋体" w:hAnsi="Times New Roman" w:cs="Times New Roman"/>
          <w:sz w:val="28"/>
          <w14:ligatures w14:val="none"/>
        </w:rPr>
        <w:t xml:space="preserve"> </w:t>
      </w:r>
    </w:p>
    <w:p w14:paraId="2524BADC" w14:textId="32FD42F6" w:rsidR="00B95363" w:rsidDel="002C4163" w:rsidRDefault="00000000">
      <w:pPr>
        <w:widowControl/>
        <w:spacing w:before="100" w:after="0" w:line="480" w:lineRule="exact"/>
        <w:ind w:firstLineChars="202" w:firstLine="566"/>
        <w:jc w:val="both"/>
        <w:rPr>
          <w:del w:id="2062" w:author="yun qiao" w:date="2026-04-16T15:13:00Z"/>
          <w:rFonts w:ascii="Times New Roman" w:eastAsia="宋体" w:hAnsi="Times New Roman" w:cs="Times New Roman"/>
          <w:sz w:val="28"/>
          <w14:ligatures w14:val="none"/>
        </w:rPr>
      </w:pPr>
      <w:del w:id="2063" w:author="yun qiao" w:date="2026-04-16T15:13:00Z">
        <w:r w:rsidDel="002C4163">
          <w:rPr>
            <w:rFonts w:ascii="Times New Roman" w:eastAsia="宋体" w:hAnsi="Times New Roman" w:cs="Times New Roman" w:hint="eastAsia"/>
            <w:sz w:val="28"/>
            <w14:ligatures w14:val="none"/>
          </w:rPr>
          <w:delText>通过上述建模方式，使得每一步生成不仅依赖于历史序列，还受到任务语义条件的整体约束，从而实现面向任务目标的操作原语序列生成。</w:delText>
        </w:r>
      </w:del>
    </w:p>
    <w:p w14:paraId="0D215993" w14:textId="0A204B6B"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w:t>
      </w:r>
      <w:ins w:id="2064" w:author="yun qiao" w:date="2026-04-16T15:13:00Z">
        <w:r w:rsidR="002C4163">
          <w:rPr>
            <w:rFonts w:ascii="Times New Roman" w:eastAsia="宋体" w:hAnsi="Times New Roman" w:cs="Times New Roman" w:hint="eastAsia"/>
            <w:sz w:val="28"/>
            <w:szCs w:val="28"/>
            <w14:ligatures w14:val="none"/>
          </w:rPr>
          <w:t>3</w:t>
        </w:r>
      </w:ins>
      <w:del w:id="2065" w:author="yun qiao" w:date="2026-04-16T15:13:00Z">
        <w:r w:rsidDel="002C4163">
          <w:rPr>
            <w:rFonts w:ascii="Times New Roman" w:eastAsia="宋体" w:hAnsi="Times New Roman" w:cs="Times New Roman"/>
            <w:sz w:val="28"/>
            <w:szCs w:val="28"/>
            <w14:ligatures w14:val="none"/>
          </w:rPr>
          <w:delText>4</w:delText>
        </w:r>
      </w:del>
      <w:r>
        <w:rPr>
          <w:rFonts w:ascii="Times New Roman" w:eastAsia="宋体" w:hAnsi="Times New Roman" w:cs="Times New Roman"/>
          <w:sz w:val="28"/>
          <w:szCs w:val="28"/>
          <w14:ligatures w14:val="none"/>
        </w:rPr>
        <w:t>2</w:t>
      </w:r>
      <w:r>
        <w:rPr>
          <w:rFonts w:ascii="Times New Roman" w:eastAsia="宋体" w:hAnsi="Times New Roman" w:cs="Times New Roman" w:hint="eastAsia"/>
          <w:sz w:val="28"/>
          <w:szCs w:val="28"/>
          <w14:ligatures w14:val="none"/>
        </w:rPr>
        <w:t>、文本编码与条件融合。</w:t>
      </w:r>
    </w:p>
    <w:p w14:paraId="53761319" w14:textId="32942CFB"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基于</w:t>
      </w:r>
      <w:del w:id="2066" w:author="yun qiao" w:date="2026-04-16T15:13:00Z">
        <w:r w:rsidDel="002C4163">
          <w:rPr>
            <w:rFonts w:ascii="Times New Roman" w:eastAsia="宋体" w:hAnsi="Times New Roman" w:cs="Times New Roman"/>
            <w:sz w:val="28"/>
            <w14:ligatures w14:val="none"/>
          </w:rPr>
          <w:delText>S41</w:delText>
        </w:r>
      </w:del>
      <w:r>
        <w:rPr>
          <w:rFonts w:ascii="Times New Roman" w:eastAsia="宋体" w:hAnsi="Times New Roman" w:cs="Times New Roman" w:hint="eastAsia"/>
          <w:sz w:val="28"/>
          <w14:ligatures w14:val="none"/>
        </w:rPr>
        <w:t>所述文本编码模块，对结构化模板文本进行语义表示建模，将输入的任务描述转换为用于序列生成的上下文语义表示。设输入的结构化文本序列为：</w:t>
      </w:r>
    </w:p>
    <w:p w14:paraId="73C796D9" w14:textId="77777777" w:rsidR="00B95363" w:rsidRDefault="00000000">
      <w:pPr>
        <w:widowControl/>
        <w:spacing w:before="100" w:after="0" w:line="480" w:lineRule="exact"/>
        <w:jc w:val="both"/>
        <w:rPr>
          <w:rFonts w:ascii="Cambria Math" w:eastAsia="宋体" w:hAnsi="Cambria Math" w:cs="Times New Roman"/>
          <w:i/>
          <w:sz w:val="28"/>
          <w14:ligatures w14:val="none"/>
        </w:rPr>
      </w:pPr>
      <m:oMathPara>
        <m:oMath>
          <m:r>
            <w:rPr>
              <w:rFonts w:ascii="Cambria Math" w:eastAsia="宋体" w:hAnsi="Cambria Math" w:cs="Times New Roman"/>
              <w:sz w:val="28"/>
              <w14:ligatures w14:val="none"/>
            </w:rPr>
            <w:lastRenderedPageBreak/>
            <m:t>X={</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1</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2</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n</m:t>
              </m:r>
            </m:sub>
          </m:sSub>
          <m:r>
            <w:rPr>
              <w:rFonts w:ascii="Cambria Math" w:eastAsia="宋体" w:hAnsi="Cambria Math" w:cs="Times New Roman"/>
              <w:sz w:val="28"/>
              <w14:ligatures w14:val="none"/>
            </w:rPr>
            <m:t>}</m:t>
          </m:r>
        </m:oMath>
      </m:oMathPara>
    </w:p>
    <w:p w14:paraId="4AF2EAD5"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经文本编码处理后，得到对应的隐藏状态序列：</w:t>
      </w:r>
    </w:p>
    <w:p w14:paraId="6427CBB6" w14:textId="77777777" w:rsidR="00B95363" w:rsidRDefault="00000000">
      <w:pPr>
        <w:widowControl/>
        <w:spacing w:before="100" w:after="0" w:line="480" w:lineRule="exact"/>
        <w:jc w:val="both"/>
        <w:rPr>
          <w:rFonts w:ascii="Cambria Math" w:eastAsia="宋体" w:hAnsi="Cambria Math" w:cs="Times New Roman"/>
          <w:i/>
          <w:sz w:val="28"/>
          <w14:ligatures w14:val="none"/>
        </w:rPr>
      </w:pPr>
      <m:oMathPara>
        <m:oMath>
          <m:r>
            <w:rPr>
              <w:rFonts w:ascii="Cambria Math" w:eastAsia="宋体" w:hAnsi="Cambria Math" w:cs="Times New Roman"/>
              <w:sz w:val="28"/>
              <w14:ligatures w14:val="none"/>
            </w:rPr>
            <m:t>H=</m:t>
          </m:r>
          <m:r>
            <m:rPr>
              <m:nor/>
            </m:rPr>
            <w:rPr>
              <w:rFonts w:ascii="Cambria Math" w:eastAsia="宋体" w:hAnsi="Cambria Math" w:cs="Times New Roman"/>
              <w:sz w:val="28"/>
              <w14:ligatures w14:val="none"/>
            </w:rPr>
            <m:t>Encoder</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X</m:t>
              </m:r>
            </m:e>
          </m:d>
          <m:r>
            <w:rPr>
              <w:rFonts w:ascii="Cambria Math" w:eastAsia="宋体" w:hAnsi="Cambria Math" w:cs="Times New Roman"/>
              <w:sz w:val="28"/>
              <w14:ligatures w14:val="none"/>
            </w:rPr>
            <m:t>, H∈</m:t>
          </m:r>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R</m:t>
              </m:r>
            </m:e>
            <m:sup>
              <m:r>
                <w:rPr>
                  <w:rFonts w:ascii="Cambria Math" w:eastAsia="宋体" w:hAnsi="Cambria Math" w:cs="Times New Roman"/>
                  <w:sz w:val="28"/>
                  <w14:ligatures w14:val="none"/>
                </w:rPr>
                <m:t>n×d</m:t>
              </m:r>
            </m:sup>
          </m:sSup>
        </m:oMath>
      </m:oMathPara>
    </w:p>
    <w:p w14:paraId="65BEF941"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r>
          <w:rPr>
            <w:rFonts w:ascii="Cambria Math" w:eastAsia="宋体" w:hAnsi="Cambria Math" w:cs="Times New Roman"/>
            <w:sz w:val="28"/>
            <w14:ligatures w14:val="none"/>
          </w:rPr>
          <m:t>H</m:t>
        </m:r>
      </m:oMath>
      <w:r>
        <w:rPr>
          <w:rFonts w:ascii="Times New Roman" w:eastAsia="宋体" w:hAnsi="Times New Roman" w:cs="Times New Roman" w:hint="eastAsia"/>
          <w:sz w:val="28"/>
          <w14:ligatures w14:val="none"/>
        </w:rPr>
        <w:t>表示输入序列在各位置的上下文语义表示。</w:t>
      </w:r>
    </w:p>
    <w:p w14:paraId="6A6D2148" w14:textId="53532C4F" w:rsidR="00B95363" w:rsidRDefault="00000000" w:rsidP="00050735">
      <w:pPr>
        <w:widowControl/>
        <w:spacing w:before="100" w:after="0" w:line="480" w:lineRule="exact"/>
        <w:ind w:firstLineChars="202" w:firstLine="566"/>
        <w:jc w:val="both"/>
        <w:rPr>
          <w:rFonts w:ascii="Times New Roman" w:eastAsia="宋体" w:hAnsi="Times New Roman" w:cs="Times New Roman"/>
          <w:sz w:val="28"/>
          <w14:ligatures w14:val="none"/>
        </w:rPr>
      </w:pPr>
      <w:del w:id="2067" w:author="yun qiao" w:date="2026-04-16T15:14:00Z">
        <w:r w:rsidDel="00050735">
          <w:rPr>
            <w:rFonts w:ascii="Times New Roman" w:eastAsia="宋体" w:hAnsi="Times New Roman" w:cs="Times New Roman" w:hint="eastAsia"/>
            <w:sz w:val="28"/>
            <w14:ligatures w14:val="none"/>
          </w:rPr>
          <w:delText>由于编码结果长度随输入文本变化，</w:delText>
        </w:r>
      </w:del>
      <w:ins w:id="2068" w:author="yun qiao" w:date="2026-04-16T15:14:00Z">
        <w:r w:rsidR="00050735" w:rsidRPr="008063F7">
          <w:rPr>
            <w:rFonts w:ascii="Times New Roman" w:eastAsia="宋体" w:hAnsi="Times New Roman" w:cs="Times New Roman" w:hint="eastAsia"/>
            <w:sz w:val="28"/>
            <w14:ligatures w14:val="none"/>
          </w:rPr>
          <w:t>为在保证语义表达能力的同时控制后续解码计算复杂度，对所述隐藏状态序列进行压缩建模处理，从所述隐藏状态序列中提取并构造固定规模的语义记忆表示</w:t>
        </w:r>
      </w:ins>
      <w:del w:id="2069" w:author="yun qiao" w:date="2026-04-16T15:14:00Z">
        <w:r w:rsidDel="00050735">
          <w:rPr>
            <w:rFonts w:ascii="Times New Roman" w:eastAsia="宋体" w:hAnsi="Times New Roman" w:cs="Times New Roman" w:hint="eastAsia"/>
            <w:sz w:val="28"/>
            <w14:ligatures w14:val="none"/>
          </w:rPr>
          <w:delText>为保证后续解码过程中计算复杂度的可控性，对所述隐藏状态序列进行压缩建模处理，构造固定规模的语义记忆表示。具体地，通过对隐藏状态序列进行位置感知的采样，获得长度为固定值的记忆向量集合</w:delText>
        </w:r>
      </w:del>
      <w:r>
        <w:rPr>
          <w:rFonts w:ascii="Times New Roman" w:eastAsia="宋体" w:hAnsi="Times New Roman" w:cs="Times New Roman" w:hint="eastAsia"/>
          <w:sz w:val="28"/>
          <w14:ligatures w14:val="none"/>
        </w:rPr>
        <w:t>：</w:t>
      </w:r>
    </w:p>
    <w:p w14:paraId="77A2ABDB" w14:textId="1B38C5F4" w:rsidR="00B95363" w:rsidRDefault="00000000">
      <w:pPr>
        <w:widowControl/>
        <w:spacing w:before="100" w:after="0" w:line="480" w:lineRule="exact"/>
        <w:jc w:val="both"/>
        <w:rPr>
          <w:rFonts w:ascii="Cambria Math" w:eastAsia="宋体" w:hAnsi="Cambria Math" w:cs="Times New Roman"/>
          <w:i/>
          <w:sz w:val="28"/>
          <w14:ligatures w14:val="none"/>
        </w:rPr>
      </w:pPr>
      <m:oMathPara>
        <m:oMath>
          <m:r>
            <w:del w:id="2070" w:author="yun qiao" w:date="2026-04-16T15:14:00Z">
              <w:rPr>
                <w:rFonts w:ascii="Cambria Math" w:eastAsia="宋体" w:hAnsi="Cambria Math" w:cs="Times New Roman"/>
                <w:sz w:val="28"/>
                <w14:ligatures w14:val="none"/>
              </w:rPr>
              <m:t>M=</m:t>
            </w:del>
          </m:r>
          <m:r>
            <w:del w:id="2071" w:author="yun qiao" w:date="2026-04-16T15:14:00Z">
              <m:rPr>
                <m:nor/>
              </m:rPr>
              <w:rPr>
                <w:rFonts w:ascii="Cambria Math" w:eastAsia="宋体" w:hAnsi="Cambria Math" w:cs="Times New Roman"/>
                <w:sz w:val="28"/>
                <w14:ligatures w14:val="none"/>
              </w:rPr>
              <m:t>Sample</m:t>
            </w:del>
          </m:r>
          <m:d>
            <m:dPr>
              <m:ctrlPr>
                <w:del w:id="2072" w:author="yun qiao" w:date="2026-04-16T15:14:00Z">
                  <w:rPr>
                    <w:rFonts w:ascii="Cambria Math" w:eastAsia="宋体" w:hAnsi="Cambria Math" w:cs="Times New Roman"/>
                    <w:i/>
                    <w:sz w:val="28"/>
                    <w:szCs w:val="20"/>
                    <w14:ligatures w14:val="none"/>
                  </w:rPr>
                </w:del>
              </m:ctrlPr>
            </m:dPr>
            <m:e>
              <m:r>
                <w:del w:id="2073" w:author="yun qiao" w:date="2026-04-16T15:14:00Z">
                  <w:rPr>
                    <w:rFonts w:ascii="Cambria Math" w:eastAsia="宋体" w:hAnsi="Cambria Math" w:cs="Times New Roman"/>
                    <w:sz w:val="28"/>
                    <w14:ligatures w14:val="none"/>
                  </w:rPr>
                  <m:t>H</m:t>
                </w:del>
              </m:r>
            </m:e>
          </m:d>
          <m:r>
            <w:del w:id="2074" w:author="yun qiao" w:date="2026-04-16T15:14:00Z">
              <w:rPr>
                <w:rFonts w:ascii="Cambria Math" w:eastAsia="宋体" w:hAnsi="Cambria Math" w:cs="Times New Roman"/>
                <w:sz w:val="28"/>
                <w14:ligatures w14:val="none"/>
              </w:rPr>
              <m:t>, </m:t>
            </w:del>
          </m:r>
          <m:r>
            <w:rPr>
              <w:rFonts w:ascii="Cambria Math" w:eastAsia="宋体" w:hAnsi="Cambria Math" w:cs="Times New Roman"/>
              <w:sz w:val="28"/>
              <w14:ligatures w14:val="none"/>
            </w:rPr>
            <m:t>M∈</m:t>
          </m:r>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R</m:t>
              </m:r>
            </m:e>
            <m:sup>
              <m:r>
                <w:rPr>
                  <w:rFonts w:ascii="Cambria Math" w:eastAsia="宋体" w:hAnsi="Cambria Math" w:cs="Times New Roman"/>
                  <w:sz w:val="28"/>
                  <w14:ligatures w14:val="none"/>
                </w:rPr>
                <m:t>K×d</m:t>
              </m:r>
            </m:sup>
          </m:sSup>
        </m:oMath>
      </m:oMathPara>
    </w:p>
    <w:p w14:paraId="36A7F58F" w14:textId="33F79C8D" w:rsidR="00B95363" w:rsidRDefault="00050735" w:rsidP="00050735">
      <w:pPr>
        <w:widowControl/>
        <w:spacing w:before="100" w:after="0" w:line="480" w:lineRule="exact"/>
        <w:ind w:firstLineChars="202" w:firstLine="566"/>
        <w:jc w:val="both"/>
        <w:rPr>
          <w:rFonts w:ascii="Times New Roman" w:eastAsia="宋体" w:hAnsi="Times New Roman" w:cs="Times New Roman"/>
          <w:sz w:val="28"/>
          <w14:ligatures w14:val="none"/>
        </w:rPr>
      </w:pPr>
      <w:ins w:id="2075" w:author="yun qiao" w:date="2026-04-16T15:15:00Z">
        <w:r w:rsidRPr="008063F7">
          <w:rPr>
            <w:rFonts w:ascii="Times New Roman" w:eastAsia="宋体" w:hAnsi="Times New Roman" w:cs="Times New Roman" w:hint="eastAsia"/>
            <w:sz w:val="28"/>
            <w14:ligatures w14:val="none"/>
          </w:rPr>
          <w:t>其中，</w:t>
        </w:r>
        <w:r w:rsidRPr="008063F7">
          <w:rPr>
            <w:rFonts w:ascii="Times New Roman" w:eastAsia="宋体" w:hAnsi="Times New Roman" w:cs="Times New Roman" w:hint="eastAsia"/>
            <w:sz w:val="28"/>
            <w14:ligatures w14:val="none"/>
          </w:rPr>
          <w:t xml:space="preserve">M </w:t>
        </w:r>
        <w:r w:rsidRPr="008063F7">
          <w:rPr>
            <w:rFonts w:ascii="Times New Roman" w:eastAsia="宋体" w:hAnsi="Times New Roman" w:cs="Times New Roman" w:hint="eastAsia"/>
            <w:sz w:val="28"/>
            <w14:ligatures w14:val="none"/>
          </w:rPr>
          <w:t>表示由所述隐藏状态序列</w:t>
        </w:r>
        <w:r w:rsidRPr="008063F7">
          <w:rPr>
            <w:rFonts w:ascii="Times New Roman" w:eastAsia="宋体" w:hAnsi="Times New Roman" w:cs="Times New Roman" w:hint="eastAsia"/>
            <w:sz w:val="28"/>
            <w14:ligatures w14:val="none"/>
          </w:rPr>
          <w:t xml:space="preserve"> H </w:t>
        </w:r>
        <w:r w:rsidRPr="008063F7">
          <w:rPr>
            <w:rFonts w:ascii="Times New Roman" w:eastAsia="宋体" w:hAnsi="Times New Roman" w:cs="Times New Roman" w:hint="eastAsia"/>
            <w:sz w:val="28"/>
            <w14:ligatures w14:val="none"/>
          </w:rPr>
          <w:t>经过信息选择与聚合得到的记忆向量集合</w:t>
        </w:r>
        <w:r>
          <w:rPr>
            <w:rFonts w:ascii="Times New Roman" w:eastAsia="宋体" w:hAnsi="Times New Roman" w:cs="Times New Roman" w:hint="eastAsia"/>
            <w:sz w:val="28"/>
            <w14:ligatures w14:val="none"/>
          </w:rPr>
          <w:t>，所述记忆向量</w:t>
        </w:r>
      </w:ins>
      <m:oMath>
        <m:r>
          <w:ins w:id="2076" w:author="yun qiao" w:date="2026-04-16T15:15:00Z">
            <w:rPr>
              <w:rFonts w:ascii="Cambria Math" w:eastAsia="宋体" w:hAnsi="Cambria Math" w:cs="Times New Roman"/>
              <w:sz w:val="28"/>
              <w14:ligatures w14:val="none"/>
            </w:rPr>
            <m:t>M</m:t>
          </w:ins>
        </m:r>
      </m:oMath>
      <w:ins w:id="2077" w:author="yun qiao" w:date="2026-04-16T15:15:00Z">
        <w:r>
          <w:rPr>
            <w:rFonts w:ascii="Times New Roman" w:eastAsia="宋体" w:hAnsi="Times New Roman" w:cs="Times New Roman" w:hint="eastAsia"/>
            <w:sz w:val="28"/>
            <w14:ligatures w14:val="none"/>
          </w:rPr>
          <w:t>用于表征任务文本的关键语义信息，并作为后续解码过程中交叉注意力的输入。</w:t>
        </w:r>
      </w:ins>
      <w:del w:id="2078" w:author="yun qiao" w:date="2026-04-16T15:15:00Z">
        <w:r w:rsidDel="00050735">
          <w:rPr>
            <w:rFonts w:ascii="Times New Roman" w:eastAsia="宋体" w:hAnsi="Times New Roman" w:cs="Times New Roman" w:hint="eastAsia"/>
            <w:sz w:val="28"/>
            <w14:ligatures w14:val="none"/>
          </w:rPr>
          <w:delText>所述记忆向量</w:delText>
        </w:r>
      </w:del>
      <m:oMath>
        <m:r>
          <w:del w:id="2079" w:author="yun qiao" w:date="2026-04-16T15:15:00Z">
            <w:rPr>
              <w:rFonts w:ascii="Cambria Math" w:eastAsia="宋体" w:hAnsi="Cambria Math" w:cs="Times New Roman"/>
              <w:sz w:val="28"/>
              <w14:ligatures w14:val="none"/>
            </w:rPr>
            <m:t>M</m:t>
          </w:del>
        </m:r>
      </m:oMath>
      <w:del w:id="2080" w:author="yun qiao" w:date="2026-04-16T15:15:00Z">
        <w:r w:rsidDel="00050735">
          <w:rPr>
            <w:rFonts w:ascii="Times New Roman" w:eastAsia="宋体" w:hAnsi="Times New Roman" w:cs="Times New Roman" w:hint="eastAsia"/>
            <w:sz w:val="28"/>
            <w14:ligatures w14:val="none"/>
          </w:rPr>
          <w:delText>用于表征任务文本的关键语义信息，并作为后续解码过程中交叉注意力的输入。</w:delText>
        </w:r>
      </w:del>
    </w:p>
    <w:p w14:paraId="6484324F"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此外，对隐藏状态序列进行全局聚合，获得任务语义的整体表示：</w:t>
      </w:r>
    </w:p>
    <w:p w14:paraId="3E8AE5DA" w14:textId="77777777" w:rsidR="00B95363" w:rsidRDefault="00000000">
      <w:pPr>
        <w:widowControl/>
        <w:spacing w:before="100" w:after="0" w:line="480" w:lineRule="exact"/>
        <w:jc w:val="both"/>
        <w:rPr>
          <w:rFonts w:ascii="Times New Roman" w:eastAsia="宋体" w:hAnsi="Times New Roman" w:cs="Times New Roman"/>
          <w:i/>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v</m:t>
              </m:r>
            </m:e>
            <m:sub>
              <m:r>
                <m:rPr>
                  <m:nor/>
                </m:rPr>
                <w:rPr>
                  <w:rFonts w:ascii="Cambria Math" w:eastAsia="宋体" w:hAnsi="Cambria Math" w:cs="Times New Roman"/>
                  <w:i/>
                  <w:sz w:val="28"/>
                  <w14:ligatures w14:val="none"/>
                </w:rPr>
                <m:t>text</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Pool</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H</m:t>
              </m:r>
            </m:e>
          </m:d>
        </m:oMath>
      </m:oMathPara>
    </w:p>
    <w:p w14:paraId="10928DA0" w14:textId="77777777" w:rsidR="00050735" w:rsidRDefault="00000000">
      <w:pPr>
        <w:widowControl/>
        <w:spacing w:before="100" w:after="0" w:line="480" w:lineRule="exact"/>
        <w:ind w:firstLineChars="202" w:firstLine="566"/>
        <w:jc w:val="both"/>
        <w:rPr>
          <w:ins w:id="2081" w:author="yun qiao" w:date="2026-04-16T15:15:00Z"/>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用于刻画任务描述的全局语义特征。</w:t>
      </w:r>
    </w:p>
    <w:p w14:paraId="71A0BE46" w14:textId="44306B56"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在此基础上，条件融合模块将文本语义表示与任务类型信息进行统一建模。首先，将任务类型标识映射为嵌入向量：</w:t>
      </w:r>
    </w:p>
    <w:p w14:paraId="3EB07AB7" w14:textId="77777777" w:rsidR="00B95363" w:rsidRDefault="00000000">
      <w:pPr>
        <w:widowControl/>
        <w:spacing w:before="100" w:after="0" w:line="480" w:lineRule="exact"/>
        <w:jc w:val="both"/>
        <w:rPr>
          <w:rFonts w:ascii="Times New Roman" w:eastAsia="宋体" w:hAnsi="Times New Roman" w:cs="Times New Roman"/>
          <w:i/>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e</m:t>
              </m:r>
            </m:e>
            <m:sub>
              <m:r>
                <m:rPr>
                  <m:nor/>
                </m:rPr>
                <w:rPr>
                  <w:rFonts w:ascii="Cambria Math" w:eastAsia="宋体" w:hAnsi="Cambria Math" w:cs="Times New Roman"/>
                  <w:i/>
                  <w:sz w:val="28"/>
                  <w14:ligatures w14:val="none"/>
                </w:rPr>
                <m:t>task</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Embedding</m:t>
          </m:r>
          <m:d>
            <m:dPr>
              <m:ctrlPr>
                <w:rPr>
                  <w:rFonts w:ascii="Cambria Math" w:eastAsia="宋体" w:hAnsi="Cambria Math" w:cs="Times New Roman"/>
                  <w:i/>
                  <w:sz w:val="28"/>
                  <w:szCs w:val="20"/>
                  <w14:ligatures w14:val="none"/>
                </w:rPr>
              </m:ctrlPr>
            </m:dPr>
            <m:e>
              <m:r>
                <m:rPr>
                  <m:nor/>
                </m:rPr>
                <w:rPr>
                  <w:rFonts w:ascii="Cambria Math" w:eastAsia="宋体" w:hAnsi="Cambria Math" w:cs="Times New Roman"/>
                  <w:i/>
                  <w:sz w:val="28"/>
                  <w14:ligatures w14:val="none"/>
                </w:rPr>
                <m:t>task_type</m:t>
              </m:r>
            </m:e>
          </m:d>
        </m:oMath>
      </m:oMathPara>
    </w:p>
    <w:p w14:paraId="13609EEB" w14:textId="77777777" w:rsidR="00B95363"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随后，将文本语义表示与任务类型嵌入进行拼接，并通过非线性映射函数生成条件向量：</w:t>
      </w:r>
    </w:p>
    <w:p w14:paraId="7CBD4814" w14:textId="77777777" w:rsidR="00B95363" w:rsidRDefault="00000000">
      <w:pPr>
        <w:widowControl/>
        <w:spacing w:before="100" w:after="0" w:line="480" w:lineRule="exact"/>
        <w:jc w:val="both"/>
        <w:rPr>
          <w:rFonts w:ascii="Times New Roman" w:eastAsia="宋体" w:hAnsi="Times New Roman" w:cs="Times New Roman"/>
          <w:i/>
          <w:sz w:val="28"/>
          <w14:ligatures w14:val="none"/>
        </w:rPr>
      </w:pPr>
      <m:oMathPara>
        <m:oMath>
          <m:r>
            <w:rPr>
              <w:rFonts w:ascii="Cambria Math" w:eastAsia="宋体" w:hAnsi="Cambria Math" w:cs="Times New Roman"/>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f</m:t>
              </m:r>
            </m:e>
            <m:sub>
              <m:r>
                <m:rPr>
                  <m:nor/>
                </m:rPr>
                <w:rPr>
                  <w:rFonts w:ascii="Cambria Math" w:eastAsia="宋体" w:hAnsi="Cambria Math" w:cs="Times New Roman"/>
                  <w:i/>
                  <w:sz w:val="28"/>
                  <w14:ligatures w14:val="none"/>
                </w:rPr>
                <m:t>MLP</m:t>
              </m:r>
            </m:sub>
          </m:sSub>
          <m:d>
            <m:dPr>
              <m:ctrlPr>
                <w:rPr>
                  <w:rFonts w:ascii="Cambria Math" w:eastAsia="宋体" w:hAnsi="Cambria Math" w:cs="Times New Roman"/>
                  <w:i/>
                  <w:sz w:val="28"/>
                  <w:szCs w:val="20"/>
                  <w14:ligatures w14:val="none"/>
                </w:rPr>
              </m:ctrlPr>
            </m:dPr>
            <m:e>
              <m:d>
                <m:dPr>
                  <m:begChr m:val="["/>
                  <m:end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v</m:t>
                      </m:r>
                    </m:e>
                    <m:sub>
                      <m:r>
                        <m:rPr>
                          <m:nor/>
                        </m:rPr>
                        <w:rPr>
                          <w:rFonts w:ascii="Cambria Math" w:eastAsia="宋体" w:hAnsi="Cambria Math" w:cs="Times New Roman"/>
                          <w:i/>
                          <w:sz w:val="28"/>
                          <w14:ligatures w14:val="none"/>
                        </w:rPr>
                        <m:t>text</m:t>
                      </m:r>
                    </m:sub>
                  </m:sSub>
                  <m:r>
                    <w:rPr>
                      <w:rFonts w:ascii="Cambria Math" w:eastAsia="宋体" w:hAnsi="Cambria Math" w:cs="Times New Roman"/>
                      <w:sz w:val="28"/>
                      <w14:ligatures w14:val="none"/>
                    </w:rPr>
                    <m:t xml:space="preserve"> ;</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e</m:t>
                      </m:r>
                    </m:e>
                    <m:sub>
                      <m:r>
                        <m:rPr>
                          <m:nor/>
                        </m:rPr>
                        <w:rPr>
                          <w:rFonts w:ascii="Cambria Math" w:eastAsia="宋体" w:hAnsi="Cambria Math" w:cs="Times New Roman"/>
                          <w:i/>
                          <w:sz w:val="28"/>
                          <w14:ligatures w14:val="none"/>
                        </w:rPr>
                        <m:t>task</m:t>
                      </m:r>
                    </m:sub>
                  </m:sSub>
                </m:e>
              </m:d>
            </m:e>
          </m:d>
        </m:oMath>
      </m:oMathPara>
    </w:p>
    <w:p w14:paraId="048315A4"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所述条件向量同时编码任务语义信息与任务类别信息，用于在后续序列生成过程中提供统一的条件约束信号。</w:t>
      </w:r>
    </w:p>
    <w:p w14:paraId="33E1D71F"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S43</w:t>
      </w:r>
      <w:r>
        <w:rPr>
          <w:rFonts w:ascii="Times New Roman" w:eastAsia="宋体" w:hAnsi="Times New Roman" w:cs="Times New Roman" w:hint="eastAsia"/>
          <w:sz w:val="28"/>
          <w:szCs w:val="28"/>
          <w14:ligatures w14:val="none"/>
        </w:rPr>
        <w:t>、条件化解码机制。</w:t>
      </w:r>
    </w:p>
    <w:p w14:paraId="7A068FFB" w14:textId="4DFEDF83"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条件化解码模块用于在序列生成过程中引入任务条件信息，实现对操作原语生成过程的动态调控。</w:t>
      </w:r>
      <w:ins w:id="2082" w:author="yun qiao" w:date="2026-04-16T15:16:00Z">
        <w:r w:rsidR="00050735" w:rsidRPr="001C54D7">
          <w:rPr>
            <w:rFonts w:ascii="Times New Roman" w:eastAsia="宋体" w:hAnsi="Times New Roman" w:cs="Times New Roman"/>
            <w:sz w:val="28"/>
            <w14:ligatures w14:val="none"/>
          </w:rPr>
          <w:t>所述任务条件信息包括地理处理操作类型、空间数据对象以及输入输出约束等结构化语义特征，用于在操作语义层面对生成过程进行</w:t>
        </w:r>
        <w:r w:rsidR="00050735" w:rsidRPr="001C54D7">
          <w:rPr>
            <w:rFonts w:ascii="Times New Roman" w:eastAsia="宋体" w:hAnsi="Times New Roman" w:cs="Times New Roman"/>
            <w:sz w:val="28"/>
            <w14:ligatures w14:val="none"/>
          </w:rPr>
          <w:lastRenderedPageBreak/>
          <w:t>约束，从而引导生成符合地理处理逻辑的操作原语序列。</w:t>
        </w:r>
      </w:ins>
      <w:r>
        <w:rPr>
          <w:rFonts w:ascii="Times New Roman" w:eastAsia="宋体" w:hAnsi="Times New Roman" w:cs="Times New Roman" w:hint="eastAsia"/>
          <w:sz w:val="28"/>
          <w14:ligatures w14:val="none"/>
        </w:rPr>
        <w:t>所述解码模块采用多层堆叠的</w:t>
      </w:r>
      <w:r>
        <w:rPr>
          <w:rFonts w:ascii="Times New Roman" w:eastAsia="宋体" w:hAnsi="Times New Roman" w:cs="Times New Roman"/>
          <w:sz w:val="28"/>
          <w14:ligatures w14:val="none"/>
        </w:rPr>
        <w:t>Transformer</w:t>
      </w:r>
      <w:r>
        <w:rPr>
          <w:rFonts w:ascii="Times New Roman" w:eastAsia="宋体" w:hAnsi="Times New Roman" w:cs="Times New Roman" w:hint="eastAsia"/>
          <w:sz w:val="28"/>
          <w14:ligatures w14:val="none"/>
        </w:rPr>
        <w:t>解码器结构，</w:t>
      </w:r>
      <w:ins w:id="2083" w:author="yun qiao" w:date="2026-04-16T15:17:00Z">
        <w:r w:rsidR="00050735" w:rsidRPr="001C54D7">
          <w:rPr>
            <w:rFonts w:ascii="Times New Roman" w:eastAsia="宋体" w:hAnsi="Times New Roman" w:cs="Times New Roman"/>
            <w:sz w:val="28"/>
            <w14:ligatures w14:val="none"/>
          </w:rPr>
          <w:t>在各解码层中</w:t>
        </w:r>
      </w:ins>
      <w:del w:id="2084" w:author="yun qiao" w:date="2026-04-16T15:17:00Z">
        <w:r w:rsidDel="00050735">
          <w:rPr>
            <w:rFonts w:ascii="Times New Roman" w:eastAsia="宋体" w:hAnsi="Times New Roman" w:cs="Times New Roman" w:hint="eastAsia"/>
            <w:sz w:val="28"/>
            <w14:ligatures w14:val="none"/>
          </w:rPr>
          <w:delText>共包含</w:delText>
        </w:r>
        <w:r w:rsidDel="00050735">
          <w:rPr>
            <w:rFonts w:ascii="Times New Roman" w:eastAsia="宋体" w:hAnsi="Times New Roman" w:cs="Times New Roman"/>
            <w:sz w:val="28"/>
            <w14:ligatures w14:val="none"/>
          </w:rPr>
          <w:delText>N</w:delText>
        </w:r>
        <w:r w:rsidDel="00050735">
          <w:rPr>
            <w:rFonts w:ascii="Times New Roman" w:eastAsia="宋体" w:hAnsi="Times New Roman" w:cs="Times New Roman" w:hint="eastAsia"/>
            <w:sz w:val="28"/>
            <w14:ligatures w14:val="none"/>
          </w:rPr>
          <w:delText>个解码器层。每一层在标准</w:delText>
        </w:r>
        <w:r w:rsidDel="00050735">
          <w:rPr>
            <w:rFonts w:ascii="Times New Roman" w:eastAsia="宋体" w:hAnsi="Times New Roman" w:cs="Times New Roman"/>
            <w:sz w:val="28"/>
            <w14:ligatures w14:val="none"/>
          </w:rPr>
          <w:delText>Transformer</w:delText>
        </w:r>
        <w:r w:rsidDel="00050735">
          <w:rPr>
            <w:rFonts w:ascii="Times New Roman" w:eastAsia="宋体" w:hAnsi="Times New Roman" w:cs="Times New Roman" w:hint="eastAsia"/>
            <w:sz w:val="28"/>
            <w14:ligatures w14:val="none"/>
          </w:rPr>
          <w:delText>解码结构基础上，</w:delText>
        </w:r>
      </w:del>
      <w:r>
        <w:rPr>
          <w:rFonts w:ascii="Times New Roman" w:eastAsia="宋体" w:hAnsi="Times New Roman" w:cs="Times New Roman" w:hint="eastAsia"/>
          <w:sz w:val="28"/>
          <w14:ligatures w14:val="none"/>
        </w:rPr>
        <w:t>引入特征级线性调制机制（</w:t>
      </w:r>
      <w:r>
        <w:rPr>
          <w:rFonts w:ascii="Times New Roman" w:eastAsia="宋体" w:hAnsi="Times New Roman" w:cs="Times New Roman"/>
          <w:sz w:val="28"/>
          <w14:ligatures w14:val="none"/>
        </w:rPr>
        <w:t>Feature-wise Linear Modulation, FiLM</w:t>
      </w:r>
      <w:r>
        <w:rPr>
          <w:rFonts w:ascii="Times New Roman" w:eastAsia="宋体" w:hAnsi="Times New Roman" w:cs="Times New Roman" w:hint="eastAsia"/>
          <w:sz w:val="28"/>
          <w14:ligatures w14:val="none"/>
        </w:rPr>
        <w:t>），以实现任务条件向量对隐藏状态的逐层调控。</w:t>
      </w:r>
    </w:p>
    <w:p w14:paraId="68CE9A93"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对于第</w:t>
      </w:r>
      <m:oMath>
        <m:r>
          <w:rPr>
            <w:rFonts w:ascii="Cambria Math" w:eastAsia="宋体" w:hAnsi="Cambria Math" w:cs="Times New Roman"/>
            <w:sz w:val="28"/>
            <w14:ligatures w14:val="none"/>
          </w:rPr>
          <m:t>l</m:t>
        </m:r>
      </m:oMath>
      <w:r>
        <w:rPr>
          <w:rFonts w:ascii="Times New Roman" w:eastAsia="宋体" w:hAnsi="Times New Roman" w:cs="Times New Roman" w:hint="eastAsia"/>
          <w:sz w:val="28"/>
          <w14:ligatures w14:val="none"/>
        </w:rPr>
        <w:t>层解码器，其输入隐藏状态记为</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Sub>
      </m:oMath>
      <w:r>
        <w:rPr>
          <w:rFonts w:ascii="Times New Roman" w:eastAsia="宋体" w:hAnsi="Times New Roman" w:cs="Times New Roman" w:hint="eastAsia"/>
          <w:sz w:val="28"/>
          <w14:ligatures w14:val="none"/>
        </w:rPr>
        <w:t>，首先经过标准</w:t>
      </w:r>
      <w:r>
        <w:rPr>
          <w:rFonts w:ascii="Times New Roman" w:eastAsia="宋体" w:hAnsi="Times New Roman" w:cs="Times New Roman"/>
          <w:sz w:val="28"/>
          <w14:ligatures w14:val="none"/>
        </w:rPr>
        <w:t>Transformer</w:t>
      </w:r>
      <w:r>
        <w:rPr>
          <w:rFonts w:ascii="Times New Roman" w:eastAsia="宋体" w:hAnsi="Times New Roman" w:cs="Times New Roman" w:hint="eastAsia"/>
          <w:sz w:val="28"/>
          <w14:ligatures w14:val="none"/>
        </w:rPr>
        <w:t>解码运算，包括掩码自注意力、交叉注意力及前馈网络，其过程可表示为：</w:t>
      </w:r>
    </w:p>
    <w:p w14:paraId="590CE61F" w14:textId="77777777" w:rsidR="00B95363" w:rsidRDefault="00000000">
      <w:pPr>
        <w:widowControl/>
        <w:spacing w:before="100" w:after="0" w:line="480" w:lineRule="exact"/>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FFN</m:t>
          </m:r>
          <m:d>
            <m:dPr>
              <m:ctrlPr>
                <w:rPr>
                  <w:rFonts w:ascii="Cambria Math" w:eastAsia="宋体" w:hAnsi="Cambria Math" w:cs="Times New Roman"/>
                  <w:sz w:val="28"/>
                  <w:szCs w:val="20"/>
                  <w14:ligatures w14:val="none"/>
                </w:rPr>
              </m:ctrlPr>
            </m:dPr>
            <m:e>
              <m:r>
                <m:rPr>
                  <m:nor/>
                </m:rPr>
                <w:rPr>
                  <w:rFonts w:ascii="Cambria Math" w:eastAsia="宋体" w:hAnsi="Cambria Math" w:cs="Times New Roman"/>
                  <w:sz w:val="28"/>
                  <w14:ligatures w14:val="none"/>
                </w:rPr>
                <m:t>CrossAttn</m:t>
              </m:r>
              <m:d>
                <m:dPr>
                  <m:ctrlPr>
                    <w:rPr>
                      <w:rFonts w:ascii="Cambria Math" w:eastAsia="宋体" w:hAnsi="Cambria Math" w:cs="Times New Roman"/>
                      <w:sz w:val="28"/>
                      <w:szCs w:val="20"/>
                      <w14:ligatures w14:val="none"/>
                    </w:rPr>
                  </m:ctrlPr>
                </m:dPr>
                <m:e>
                  <m:r>
                    <m:rPr>
                      <m:nor/>
                    </m:rPr>
                    <w:rPr>
                      <w:rFonts w:ascii="Cambria Math" w:eastAsia="宋体" w:hAnsi="Cambria Math" w:cs="Times New Roman"/>
                      <w:sz w:val="28"/>
                      <w14:ligatures w14:val="none"/>
                    </w:rPr>
                    <m:t>SelfAttn</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l-1</m:t>
                          </m:r>
                        </m:sub>
                      </m:sSub>
                    </m:e>
                  </m:d>
                  <m:ctrlPr>
                    <w:rPr>
                      <w:rFonts w:ascii="Cambria Math" w:eastAsia="宋体" w:hAnsi="Cambria Math" w:cs="Times New Roman"/>
                      <w:i/>
                      <w:sz w:val="28"/>
                      <w:szCs w:val="20"/>
                      <w14:ligatures w14:val="none"/>
                    </w:rPr>
                  </m:ctrlPr>
                </m:e>
              </m:d>
              <m:ctrlPr>
                <w:rPr>
                  <w:rFonts w:ascii="Cambria Math" w:eastAsia="宋体" w:hAnsi="Cambria Math" w:cs="Times New Roman"/>
                  <w:i/>
                  <w:sz w:val="28"/>
                  <w:szCs w:val="20"/>
                  <w14:ligatures w14:val="none"/>
                </w:rPr>
              </m:ctrlPr>
            </m:e>
          </m:d>
        </m:oMath>
      </m:oMathPara>
    </w:p>
    <w:p w14:paraId="5EE5229B" w14:textId="77777777" w:rsidR="00B95363"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其中，所述自注意力采用因果掩码机制，满足：</w:t>
      </w:r>
    </w:p>
    <w:p w14:paraId="176D6B01" w14:textId="77777777" w:rsidR="00B95363" w:rsidRDefault="00000000">
      <w:pPr>
        <w:widowControl/>
        <w:spacing w:before="100" w:after="0" w:line="360" w:lineRule="auto"/>
        <w:jc w:val="both"/>
        <w:rPr>
          <w:rFonts w:ascii="Times New Roman" w:eastAsia="宋体" w:hAnsi="Times New Roman" w:cs="Times New Roman"/>
          <w:sz w:val="28"/>
          <w14:ligatures w14:val="none"/>
        </w:rPr>
      </w:pPr>
      <m:oMathPara>
        <m:oMath>
          <m:r>
            <m:rPr>
              <m:nor/>
            </m:rPr>
            <w:rPr>
              <w:rFonts w:ascii="Cambria Math" w:eastAsia="宋体" w:hAnsi="Cambria Math" w:cs="Times New Roman"/>
              <w:sz w:val="28"/>
              <w14:ligatures w14:val="none"/>
            </w:rPr>
            <m:t>SelfAttn</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Q,K,V</m:t>
              </m:r>
            </m:e>
          </m:d>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softmax</m:t>
          </m:r>
          <m:d>
            <m:dPr>
              <m:ctrlPr>
                <w:rPr>
                  <w:rFonts w:ascii="Cambria Math" w:eastAsia="宋体" w:hAnsi="Cambria Math" w:cs="Times New Roman"/>
                  <w:sz w:val="28"/>
                  <w:szCs w:val="20"/>
                  <w14:ligatures w14:val="none"/>
                </w:rPr>
              </m:ctrlPr>
            </m:dPr>
            <m:e>
              <m:f>
                <m:fPr>
                  <m:ctrlPr>
                    <w:rPr>
                      <w:rFonts w:ascii="Cambria Math" w:eastAsia="宋体" w:hAnsi="Cambria Math" w:cs="Times New Roman"/>
                      <w:sz w:val="28"/>
                      <w:szCs w:val="20"/>
                      <w14:ligatures w14:val="none"/>
                    </w:rPr>
                  </m:ctrlPr>
                </m:fPr>
                <m:num>
                  <m:r>
                    <w:rPr>
                      <w:rFonts w:ascii="Cambria Math" w:eastAsia="宋体" w:hAnsi="Cambria Math" w:cs="Times New Roman"/>
                      <w:sz w:val="28"/>
                      <w14:ligatures w14:val="none"/>
                    </w:rPr>
                    <m:t>Q</m:t>
                  </m:r>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K</m:t>
                      </m:r>
                    </m:e>
                    <m:sup>
                      <m:r>
                        <m:rPr>
                          <m:sty m:val="p"/>
                        </m:rPr>
                        <w:rPr>
                          <w:rFonts w:ascii="Cambria Math" w:eastAsia="宋体" w:hAnsi="Cambria Math" w:cs="Times New Roman"/>
                          <w:sz w:val="28"/>
                          <w14:ligatures w14:val="none"/>
                        </w:rPr>
                        <m:t>⊤</m:t>
                      </m:r>
                    </m:sup>
                  </m:sSup>
                  <m:ctrlPr>
                    <w:rPr>
                      <w:rFonts w:ascii="Cambria Math" w:eastAsia="宋体" w:hAnsi="Cambria Math" w:cs="Times New Roman"/>
                      <w:i/>
                      <w:sz w:val="28"/>
                      <w:szCs w:val="20"/>
                      <w14:ligatures w14:val="none"/>
                    </w:rPr>
                  </m:ctrlPr>
                </m:num>
                <m:den>
                  <m:rad>
                    <m:radPr>
                      <m:degHide m:val="1"/>
                      <m:ctrlPr>
                        <w:rPr>
                          <w:rFonts w:ascii="Cambria Math" w:eastAsia="宋体" w:hAnsi="Cambria Math" w:cs="Times New Roman"/>
                          <w:sz w:val="28"/>
                          <w:szCs w:val="20"/>
                          <w14:ligatures w14:val="none"/>
                        </w:rPr>
                      </m:ctrlPr>
                    </m:radPr>
                    <m:deg>
                      <m:ctrlPr>
                        <w:rPr>
                          <w:rFonts w:ascii="Cambria Math" w:eastAsia="宋体" w:hAnsi="Cambria Math" w:cs="Times New Roman"/>
                          <w:i/>
                          <w:sz w:val="28"/>
                          <w:szCs w:val="20"/>
                          <w14:ligatures w14:val="none"/>
                        </w:rPr>
                      </m:ctrlPr>
                    </m:deg>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d</m:t>
                          </m:r>
                        </m:e>
                        <m:sub>
                          <m:r>
                            <w:rPr>
                              <w:rFonts w:ascii="Cambria Math" w:eastAsia="宋体" w:hAnsi="Cambria Math" w:cs="Times New Roman"/>
                              <w:sz w:val="28"/>
                              <w14:ligatures w14:val="none"/>
                            </w:rPr>
                            <m:t>k</m:t>
                          </m:r>
                        </m:sub>
                      </m:sSub>
                    </m:e>
                  </m:rad>
                  <m:ctrlPr>
                    <w:rPr>
                      <w:rFonts w:ascii="Cambria Math" w:eastAsia="宋体" w:hAnsi="Cambria Math" w:cs="Times New Roman"/>
                      <w:i/>
                      <w:sz w:val="28"/>
                      <w:szCs w:val="20"/>
                      <w14:ligatures w14:val="none"/>
                    </w:rPr>
                  </m:ctrlPr>
                </m:den>
              </m:f>
              <m:r>
                <w:rPr>
                  <w:rFonts w:ascii="Cambria Math" w:eastAsia="宋体" w:hAnsi="Cambria Math" w:cs="Times New Roman"/>
                  <w:sz w:val="28"/>
                  <w14:ligatures w14:val="none"/>
                </w:rPr>
                <m:t>+M</m:t>
              </m:r>
              <m:ctrlPr>
                <w:rPr>
                  <w:rFonts w:ascii="Cambria Math" w:eastAsia="宋体" w:hAnsi="Cambria Math" w:cs="Times New Roman"/>
                  <w:i/>
                  <w:sz w:val="28"/>
                  <w:szCs w:val="20"/>
                  <w14:ligatures w14:val="none"/>
                </w:rPr>
              </m:ctrlPr>
            </m:e>
          </m:d>
          <m:r>
            <w:rPr>
              <w:rFonts w:ascii="Cambria Math" w:eastAsia="宋体" w:hAnsi="Cambria Math" w:cs="Times New Roman"/>
              <w:sz w:val="28"/>
              <w14:ligatures w14:val="none"/>
            </w:rPr>
            <m:t>V</m:t>
          </m:r>
        </m:oMath>
      </m:oMathPara>
    </w:p>
    <w:p w14:paraId="5BAEBEE8"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r>
          <w:rPr>
            <w:rFonts w:ascii="Cambria Math" w:eastAsia="宋体" w:hAnsi="Cambria Math" w:cs="Times New Roman"/>
            <w:sz w:val="28"/>
            <w14:ligatures w14:val="none"/>
          </w:rPr>
          <m:t>M</m:t>
        </m:r>
      </m:oMath>
      <w:r>
        <w:rPr>
          <w:rFonts w:ascii="Times New Roman" w:eastAsia="宋体" w:hAnsi="Times New Roman" w:cs="Times New Roman" w:hint="eastAsia"/>
          <w:sz w:val="28"/>
          <w14:ligatures w14:val="none"/>
        </w:rPr>
        <w:t>为上三角掩码矩阵。</w:t>
      </w:r>
    </w:p>
    <w:p w14:paraId="59DEB74D"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在此基础上，引入基于条件向量</w:t>
      </w:r>
      <m:oMath>
        <m:r>
          <w:rPr>
            <w:rFonts w:ascii="Cambria Math" w:eastAsia="宋体" w:hAnsi="Cambria Math" w:cs="Times New Roman"/>
            <w:sz w:val="28"/>
            <w14:ligatures w14:val="none"/>
          </w:rPr>
          <m:t>c</m:t>
        </m:r>
      </m:oMath>
      <w:r>
        <w:rPr>
          <w:rFonts w:ascii="Times New Roman" w:eastAsia="宋体" w:hAnsi="Times New Roman" w:cs="Times New Roman" w:hint="eastAsia"/>
          <w:sz w:val="28"/>
          <w14:ligatures w14:val="none"/>
        </w:rPr>
        <w:t>的</w:t>
      </w:r>
      <w:r>
        <w:rPr>
          <w:rFonts w:ascii="Times New Roman" w:eastAsia="宋体" w:hAnsi="Times New Roman" w:cs="Times New Roman"/>
          <w:sz w:val="28"/>
          <w14:ligatures w14:val="none"/>
        </w:rPr>
        <w:t xml:space="preserve"> FiLM </w:t>
      </w:r>
      <w:r>
        <w:rPr>
          <w:rFonts w:ascii="Times New Roman" w:eastAsia="宋体" w:hAnsi="Times New Roman" w:cs="Times New Roman" w:hint="eastAsia"/>
          <w:sz w:val="28"/>
          <w14:ligatures w14:val="none"/>
        </w:rPr>
        <w:t>调制，对每一层输出进行线性变换：</w:t>
      </w:r>
    </w:p>
    <w:p w14:paraId="502AE9D3" w14:textId="1EA916CE" w:rsidR="00B95363" w:rsidRDefault="00000000">
      <w:pPr>
        <w:widowControl/>
        <w:spacing w:before="100" w:after="0" w:line="480" w:lineRule="exact"/>
        <w:jc w:val="both"/>
        <w:rPr>
          <w:rFonts w:ascii="Times New Roman" w:eastAsia="宋体" w:hAnsi="Times New Roman" w:cs="Times New Roman"/>
          <w:sz w:val="28"/>
          <w14:ligatures w14:val="none"/>
        </w:rPr>
      </w:pPr>
      <m:oMathPara>
        <m:oMath>
          <m:sSubSup>
            <m:sSubSupPr>
              <m:ctrlPr>
                <w:ins w:id="2085" w:author="yun qiao" w:date="2026-04-16T15:19:00Z">
                  <w:rPr>
                    <w:rFonts w:ascii="Cambria Math" w:eastAsia="宋体" w:hAnsi="Cambria Math" w:cs="Times New Roman"/>
                    <w:i/>
                    <w:sz w:val="28"/>
                    <w:szCs w:val="20"/>
                    <w14:ligatures w14:val="none"/>
                  </w:rPr>
                </w:ins>
              </m:ctrlPr>
            </m:sSubSupPr>
            <m:e>
              <m:r>
                <w:ins w:id="2086" w:author="yun qiao" w:date="2026-04-16T15:19:00Z">
                  <w:rPr>
                    <w:rFonts w:ascii="Cambria Math" w:eastAsia="宋体" w:hAnsi="Cambria Math" w:cs="等线"/>
                    <w:sz w:val="28"/>
                    <w14:ligatures w14:val="none"/>
                  </w:rPr>
                  <m:t>h</m:t>
                </w:ins>
              </m:r>
            </m:e>
            <m:sub>
              <m:r>
                <w:ins w:id="2087" w:author="yun qiao" w:date="2026-04-16T15:19:00Z">
                  <w:rPr>
                    <w:rFonts w:ascii="Cambria Math" w:eastAsia="宋体" w:hAnsi="Cambria Math" w:cs="等线"/>
                    <w:sz w:val="28"/>
                    <w14:ligatures w14:val="none"/>
                  </w:rPr>
                  <m:t>l</m:t>
                </w:ins>
              </m:r>
            </m:sub>
            <m:sup>
              <m:r>
                <w:ins w:id="2088" w:author="yun qiao" w:date="2026-04-16T15:19:00Z">
                  <w:rPr>
                    <w:rFonts w:ascii="Cambria Math" w:eastAsia="宋体" w:hAnsi="Cambria Math" w:cs="等线"/>
                    <w:sz w:val="28"/>
                    <w14:ligatures w14:val="none"/>
                  </w:rPr>
                  <m:t>'</m:t>
                </w:ins>
              </m:r>
            </m:sup>
          </m:sSubSup>
          <m:sSubSup>
            <m:sSubSupPr>
              <m:ctrlPr>
                <w:del w:id="2089" w:author="yun qiao" w:date="2026-04-16T15:19:00Z">
                  <w:rPr>
                    <w:rFonts w:ascii="Cambria Math" w:eastAsia="宋体" w:hAnsi="Cambria Math" w:cs="Times New Roman"/>
                    <w:i/>
                    <w:sz w:val="28"/>
                    <w:szCs w:val="20"/>
                    <w14:ligatures w14:val="none"/>
                  </w:rPr>
                </w:del>
              </m:ctrlPr>
            </m:sSubSupPr>
            <m:e>
              <m:r>
                <w:del w:id="2090" w:author="yun qiao" w:date="2026-04-16T15:19:00Z">
                  <w:rPr>
                    <w:rFonts w:ascii="Cambria Math" w:eastAsia="宋体" w:hAnsi="Cambria Math" w:cs="Times New Roman"/>
                    <w:sz w:val="28"/>
                    <w14:ligatures w14:val="none"/>
                  </w:rPr>
                  <m:t>h</m:t>
                </w:del>
              </m:r>
            </m:e>
            <m:sub>
              <m:r>
                <w:del w:id="2091" w:author="yun qiao" w:date="2026-04-16T15:19:00Z">
                  <w:rPr>
                    <w:rFonts w:ascii="Cambria Math" w:eastAsia="宋体" w:hAnsi="Cambria Math" w:cs="Times New Roman"/>
                    <w:sz w:val="28"/>
                    <w14:ligatures w14:val="none"/>
                  </w:rPr>
                  <m:t>l</m:t>
                </w:del>
              </m:r>
            </m:sub>
            <m:sup>
              <m:r>
                <w:del w:id="2092" w:author="yun qiao" w:date="2026-04-16T15:19:00Z">
                  <w:rPr>
                    <w:rFonts w:ascii="Cambria Math" w:eastAsia="宋体" w:hAnsi="Cambria Math" w:cs="Times New Roman" w:hint="eastAsia"/>
                    <w:sz w:val="28"/>
                    <w14:ligatures w14:val="none"/>
                  </w:rPr>
                  <m:t>'</m:t>
                </w:del>
              </m:r>
            </m:sup>
          </m:sSubSup>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γ</m:t>
              </m: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m:rPr>
              <m:sty m:val="p"/>
            </m:rPr>
            <w:rPr>
              <w:rFonts w:ascii="Cambria Math" w:eastAsia="宋体" w:hAnsi="Cambria Math" w:cs="Times New Roman" w:hint="eastAsia"/>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β</m:t>
              </m: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oMath>
      </m:oMathPara>
    </w:p>
    <w:p w14:paraId="1959303A"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r>
          <m:rPr>
            <m:sty m:val="p"/>
          </m:rPr>
          <w:rPr>
            <w:rFonts w:ascii="Cambria Math" w:eastAsia="宋体" w:hAnsi="Cambria Math" w:cs="Times New Roman" w:hint="eastAsia"/>
            <w:sz w:val="28"/>
            <w14:ligatures w14:val="none"/>
          </w:rPr>
          <m:t>⊙</m:t>
        </m:r>
      </m:oMath>
      <w:r>
        <w:rPr>
          <w:rFonts w:ascii="Times New Roman" w:eastAsia="宋体" w:hAnsi="Times New Roman" w:cs="Times New Roman" w:hint="eastAsia"/>
          <w:sz w:val="28"/>
          <w14:ligatures w14:val="none"/>
        </w:rPr>
        <w:t>表示逐元素乘法，</w:t>
      </w:r>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γ</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oMath>
      <w:r>
        <w:rPr>
          <w:rFonts w:ascii="Times New Roman" w:eastAsia="宋体" w:hAnsi="Times New Roman" w:cs="Times New Roman" w:hint="eastAsia"/>
          <w:sz w:val="28"/>
          <w14:ligatures w14:val="none"/>
        </w:rPr>
        <w:t>与</w:t>
      </w:r>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β</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oMath>
      <w:r>
        <w:rPr>
          <w:rFonts w:ascii="Times New Roman" w:eastAsia="宋体" w:hAnsi="Times New Roman" w:cs="Times New Roman" w:hint="eastAsia"/>
          <w:sz w:val="28"/>
          <w14:ligatures w14:val="none"/>
        </w:rPr>
        <w:t>分别为缩放因子与偏移因子，其计算方式为：</w:t>
      </w:r>
    </w:p>
    <w:p w14:paraId="0D9BDC1E" w14:textId="77777777" w:rsidR="00B95363" w:rsidRDefault="00000000">
      <w:pPr>
        <w:widowControl/>
        <w:spacing w:before="100" w:after="0" w:line="480" w:lineRule="exact"/>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γ</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γ</m:t>
              </m:r>
              <m:r>
                <w:rPr>
                  <w:rFonts w:ascii="Cambria Math" w:eastAsia="宋体" w:hAnsi="Cambria Math" w:cs="Times New Roman"/>
                  <w:sz w:val="28"/>
                  <w14:ligatures w14:val="none"/>
                </w:rPr>
                <m:t>,l</m:t>
              </m:r>
            </m:sub>
          </m:sSub>
          <m:r>
            <m:rPr>
              <m:sty m:val="p"/>
            </m:rPr>
            <w:rPr>
              <w:rFonts w:ascii="Cambria Math" w:eastAsia="宋体" w:hAnsi="Cambria Math" w:cs="Times New Roman"/>
              <w:sz w:val="28"/>
              <w14:ligatures w14:val="none"/>
            </w:rPr>
            <m:t>⋅</m:t>
          </m:r>
          <m:r>
            <w:rPr>
              <w:rFonts w:ascii="Cambria Math" w:eastAsia="宋体" w:hAnsi="Cambria Math" w:cs="Times New Roman"/>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b</m:t>
              </m:r>
            </m:e>
            <m:sub>
              <m:r>
                <m:rPr>
                  <m:sty m:val="p"/>
                </m:rPr>
                <w:rPr>
                  <w:rFonts w:ascii="Cambria Math" w:eastAsia="宋体" w:hAnsi="Cambria Math" w:cs="Times New Roman"/>
                  <w:sz w:val="28"/>
                  <w14:ligatures w14:val="none"/>
                </w:rPr>
                <m:t>γ</m:t>
              </m:r>
              <m:r>
                <w:rPr>
                  <w:rFonts w:ascii="Cambria Math" w:eastAsia="宋体" w:hAnsi="Cambria Math" w:cs="Times New Roman"/>
                  <w:sz w:val="28"/>
                  <w14:ligatures w14:val="none"/>
                </w:rPr>
                <m:t>,l</m:t>
              </m:r>
            </m:sub>
          </m:sSub>
        </m:oMath>
      </m:oMathPara>
    </w:p>
    <w:p w14:paraId="2F582378" w14:textId="77777777" w:rsidR="00B95363" w:rsidRDefault="00000000">
      <w:pPr>
        <w:widowControl/>
        <w:spacing w:before="100" w:after="0" w:line="480" w:lineRule="exact"/>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β</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β</m:t>
              </m:r>
              <m:r>
                <w:rPr>
                  <w:rFonts w:ascii="Cambria Math" w:eastAsia="宋体" w:hAnsi="Cambria Math" w:cs="Times New Roman"/>
                  <w:sz w:val="28"/>
                  <w14:ligatures w14:val="none"/>
                </w:rPr>
                <m:t>,l</m:t>
              </m:r>
            </m:sub>
          </m:sSub>
          <m:r>
            <m:rPr>
              <m:sty m:val="p"/>
            </m:rPr>
            <w:rPr>
              <w:rFonts w:ascii="Cambria Math" w:eastAsia="宋体" w:hAnsi="Cambria Math" w:cs="Times New Roman"/>
              <w:sz w:val="28"/>
              <w14:ligatures w14:val="none"/>
            </w:rPr>
            <m:t>⋅</m:t>
          </m:r>
          <m:r>
            <w:rPr>
              <w:rFonts w:ascii="Cambria Math" w:eastAsia="宋体" w:hAnsi="Cambria Math" w:cs="Times New Roman"/>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b</m:t>
              </m:r>
            </m:e>
            <m:sub>
              <m:r>
                <m:rPr>
                  <m:sty m:val="p"/>
                </m:rPr>
                <w:rPr>
                  <w:rFonts w:ascii="Cambria Math" w:eastAsia="宋体" w:hAnsi="Cambria Math" w:cs="Times New Roman"/>
                  <w:sz w:val="28"/>
                  <w14:ligatures w14:val="none"/>
                </w:rPr>
                <m:t>β</m:t>
              </m:r>
              <m:r>
                <w:rPr>
                  <w:rFonts w:ascii="Cambria Math" w:eastAsia="宋体" w:hAnsi="Cambria Math" w:cs="Times New Roman"/>
                  <w:sz w:val="28"/>
                  <w14:ligatures w14:val="none"/>
                </w:rPr>
                <m:t>,l</m:t>
              </m:r>
            </m:sub>
          </m:sSub>
        </m:oMath>
      </m:oMathPara>
    </w:p>
    <w:p w14:paraId="635591C0" w14:textId="365034A2"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经调制后的隐藏状态</w:t>
      </w:r>
      <m:oMath>
        <m:sSubSup>
          <m:sSubSupPr>
            <m:ctrlPr>
              <w:ins w:id="2093" w:author="yun qiao" w:date="2026-04-16T15:19:00Z">
                <w:rPr>
                  <w:rFonts w:ascii="Cambria Math" w:eastAsia="宋体" w:hAnsi="Cambria Math" w:cs="Times New Roman"/>
                  <w:i/>
                  <w:sz w:val="28"/>
                  <w:szCs w:val="20"/>
                  <w14:ligatures w14:val="none"/>
                </w:rPr>
              </w:ins>
            </m:ctrlPr>
          </m:sSubSupPr>
          <m:e>
            <m:r>
              <w:ins w:id="2094" w:author="yun qiao" w:date="2026-04-16T15:19:00Z">
                <w:rPr>
                  <w:rFonts w:ascii="Cambria Math" w:eastAsia="宋体" w:hAnsi="Cambria Math" w:cs="等线"/>
                  <w:sz w:val="28"/>
                  <w14:ligatures w14:val="none"/>
                </w:rPr>
                <m:t>h</m:t>
              </w:ins>
            </m:r>
          </m:e>
          <m:sub>
            <m:r>
              <w:ins w:id="2095" w:author="yun qiao" w:date="2026-04-16T15:19:00Z">
                <w:rPr>
                  <w:rFonts w:ascii="Cambria Math" w:eastAsia="宋体" w:hAnsi="Cambria Math" w:cs="等线"/>
                  <w:sz w:val="28"/>
                  <w14:ligatures w14:val="none"/>
                </w:rPr>
                <m:t>l</m:t>
              </w:ins>
            </m:r>
          </m:sub>
          <m:sup>
            <m:r>
              <w:ins w:id="2096" w:author="yun qiao" w:date="2026-04-16T15:19:00Z">
                <w:rPr>
                  <w:rFonts w:ascii="Cambria Math" w:eastAsia="宋体" w:hAnsi="Cambria Math" w:cs="等线"/>
                  <w:sz w:val="28"/>
                  <w14:ligatures w14:val="none"/>
                </w:rPr>
                <m:t>'</m:t>
              </w:ins>
            </m:r>
          </m:sup>
        </m:sSubSup>
        <m:sSubSup>
          <m:sSubSupPr>
            <m:ctrlPr>
              <w:del w:id="2097" w:author="yun qiao" w:date="2026-04-16T15:19:00Z">
                <w:rPr>
                  <w:rFonts w:ascii="Cambria Math" w:eastAsia="宋体" w:hAnsi="Cambria Math" w:cs="Times New Roman"/>
                  <w:i/>
                  <w:sz w:val="28"/>
                  <w:szCs w:val="20"/>
                  <w14:ligatures w14:val="none"/>
                </w:rPr>
              </w:del>
            </m:ctrlPr>
          </m:sSubSupPr>
          <m:e>
            <m:r>
              <w:del w:id="2098" w:author="yun qiao" w:date="2026-04-16T15:19:00Z">
                <w:rPr>
                  <w:rFonts w:ascii="Cambria Math" w:eastAsia="宋体" w:hAnsi="Cambria Math" w:cs="Times New Roman"/>
                  <w:sz w:val="28"/>
                  <w14:ligatures w14:val="none"/>
                </w:rPr>
                <m:t>h</m:t>
              </w:del>
            </m:r>
          </m:e>
          <m:sub>
            <m:r>
              <w:del w:id="2099" w:author="yun qiao" w:date="2026-04-16T15:19:00Z">
                <w:rPr>
                  <w:rFonts w:ascii="Cambria Math" w:eastAsia="宋体" w:hAnsi="Cambria Math" w:cs="Times New Roman"/>
                  <w:sz w:val="28"/>
                  <w14:ligatures w14:val="none"/>
                </w:rPr>
                <m:t>l</m:t>
              </w:del>
            </m:r>
          </m:sub>
          <m:sup>
            <m:r>
              <w:del w:id="2100" w:author="yun qiao" w:date="2026-04-16T15:19:00Z">
                <w:rPr>
                  <w:rFonts w:ascii="Cambria Math" w:eastAsia="宋体" w:hAnsi="Cambria Math" w:cs="Times New Roman" w:hint="eastAsia"/>
                  <w:sz w:val="28"/>
                  <w14:ligatures w14:val="none"/>
                </w:rPr>
                <m:t>'</m:t>
              </w:del>
            </m:r>
          </m:sup>
        </m:sSubSup>
      </m:oMath>
      <w:r>
        <w:rPr>
          <w:rFonts w:ascii="Times New Roman" w:eastAsia="宋体" w:hAnsi="Times New Roman" w:cs="Times New Roman" w:hint="eastAsia"/>
          <w:sz w:val="28"/>
          <w14:ligatures w14:val="none"/>
        </w:rPr>
        <w:t>作为下一层解码器的输入，从而实现条件信息在多层网络中的持续传播</w:t>
      </w:r>
      <w:ins w:id="2101" w:author="yun qiao" w:date="2026-04-16T15:19:00Z">
        <w:r w:rsidR="00050735" w:rsidRPr="001C54D7">
          <w:rPr>
            <w:rFonts w:ascii="Times New Roman" w:eastAsia="宋体" w:hAnsi="Times New Roman" w:cs="Times New Roman"/>
            <w:sz w:val="28"/>
            <w14:ligatures w14:val="none"/>
          </w:rPr>
          <w:t>，使各层隐藏表示在操作语义层面持续受到地理处理任务约束，从而引导生成满足空间处理流程要求的操作原语序列</w:t>
        </w:r>
        <w:r w:rsidR="00050735">
          <w:rPr>
            <w:rFonts w:ascii="Times New Roman" w:eastAsia="宋体" w:hAnsi="Times New Roman" w:cs="Times New Roman" w:hint="eastAsia"/>
            <w:sz w:val="28"/>
            <w14:ligatures w14:val="none"/>
          </w:rPr>
          <w:t>。</w:t>
        </w:r>
      </w:ins>
      <w:del w:id="2102" w:author="yun qiao" w:date="2026-04-16T15:19:00Z">
        <w:r w:rsidDel="00050735">
          <w:rPr>
            <w:rFonts w:ascii="Times New Roman" w:eastAsia="宋体" w:hAnsi="Times New Roman" w:cs="Times New Roman" w:hint="eastAsia"/>
            <w:sz w:val="28"/>
            <w14:ligatures w14:val="none"/>
          </w:rPr>
          <w:delText>。</w:delText>
        </w:r>
      </w:del>
      <w:r>
        <w:rPr>
          <w:rFonts w:ascii="Times New Roman" w:eastAsia="宋体" w:hAnsi="Times New Roman" w:cs="Times New Roman" w:hint="eastAsia"/>
          <w:sz w:val="28"/>
          <w14:ligatures w14:val="none"/>
        </w:rPr>
        <w:t>为保证模型训练初期的稳定性，所述缩放参数与偏移参数采用如下初始化方式：</w:t>
      </w:r>
    </w:p>
    <w:p w14:paraId="64C566D0" w14:textId="77777777" w:rsidR="00B95363" w:rsidRDefault="00000000">
      <w:pPr>
        <w:widowControl/>
        <w:spacing w:before="100" w:after="0" w:line="480" w:lineRule="exact"/>
        <w:jc w:val="both"/>
        <w:rPr>
          <w:rFonts w:ascii="Cambria Math" w:eastAsia="宋体" w:hAnsi="Cambria Math" w:cs="Times New Roman"/>
          <w:sz w:val="28"/>
          <w14:ligatures w14:val="none"/>
        </w:rPr>
      </w:pPr>
      <m:oMathPara>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γ</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m:rPr>
              <m:sty m:val="p"/>
            </m:rPr>
            <w:rPr>
              <w:rFonts w:ascii="Cambria Math" w:eastAsia="宋体" w:hAnsi="Cambria Math" w:cs="Times New Roman"/>
              <w:sz w:val="28"/>
              <w14:ligatures w14:val="none"/>
            </w:rPr>
            <m:t>≈</m:t>
          </m:r>
          <m:r>
            <w:rPr>
              <w:rFonts w:ascii="Cambria Math" w:eastAsia="宋体" w:hAnsi="Cambria Math" w:cs="Times New Roman"/>
              <w:sz w:val="28"/>
              <w14:ligatures w14:val="none"/>
            </w:rPr>
            <m:t>1,</m:t>
          </m:r>
          <m:r>
            <m:rPr>
              <m:sty m:val="p"/>
            </m:rPr>
            <w:rPr>
              <w:rFonts w:ascii="Cambria Math" w:eastAsia="宋体" w:hAnsi="Cambria Math" w:cs="Times New Roman"/>
              <w:sz w:val="28"/>
              <w14:ligatures w14:val="none"/>
            </w:rPr>
            <m:t> </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β</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m:rPr>
              <m:sty m:val="p"/>
            </m:rPr>
            <w:rPr>
              <w:rFonts w:ascii="Cambria Math" w:eastAsia="宋体" w:hAnsi="Cambria Math" w:cs="Times New Roman"/>
              <w:sz w:val="28"/>
              <w14:ligatures w14:val="none"/>
            </w:rPr>
            <m:t>≈</m:t>
          </m:r>
          <m:r>
            <w:rPr>
              <w:rFonts w:ascii="Cambria Math" w:eastAsia="宋体" w:hAnsi="Cambria Math" w:cs="Times New Roman"/>
              <w:sz w:val="28"/>
              <w14:ligatures w14:val="none"/>
            </w:rPr>
            <m:t>0</m:t>
          </m:r>
        </m:oMath>
      </m:oMathPara>
    </w:p>
    <w:p w14:paraId="04062144"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使得初始阶段满足：</w:t>
      </w:r>
    </w:p>
    <w:p w14:paraId="7A36F029" w14:textId="77777777" w:rsidR="00B95363" w:rsidRDefault="00000000">
      <w:pPr>
        <w:widowControl/>
        <w:spacing w:before="100" w:after="0" w:line="480" w:lineRule="exact"/>
        <w:jc w:val="both"/>
        <w:rPr>
          <w:rFonts w:ascii="Cambria Math" w:eastAsia="宋体" w:hAnsi="Cambria Math" w:cs="Times New Roman"/>
          <w:sz w:val="28"/>
          <w14:ligatures w14:val="none"/>
        </w:rPr>
      </w:pPr>
      <m:oMathPara>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up>
              <m:r>
                <w:rPr>
                  <w:rFonts w:ascii="Cambria Math" w:eastAsia="宋体" w:hAnsi="Cambria Math" w:cs="Times New Roman"/>
                  <w:sz w:val="28"/>
                  <w14:ligatures w14:val="none"/>
                </w:rPr>
                <m:t>'</m:t>
              </m:r>
            </m:sup>
          </m:sSubSup>
          <m:r>
            <m:rPr>
              <m:sty m:val="p"/>
            </m:rP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oMath>
      </m:oMathPara>
    </w:p>
    <w:p w14:paraId="28A85985" w14:textId="77777777" w:rsidR="00B95363"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从而避免条件注入对模型原有表达能力的扰动。进一步地，在解码器输入端对操作原语嵌入向量同样施加一次条件调制，其过程表示为：</w:t>
      </w:r>
    </w:p>
    <w:p w14:paraId="5D7F0A46" w14:textId="77777777" w:rsidR="00B95363" w:rsidRDefault="00000000">
      <w:pPr>
        <w:widowControl/>
        <w:spacing w:before="100" w:after="0" w:line="480" w:lineRule="exact"/>
        <w:jc w:val="both"/>
        <w:rPr>
          <w:rFonts w:ascii="Cambria Math" w:eastAsia="宋体" w:hAnsi="Cambria Math" w:cs="Times New Roman"/>
          <w:sz w:val="28"/>
          <w:szCs w:val="20"/>
          <w14:ligatures w14:val="none"/>
        </w:rPr>
      </w:pPr>
      <m:oMathPara>
        <m:oMath>
          <m:sSubSup>
            <m:sSubSupPr>
              <m:ctrlPr>
                <w:rPr>
                  <w:rFonts w:ascii="Cambria Math" w:eastAsia="宋体" w:hAnsi="Cambria Math" w:cs="Times New Roman"/>
                  <w:sz w:val="28"/>
                  <w:szCs w:val="20"/>
                  <w14:ligatures w14:val="none"/>
                </w:rPr>
              </m:ctrlPr>
            </m:sSubSupPr>
            <m:e>
              <m:r>
                <w:rPr>
                  <w:rFonts w:ascii="Cambria Math" w:eastAsia="宋体" w:hAnsi="Cambria Math" w:cs="Times New Roman"/>
                  <w:sz w:val="28"/>
                  <w:szCs w:val="20"/>
                  <w14:ligatures w14:val="none"/>
                </w:rPr>
                <m:t>x</m:t>
              </m:r>
            </m:e>
            <m:sub>
              <m:r>
                <m:rPr>
                  <m:sty m:val="p"/>
                </m:rPr>
                <w:rPr>
                  <w:rFonts w:ascii="Cambria Math" w:eastAsia="宋体" w:hAnsi="Cambria Math" w:cs="Times New Roman"/>
                  <w:sz w:val="28"/>
                  <w:szCs w:val="20"/>
                  <w14:ligatures w14:val="none"/>
                </w:rPr>
                <m:t>0</m:t>
              </m:r>
            </m:sub>
            <m:sup>
              <m:r>
                <m:rPr>
                  <m:sty m:val="p"/>
                </m:rPr>
                <w:rPr>
                  <w:rFonts w:ascii="Cambria Math" w:eastAsia="宋体" w:hAnsi="Cambria Math" w:cs="Times New Roman"/>
                  <w:sz w:val="28"/>
                  <w:szCs w:val="20"/>
                  <w14:ligatures w14:val="none"/>
                </w:rPr>
                <m:t>'</m:t>
              </m:r>
            </m:sup>
          </m:sSubSup>
          <m:r>
            <m:rPr>
              <m:sty m:val="p"/>
            </m:rPr>
            <w:rPr>
              <w:rFonts w:ascii="Cambria Math" w:eastAsia="宋体" w:hAnsi="Cambria Math" w:cs="Times New Roman"/>
              <w:sz w:val="28"/>
              <w:szCs w:val="20"/>
              <w14:ligatures w14:val="none"/>
            </w:rPr>
            <m:t>=</m:t>
          </m:r>
          <m:sSub>
            <m:sSubPr>
              <m:ctrlPr>
                <w:rPr>
                  <w:rFonts w:ascii="Cambria Math" w:eastAsia="宋体" w:hAnsi="Cambria Math" w:cs="Times New Roman"/>
                  <w:sz w:val="28"/>
                  <w:szCs w:val="20"/>
                  <w14:ligatures w14:val="none"/>
                </w:rPr>
              </m:ctrlPr>
            </m:sSubPr>
            <m:e>
              <m:r>
                <m:rPr>
                  <m:sty m:val="p"/>
                </m:rPr>
                <w:rPr>
                  <w:rFonts w:ascii="Cambria Math" w:eastAsia="宋体" w:hAnsi="Cambria Math" w:cs="Times New Roman"/>
                  <w:sz w:val="28"/>
                  <w:szCs w:val="20"/>
                  <w14:ligatures w14:val="none"/>
                </w:rPr>
                <m:t>γ</m:t>
              </m:r>
            </m:e>
            <m:sub>
              <m:r>
                <m:rPr>
                  <m:sty m:val="p"/>
                </m:rPr>
                <w:rPr>
                  <w:rFonts w:ascii="Cambria Math" w:eastAsia="宋体" w:hAnsi="Cambria Math" w:cs="Times New Roman"/>
                  <w:sz w:val="28"/>
                  <w:szCs w:val="20"/>
                  <w14:ligatures w14:val="none"/>
                </w:rPr>
                <m:t>0</m:t>
              </m:r>
            </m:sub>
          </m:sSub>
          <m:d>
            <m:dPr>
              <m:ctrlPr>
                <w:rPr>
                  <w:rFonts w:ascii="Cambria Math" w:eastAsia="宋体" w:hAnsi="Cambria Math" w:cs="Times New Roman"/>
                  <w:sz w:val="28"/>
                  <w:szCs w:val="20"/>
                  <w14:ligatures w14:val="none"/>
                </w:rPr>
              </m:ctrlPr>
            </m:dPr>
            <m:e>
              <m:r>
                <w:rPr>
                  <w:rFonts w:ascii="Cambria Math" w:eastAsia="宋体" w:hAnsi="Cambria Math" w:cs="Times New Roman"/>
                  <w:sz w:val="28"/>
                  <w:szCs w:val="20"/>
                  <w14:ligatures w14:val="none"/>
                </w:rPr>
                <m:t>c</m:t>
              </m:r>
            </m:e>
          </m:d>
          <m:r>
            <m:rPr>
              <m:sty m:val="p"/>
            </m:rPr>
            <w:rPr>
              <w:rFonts w:ascii="Cambria Math" w:eastAsia="宋体" w:hAnsi="Cambria Math" w:cs="Times New Roman"/>
              <w:sz w:val="28"/>
              <w:szCs w:val="20"/>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0"/>
                  <w14:ligatures w14:val="none"/>
                </w:rPr>
                <m:t>x</m:t>
              </m:r>
            </m:e>
            <m:sub>
              <m:r>
                <m:rPr>
                  <m:sty m:val="p"/>
                </m:rPr>
                <w:rPr>
                  <w:rFonts w:ascii="Cambria Math" w:eastAsia="宋体" w:hAnsi="Cambria Math" w:cs="Times New Roman"/>
                  <w:sz w:val="28"/>
                  <w:szCs w:val="20"/>
                  <w14:ligatures w14:val="none"/>
                </w:rPr>
                <m:t>0</m:t>
              </m:r>
            </m:sub>
          </m:sSub>
          <m:r>
            <m:rPr>
              <m:sty m:val="p"/>
            </m:rPr>
            <w:rPr>
              <w:rFonts w:ascii="Cambria Math" w:eastAsia="宋体" w:hAnsi="Cambria Math" w:cs="Times New Roman"/>
              <w:sz w:val="28"/>
              <w:szCs w:val="20"/>
              <w14:ligatures w14:val="none"/>
            </w:rPr>
            <m:t>+</m:t>
          </m:r>
          <m:sSub>
            <m:sSubPr>
              <m:ctrlPr>
                <w:rPr>
                  <w:rFonts w:ascii="Cambria Math" w:eastAsia="宋体" w:hAnsi="Cambria Math" w:cs="Times New Roman"/>
                  <w:sz w:val="28"/>
                  <w:szCs w:val="20"/>
                  <w14:ligatures w14:val="none"/>
                </w:rPr>
              </m:ctrlPr>
            </m:sSubPr>
            <m:e>
              <m:r>
                <m:rPr>
                  <m:sty m:val="p"/>
                </m:rPr>
                <w:rPr>
                  <w:rFonts w:ascii="Cambria Math" w:eastAsia="宋体" w:hAnsi="Cambria Math" w:cs="Times New Roman"/>
                  <w:sz w:val="28"/>
                  <w:szCs w:val="20"/>
                  <w14:ligatures w14:val="none"/>
                </w:rPr>
                <m:t>β</m:t>
              </m:r>
            </m:e>
            <m:sub>
              <m:r>
                <m:rPr>
                  <m:sty m:val="p"/>
                </m:rPr>
                <w:rPr>
                  <w:rFonts w:ascii="Cambria Math" w:eastAsia="宋体" w:hAnsi="Cambria Math" w:cs="Times New Roman"/>
                  <w:sz w:val="28"/>
                  <w:szCs w:val="20"/>
                  <w14:ligatures w14:val="none"/>
                </w:rPr>
                <m:t>0</m:t>
              </m:r>
            </m:sub>
          </m:sSub>
          <m:d>
            <m:dPr>
              <m:ctrlPr>
                <w:rPr>
                  <w:rFonts w:ascii="Cambria Math" w:eastAsia="宋体" w:hAnsi="Cambria Math" w:cs="Times New Roman"/>
                  <w:sz w:val="28"/>
                  <w:szCs w:val="20"/>
                  <w14:ligatures w14:val="none"/>
                </w:rPr>
              </m:ctrlPr>
            </m:dPr>
            <m:e>
              <m:r>
                <w:rPr>
                  <w:rFonts w:ascii="Cambria Math" w:eastAsia="宋体" w:hAnsi="Cambria Math" w:cs="Times New Roman"/>
                  <w:sz w:val="28"/>
                  <w:szCs w:val="20"/>
                  <w14:ligatures w14:val="none"/>
                </w:rPr>
                <m:t>c</m:t>
              </m:r>
            </m:e>
          </m:d>
        </m:oMath>
      </m:oMathPara>
    </w:p>
    <w:p w14:paraId="6DB9F9CA" w14:textId="77777777" w:rsidR="00B95363"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0</m:t>
            </m:r>
          </m:sub>
        </m:sSub>
      </m:oMath>
      <w:r>
        <w:rPr>
          <w:rFonts w:ascii="Times New Roman" w:eastAsia="宋体" w:hAnsi="Times New Roman" w:cs="Times New Roman" w:hint="eastAsia"/>
          <w:sz w:val="28"/>
          <w14:ligatures w14:val="none"/>
        </w:rPr>
        <w:t>为操作原语嵌入表示，</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0</m:t>
            </m:r>
          </m:sub>
          <m:sup>
            <m:r>
              <w:rPr>
                <w:rFonts w:ascii="Cambria Math" w:eastAsia="宋体" w:hAnsi="Cambria Math" w:cs="Times New Roman" w:hint="eastAsia"/>
                <w:sz w:val="28"/>
                <w14:ligatures w14:val="none"/>
              </w:rPr>
              <m:t>'</m:t>
            </m:r>
          </m:sup>
        </m:sSubSup>
      </m:oMath>
      <w:r>
        <w:rPr>
          <w:rFonts w:ascii="Times New Roman" w:eastAsia="宋体" w:hAnsi="Times New Roman" w:cs="Times New Roman" w:hint="eastAsia"/>
          <w:sz w:val="28"/>
          <w14:ligatures w14:val="none"/>
        </w:rPr>
        <w:t>为调制后的输入表示。结合后续位置编码：</w:t>
      </w:r>
    </w:p>
    <w:p w14:paraId="12B0BCD6" w14:textId="77777777" w:rsidR="00B95363" w:rsidRDefault="00000000">
      <w:pPr>
        <w:widowControl/>
        <w:spacing w:before="100" w:after="0" w:line="480" w:lineRule="exact"/>
        <w:jc w:val="both"/>
        <w:rPr>
          <w:rFonts w:ascii="Cambria Math" w:eastAsia="宋体" w:hAnsi="Cambria Math" w:cs="Times New Roman"/>
          <w:sz w:val="28"/>
          <w14:ligatures w14:val="none"/>
        </w:rPr>
      </w:pPr>
      <m:oMathPara>
        <m:oMath>
          <m:acc>
            <m:accPr>
              <m:chr m:val="̃"/>
              <m:ctrlPr>
                <w:rPr>
                  <w:rFonts w:ascii="Cambria Math" w:eastAsia="宋体" w:hAnsi="Cambria Math" w:cs="Times New Roman"/>
                  <w:sz w:val="28"/>
                  <w:szCs w:val="20"/>
                  <w14:ligatures w14:val="none"/>
                </w:rPr>
              </m:ctrlPr>
            </m:acc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0</m:t>
                  </m:r>
                </m:sub>
              </m:sSub>
            </m:e>
          </m:acc>
          <m:r>
            <w:rPr>
              <w:rFonts w:ascii="Cambria Math" w:eastAsia="宋体" w:hAnsi="Cambria Math" w:cs="Times New Roman"/>
              <w:sz w:val="28"/>
              <w14:ligatures w14:val="none"/>
            </w:rPr>
            <m:t>=</m:t>
          </m:r>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0</m:t>
              </m:r>
            </m:sub>
            <m:sup>
              <m:r>
                <w:rPr>
                  <w:rFonts w:ascii="Cambria Math" w:eastAsia="宋体" w:hAnsi="Cambria Math" w:cs="Times New Roman"/>
                  <w:sz w:val="28"/>
                  <w14:ligatures w14:val="none"/>
                </w:rPr>
                <m:t>'</m:t>
              </m:r>
            </m:sup>
          </m:sSubSup>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PE</m:t>
          </m:r>
          <m:d>
            <m:dPr>
              <m:ctrlPr>
                <w:rPr>
                  <w:rFonts w:ascii="Cambria Math" w:eastAsia="宋体" w:hAnsi="Cambria Math" w:cs="Times New Roman"/>
                  <w:i/>
                  <w:sz w:val="28"/>
                  <w:szCs w:val="20"/>
                  <w14:ligatures w14:val="none"/>
                </w:rPr>
              </m:ctrlPr>
            </m:dPr>
            <m:e>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0</m:t>
                  </m:r>
                </m:sub>
                <m:sup>
                  <m:r>
                    <w:rPr>
                      <w:rFonts w:ascii="Cambria Math" w:eastAsia="宋体" w:hAnsi="Cambria Math" w:cs="Times New Roman"/>
                      <w:sz w:val="28"/>
                      <w14:ligatures w14:val="none"/>
                    </w:rPr>
                    <m:t>'</m:t>
                  </m:r>
                </m:sup>
              </m:sSubSup>
            </m:e>
          </m:d>
        </m:oMath>
      </m:oMathPara>
    </w:p>
    <w:p w14:paraId="21491A5D" w14:textId="5ADCEB0F" w:rsidR="00B95363" w:rsidDel="00050735" w:rsidRDefault="00050735">
      <w:pPr>
        <w:widowControl/>
        <w:spacing w:before="100" w:after="0" w:line="480" w:lineRule="exact"/>
        <w:ind w:firstLineChars="202" w:firstLine="566"/>
        <w:jc w:val="both"/>
        <w:rPr>
          <w:del w:id="2103" w:author="yun qiao" w:date="2026-04-16T15:20:00Z"/>
          <w:rFonts w:ascii="Times New Roman" w:eastAsia="宋体" w:hAnsi="Times New Roman" w:cs="Times New Roman"/>
          <w:sz w:val="28"/>
          <w14:ligatures w14:val="none"/>
        </w:rPr>
      </w:pPr>
      <w:ins w:id="2104" w:author="yun qiao" w:date="2026-04-16T15:20:00Z">
        <w:r w:rsidRPr="001C54D7">
          <w:rPr>
            <w:rFonts w:ascii="Times New Roman" w:eastAsia="宋体" w:hAnsi="Times New Roman" w:cs="Times New Roman"/>
            <w:sz w:val="28"/>
            <w14:ligatures w14:val="none"/>
          </w:rPr>
          <w: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t>
        </w:r>
      </w:ins>
      <w:del w:id="2105" w:author="yun qiao" w:date="2026-04-16T15:20:00Z">
        <w:r w:rsidDel="00050735">
          <w:rPr>
            <w:rFonts w:ascii="Times New Roman" w:eastAsia="宋体" w:hAnsi="Times New Roman" w:cs="Times New Roman" w:hint="eastAsia"/>
            <w:sz w:val="28"/>
            <w14:ligatures w14:val="none"/>
          </w:rPr>
          <w:delText>最终作为解码器第一层输入。通过在输入层及各解码层共</w:delText>
        </w:r>
      </w:del>
      <m:oMath>
        <m:r>
          <w:del w:id="2106" w:author="yun qiao" w:date="2026-04-16T15:20:00Z">
            <w:rPr>
              <w:rFonts w:ascii="Cambria Math" w:eastAsia="宋体" w:hAnsi="Cambria Math" w:cs="Times New Roman"/>
              <w:sz w:val="28"/>
              <w14:ligatures w14:val="none"/>
            </w:rPr>
            <m:t>N+1</m:t>
          </w:del>
        </m:r>
      </m:oMath>
      <w:del w:id="2107" w:author="yun qiao" w:date="2026-04-16T15:20:00Z">
        <w:r w:rsidDel="00050735">
          <w:rPr>
            <w:rFonts w:ascii="Times New Roman" w:eastAsia="宋体" w:hAnsi="Times New Roman" w:cs="Times New Roman" w:hint="eastAsia"/>
            <w:sz w:val="28"/>
            <w14:ligatures w14:val="none"/>
          </w:rPr>
          <w:delText>处引入条件调制，使任务条件信息在不同语义层级上均得到有效表达，从而提升生成序列对任务约束的响应能力。</w:delText>
        </w:r>
      </w:del>
    </w:p>
    <w:p w14:paraId="275B2D87" w14:textId="77777777" w:rsidR="00050735" w:rsidRDefault="00050735">
      <w:pPr>
        <w:widowControl/>
        <w:spacing w:before="100" w:after="0" w:line="480" w:lineRule="exact"/>
        <w:ind w:firstLineChars="202" w:firstLine="566"/>
        <w:jc w:val="both"/>
        <w:rPr>
          <w:ins w:id="2108" w:author="yun qiao" w:date="2026-04-16T15:20:00Z"/>
          <w:rFonts w:ascii="Times New Roman" w:eastAsia="宋体" w:hAnsi="Times New Roman" w:cs="Times New Roman"/>
          <w:sz w:val="28"/>
          <w14:ligatures w14:val="none"/>
        </w:rPr>
      </w:pPr>
    </w:p>
    <w:p w14:paraId="0C85133E"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在结构实现上，解码模块采用</w:t>
      </w:r>
      <w:r>
        <w:rPr>
          <w:rFonts w:ascii="Times New Roman" w:eastAsia="宋体" w:hAnsi="Times New Roman" w:cs="Times New Roman"/>
          <w:sz w:val="28"/>
          <w14:ligatures w14:val="none"/>
        </w:rPr>
        <w:t xml:space="preserve"> Pre-Norm </w:t>
      </w:r>
      <w:r>
        <w:rPr>
          <w:rFonts w:ascii="Times New Roman" w:eastAsia="宋体" w:hAnsi="Times New Roman" w:cs="Times New Roman" w:hint="eastAsia"/>
          <w:sz w:val="28"/>
          <w14:ligatures w14:val="none"/>
        </w:rPr>
        <w:t>架构，各子层计算形式为：</w:t>
      </w:r>
    </w:p>
    <w:p w14:paraId="683FE080" w14:textId="77777777" w:rsidR="00B95363" w:rsidRDefault="00000000">
      <w:pPr>
        <w:widowControl/>
        <w:spacing w:before="100" w:after="0" w:line="480" w:lineRule="exact"/>
        <w:jc w:val="both"/>
        <w:rPr>
          <w:rFonts w:ascii="Times New Roman" w:eastAsia="宋体" w:hAnsi="Times New Roman" w:cs="Times New Roman"/>
          <w:sz w:val="28"/>
          <w14:ligatures w14:val="none"/>
        </w:rPr>
      </w:pPr>
      <m:oMathPara>
        <m:oMath>
          <m:r>
            <m:rPr>
              <m:nor/>
            </m:rPr>
            <w:rPr>
              <w:rFonts w:ascii="Cambria Math" w:eastAsia="宋体" w:hAnsi="Cambria Math" w:cs="Times New Roman"/>
              <w:sz w:val="28"/>
              <w14:ligatures w14:val="none"/>
            </w:rPr>
            <m:t>Layer</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x</m:t>
              </m:r>
            </m:e>
          </m:d>
          <m:r>
            <w:rPr>
              <w:rFonts w:ascii="Cambria Math" w:eastAsia="宋体" w:hAnsi="Cambria Math" w:cs="Times New Roman"/>
              <w:sz w:val="28"/>
              <w14:ligatures w14:val="none"/>
            </w:rPr>
            <m:t>=x+</m:t>
          </m:r>
          <m:r>
            <m:rPr>
              <m:nor/>
            </m:rPr>
            <w:rPr>
              <w:rFonts w:ascii="Cambria Math" w:eastAsia="宋体" w:hAnsi="Cambria Math" w:cs="Times New Roman"/>
              <w:sz w:val="28"/>
              <w14:ligatures w14:val="none"/>
            </w:rPr>
            <m:t>Sublayer</m:t>
          </m:r>
          <m:d>
            <m:dPr>
              <m:ctrlPr>
                <w:rPr>
                  <w:rFonts w:ascii="Cambria Math" w:eastAsia="宋体" w:hAnsi="Cambria Math" w:cs="Times New Roman"/>
                  <w:i/>
                  <w:sz w:val="28"/>
                  <w:szCs w:val="20"/>
                  <w14:ligatures w14:val="none"/>
                </w:rPr>
              </m:ctrlPr>
            </m:dPr>
            <m:e>
              <m:r>
                <m:rPr>
                  <m:nor/>
                </m:rPr>
                <w:rPr>
                  <w:rFonts w:ascii="Cambria Math" w:eastAsia="宋体" w:hAnsi="Cambria Math" w:cs="Times New Roman"/>
                  <w:sz w:val="28"/>
                  <w14:ligatures w14:val="none"/>
                </w:rPr>
                <m:t>LayerNorm</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x</m:t>
                  </m:r>
                </m:e>
              </m:d>
            </m:e>
          </m:d>
        </m:oMath>
      </m:oMathPara>
    </w:p>
    <w:p w14:paraId="75948A6E"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其中注意力机制采用多头注意力结构：</w:t>
      </w:r>
    </w:p>
    <w:p w14:paraId="5E8F886F" w14:textId="77777777" w:rsidR="00B95363" w:rsidRDefault="00000000">
      <w:pPr>
        <w:widowControl/>
        <w:spacing w:before="100" w:after="0" w:line="480" w:lineRule="exact"/>
        <w:jc w:val="both"/>
        <w:rPr>
          <w:rFonts w:ascii="Times New Roman" w:eastAsia="宋体" w:hAnsi="Times New Roman" w:cs="Times New Roman"/>
          <w:sz w:val="28"/>
          <w14:ligatures w14:val="none"/>
        </w:rPr>
      </w:pPr>
      <m:oMathPara>
        <m:oMath>
          <m:r>
            <m:rPr>
              <m:nor/>
            </m:rPr>
            <w:rPr>
              <w:rFonts w:ascii="Cambria Math" w:eastAsia="宋体" w:hAnsi="Cambria Math" w:cs="Times New Roman"/>
              <w:sz w:val="28"/>
              <w14:ligatures w14:val="none"/>
            </w:rPr>
            <m:t>MultiHead</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Q,K,V</m:t>
              </m:r>
            </m:e>
          </m:d>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Concat</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hea</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d</m:t>
                  </m:r>
                </m:e>
                <m:sub>
                  <m:r>
                    <w:rPr>
                      <w:rFonts w:ascii="Cambria Math" w:eastAsia="宋体" w:hAnsi="Cambria Math" w:cs="Times New Roman"/>
                      <w:sz w:val="28"/>
                      <w14:ligatures w14:val="none"/>
                    </w:rPr>
                    <m:t>1</m:t>
                  </m:r>
                </m:sub>
              </m:sSub>
              <m:r>
                <w:rPr>
                  <w:rFonts w:ascii="Cambria Math" w:eastAsia="宋体" w:hAnsi="Cambria Math" w:cs="Times New Roman"/>
                  <w:sz w:val="28"/>
                  <w14:ligatures w14:val="none"/>
                </w:rPr>
                <m:t>,</m:t>
              </m:r>
              <m:r>
                <m:rPr>
                  <m:sty m:val="p"/>
                </m:rPr>
                <w:rPr>
                  <w:rFonts w:ascii="Cambria Math" w:eastAsia="宋体" w:hAnsi="Cambria Math" w:cs="Times New Roman" w:hint="eastAsia"/>
                  <w:sz w:val="28"/>
                  <w14:ligatures w14:val="none"/>
                </w:rPr>
                <m:t>…</m:t>
              </m:r>
              <m:r>
                <w:rPr>
                  <w:rFonts w:ascii="Cambria Math" w:eastAsia="宋体" w:hAnsi="Cambria Math" w:cs="Times New Roman"/>
                  <w:sz w:val="28"/>
                  <w14:ligatures w14:val="none"/>
                </w:rPr>
                <m:t>,hea</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d</m:t>
                  </m:r>
                </m:e>
                <m:sub>
                  <m:r>
                    <w:rPr>
                      <w:rFonts w:ascii="Cambria Math" w:eastAsia="宋体" w:hAnsi="Cambria Math" w:cs="Times New Roman"/>
                      <w:sz w:val="28"/>
                      <w14:ligatures w14:val="none"/>
                    </w:rPr>
                    <m:t>h</m:t>
                  </m:r>
                </m:sub>
              </m:sSub>
            </m:e>
          </m:d>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W</m:t>
              </m:r>
            </m:e>
            <m:sup>
              <m:r>
                <w:rPr>
                  <w:rFonts w:ascii="Cambria Math" w:eastAsia="宋体" w:hAnsi="Cambria Math" w:cs="Times New Roman"/>
                  <w:sz w:val="28"/>
                  <w14:ligatures w14:val="none"/>
                </w:rPr>
                <m:t>O</m:t>
              </m:r>
            </m:sup>
          </m:sSup>
        </m:oMath>
      </m:oMathPara>
    </w:p>
    <w:p w14:paraId="4371E882" w14:textId="77777777" w:rsidR="00B95363" w:rsidRDefault="00000000">
      <w:pPr>
        <w:widowControl/>
        <w:spacing w:before="100" w:after="0" w:line="480" w:lineRule="exact"/>
        <w:jc w:val="both"/>
        <w:rPr>
          <w:rFonts w:ascii="Times New Roman" w:eastAsia="宋体" w:hAnsi="Times New Roman" w:cs="Times New Roman"/>
          <w:sz w:val="28"/>
          <w14:ligatures w14:val="none"/>
        </w:rPr>
      </w:pPr>
      <m:oMathPara>
        <m:oMath>
          <m:r>
            <w:rPr>
              <w:rFonts w:ascii="Cambria Math" w:eastAsia="宋体" w:hAnsi="Cambria Math" w:cs="Times New Roman"/>
              <w:sz w:val="28"/>
              <w14:ligatures w14:val="none"/>
            </w:rPr>
            <m:t>hea</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d</m:t>
              </m:r>
            </m:e>
            <m:sub>
              <m:r>
                <w:rPr>
                  <w:rFonts w:ascii="Cambria Math" w:eastAsia="宋体" w:hAnsi="Cambria Math" w:cs="Times New Roman"/>
                  <w:sz w:val="28"/>
                  <w14:ligatures w14:val="none"/>
                </w:rPr>
                <m:t>i</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Attn</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Q</m:t>
              </m:r>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W</m:t>
                  </m:r>
                </m:e>
                <m:sub>
                  <m:r>
                    <w:rPr>
                      <w:rFonts w:ascii="Cambria Math" w:eastAsia="宋体" w:hAnsi="Cambria Math" w:cs="Times New Roman"/>
                      <w:sz w:val="28"/>
                      <w14:ligatures w14:val="none"/>
                    </w:rPr>
                    <m:t>i</m:t>
                  </m:r>
                </m:sub>
                <m:sup>
                  <m:r>
                    <w:rPr>
                      <w:rFonts w:ascii="Cambria Math" w:eastAsia="宋体" w:hAnsi="Cambria Math" w:cs="Times New Roman"/>
                      <w:sz w:val="28"/>
                      <w14:ligatures w14:val="none"/>
                    </w:rPr>
                    <m:t>Q</m:t>
                  </m:r>
                </m:sup>
              </m:sSubSup>
              <m:r>
                <w:rPr>
                  <w:rFonts w:ascii="Cambria Math" w:eastAsia="宋体" w:hAnsi="Cambria Math" w:cs="Times New Roman"/>
                  <w:sz w:val="28"/>
                  <w14:ligatures w14:val="none"/>
                </w:rPr>
                <m:t>,K</m:t>
              </m:r>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W</m:t>
                  </m:r>
                </m:e>
                <m:sub>
                  <m:r>
                    <w:rPr>
                      <w:rFonts w:ascii="Cambria Math" w:eastAsia="宋体" w:hAnsi="Cambria Math" w:cs="Times New Roman"/>
                      <w:sz w:val="28"/>
                      <w14:ligatures w14:val="none"/>
                    </w:rPr>
                    <m:t>i</m:t>
                  </m:r>
                </m:sub>
                <m:sup>
                  <m:r>
                    <w:rPr>
                      <w:rFonts w:ascii="Cambria Math" w:eastAsia="宋体" w:hAnsi="Cambria Math" w:cs="Times New Roman"/>
                      <w:sz w:val="28"/>
                      <w14:ligatures w14:val="none"/>
                    </w:rPr>
                    <m:t>K</m:t>
                  </m:r>
                </m:sup>
              </m:sSubSup>
              <m:r>
                <w:rPr>
                  <w:rFonts w:ascii="Cambria Math" w:eastAsia="宋体" w:hAnsi="Cambria Math" w:cs="Times New Roman"/>
                  <w:sz w:val="28"/>
                  <w14:ligatures w14:val="none"/>
                </w:rPr>
                <m:t>,V</m:t>
              </m:r>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W</m:t>
                  </m:r>
                </m:e>
                <m:sub>
                  <m:r>
                    <w:rPr>
                      <w:rFonts w:ascii="Cambria Math" w:eastAsia="宋体" w:hAnsi="Cambria Math" w:cs="Times New Roman"/>
                      <w:sz w:val="28"/>
                      <w14:ligatures w14:val="none"/>
                    </w:rPr>
                    <m:t>i</m:t>
                  </m:r>
                </m:sub>
                <m:sup>
                  <m:r>
                    <w:rPr>
                      <w:rFonts w:ascii="Cambria Math" w:eastAsia="宋体" w:hAnsi="Cambria Math" w:cs="Times New Roman"/>
                      <w:sz w:val="28"/>
                      <w14:ligatures w14:val="none"/>
                    </w:rPr>
                    <m:t>V</m:t>
                  </m:r>
                </m:sup>
              </m:sSubSup>
            </m:e>
          </m:d>
        </m:oMath>
      </m:oMathPara>
    </w:p>
    <w:p w14:paraId="03F1A96F" w14:textId="2F21E403" w:rsidR="00B95363" w:rsidDel="00FE5536" w:rsidRDefault="00000000">
      <w:pPr>
        <w:widowControl/>
        <w:spacing w:before="100" w:after="0" w:line="480" w:lineRule="exact"/>
        <w:ind w:firstLineChars="202" w:firstLine="566"/>
        <w:jc w:val="both"/>
        <w:rPr>
          <w:del w:id="2109" w:author="yun qiao" w:date="2026-04-16T15:20:00Z"/>
          <w:rFonts w:ascii="Times New Roman" w:eastAsia="宋体" w:hAnsi="Times New Roman" w:cs="Times New Roman"/>
          <w:sz w:val="28"/>
          <w14:ligatures w14:val="none"/>
        </w:rPr>
      </w:pPr>
      <w:del w:id="2110" w:author="yun qiao" w:date="2026-04-16T15:20:00Z">
        <w:r w:rsidDel="00FE5536">
          <w:rPr>
            <w:rFonts w:ascii="Times New Roman" w:eastAsia="宋体" w:hAnsi="Times New Roman" w:cs="Times New Roman" w:hint="eastAsia"/>
            <w:sz w:val="28"/>
            <w14:ligatures w14:val="none"/>
          </w:rPr>
          <w:delText>通过上述结构设计，实现了任务条件在序列生成过程中的深层次调控，使生成的操作原语序列在语义一致性与结构合理性方面均得到有效提升。</w:delText>
        </w:r>
      </w:del>
    </w:p>
    <w:p w14:paraId="68FDB182" w14:textId="124CEB91"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w:t>
      </w:r>
      <w:ins w:id="2111" w:author="yun qiao" w:date="2026-04-16T15:20:00Z">
        <w:r w:rsidR="008326A8">
          <w:rPr>
            <w:rFonts w:ascii="Times New Roman" w:eastAsia="宋体" w:hAnsi="Times New Roman" w:cs="Times New Roman" w:hint="eastAsia"/>
            <w:sz w:val="28"/>
            <w:szCs w:val="28"/>
            <w14:ligatures w14:val="none"/>
          </w:rPr>
          <w:t>3</w:t>
        </w:r>
      </w:ins>
      <w:del w:id="2112" w:author="yun qiao" w:date="2026-04-16T15:20:00Z">
        <w:r w:rsidDel="008326A8">
          <w:rPr>
            <w:rFonts w:ascii="Times New Roman" w:eastAsia="宋体" w:hAnsi="Times New Roman" w:cs="Times New Roman"/>
            <w:sz w:val="28"/>
            <w:szCs w:val="28"/>
            <w14:ligatures w14:val="none"/>
          </w:rPr>
          <w:delText>4</w:delText>
        </w:r>
      </w:del>
      <w:r>
        <w:rPr>
          <w:rFonts w:ascii="Times New Roman" w:eastAsia="宋体" w:hAnsi="Times New Roman" w:cs="Times New Roman"/>
          <w:sz w:val="28"/>
          <w:szCs w:val="28"/>
          <w14:ligatures w14:val="none"/>
        </w:rPr>
        <w:t>4</w:t>
      </w:r>
      <w:r>
        <w:rPr>
          <w:rFonts w:ascii="Times New Roman" w:eastAsia="宋体" w:hAnsi="Times New Roman" w:cs="Times New Roman" w:hint="eastAsia"/>
          <w:sz w:val="28"/>
          <w:szCs w:val="28"/>
          <w14:ligatures w14:val="none"/>
        </w:rPr>
        <w:t>、</w:t>
      </w:r>
      <w:ins w:id="2113" w:author="yun qiao" w:date="2026-04-16T15:21:00Z">
        <w:r w:rsidR="008326A8" w:rsidRPr="00C5302D">
          <w:rPr>
            <w:rFonts w:ascii="Times New Roman" w:eastAsia="宋体" w:hAnsi="Times New Roman" w:cs="Times New Roman"/>
            <w:sz w:val="28"/>
            <w:szCs w:val="28"/>
            <w14:ligatures w14:val="none"/>
          </w:rPr>
          <w:t>输出投影与融合知识图谱语义先验的约束概率建模机制</w:t>
        </w:r>
      </w:ins>
      <w:del w:id="2114" w:author="yun qiao" w:date="2026-04-16T15:21:00Z">
        <w:r w:rsidDel="008326A8">
          <w:rPr>
            <w:rFonts w:ascii="Times New Roman" w:eastAsia="宋体" w:hAnsi="Times New Roman" w:cs="Times New Roman" w:hint="eastAsia"/>
            <w:sz w:val="28"/>
            <w:szCs w:val="28"/>
            <w14:ligatures w14:val="none"/>
          </w:rPr>
          <w:delText>输出投影与概率建模</w:delText>
        </w:r>
      </w:del>
      <w:r>
        <w:rPr>
          <w:rFonts w:ascii="Times New Roman" w:eastAsia="宋体" w:hAnsi="Times New Roman" w:cs="Times New Roman" w:hint="eastAsia"/>
          <w:sz w:val="28"/>
          <w:szCs w:val="28"/>
          <w14:ligatures w14:val="none"/>
        </w:rPr>
        <w:t>。</w:t>
      </w:r>
    </w:p>
    <w:p w14:paraId="678FAC2E"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输出投影模块用于将条件化解码模块输出的隐藏状态映射至操作原语词表空间，从而计算当前时间步各候选操作原语的生成概率，实现从连续表示空间到离散操作序列的映射。</w:t>
      </w:r>
      <w:ins w:id="2115" w:author="yun qiao" w:date="2026-04-09T14:19:00Z">
        <w:r>
          <w:rPr>
            <w:rFonts w:ascii="Times New Roman" w:eastAsia="宋体" w:hAnsi="Times New Roman" w:cs="Times New Roman"/>
            <w:sz w:val="28"/>
            <w14:ligatures w14:val="none"/>
          </w:rPr>
          <w:t>所述输出词表由操作原语集合构成，以降低输出空间规模并减少跨平台异构算子带来的预测歧义。</w:t>
        </w:r>
      </w:ins>
      <w:r>
        <w:rPr>
          <w:rFonts w:ascii="Times New Roman" w:eastAsia="宋体" w:hAnsi="Times New Roman" w:cs="Times New Roman" w:hint="eastAsia"/>
          <w:sz w:val="28"/>
          <w14:ligatures w14:val="none"/>
        </w:rPr>
        <w:t>具体地，在第</w:t>
      </w:r>
      <m:oMath>
        <m:r>
          <w:ins w:id="2116" w:author="yun qiao" w:date="2026-04-09T14:19:00Z">
            <w:rPr>
              <w:rFonts w:ascii="Cambria Math" w:eastAsia="宋体" w:hAnsi="Cambria Math" w:cs="Times New Roman"/>
              <w:sz w:val="28"/>
              <w14:ligatures w14:val="none"/>
            </w:rPr>
            <m:t xml:space="preserve"> </m:t>
          </w:ins>
        </m:r>
        <m:r>
          <w:rPr>
            <w:rFonts w:ascii="Cambria Math" w:eastAsia="宋体" w:hAnsi="Cambria Math" w:cs="Times New Roman"/>
            <w:sz w:val="28"/>
            <w14:ligatures w14:val="none"/>
          </w:rPr>
          <m:t>t</m:t>
        </m:r>
        <m:r>
          <w:ins w:id="2117" w:author="yun qiao" w:date="2026-04-09T14:19:00Z">
            <w:rPr>
              <w:rFonts w:ascii="Cambria Math" w:eastAsia="宋体" w:hAnsi="Cambria Math" w:cs="Times New Roman"/>
              <w:sz w:val="28"/>
              <w14:ligatures w14:val="none"/>
            </w:rPr>
            <m:t xml:space="preserve"> </m:t>
          </w:ins>
        </m:r>
      </m:oMath>
      <w:r>
        <w:rPr>
          <w:rFonts w:ascii="Times New Roman" w:eastAsia="宋体" w:hAnsi="Times New Roman" w:cs="Times New Roman" w:hint="eastAsia"/>
          <w:sz w:val="28"/>
          <w14:ligatures w14:val="none"/>
        </w:rPr>
        <w:t>个时间步，解码器输出的隐藏状态记为</w:t>
      </w:r>
      <w:r>
        <w:rPr>
          <w:rFonts w:ascii="Times New Roman" w:eastAsia="宋体" w:hAnsi="Times New Roman" w:cs="Times New Roman"/>
          <w:sz w:val="28"/>
          <w14:ligatures w14:val="none"/>
        </w:rPr>
        <w:t xml:space="preserve"> </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oMath>
      <w:r>
        <w:rPr>
          <w:rFonts w:ascii="Times New Roman" w:eastAsia="宋体" w:hAnsi="Times New Roman" w:cs="Times New Roman" w:hint="eastAsia"/>
          <w:sz w:val="28"/>
          <w14:ligatures w14:val="none"/>
        </w:rPr>
        <w:t>，通过线性映射与归一化操作得到概率分布，其计算方式如下：</w:t>
      </w:r>
    </w:p>
    <w:p w14:paraId="0DCD4664" w14:textId="77777777" w:rsidR="00B95363" w:rsidRDefault="00000000">
      <w:pPr>
        <w:widowControl/>
        <w:spacing w:before="100" w:after="0" w:line="480" w:lineRule="exact"/>
        <w:jc w:val="both"/>
        <w:rPr>
          <w:rFonts w:ascii="Cambria Math" w:eastAsia="宋体" w:hAnsi="Cambria Math" w:cs="Times New Roman"/>
          <w:sz w:val="28"/>
          <w14:ligatures w14:val="none"/>
        </w:rPr>
      </w:pPr>
      <m:oMathPara>
        <m:oMath>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Sub>
              <m:ctrlPr>
                <w:rPr>
                  <w:rFonts w:ascii="Cambria Math" w:eastAsia="宋体" w:hAnsi="Cambria Math" w:cs="Times New Roman"/>
                  <w:sz w:val="28"/>
                  <w:szCs w:val="20"/>
                  <w14:ligatures w14:val="none"/>
                </w:rPr>
              </m:ctrlPr>
            </m:e>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&lt;t</m:t>
                  </m:r>
                </m:sub>
              </m:sSub>
              <m:r>
                <w:rPr>
                  <w:rFonts w:ascii="Cambria Math" w:eastAsia="宋体" w:hAnsi="Cambria Math" w:cs="Times New Roman"/>
                  <w:sz w:val="28"/>
                  <w14:ligatures w14:val="none"/>
                </w:rPr>
                <m:t>,c</m:t>
              </m:r>
            </m:e>
          </m:d>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softmax</m:t>
          </m:r>
          <m:d>
            <m:dPr>
              <m:ctrlPr>
                <w:rPr>
                  <w:rFonts w:ascii="Cambria Math" w:eastAsia="宋体" w:hAnsi="Cambria Math" w:cs="Times New Roman"/>
                  <w:i/>
                  <w:sz w:val="28"/>
                  <w:szCs w:val="20"/>
                  <w14:ligatures w14:val="none"/>
                </w:rPr>
              </m:ctrlPr>
            </m:dPr>
            <m:e>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E</m:t>
                  </m:r>
                </m:e>
                <m:sup>
                  <m:r>
                    <m:rPr>
                      <m:sty m:val="p"/>
                    </m:rPr>
                    <w:rPr>
                      <w:rFonts w:ascii="Cambria Math" w:eastAsia="宋体" w:hAnsi="Cambria Math" w:cs="Times New Roman"/>
                      <w:sz w:val="28"/>
                      <w14:ligatures w14:val="none"/>
                    </w:rPr>
                    <m:t>⊤</m:t>
                  </m:r>
                </m:sup>
              </m:sSup>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e>
          </m:d>
        </m:oMath>
      </m:oMathPara>
    </w:p>
    <w:p w14:paraId="17123077" w14:textId="77777777" w:rsidR="00B95363" w:rsidRDefault="00000000">
      <w:pPr>
        <w:widowControl/>
        <w:spacing w:before="100" w:after="0" w:line="480" w:lineRule="exact"/>
        <w:ind w:firstLineChars="200" w:firstLine="560"/>
        <w:jc w:val="both"/>
        <w:rPr>
          <w:ins w:id="2118" w:author="yun qiao" w:date="2026-04-16T15:21:00Z"/>
          <w:rFonts w:ascii="Times New Roman" w:eastAsia="宋体" w:hAnsi="Times New Roman" w:cs="Times New Roman"/>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t</m:t>
            </m:r>
          </m:sub>
        </m:sSub>
      </m:oMath>
      <w:r>
        <w:rPr>
          <w:rFonts w:ascii="Times New Roman" w:eastAsia="宋体" w:hAnsi="Times New Roman" w:cs="等线" w:hint="eastAsia"/>
          <w:sz w:val="28"/>
          <w14:ligatures w14:val="none"/>
        </w:rPr>
        <w:t>表示第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步生成的操作原语，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&lt;t</m:t>
            </m:r>
          </m:sub>
        </m:sSub>
      </m:oMath>
      <w:r>
        <w:rPr>
          <w:rFonts w:ascii="Times New Roman" w:eastAsia="宋体" w:hAnsi="Times New Roman" w:cs="等线"/>
          <w:sz w:val="28"/>
          <w14:ligatures w14:val="none"/>
        </w:rPr>
        <w:t xml:space="preserve"> </w:t>
      </w:r>
      <w:r>
        <w:rPr>
          <w:rFonts w:ascii="Times New Roman" w:eastAsia="宋体" w:hAnsi="Times New Roman" w:cs="等线" w:hint="eastAsia"/>
          <w:sz w:val="28"/>
          <w14:ligatures w14:val="none"/>
        </w:rPr>
        <w:t>表示已生成的序列，</w:t>
      </w:r>
      <m:oMath>
        <m:r>
          <w:rPr>
            <w:rFonts w:ascii="Cambria Math" w:eastAsia="宋体" w:hAnsi="Cambria Math" w:cs="等线"/>
            <w:sz w:val="28"/>
            <w14:ligatures w14:val="none"/>
          </w:rPr>
          <m:t>E</m:t>
        </m:r>
      </m:oMath>
      <w:ins w:id="2119" w:author="yun qiao" w:date="2026-04-09T15:27:00Z">
        <w:r>
          <w:rPr>
            <w:rFonts w:ascii="Times New Roman" w:eastAsia="宋体" w:hAnsi="Times New Roman" w:cs="等线" w:hint="eastAsia"/>
            <w:sz w:val="28"/>
            <w14:ligatures w14:val="none"/>
          </w:rPr>
          <w:t>为</w:t>
        </w:r>
      </w:ins>
      <w:r>
        <w:rPr>
          <w:rFonts w:ascii="Times New Roman" w:eastAsia="宋体" w:hAnsi="Times New Roman" w:cs="等线" w:hint="eastAsia"/>
          <w:sz w:val="28"/>
          <w14:ligatures w14:val="none"/>
        </w:rPr>
        <w:t>所述共享的词嵌入矩阵，</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oMath>
      <w:r>
        <w:rPr>
          <w:rFonts w:ascii="Times New Roman" w:eastAsia="宋体" w:hAnsi="Times New Roman" w:cs="等线" w:hint="eastAsia"/>
          <w:sz w:val="28"/>
          <w14:ligatures w14:val="none"/>
        </w:rPr>
        <w:t>表示经条件调制后的第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步隐藏状态</w:t>
      </w:r>
      <w:r>
        <w:rPr>
          <w:rFonts w:ascii="Times New Roman" w:eastAsia="宋体" w:hAnsi="Times New Roman" w:cs="Times New Roman" w:hint="eastAsia"/>
          <w:sz w:val="28"/>
          <w14:ligatures w14:val="none"/>
        </w:rPr>
        <w:t>。</w:t>
      </w:r>
    </w:p>
    <w:p w14:paraId="6226921F" w14:textId="77777777" w:rsidR="00DD2D15" w:rsidRPr="00CC14D6" w:rsidRDefault="00DD2D15" w:rsidP="00DD2D15">
      <w:pPr>
        <w:widowControl/>
        <w:spacing w:before="100" w:after="0" w:line="480" w:lineRule="exact"/>
        <w:ind w:firstLineChars="202" w:firstLine="566"/>
        <w:jc w:val="both"/>
        <w:rPr>
          <w:ins w:id="2120" w:author="yun qiao" w:date="2026-04-16T15:21:00Z"/>
          <w:rFonts w:ascii="Times New Roman" w:eastAsia="宋体" w:hAnsi="Times New Roman" w:cs="Times New Roman"/>
          <w:sz w:val="28"/>
          <w14:ligatures w14:val="none"/>
        </w:rPr>
      </w:pPr>
      <w:ins w:id="2121" w:author="yun qiao" w:date="2026-04-16T15:21:00Z">
        <w:r w:rsidRPr="00CC14D6">
          <w:rPr>
            <w:rFonts w:ascii="Times New Roman" w:eastAsia="宋体" w:hAnsi="Times New Roman" w:cs="Times New Roman"/>
            <w:sz w:val="28"/>
            <w14:ligatures w14:val="none"/>
          </w:rPr>
          <w:t>在</w:t>
        </w:r>
        <w:r w:rsidRPr="00CC14D6">
          <w:rPr>
            <w:rFonts w:ascii="Times New Roman" w:eastAsia="宋体" w:hAnsi="Times New Roman" w:cs="Times New Roman" w:hint="eastAsia"/>
            <w:sz w:val="28"/>
            <w14:ligatures w14:val="none"/>
          </w:rPr>
          <w:t>这</w:t>
        </w:r>
        <w:r w:rsidRPr="00CC14D6">
          <w:rPr>
            <w:rFonts w:ascii="Times New Roman" w:eastAsia="宋体" w:hAnsi="Times New Roman" w:cs="Times New Roman"/>
            <w:sz w:val="28"/>
            <w14:ligatures w14:val="none"/>
          </w:rPr>
          <w:t>一实施方式中，所述操作原语词嵌入基于知识图谱进行预训练获得，以引入操作原语之间的层次关系、语义关联关系及共现模式作为语义先验，使模型在概率建模阶段即具备对操作语义结构的感知能力。</w:t>
        </w:r>
      </w:ins>
    </w:p>
    <w:p w14:paraId="72E357C6" w14:textId="4E483F62" w:rsidR="00DD2D15" w:rsidRDefault="00DD2D15" w:rsidP="00DD2D15">
      <w:pPr>
        <w:widowControl/>
        <w:spacing w:before="100" w:after="0" w:line="480" w:lineRule="exact"/>
        <w:ind w:firstLineChars="200" w:firstLine="560"/>
        <w:jc w:val="both"/>
        <w:rPr>
          <w:ins w:id="2122" w:author="yun qiao" w:date="2026-04-09T15:28:00Z"/>
          <w:rFonts w:ascii="Times New Roman" w:eastAsia="宋体" w:hAnsi="Times New Roman" w:cs="Times New Roman"/>
          <w:sz w:val="28"/>
          <w14:ligatures w14:val="none"/>
        </w:rPr>
      </w:pPr>
      <w:ins w:id="2123" w:author="yun qiao" w:date="2026-04-16T15:21:00Z">
        <w:r w:rsidRPr="00CC14D6">
          <w:rPr>
            <w:rFonts w:ascii="Times New Roman" w:eastAsia="宋体" w:hAnsi="Times New Roman" w:cs="Times New Roman"/>
            <w:sz w:val="28"/>
            <w14:ligatures w14:val="none"/>
          </w:rPr>
          <w:lastRenderedPageBreak/>
          <w:t>进一步地，输出投影矩阵与所述词嵌入矩阵共享参数，从而在输入表示与输出预测之间建立统一的语义表示空间，使知识图谱语义先验在表示学习与概率建模过程中保持一致性，提升操作原语表示的稳定性及泛化能力</w:t>
        </w:r>
        <w:r>
          <w:rPr>
            <w:rFonts w:ascii="Times New Roman" w:eastAsia="宋体" w:hAnsi="Times New Roman" w:cs="Times New Roman" w:hint="eastAsia"/>
            <w:sz w:val="28"/>
            <w14:ligatures w14:val="none"/>
          </w:rPr>
          <w:t>。</w:t>
        </w:r>
      </w:ins>
    </w:p>
    <w:p w14:paraId="17378C5F" w14:textId="0E06FC26" w:rsidR="00B95363" w:rsidDel="00DD2D15" w:rsidRDefault="00000000">
      <w:pPr>
        <w:widowControl/>
        <w:spacing w:before="100" w:after="0" w:line="480" w:lineRule="exact"/>
        <w:jc w:val="both"/>
        <w:rPr>
          <w:del w:id="2124" w:author="yun qiao" w:date="2026-04-16T15:21:00Z"/>
          <w:rFonts w:ascii="Times New Roman" w:eastAsia="宋体" w:hAnsi="Times New Roman" w:cs="Times New Roman"/>
          <w:sz w:val="28"/>
          <w14:ligatures w14:val="none"/>
        </w:rPr>
        <w:pPrChange w:id="2125" w:author="yun qiao" w:date="2026-04-16T15:21:00Z">
          <w:pPr>
            <w:widowControl/>
            <w:spacing w:before="100" w:after="0" w:line="480" w:lineRule="exact"/>
            <w:ind w:firstLineChars="200" w:firstLine="560"/>
            <w:jc w:val="both"/>
          </w:pPr>
        </w:pPrChange>
      </w:pPr>
      <w:del w:id="2126" w:author="yun qiao" w:date="2026-04-16T15:21:00Z">
        <w:r w:rsidDel="00DD2D15">
          <w:rPr>
            <w:rFonts w:ascii="Times New Roman" w:eastAsia="宋体" w:hAnsi="Times New Roman" w:cs="Times New Roman" w:hint="eastAsia"/>
            <w:sz w:val="28"/>
            <w14:ligatures w14:val="none"/>
          </w:rPr>
          <w:delText>在本发明中，采用权重共享策略（</w:delText>
        </w:r>
        <w:r w:rsidDel="00DD2D15">
          <w:rPr>
            <w:rFonts w:ascii="Times New Roman" w:eastAsia="宋体" w:hAnsi="Times New Roman" w:cs="Times New Roman" w:hint="eastAsia"/>
            <w:sz w:val="28"/>
            <w14:ligatures w14:val="none"/>
          </w:rPr>
          <w:delText>Weight Tying</w:delText>
        </w:r>
        <w:r w:rsidDel="00DD2D15">
          <w:rPr>
            <w:rFonts w:ascii="Times New Roman" w:eastAsia="宋体" w:hAnsi="Times New Roman" w:cs="Times New Roman" w:hint="eastAsia"/>
            <w:sz w:val="28"/>
            <w14:ligatures w14:val="none"/>
          </w:rPr>
          <w:delText>），即输出投影矩阵与输入侧词嵌入矩阵共享同一参数</w:delText>
        </w:r>
        <w:r w:rsidDel="00DD2D15">
          <w:rPr>
            <w:rFonts w:ascii="Times New Roman" w:eastAsia="宋体" w:hAnsi="Times New Roman" w:cs="Times New Roman" w:hint="eastAsia"/>
            <w:sz w:val="28"/>
            <w14:ligatures w14:val="none"/>
          </w:rPr>
          <w:delText xml:space="preserve"> E</w:delText>
        </w:r>
        <w:r w:rsidDel="00DD2D15">
          <w:rPr>
            <w:rFonts w:ascii="Times New Roman" w:eastAsia="宋体" w:hAnsi="Times New Roman" w:cs="Times New Roman" w:hint="eastAsia"/>
            <w:sz w:val="28"/>
            <w14:ligatures w14:val="none"/>
          </w:rPr>
          <w:delText>。通过该设计，使模型在输入表示与输出预测之间建立统一的语义空间，一方面降低模型参数规模，另一方面增强操作原语表示的一致性，有助于提升生成结果的稳定性与泛化能力。进一步地，为引入操作原语之间的结构化语义关系，所述词嵌入矩阵可采用基于知识图谱结构预训练得到的向量表示进行初始化，使模型在初始阶段即具备对操作原语层次关系及共现模式的感知能力，从而提升序列生成的合理性。</w:delText>
        </w:r>
      </w:del>
    </w:p>
    <w:p w14:paraId="03585CDB" w14:textId="1E6C12F1" w:rsidR="00B95363" w:rsidRDefault="00B95363">
      <w:pPr>
        <w:widowControl/>
        <w:spacing w:before="100" w:after="0" w:line="480" w:lineRule="exact"/>
        <w:jc w:val="both"/>
        <w:rPr>
          <w:del w:id="2127" w:author="yun qiao" w:date="2026-04-09T15:28:00Z"/>
          <w:rFonts w:ascii="Times New Roman" w:eastAsia="宋体" w:hAnsi="Times New Roman" w:cs="Times New Roman"/>
          <w:sz w:val="28"/>
          <w14:ligatures w14:val="none"/>
        </w:rPr>
        <w:pPrChange w:id="2128" w:author="yun qiao" w:date="2026-04-16T15:21:00Z">
          <w:pPr>
            <w:widowControl/>
            <w:spacing w:before="100" w:after="0" w:line="480" w:lineRule="exact"/>
            <w:ind w:firstLineChars="200" w:firstLine="560"/>
            <w:jc w:val="both"/>
          </w:pPr>
        </w:pPrChange>
      </w:pPr>
    </w:p>
    <w:p w14:paraId="583E0864" w14:textId="5BD44A41"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bookmarkStart w:id="2129" w:name="_Hlk211500314"/>
      <w:bookmarkEnd w:id="2129"/>
      <w:r>
        <w:rPr>
          <w:rFonts w:ascii="Times New Roman" w:eastAsia="宋体" w:hAnsi="Times New Roman" w:cs="Times New Roman"/>
          <w:sz w:val="28"/>
          <w:szCs w:val="28"/>
          <w14:ligatures w14:val="none"/>
        </w:rPr>
        <w:t>S</w:t>
      </w:r>
      <w:ins w:id="2130" w:author="yun qiao" w:date="2026-04-16T15:22:00Z">
        <w:r w:rsidR="00602D86">
          <w:rPr>
            <w:rFonts w:ascii="Times New Roman" w:eastAsia="宋体" w:hAnsi="Times New Roman" w:cs="Times New Roman" w:hint="eastAsia"/>
            <w:sz w:val="28"/>
            <w:szCs w:val="28"/>
            <w14:ligatures w14:val="none"/>
          </w:rPr>
          <w:t>3</w:t>
        </w:r>
      </w:ins>
      <w:del w:id="2131" w:author="yun qiao" w:date="2026-04-16T15:22:00Z">
        <w:r w:rsidDel="00602D86">
          <w:rPr>
            <w:rFonts w:ascii="Times New Roman" w:eastAsia="宋体" w:hAnsi="Times New Roman" w:cs="Times New Roman"/>
            <w:sz w:val="28"/>
            <w:szCs w:val="28"/>
            <w14:ligatures w14:val="none"/>
          </w:rPr>
          <w:delText>4</w:delText>
        </w:r>
      </w:del>
      <w:r>
        <w:rPr>
          <w:rFonts w:ascii="Times New Roman" w:eastAsia="宋体" w:hAnsi="Times New Roman" w:cs="Times New Roman"/>
          <w:sz w:val="28"/>
          <w:szCs w:val="28"/>
          <w14:ligatures w14:val="none"/>
        </w:rPr>
        <w:t>5</w:t>
      </w:r>
      <w:r>
        <w:rPr>
          <w:rFonts w:ascii="Times New Roman" w:eastAsia="宋体" w:hAnsi="Times New Roman" w:cs="Times New Roman" w:hint="eastAsia"/>
          <w:sz w:val="28"/>
          <w:szCs w:val="28"/>
          <w14:ligatures w14:val="none"/>
        </w:rPr>
        <w:t>、</w:t>
      </w:r>
      <w:del w:id="2132" w:author="yun qiao" w:date="2026-04-16T15:21:00Z">
        <w:r w:rsidDel="00602D86">
          <w:rPr>
            <w:rFonts w:ascii="Times New Roman" w:eastAsia="宋体" w:hAnsi="Times New Roman" w:cs="Times New Roman" w:hint="eastAsia"/>
            <w:sz w:val="28"/>
            <w:szCs w:val="28"/>
            <w14:ligatures w14:val="none"/>
          </w:rPr>
          <w:delText>训练目标与辅助任务</w:delText>
        </w:r>
      </w:del>
      <w:ins w:id="2133" w:author="yun qiao" w:date="2026-04-16T15:21:00Z">
        <w:r w:rsidR="00602D86">
          <w:rPr>
            <w:rFonts w:ascii="Times New Roman" w:eastAsia="宋体" w:hAnsi="Times New Roman" w:cs="Times New Roman" w:hint="eastAsia"/>
            <w:sz w:val="28"/>
            <w:szCs w:val="28"/>
            <w14:ligatures w14:val="none"/>
          </w:rPr>
          <w:t>模型训练目标</w:t>
        </w:r>
      </w:ins>
      <w:r>
        <w:rPr>
          <w:rFonts w:ascii="Times New Roman" w:eastAsia="宋体" w:hAnsi="Times New Roman" w:cs="Times New Roman" w:hint="eastAsia"/>
          <w:sz w:val="28"/>
          <w:szCs w:val="28"/>
          <w14:ligatures w14:val="none"/>
        </w:rPr>
        <w:t>。</w:t>
      </w:r>
    </w:p>
    <w:p w14:paraId="5ED4C31C" w14:textId="1A065395" w:rsidR="00B95363" w:rsidRDefault="00D31A6B">
      <w:pPr>
        <w:widowControl/>
        <w:spacing w:before="100" w:after="0" w:line="480" w:lineRule="exact"/>
        <w:ind w:firstLineChars="202" w:firstLine="566"/>
        <w:jc w:val="both"/>
        <w:rPr>
          <w:rFonts w:ascii="Times New Roman" w:eastAsia="宋体" w:hAnsi="Times New Roman" w:cs="Times New Roman"/>
          <w:sz w:val="28"/>
          <w:szCs w:val="28"/>
          <w14:ligatures w14:val="none"/>
        </w:rPr>
      </w:pPr>
      <w:ins w:id="2134" w:author="yun qiao" w:date="2026-04-16T15:22:00Z">
        <w:r w:rsidRPr="006A1B49">
          <w:rPr>
            <w:rFonts w:ascii="Times New Roman" w:eastAsia="宋体" w:hAnsi="Times New Roman" w:cs="Times New Roman"/>
            <w:sz w:val="28"/>
            <w14:ligatures w14:val="none"/>
          </w:rPr>
          <w:t>为训练所述专用序列生成模型，采用以操作原语序列生成为主任务的监督学习方式。设真实操作原语序列为</w:t>
        </w:r>
      </w:ins>
      <m:oMath>
        <m:sSubSup>
          <m:sSubSupPr>
            <m:ctrlPr>
              <w:ins w:id="2135" w:author="yun qiao" w:date="2026-04-16T15:22:00Z">
                <w:rPr>
                  <w:rFonts w:ascii="Cambria Math" w:eastAsia="宋体" w:hAnsi="Cambria Math" w:cs="Times New Roman"/>
                  <w:i/>
                  <w:sz w:val="28"/>
                  <w:szCs w:val="20"/>
                  <w14:ligatures w14:val="none"/>
                </w:rPr>
              </w:ins>
            </m:ctrlPr>
          </m:sSubSupPr>
          <m:e>
            <m:r>
              <w:ins w:id="2136" w:author="yun qiao" w:date="2026-04-16T15:22:00Z">
                <w:rPr>
                  <w:rFonts w:ascii="Cambria Math" w:eastAsia="宋体" w:hAnsi="Cambria Math" w:cs="Times New Roman"/>
                  <w:sz w:val="28"/>
                  <w14:ligatures w14:val="none"/>
                </w:rPr>
                <m:t>y</m:t>
              </w:ins>
            </m:r>
          </m:e>
          <m:sub>
            <m:r>
              <w:ins w:id="2137" w:author="yun qiao" w:date="2026-04-16T15:22:00Z">
                <w:rPr>
                  <w:rFonts w:ascii="Cambria Math" w:eastAsia="宋体" w:hAnsi="Cambria Math" w:cs="Times New Roman"/>
                  <w:sz w:val="28"/>
                  <w14:ligatures w14:val="none"/>
                </w:rPr>
                <m:t>1</m:t>
              </w:ins>
            </m:r>
          </m:sub>
          <m:sup>
            <m:r>
              <w:ins w:id="2138" w:author="yun qiao" w:date="2026-04-16T15:22:00Z">
                <w:rPr>
                  <w:rFonts w:ascii="Cambria Math" w:eastAsia="宋体" w:hAnsi="Cambria Math" w:cs="Times New Roman"/>
                  <w:sz w:val="28"/>
                  <w14:ligatures w14:val="none"/>
                </w:rPr>
                <m:t>*</m:t>
              </w:ins>
            </m:r>
          </m:sup>
        </m:sSubSup>
        <m:r>
          <w:ins w:id="2139" w:author="yun qiao" w:date="2026-04-16T15:22:00Z">
            <w:rPr>
              <w:rFonts w:ascii="Cambria Math" w:eastAsia="宋体" w:hAnsi="Cambria Math" w:cs="Times New Roman"/>
              <w:sz w:val="28"/>
              <w:szCs w:val="20"/>
              <w14:ligatures w14:val="none"/>
            </w:rPr>
            <m:t>,</m:t>
          </w:ins>
        </m:r>
        <m:sSubSup>
          <m:sSubSupPr>
            <m:ctrlPr>
              <w:ins w:id="2140" w:author="yun qiao" w:date="2026-04-16T15:22:00Z">
                <w:rPr>
                  <w:rFonts w:ascii="Cambria Math" w:eastAsia="宋体" w:hAnsi="Cambria Math" w:cs="Times New Roman"/>
                  <w:i/>
                  <w:sz w:val="28"/>
                  <w:szCs w:val="20"/>
                  <w14:ligatures w14:val="none"/>
                </w:rPr>
              </w:ins>
            </m:ctrlPr>
          </m:sSubSupPr>
          <m:e>
            <m:r>
              <w:ins w:id="2141" w:author="yun qiao" w:date="2026-04-16T15:22:00Z">
                <w:rPr>
                  <w:rFonts w:ascii="Cambria Math" w:eastAsia="宋体" w:hAnsi="Cambria Math" w:cs="Times New Roman"/>
                  <w:sz w:val="28"/>
                  <w14:ligatures w14:val="none"/>
                </w:rPr>
                <m:t>y</m:t>
              </w:ins>
            </m:r>
          </m:e>
          <m:sub>
            <m:r>
              <w:ins w:id="2142" w:author="yun qiao" w:date="2026-04-16T15:22:00Z">
                <w:rPr>
                  <w:rFonts w:ascii="Cambria Math" w:eastAsia="宋体" w:hAnsi="Cambria Math" w:cs="Times New Roman"/>
                  <w:sz w:val="28"/>
                  <w14:ligatures w14:val="none"/>
                </w:rPr>
                <m:t>2</m:t>
              </w:ins>
            </m:r>
          </m:sub>
          <m:sup>
            <m:r>
              <w:ins w:id="2143" w:author="yun qiao" w:date="2026-04-16T15:22:00Z">
                <w:rPr>
                  <w:rFonts w:ascii="Cambria Math" w:eastAsia="宋体" w:hAnsi="Cambria Math" w:cs="Times New Roman"/>
                  <w:sz w:val="28"/>
                  <w14:ligatures w14:val="none"/>
                </w:rPr>
                <m:t>*</m:t>
              </w:ins>
            </m:r>
          </m:sup>
        </m:sSubSup>
        <m:r>
          <w:ins w:id="2144" w:author="yun qiao" w:date="2026-04-16T15:22:00Z">
            <w:rPr>
              <w:rFonts w:ascii="Cambria Math" w:eastAsia="宋体" w:hAnsi="Cambria Math" w:cs="Times New Roman"/>
              <w:sz w:val="28"/>
              <w:szCs w:val="20"/>
              <w14:ligatures w14:val="none"/>
            </w:rPr>
            <m:t>,</m:t>
          </w:ins>
        </m:r>
        <m:r>
          <w:ins w:id="2145" w:author="yun qiao" w:date="2026-04-16T15:22:00Z">
            <w:rPr>
              <w:rFonts w:ascii="Cambria Math" w:eastAsia="宋体" w:hAnsi="Cambria Math" w:cs="Times New Roman" w:hint="eastAsia"/>
              <w:sz w:val="28"/>
              <w:szCs w:val="20"/>
              <w14:ligatures w14:val="none"/>
            </w:rPr>
            <m:t>···</m:t>
          </w:ins>
        </m:r>
        <m:r>
          <w:ins w:id="2146" w:author="yun qiao" w:date="2026-04-16T15:22:00Z">
            <w:rPr>
              <w:rFonts w:ascii="Cambria Math" w:eastAsia="宋体" w:hAnsi="Cambria Math" w:cs="Times New Roman"/>
              <w:sz w:val="28"/>
              <w:szCs w:val="20"/>
              <w14:ligatures w14:val="none"/>
            </w:rPr>
            <m:t>,</m:t>
          </w:ins>
        </m:r>
        <m:sSubSup>
          <m:sSubSupPr>
            <m:ctrlPr>
              <w:ins w:id="2147" w:author="yun qiao" w:date="2026-04-16T15:22:00Z">
                <w:rPr>
                  <w:rFonts w:ascii="Cambria Math" w:eastAsia="宋体" w:hAnsi="Cambria Math" w:cs="Times New Roman"/>
                  <w:i/>
                  <w:sz w:val="28"/>
                  <w:szCs w:val="20"/>
                  <w14:ligatures w14:val="none"/>
                </w:rPr>
              </w:ins>
            </m:ctrlPr>
          </m:sSubSupPr>
          <m:e>
            <m:r>
              <w:ins w:id="2148" w:author="yun qiao" w:date="2026-04-16T15:22:00Z">
                <w:rPr>
                  <w:rFonts w:ascii="Cambria Math" w:eastAsia="宋体" w:hAnsi="Cambria Math" w:cs="Times New Roman"/>
                  <w:sz w:val="28"/>
                  <w14:ligatures w14:val="none"/>
                </w:rPr>
                <m:t>y</m:t>
              </w:ins>
            </m:r>
          </m:e>
          <m:sub>
            <m:r>
              <w:ins w:id="2149" w:author="yun qiao" w:date="2026-04-16T15:22:00Z">
                <w:rPr>
                  <w:rFonts w:ascii="Cambria Math" w:eastAsia="宋体" w:hAnsi="Cambria Math" w:cs="Times New Roman" w:hint="eastAsia"/>
                  <w:sz w:val="28"/>
                  <w14:ligatures w14:val="none"/>
                </w:rPr>
                <m:t>T</m:t>
              </w:ins>
            </m:r>
          </m:sub>
          <m:sup>
            <m:r>
              <w:ins w:id="2150" w:author="yun qiao" w:date="2026-04-16T15:22:00Z">
                <w:rPr>
                  <w:rFonts w:ascii="Cambria Math" w:eastAsia="宋体" w:hAnsi="Cambria Math" w:cs="Times New Roman"/>
                  <w:sz w:val="28"/>
                  <w14:ligatures w14:val="none"/>
                </w:rPr>
                <m:t>*</m:t>
              </w:ins>
            </m:r>
          </m:sup>
        </m:sSubSup>
      </m:oMath>
      <w:ins w:id="2151" w:author="yun qiao" w:date="2026-04-16T15:22:00Z">
        <w:r>
          <w:rPr>
            <w:rFonts w:ascii="Times New Roman" w:eastAsia="宋体" w:hAnsi="Times New Roman" w:cs="Times New Roman" w:hint="eastAsia"/>
            <w:sz w:val="28"/>
            <w14:ligatures w14:val="none"/>
          </w:rPr>
          <w:t>，</w:t>
        </w:r>
        <w:r w:rsidRPr="006A1B49">
          <w:rPr>
            <w:rFonts w:ascii="Times New Roman" w:eastAsia="宋体" w:hAnsi="Times New Roman" w:cs="Times New Roman"/>
            <w:sz w:val="28"/>
            <w14:ligatures w14:val="none"/>
          </w:rPr>
          <w:t>则主训练目标为最大化真实序列的条件生成概率，其对应损失函数为：</w:t>
        </w:r>
      </w:ins>
      <w:del w:id="2152" w:author="yun qiao" w:date="2026-04-16T15:22:00Z">
        <w:r w:rsidDel="00D31A6B">
          <w:rPr>
            <w:rFonts w:ascii="Times New Roman" w:eastAsia="宋体" w:hAnsi="Times New Roman" w:cs="Times New Roman" w:hint="eastAsia"/>
            <w:sz w:val="28"/>
            <w14:ligatures w14:val="none"/>
          </w:rPr>
          <w:delText>为提升模型对任务语义的理解能力以及对操作序列结构的控制能力，在主序列生成任务之外，引入多种辅助学习目标，构建多任务联合优化框架。首先，主任务为操作原语序列生成任务，其目标为最大化真实序列的条件概率，对应的损失函数为：</w:delText>
        </w:r>
      </w:del>
    </w:p>
    <w:p w14:paraId="234E00C2" w14:textId="77777777" w:rsidR="00B95363" w:rsidRDefault="00000000">
      <w:pPr>
        <w:widowControl/>
        <w:spacing w:before="100" w:after="0" w:line="360" w:lineRule="auto"/>
        <w:jc w:val="both"/>
        <w:rPr>
          <w:rFonts w:ascii="Times New Roman" w:eastAsia="宋体" w:hAnsi="Times New Roman" w:cs="Times New Roman"/>
          <w:i/>
          <w:sz w:val="28"/>
          <w14:ligatures w14:val="none"/>
        </w:rPr>
      </w:pPr>
      <m:oMathPara>
        <m:oMath>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CE</m:t>
              </m:r>
            </m:sub>
          </m:sSub>
          <m:r>
            <w:rPr>
              <w:rFonts w:ascii="Cambria Math" w:eastAsia="宋体" w:hAnsi="Cambria Math" w:cs="Times New Roman"/>
              <w:sz w:val="28"/>
              <w14:ligatures w14:val="none"/>
            </w:rPr>
            <m:t>=-</m:t>
          </m:r>
          <m:nary>
            <m:naryPr>
              <m:chr m:val="∑"/>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t=1</m:t>
              </m:r>
            </m:sub>
            <m:sup>
              <m:r>
                <w:rPr>
                  <w:rFonts w:ascii="Cambria Math" w:eastAsia="宋体" w:hAnsi="Cambria Math" w:cs="Times New Roman"/>
                  <w:sz w:val="28"/>
                  <w14:ligatures w14:val="none"/>
                </w:rPr>
                <m:t>T</m:t>
              </m:r>
            </m:sup>
            <m:e>
              <m:r>
                <w:rPr>
                  <w:rFonts w:ascii="Cambria Math" w:eastAsia="宋体" w:hAnsi="Cambria Math" w:cs="Times New Roman"/>
                  <w:sz w:val="28"/>
                  <w14:ligatures w14:val="none"/>
                </w:rPr>
                <m:t>log</m:t>
              </m:r>
            </m:e>
          </m:nary>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e>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&lt;t</m:t>
                  </m:r>
                </m:sub>
              </m:sSub>
              <m:r>
                <w:rPr>
                  <w:rFonts w:ascii="Cambria Math" w:eastAsia="宋体" w:hAnsi="Cambria Math" w:cs="Times New Roman"/>
                  <w:sz w:val="28"/>
                  <w14:ligatures w14:val="none"/>
                </w:rPr>
                <m:t>,c</m:t>
              </m:r>
            </m:e>
          </m:d>
        </m:oMath>
      </m:oMathPara>
    </w:p>
    <w:p w14:paraId="2C399E63" w14:textId="77777777" w:rsidR="00D31A6B" w:rsidRDefault="00000000">
      <w:pPr>
        <w:widowControl/>
        <w:spacing w:before="100" w:after="0" w:line="480" w:lineRule="exact"/>
        <w:ind w:firstLineChars="200" w:firstLine="560"/>
        <w:jc w:val="both"/>
        <w:rPr>
          <w:ins w:id="2153" w:author="yun qiao" w:date="2026-04-16T15:23:00Z"/>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oMath>
      <w:r>
        <w:rPr>
          <w:rFonts w:ascii="Times New Roman" w:eastAsia="宋体" w:hAnsi="Times New Roman" w:cs="Times New Roman" w:hint="eastAsia"/>
          <w:sz w:val="28"/>
          <w14:ligatures w14:val="none"/>
        </w:rPr>
        <w:t>表示</w:t>
      </w:r>
      <w:ins w:id="2154" w:author="yun qiao" w:date="2026-04-16T15:23:00Z">
        <w:r w:rsidR="00D31A6B" w:rsidRPr="006A1B49">
          <w:rPr>
            <w:rFonts w:ascii="Times New Roman" w:eastAsia="宋体" w:hAnsi="Times New Roman" w:cs="Times New Roman"/>
            <w:sz w:val="28"/>
            <w14:ligatures w14:val="none"/>
          </w:rPr>
          <w:t>第</w:t>
        </w:r>
        <w:r w:rsidR="00D31A6B" w:rsidRPr="006A1B49">
          <w:rPr>
            <w:rFonts w:ascii="Times New Roman" w:eastAsia="宋体" w:hAnsi="Times New Roman" w:cs="Times New Roman" w:hint="eastAsia"/>
            <w:sz w:val="28"/>
            <w14:ligatures w14:val="none"/>
          </w:rPr>
          <w:t>t</w:t>
        </w:r>
        <w:r w:rsidR="00D31A6B" w:rsidRPr="006A1B49">
          <w:rPr>
            <w:rFonts w:ascii="Times New Roman" w:eastAsia="宋体" w:hAnsi="Times New Roman" w:cs="Times New Roman"/>
            <w:sz w:val="28"/>
            <w14:ligatures w14:val="none"/>
          </w:rPr>
          <w:t>步的</w:t>
        </w:r>
      </w:ins>
      <w:r>
        <w:rPr>
          <w:rFonts w:ascii="Times New Roman" w:eastAsia="宋体" w:hAnsi="Times New Roman" w:cs="Times New Roman" w:hint="eastAsia"/>
          <w:sz w:val="28"/>
          <w14:ligatures w14:val="none"/>
        </w:rPr>
        <w:t>真实操作原语，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&lt;t</m:t>
            </m:r>
          </m:sub>
        </m:sSub>
      </m:oMath>
      <w:r>
        <w:rPr>
          <w:rFonts w:ascii="Times New Roman" w:eastAsia="宋体" w:hAnsi="Times New Roman" w:cs="Times New Roman" w:hint="eastAsia"/>
          <w:sz w:val="28"/>
          <w14:ligatures w14:val="none"/>
        </w:rPr>
        <w:t>表示其之前的真实序列，</w:t>
      </w:r>
      <m:oMath>
        <m:r>
          <w:rPr>
            <w:rFonts w:ascii="Cambria Math" w:eastAsia="宋体" w:hAnsi="Cambria Math" w:cs="Times New Roman"/>
            <w:sz w:val="28"/>
            <w14:ligatures w14:val="none"/>
          </w:rPr>
          <m:t>c</m:t>
        </m:r>
      </m:oMath>
      <w:r>
        <w:rPr>
          <w:rFonts w:ascii="Times New Roman" w:eastAsia="宋体" w:hAnsi="Times New Roman" w:cs="Times New Roman" w:hint="eastAsia"/>
          <w:sz w:val="28"/>
          <w14:ligatures w14:val="none"/>
        </w:rPr>
        <w:t>表示任务条件向量。</w:t>
      </w:r>
    </w:p>
    <w:p w14:paraId="027FE86C" w14:textId="6011F6E5" w:rsidR="00B95363" w:rsidRDefault="00D31A6B">
      <w:pPr>
        <w:widowControl/>
        <w:spacing w:before="100" w:after="0" w:line="480" w:lineRule="exact"/>
        <w:ind w:firstLineChars="200" w:firstLine="560"/>
        <w:jc w:val="both"/>
        <w:rPr>
          <w:rFonts w:ascii="Times New Roman" w:eastAsia="宋体" w:hAnsi="Times New Roman" w:cs="Times New Roman"/>
          <w:sz w:val="28"/>
          <w14:ligatures w14:val="none"/>
        </w:rPr>
      </w:pPr>
      <w:ins w:id="2155" w:author="yun qiao" w:date="2026-04-16T15:23:00Z">
        <w:r w:rsidRPr="005D6093">
          <w:rPr>
            <w:rFonts w:ascii="Times New Roman" w:eastAsia="宋体" w:hAnsi="Times New Roman" w:cs="Times New Roman"/>
            <w:sz w:val="28"/>
            <w14:ligatures w14:val="none"/>
          </w:rPr>
          <w:t>进一步地，为增强模型对操作原语序列结构合理性的建模能力，引入基于操作原语转移关系的结构约束损失。所述结构约束基于训练数据中统计得到的操作原语转移关系构建，对不符合常见操作顺序的候选生成结果进行惩罚，其损失函数可表示为：</w:t>
        </w:r>
      </w:ins>
      <w:del w:id="2156" w:author="yun qiao" w:date="2026-04-16T15:23:00Z">
        <w:r w:rsidDel="00D31A6B">
          <w:rPr>
            <w:rFonts w:ascii="Times New Roman" w:eastAsia="宋体" w:hAnsi="Times New Roman" w:cs="Times New Roman" w:hint="eastAsia"/>
            <w:sz w:val="28"/>
            <w14:ligatures w14:val="none"/>
          </w:rPr>
          <w:delText>在此基础上，引入以下辅助任务以增强模型能力：</w:delText>
        </w:r>
      </w:del>
    </w:p>
    <w:p w14:paraId="000437D4" w14:textId="79AC397A" w:rsidR="00B95363" w:rsidDel="00D31A6B" w:rsidRDefault="00000000">
      <w:pPr>
        <w:widowControl/>
        <w:spacing w:before="100" w:after="0" w:line="480" w:lineRule="exact"/>
        <w:ind w:firstLineChars="202" w:firstLine="566"/>
        <w:jc w:val="both"/>
        <w:rPr>
          <w:del w:id="2157" w:author="yun qiao" w:date="2026-04-16T15:24:00Z"/>
          <w:rFonts w:ascii="Times New Roman" w:eastAsia="宋体" w:hAnsi="Times New Roman" w:cs="Times New Roman"/>
          <w:sz w:val="28"/>
          <w14:ligatures w14:val="none"/>
        </w:rPr>
      </w:pPr>
      <w:del w:id="2158" w:author="yun qiao" w:date="2026-04-16T15:24:00Z">
        <w:r w:rsidDel="00D31A6B">
          <w:rPr>
            <w:rFonts w:ascii="Times New Roman" w:eastAsia="宋体" w:hAnsi="Times New Roman" w:cs="Times New Roman" w:hint="eastAsia"/>
            <w:sz w:val="28"/>
            <w14:ligatures w14:val="none"/>
          </w:rPr>
          <w:delText>（</w:delText>
        </w:r>
        <w:r w:rsidDel="00D31A6B">
          <w:rPr>
            <w:rFonts w:ascii="Times New Roman" w:eastAsia="宋体" w:hAnsi="Times New Roman" w:cs="Times New Roman"/>
            <w:sz w:val="28"/>
            <w14:ligatures w14:val="none"/>
          </w:rPr>
          <w:delText>1</w:delText>
        </w:r>
        <w:r w:rsidDel="00D31A6B">
          <w:rPr>
            <w:rFonts w:ascii="Times New Roman" w:eastAsia="宋体" w:hAnsi="Times New Roman" w:cs="Times New Roman" w:hint="eastAsia"/>
            <w:sz w:val="28"/>
            <w14:ligatures w14:val="none"/>
          </w:rPr>
          <w:delText>）序列长度预测任务：通过对序列整体长度进行预测，使模型在生成初期形成对目标序列规模的预估，从而减少过长或过短序列的生成倾向。其损失函数为：</w:delText>
        </w:r>
      </w:del>
    </w:p>
    <w:p w14:paraId="3CDE6329" w14:textId="2B85BD8A" w:rsidR="00B95363" w:rsidDel="00D31A6B" w:rsidRDefault="00000000">
      <w:pPr>
        <w:widowControl/>
        <w:spacing w:before="100" w:after="0" w:line="480" w:lineRule="exact"/>
        <w:jc w:val="both"/>
        <w:rPr>
          <w:del w:id="2159" w:author="yun qiao" w:date="2026-04-16T15:24:00Z"/>
          <w:rFonts w:ascii="Times New Roman" w:eastAsia="宋体" w:hAnsi="Times New Roman" w:cs="Times New Roman"/>
          <w:sz w:val="28"/>
          <w14:ligatures w14:val="none"/>
        </w:rPr>
      </w:pPr>
      <m:oMathPara>
        <m:oMath>
          <m:sSub>
            <m:sSubPr>
              <m:ctrlPr>
                <w:del w:id="2160" w:author="yun qiao" w:date="2026-04-16T15:24:00Z">
                  <w:rPr>
                    <w:rFonts w:ascii="Cambria Math" w:eastAsia="宋体" w:hAnsi="Cambria Math" w:cs="Times New Roman"/>
                    <w:i/>
                    <w:sz w:val="28"/>
                    <w:szCs w:val="20"/>
                    <w14:ligatures w14:val="none"/>
                  </w:rPr>
                </w:del>
              </m:ctrlPr>
            </m:sSubPr>
            <m:e>
              <m:r>
                <w:del w:id="2161" w:author="yun qiao" w:date="2026-04-16T15:24:00Z">
                  <m:rPr>
                    <m:scr m:val="script"/>
                  </m:rPr>
                  <w:rPr>
                    <w:rFonts w:ascii="Cambria Math" w:eastAsia="宋体" w:hAnsi="Cambria Math" w:cs="Times New Roman"/>
                    <w:sz w:val="28"/>
                    <w14:ligatures w14:val="none"/>
                  </w:rPr>
                  <m:t>L</m:t>
                </w:del>
              </m:r>
            </m:e>
            <m:sub>
              <m:r>
                <w:del w:id="2162" w:author="yun qiao" w:date="2026-04-16T15:24:00Z">
                  <w:rPr>
                    <w:rFonts w:ascii="Cambria Math" w:eastAsia="宋体" w:hAnsi="Cambria Math" w:cs="Times New Roman"/>
                    <w:sz w:val="28"/>
                    <w14:ligatures w14:val="none"/>
                  </w:rPr>
                  <m:t>len</m:t>
                </w:del>
              </m:r>
            </m:sub>
          </m:sSub>
          <m:r>
            <w:del w:id="2163" w:author="yun qiao" w:date="2026-04-16T15:24:00Z">
              <w:rPr>
                <w:rFonts w:ascii="Cambria Math" w:eastAsia="宋体" w:hAnsi="Cambria Math" w:cs="Times New Roman"/>
                <w:sz w:val="28"/>
                <w14:ligatures w14:val="none"/>
              </w:rPr>
              <m:t>=</m:t>
            </w:del>
          </m:r>
          <m:r>
            <w:del w:id="2164" w:author="yun qiao" w:date="2026-04-16T15:24:00Z">
              <m:rPr>
                <m:nor/>
              </m:rPr>
              <w:rPr>
                <w:rFonts w:ascii="Cambria Math" w:eastAsia="宋体" w:hAnsi="Cambria Math" w:cs="Times New Roman"/>
                <w:sz w:val="28"/>
                <w14:ligatures w14:val="none"/>
              </w:rPr>
              <m:t>MSE</m:t>
            </w:del>
          </m:r>
          <m:d>
            <m:dPr>
              <m:ctrlPr>
                <w:del w:id="2165" w:author="yun qiao" w:date="2026-04-16T15:24:00Z">
                  <w:rPr>
                    <w:rFonts w:ascii="Cambria Math" w:eastAsia="宋体" w:hAnsi="Cambria Math" w:cs="Times New Roman"/>
                    <w:i/>
                    <w:sz w:val="28"/>
                    <w:szCs w:val="20"/>
                    <w14:ligatures w14:val="none"/>
                  </w:rPr>
                </w:del>
              </m:ctrlPr>
            </m:dPr>
            <m:e>
              <m:acc>
                <m:accPr>
                  <m:ctrlPr>
                    <w:del w:id="2166" w:author="yun qiao" w:date="2026-04-16T15:24:00Z">
                      <w:rPr>
                        <w:rFonts w:ascii="Cambria Math" w:eastAsia="宋体" w:hAnsi="Cambria Math" w:cs="Times New Roman"/>
                        <w:sz w:val="28"/>
                        <w:szCs w:val="20"/>
                        <w14:ligatures w14:val="none"/>
                      </w:rPr>
                    </w:del>
                  </m:ctrlPr>
                </m:accPr>
                <m:e>
                  <m:r>
                    <w:del w:id="2167" w:author="yun qiao" w:date="2026-04-16T15:24:00Z">
                      <w:rPr>
                        <w:rFonts w:ascii="Cambria Math" w:eastAsia="宋体" w:hAnsi="Cambria Math" w:cs="Times New Roman"/>
                        <w:sz w:val="28"/>
                        <w14:ligatures w14:val="none"/>
                      </w:rPr>
                      <m:t>l</m:t>
                    </w:del>
                  </m:r>
                </m:e>
              </m:acc>
              <m:r>
                <w:del w:id="2168" w:author="yun qiao" w:date="2026-04-16T15:24:00Z">
                  <w:rPr>
                    <w:rFonts w:ascii="Cambria Math" w:eastAsia="宋体" w:hAnsi="Cambria Math" w:cs="Times New Roman"/>
                    <w:sz w:val="28"/>
                    <w14:ligatures w14:val="none"/>
                  </w:rPr>
                  <m:t>,</m:t>
                </w:del>
              </m:r>
              <m:func>
                <m:funcPr>
                  <m:ctrlPr>
                    <w:del w:id="2169" w:author="yun qiao" w:date="2026-04-16T15:24:00Z">
                      <w:rPr>
                        <w:rFonts w:ascii="Cambria Math" w:eastAsia="宋体" w:hAnsi="Cambria Math" w:cs="Times New Roman"/>
                        <w:sz w:val="28"/>
                        <w:szCs w:val="20"/>
                        <w14:ligatures w14:val="none"/>
                      </w:rPr>
                    </w:del>
                  </m:ctrlPr>
                </m:funcPr>
                <m:fName>
                  <m:r>
                    <w:del w:id="2170" w:author="yun qiao" w:date="2026-04-16T15:24:00Z">
                      <m:rPr>
                        <m:sty m:val="p"/>
                      </m:rPr>
                      <w:rPr>
                        <w:rFonts w:ascii="Cambria Math" w:eastAsia="宋体" w:hAnsi="Cambria Math" w:cs="Times New Roman"/>
                        <w:sz w:val="28"/>
                        <w14:ligatures w14:val="none"/>
                      </w:rPr>
                      <m:t>log</m:t>
                    </w:del>
                  </m:r>
                  <m:ctrlPr>
                    <w:del w:id="2171" w:author="yun qiao" w:date="2026-04-16T15:24:00Z">
                      <w:rPr>
                        <w:rFonts w:ascii="Cambria Math" w:eastAsia="宋体" w:hAnsi="Cambria Math" w:cs="Times New Roman"/>
                        <w:i/>
                        <w:sz w:val="28"/>
                        <w:szCs w:val="20"/>
                        <w14:ligatures w14:val="none"/>
                      </w:rPr>
                    </w:del>
                  </m:ctrlPr>
                </m:fName>
                <m:e>
                  <m:sSup>
                    <m:sSupPr>
                      <m:ctrlPr>
                        <w:del w:id="2172" w:author="yun qiao" w:date="2026-04-16T15:24:00Z">
                          <w:rPr>
                            <w:rFonts w:ascii="Cambria Math" w:eastAsia="宋体" w:hAnsi="Cambria Math" w:cs="Times New Roman"/>
                            <w:i/>
                            <w:sz w:val="28"/>
                            <w:szCs w:val="20"/>
                            <w14:ligatures w14:val="none"/>
                          </w:rPr>
                        </w:del>
                      </m:ctrlPr>
                    </m:sSupPr>
                    <m:e>
                      <m:r>
                        <w:del w:id="2173" w:author="yun qiao" w:date="2026-04-16T15:24:00Z">
                          <w:rPr>
                            <w:rFonts w:ascii="Cambria Math" w:eastAsia="宋体" w:hAnsi="Cambria Math" w:cs="Times New Roman"/>
                            <w:sz w:val="28"/>
                            <w14:ligatures w14:val="none"/>
                          </w:rPr>
                          <m:t>l</m:t>
                        </w:del>
                      </m:r>
                      <m:ctrlPr>
                        <w:del w:id="2174" w:author="yun qiao" w:date="2026-04-16T15:24:00Z">
                          <w:rPr>
                            <w:rFonts w:ascii="Cambria Math" w:eastAsia="宋体" w:hAnsi="Cambria Math" w:cs="Times New Roman"/>
                            <w:sz w:val="28"/>
                            <w:szCs w:val="20"/>
                            <w14:ligatures w14:val="none"/>
                          </w:rPr>
                        </w:del>
                      </m:ctrlPr>
                    </m:e>
                    <m:sup>
                      <m:r>
                        <w:del w:id="2175" w:author="yun qiao" w:date="2026-04-16T15:24:00Z">
                          <w:rPr>
                            <w:rFonts w:ascii="Cambria Math" w:eastAsia="宋体" w:hAnsi="Cambria Math" w:cs="Times New Roman"/>
                            <w:sz w:val="28"/>
                            <w14:ligatures w14:val="none"/>
                          </w:rPr>
                          <m:t>*</m:t>
                        </w:del>
                      </m:r>
                    </m:sup>
                  </m:sSup>
                </m:e>
              </m:func>
            </m:e>
          </m:d>
        </m:oMath>
      </m:oMathPara>
    </w:p>
    <w:p w14:paraId="3A8EEDA3" w14:textId="009AC5FC" w:rsidR="00B95363" w:rsidDel="00D31A6B" w:rsidRDefault="00000000">
      <w:pPr>
        <w:widowControl/>
        <w:spacing w:before="100" w:after="0" w:line="480" w:lineRule="exact"/>
        <w:ind w:firstLineChars="200" w:firstLine="560"/>
        <w:jc w:val="both"/>
        <w:rPr>
          <w:del w:id="2176" w:author="yun qiao" w:date="2026-04-16T15:24:00Z"/>
          <w:rFonts w:ascii="Times New Roman" w:eastAsia="宋体" w:hAnsi="Times New Roman" w:cs="Times New Roman"/>
          <w:sz w:val="28"/>
          <w14:ligatures w14:val="none"/>
        </w:rPr>
      </w:pPr>
      <w:del w:id="2177" w:author="yun qiao" w:date="2026-04-16T15:24:00Z">
        <w:r w:rsidDel="00D31A6B">
          <w:rPr>
            <w:rFonts w:ascii="Times New Roman" w:eastAsia="宋体" w:hAnsi="Times New Roman" w:cs="Times New Roman" w:hint="eastAsia"/>
            <w:sz w:val="28"/>
            <w14:ligatures w14:val="none"/>
          </w:rPr>
          <w:delText>其中，</w:delText>
        </w:r>
      </w:del>
      <m:oMath>
        <m:acc>
          <m:accPr>
            <m:ctrlPr>
              <w:del w:id="2178" w:author="yun qiao" w:date="2026-04-16T15:24:00Z">
                <w:rPr>
                  <w:rFonts w:ascii="Cambria Math" w:eastAsia="宋体" w:hAnsi="Cambria Math" w:cs="Times New Roman"/>
                  <w:sz w:val="28"/>
                  <w:szCs w:val="20"/>
                  <w14:ligatures w14:val="none"/>
                </w:rPr>
              </w:del>
            </m:ctrlPr>
          </m:accPr>
          <m:e>
            <m:r>
              <w:del w:id="2179" w:author="yun qiao" w:date="2026-04-16T15:24:00Z">
                <w:rPr>
                  <w:rFonts w:ascii="Cambria Math" w:eastAsia="宋体" w:hAnsi="Cambria Math" w:cs="Times New Roman"/>
                  <w:sz w:val="28"/>
                  <w14:ligatures w14:val="none"/>
                </w:rPr>
                <m:t>l</m:t>
              </w:del>
            </m:r>
          </m:e>
        </m:acc>
      </m:oMath>
      <w:del w:id="2180" w:author="yun qiao" w:date="2026-04-16T15:24:00Z">
        <w:r w:rsidDel="00D31A6B">
          <w:rPr>
            <w:rFonts w:ascii="Times New Roman" w:eastAsia="宋体" w:hAnsi="Times New Roman" w:cs="Times New Roman" w:hint="eastAsia"/>
            <w:sz w:val="28"/>
            <w14:ligatures w14:val="none"/>
          </w:rPr>
          <w:delText>为模型预测的对数长度，</w:delText>
        </w:r>
      </w:del>
      <m:oMath>
        <m:sSup>
          <m:sSupPr>
            <m:ctrlPr>
              <w:del w:id="2181" w:author="yun qiao" w:date="2026-04-16T15:24:00Z">
                <w:rPr>
                  <w:rFonts w:ascii="Cambria Math" w:eastAsia="宋体" w:hAnsi="Cambria Math" w:cs="Times New Roman"/>
                  <w:i/>
                  <w:sz w:val="28"/>
                  <w:szCs w:val="20"/>
                  <w14:ligatures w14:val="none"/>
                </w:rPr>
              </w:del>
            </m:ctrlPr>
          </m:sSupPr>
          <m:e>
            <m:r>
              <w:del w:id="2182" w:author="yun qiao" w:date="2026-04-16T15:24:00Z">
                <w:rPr>
                  <w:rFonts w:ascii="Cambria Math" w:eastAsia="宋体" w:hAnsi="Cambria Math" w:cs="Times New Roman"/>
                  <w:sz w:val="28"/>
                  <w14:ligatures w14:val="none"/>
                </w:rPr>
                <m:t>l</m:t>
              </w:del>
            </m:r>
            <m:ctrlPr>
              <w:del w:id="2183" w:author="yun qiao" w:date="2026-04-16T15:24:00Z">
                <w:rPr>
                  <w:rFonts w:ascii="Cambria Math" w:eastAsia="宋体" w:hAnsi="Cambria Math" w:cs="Times New Roman"/>
                  <w:sz w:val="28"/>
                  <w:szCs w:val="20"/>
                  <w14:ligatures w14:val="none"/>
                </w:rPr>
              </w:del>
            </m:ctrlPr>
          </m:e>
          <m:sup>
            <m:r>
              <w:del w:id="2184" w:author="yun qiao" w:date="2026-04-16T15:24:00Z">
                <w:rPr>
                  <w:rFonts w:ascii="Cambria Math" w:eastAsia="宋体" w:hAnsi="Cambria Math" w:cs="Times New Roman"/>
                  <w:sz w:val="28"/>
                  <w14:ligatures w14:val="none"/>
                </w:rPr>
                <m:t>*</m:t>
              </w:del>
            </m:r>
          </m:sup>
        </m:sSup>
      </m:oMath>
      <w:del w:id="2185" w:author="yun qiao" w:date="2026-04-16T15:24:00Z">
        <w:r w:rsidDel="00D31A6B">
          <w:rPr>
            <w:rFonts w:ascii="Times New Roman" w:eastAsia="宋体" w:hAnsi="Times New Roman" w:cs="Times New Roman" w:hint="eastAsia"/>
            <w:sz w:val="28"/>
            <w14:ligatures w14:val="none"/>
          </w:rPr>
          <w:delText>为真实序列长度。</w:delText>
        </w:r>
      </w:del>
    </w:p>
    <w:p w14:paraId="183F55CB" w14:textId="0D40E802" w:rsidR="00B95363" w:rsidDel="00D31A6B" w:rsidRDefault="00000000">
      <w:pPr>
        <w:widowControl/>
        <w:spacing w:before="100" w:after="0" w:line="480" w:lineRule="exact"/>
        <w:ind w:firstLineChars="202" w:firstLine="566"/>
        <w:jc w:val="both"/>
        <w:rPr>
          <w:del w:id="2186" w:author="yun qiao" w:date="2026-04-16T15:24:00Z"/>
          <w:rFonts w:ascii="Times New Roman" w:eastAsia="宋体" w:hAnsi="Times New Roman" w:cs="Times New Roman"/>
          <w:sz w:val="28"/>
          <w14:ligatures w14:val="none"/>
        </w:rPr>
      </w:pPr>
      <w:del w:id="2187" w:author="yun qiao" w:date="2026-04-16T15:24:00Z">
        <w:r w:rsidDel="00D31A6B">
          <w:rPr>
            <w:rFonts w:ascii="Times New Roman" w:eastAsia="宋体" w:hAnsi="Times New Roman" w:cs="Times New Roman" w:hint="eastAsia"/>
            <w:sz w:val="28"/>
            <w14:ligatures w14:val="none"/>
          </w:rPr>
          <w:delText>（</w:delText>
        </w:r>
        <w:r w:rsidDel="00D31A6B">
          <w:rPr>
            <w:rFonts w:ascii="Times New Roman" w:eastAsia="宋体" w:hAnsi="Times New Roman" w:cs="Times New Roman"/>
            <w:sz w:val="28"/>
            <w14:ligatures w14:val="none"/>
          </w:rPr>
          <w:delText>2</w:delText>
        </w:r>
        <w:r w:rsidDel="00D31A6B">
          <w:rPr>
            <w:rFonts w:ascii="Times New Roman" w:eastAsia="宋体" w:hAnsi="Times New Roman" w:cs="Times New Roman" w:hint="eastAsia"/>
            <w:sz w:val="28"/>
            <w14:ligatures w14:val="none"/>
          </w:rPr>
          <w:delText>）任务类型分类任务：通过对序列语义进行全局判别，使模型能够区分不同任务类型对应的生成模式，从而强化条件向量对解码过程的引导能力，其损失函数定义为：</w:delText>
        </w:r>
      </w:del>
    </w:p>
    <w:p w14:paraId="50CAFC7A" w14:textId="46591534" w:rsidR="00B95363" w:rsidDel="00D31A6B" w:rsidRDefault="00000000">
      <w:pPr>
        <w:widowControl/>
        <w:spacing w:before="100" w:after="0" w:line="360" w:lineRule="auto"/>
        <w:jc w:val="both"/>
        <w:rPr>
          <w:del w:id="2188" w:author="yun qiao" w:date="2026-04-16T15:24:00Z"/>
          <w:rFonts w:ascii="Times New Roman" w:eastAsia="宋体" w:hAnsi="Times New Roman" w:cs="Times New Roman"/>
          <w:i/>
          <w:sz w:val="28"/>
          <w14:ligatures w14:val="none"/>
        </w:rPr>
      </w:pPr>
      <m:oMathPara>
        <m:oMath>
          <m:sSub>
            <m:sSubPr>
              <m:ctrlPr>
                <w:del w:id="2189" w:author="yun qiao" w:date="2026-04-16T15:24:00Z">
                  <w:rPr>
                    <w:rFonts w:ascii="Cambria Math" w:eastAsia="宋体" w:hAnsi="Cambria Math" w:cs="Times New Roman"/>
                    <w:i/>
                    <w:sz w:val="28"/>
                    <w:szCs w:val="20"/>
                    <w14:ligatures w14:val="none"/>
                  </w:rPr>
                </w:del>
              </m:ctrlPr>
            </m:sSubPr>
            <m:e>
              <m:r>
                <w:del w:id="2190" w:author="yun qiao" w:date="2026-04-16T15:24:00Z">
                  <m:rPr>
                    <m:scr m:val="script"/>
                  </m:rPr>
                  <w:rPr>
                    <w:rFonts w:ascii="Cambria Math" w:eastAsia="宋体" w:hAnsi="Cambria Math" w:cs="Times New Roman"/>
                    <w:sz w:val="28"/>
                    <w14:ligatures w14:val="none"/>
                  </w:rPr>
                  <m:t>L</m:t>
                </w:del>
              </m:r>
            </m:e>
            <m:sub>
              <m:r>
                <w:del w:id="2191" w:author="yun qiao" w:date="2026-04-16T15:24:00Z">
                  <w:rPr>
                    <w:rFonts w:ascii="Cambria Math" w:eastAsia="宋体" w:hAnsi="Cambria Math" w:cs="Times New Roman"/>
                    <w:sz w:val="28"/>
                    <w14:ligatures w14:val="none"/>
                  </w:rPr>
                  <m:t>cls</m:t>
                </w:del>
              </m:r>
            </m:sub>
          </m:sSub>
          <m:r>
            <w:del w:id="2192" w:author="yun qiao" w:date="2026-04-16T15:24:00Z">
              <w:rPr>
                <w:rFonts w:ascii="Cambria Math" w:eastAsia="宋体" w:hAnsi="Cambria Math" w:cs="Times New Roman"/>
                <w:sz w:val="28"/>
                <w14:ligatures w14:val="none"/>
              </w:rPr>
              <m:t>=-</m:t>
            </w:del>
          </m:r>
          <m:nary>
            <m:naryPr>
              <m:chr m:val="∑"/>
              <m:limLoc m:val="undOvr"/>
              <m:grow m:val="1"/>
              <m:ctrlPr>
                <w:del w:id="2193" w:author="yun qiao" w:date="2026-04-16T15:24:00Z">
                  <w:rPr>
                    <w:rFonts w:ascii="Cambria Math" w:eastAsia="宋体" w:hAnsi="Cambria Math" w:cs="Times New Roman"/>
                    <w:i/>
                    <w:sz w:val="28"/>
                    <w:szCs w:val="20"/>
                    <w14:ligatures w14:val="none"/>
                  </w:rPr>
                </w:del>
              </m:ctrlPr>
            </m:naryPr>
            <m:sub>
              <m:r>
                <w:del w:id="2194" w:author="yun qiao" w:date="2026-04-16T15:24:00Z">
                  <w:rPr>
                    <w:rFonts w:ascii="Cambria Math" w:eastAsia="宋体" w:hAnsi="Cambria Math" w:cs="Times New Roman"/>
                    <w:sz w:val="28"/>
                    <w14:ligatures w14:val="none"/>
                  </w:rPr>
                  <m:t>k=1</m:t>
                </w:del>
              </m:r>
            </m:sub>
            <m:sup>
              <m:r>
                <w:del w:id="2195" w:author="yun qiao" w:date="2026-04-16T15:24:00Z">
                  <w:rPr>
                    <w:rFonts w:ascii="Cambria Math" w:eastAsia="宋体" w:hAnsi="Cambria Math" w:cs="Times New Roman"/>
                    <w:sz w:val="28"/>
                    <w14:ligatures w14:val="none"/>
                  </w:rPr>
                  <m:t>K</m:t>
                </w:del>
              </m:r>
            </m:sup>
            <m:e>
              <m:r>
                <w:del w:id="2196" w:author="yun qiao" w:date="2026-04-16T15:24:00Z">
                  <w:rPr>
                    <w:rFonts w:ascii="Cambria Math" w:eastAsia="宋体" w:hAnsi="Cambria Math" w:cs="Times New Roman"/>
                    <w:sz w:val="28"/>
                    <w14:ligatures w14:val="none"/>
                  </w:rPr>
                  <m:t> </m:t>
                </w:del>
              </m:r>
            </m:e>
          </m:nary>
          <m:sSubSup>
            <m:sSubSupPr>
              <m:ctrlPr>
                <w:del w:id="2197" w:author="yun qiao" w:date="2026-04-16T15:24:00Z">
                  <w:rPr>
                    <w:rFonts w:ascii="Cambria Math" w:eastAsia="宋体" w:hAnsi="Cambria Math" w:cs="Times New Roman"/>
                    <w:i/>
                    <w:sz w:val="28"/>
                    <w:szCs w:val="20"/>
                    <w14:ligatures w14:val="none"/>
                  </w:rPr>
                </w:del>
              </m:ctrlPr>
            </m:sSubSupPr>
            <m:e>
              <m:r>
                <w:del w:id="2198" w:author="yun qiao" w:date="2026-04-16T15:24:00Z">
                  <w:rPr>
                    <w:rFonts w:ascii="Cambria Math" w:eastAsia="宋体" w:hAnsi="Cambria Math" w:cs="Times New Roman"/>
                    <w:sz w:val="28"/>
                    <w14:ligatures w14:val="none"/>
                  </w:rPr>
                  <m:t>y</m:t>
                </w:del>
              </m:r>
            </m:e>
            <m:sub>
              <m:r>
                <w:del w:id="2199" w:author="yun qiao" w:date="2026-04-16T15:24:00Z">
                  <w:rPr>
                    <w:rFonts w:ascii="Cambria Math" w:eastAsia="宋体" w:hAnsi="Cambria Math" w:cs="Times New Roman"/>
                    <w:sz w:val="28"/>
                    <w14:ligatures w14:val="none"/>
                  </w:rPr>
                  <m:t>k</m:t>
                </w:del>
              </m:r>
            </m:sub>
            <m:sup>
              <m:r>
                <w:del w:id="2200" w:author="yun qiao" w:date="2026-04-16T15:24:00Z">
                  <w:rPr>
                    <w:rFonts w:ascii="Cambria Math" w:eastAsia="宋体" w:hAnsi="Cambria Math" w:cs="Times New Roman"/>
                    <w:sz w:val="28"/>
                    <w14:ligatures w14:val="none"/>
                  </w:rPr>
                  <m:t>*</m:t>
                </w:del>
              </m:r>
            </m:sup>
          </m:sSubSup>
          <m:func>
            <m:funcPr>
              <m:ctrlPr>
                <w:del w:id="2201" w:author="yun qiao" w:date="2026-04-16T15:24:00Z">
                  <w:rPr>
                    <w:rFonts w:ascii="Cambria Math" w:eastAsia="宋体" w:hAnsi="Cambria Math" w:cs="Times New Roman"/>
                    <w:i/>
                    <w:sz w:val="28"/>
                    <w:szCs w:val="20"/>
                    <w14:ligatures w14:val="none"/>
                  </w:rPr>
                </w:del>
              </m:ctrlPr>
            </m:funcPr>
            <m:fName>
              <m:r>
                <w:del w:id="2202" w:author="yun qiao" w:date="2026-04-16T15:24:00Z">
                  <w:rPr>
                    <w:rFonts w:ascii="Cambria Math" w:eastAsia="宋体" w:hAnsi="Cambria Math" w:cs="Times New Roman"/>
                    <w:sz w:val="28"/>
                    <w14:ligatures w14:val="none"/>
                  </w:rPr>
                  <m:t>log</m:t>
                </w:del>
              </m:r>
            </m:fName>
            <m:e>
              <m:sSub>
                <m:sSubPr>
                  <m:ctrlPr>
                    <w:del w:id="2203" w:author="yun qiao" w:date="2026-04-16T15:24:00Z">
                      <w:rPr>
                        <w:rFonts w:ascii="Cambria Math" w:eastAsia="宋体" w:hAnsi="Cambria Math" w:cs="Times New Roman"/>
                        <w:i/>
                        <w:sz w:val="28"/>
                        <w:szCs w:val="20"/>
                        <w14:ligatures w14:val="none"/>
                      </w:rPr>
                    </w:del>
                  </m:ctrlPr>
                </m:sSubPr>
                <m:e>
                  <m:acc>
                    <m:accPr>
                      <m:ctrlPr>
                        <w:del w:id="2204" w:author="yun qiao" w:date="2026-04-16T15:24:00Z">
                          <w:rPr>
                            <w:rFonts w:ascii="Cambria Math" w:eastAsia="宋体" w:hAnsi="Cambria Math" w:cs="Times New Roman"/>
                            <w:i/>
                            <w:sz w:val="28"/>
                            <w:szCs w:val="20"/>
                            <w14:ligatures w14:val="none"/>
                          </w:rPr>
                        </w:del>
                      </m:ctrlPr>
                    </m:accPr>
                    <m:e>
                      <m:r>
                        <w:del w:id="2205" w:author="yun qiao" w:date="2026-04-16T15:24:00Z">
                          <w:rPr>
                            <w:rFonts w:ascii="Cambria Math" w:eastAsia="宋体" w:hAnsi="Cambria Math" w:cs="Times New Roman"/>
                            <w:sz w:val="28"/>
                            <w14:ligatures w14:val="none"/>
                          </w:rPr>
                          <m:t>y</m:t>
                        </w:del>
                      </m:r>
                    </m:e>
                  </m:acc>
                </m:e>
                <m:sub>
                  <m:r>
                    <w:del w:id="2206" w:author="yun qiao" w:date="2026-04-16T15:24:00Z">
                      <w:rPr>
                        <w:rFonts w:ascii="Cambria Math" w:eastAsia="宋体" w:hAnsi="Cambria Math" w:cs="Times New Roman"/>
                        <w:sz w:val="28"/>
                        <w14:ligatures w14:val="none"/>
                      </w:rPr>
                      <m:t>k</m:t>
                    </w:del>
                  </m:r>
                </m:sub>
              </m:sSub>
            </m:e>
          </m:func>
        </m:oMath>
      </m:oMathPara>
    </w:p>
    <w:p w14:paraId="1644A2D9" w14:textId="78383AB0" w:rsidR="00B95363" w:rsidDel="00D31A6B" w:rsidRDefault="00000000">
      <w:pPr>
        <w:widowControl/>
        <w:spacing w:before="100" w:after="0" w:line="480" w:lineRule="exact"/>
        <w:ind w:firstLineChars="202" w:firstLine="566"/>
        <w:jc w:val="both"/>
        <w:rPr>
          <w:del w:id="2207" w:author="yun qiao" w:date="2026-04-16T15:24:00Z"/>
          <w:rFonts w:ascii="Times New Roman" w:eastAsia="宋体" w:hAnsi="Times New Roman" w:cs="Times New Roman"/>
          <w:sz w:val="28"/>
          <w14:ligatures w14:val="none"/>
        </w:rPr>
      </w:pPr>
      <w:del w:id="2208" w:author="yun qiao" w:date="2026-04-16T15:24:00Z">
        <w:r w:rsidDel="00D31A6B">
          <w:rPr>
            <w:rFonts w:ascii="Times New Roman" w:eastAsia="宋体" w:hAnsi="Times New Roman" w:cs="Times New Roman" w:hint="eastAsia"/>
            <w:sz w:val="28"/>
            <w14:ligatures w14:val="none"/>
          </w:rPr>
          <w:delText>其中，</w:delText>
        </w:r>
      </w:del>
      <m:oMath>
        <m:sSubSup>
          <m:sSubSupPr>
            <m:ctrlPr>
              <w:del w:id="2209" w:author="yun qiao" w:date="2026-04-16T15:24:00Z">
                <w:rPr>
                  <w:rFonts w:ascii="Cambria Math" w:eastAsia="宋体" w:hAnsi="Cambria Math" w:cs="Times New Roman"/>
                  <w:i/>
                  <w:sz w:val="28"/>
                  <w:szCs w:val="20"/>
                  <w14:ligatures w14:val="none"/>
                </w:rPr>
              </w:del>
            </m:ctrlPr>
          </m:sSubSupPr>
          <m:e>
            <m:r>
              <w:del w:id="2210" w:author="yun qiao" w:date="2026-04-16T15:24:00Z">
                <w:rPr>
                  <w:rFonts w:ascii="Cambria Math" w:eastAsia="宋体" w:hAnsi="Cambria Math" w:cs="Times New Roman"/>
                  <w:sz w:val="28"/>
                  <w14:ligatures w14:val="none"/>
                </w:rPr>
                <m:t>y</m:t>
              </w:del>
            </m:r>
          </m:e>
          <m:sub>
            <m:r>
              <w:del w:id="2211" w:author="yun qiao" w:date="2026-04-16T15:24:00Z">
                <w:rPr>
                  <w:rFonts w:ascii="Cambria Math" w:eastAsia="宋体" w:hAnsi="Cambria Math" w:cs="Times New Roman"/>
                  <w:sz w:val="28"/>
                  <w14:ligatures w14:val="none"/>
                </w:rPr>
                <m:t>k</m:t>
              </w:del>
            </m:r>
          </m:sub>
          <m:sup>
            <m:r>
              <w:del w:id="2212" w:author="yun qiao" w:date="2026-04-16T15:24:00Z">
                <w:rPr>
                  <w:rFonts w:ascii="Cambria Math" w:eastAsia="宋体" w:hAnsi="Cambria Math" w:cs="Times New Roman"/>
                  <w:sz w:val="28"/>
                  <w14:ligatures w14:val="none"/>
                </w:rPr>
                <m:t>*</m:t>
              </w:del>
            </m:r>
          </m:sup>
        </m:sSubSup>
      </m:oMath>
      <w:del w:id="2213" w:author="yun qiao" w:date="2026-04-16T15:24:00Z">
        <w:r w:rsidDel="00D31A6B">
          <w:rPr>
            <w:rFonts w:ascii="Times New Roman" w:eastAsia="宋体" w:hAnsi="Times New Roman" w:cs="Times New Roman" w:hint="eastAsia"/>
            <w:sz w:val="28"/>
            <w14:ligatures w14:val="none"/>
          </w:rPr>
          <w:delText>表示真实任务类型的</w:delText>
        </w:r>
        <w:r w:rsidDel="00D31A6B">
          <w:rPr>
            <w:rFonts w:ascii="Times New Roman" w:eastAsia="宋体" w:hAnsi="Times New Roman" w:cs="Times New Roman"/>
            <w:sz w:val="28"/>
            <w14:ligatures w14:val="none"/>
          </w:rPr>
          <w:delText>one-hot</w:delText>
        </w:r>
        <w:r w:rsidDel="00D31A6B">
          <w:rPr>
            <w:rFonts w:ascii="Times New Roman" w:eastAsia="宋体" w:hAnsi="Times New Roman" w:cs="Times New Roman" w:hint="eastAsia"/>
            <w:sz w:val="28"/>
            <w14:ligatures w14:val="none"/>
          </w:rPr>
          <w:delText>表示，</w:delText>
        </w:r>
      </w:del>
      <m:oMath>
        <m:sSub>
          <m:sSubPr>
            <m:ctrlPr>
              <w:del w:id="2214" w:author="yun qiao" w:date="2026-04-16T15:24:00Z">
                <w:rPr>
                  <w:rFonts w:ascii="Cambria Math" w:eastAsia="宋体" w:hAnsi="Cambria Math" w:cs="Times New Roman"/>
                  <w:i/>
                  <w:sz w:val="28"/>
                  <w:szCs w:val="20"/>
                  <w14:ligatures w14:val="none"/>
                </w:rPr>
              </w:del>
            </m:ctrlPr>
          </m:sSubPr>
          <m:e>
            <m:acc>
              <m:accPr>
                <m:ctrlPr>
                  <w:del w:id="2215" w:author="yun qiao" w:date="2026-04-16T15:24:00Z">
                    <w:rPr>
                      <w:rFonts w:ascii="Cambria Math" w:eastAsia="宋体" w:hAnsi="Cambria Math" w:cs="Times New Roman"/>
                      <w:i/>
                      <w:sz w:val="28"/>
                      <w:szCs w:val="20"/>
                      <w14:ligatures w14:val="none"/>
                    </w:rPr>
                  </w:del>
                </m:ctrlPr>
              </m:accPr>
              <m:e>
                <m:r>
                  <w:del w:id="2216" w:author="yun qiao" w:date="2026-04-16T15:24:00Z">
                    <w:rPr>
                      <w:rFonts w:ascii="Cambria Math" w:eastAsia="宋体" w:hAnsi="Cambria Math" w:cs="Times New Roman"/>
                      <w:sz w:val="28"/>
                      <w14:ligatures w14:val="none"/>
                    </w:rPr>
                    <m:t>y</m:t>
                  </w:del>
                </m:r>
              </m:e>
            </m:acc>
          </m:e>
          <m:sub>
            <m:r>
              <w:del w:id="2217" w:author="yun qiao" w:date="2026-04-16T15:24:00Z">
                <w:rPr>
                  <w:rFonts w:ascii="Cambria Math" w:eastAsia="宋体" w:hAnsi="Cambria Math" w:cs="Times New Roman"/>
                  <w:sz w:val="28"/>
                  <w14:ligatures w14:val="none"/>
                </w:rPr>
                <m:t>k</m:t>
              </w:del>
            </m:r>
          </m:sub>
        </m:sSub>
      </m:oMath>
      <w:del w:id="2218" w:author="yun qiao" w:date="2026-04-16T15:24:00Z">
        <w:r w:rsidDel="00D31A6B">
          <w:rPr>
            <w:rFonts w:ascii="Times New Roman" w:eastAsia="宋体" w:hAnsi="Times New Roman" w:cs="Times New Roman" w:hint="eastAsia"/>
            <w:sz w:val="28"/>
            <w14:ligatures w14:val="none"/>
          </w:rPr>
          <w:delText>表示模型预测的任务类型概率分布。</w:delText>
        </w:r>
      </w:del>
    </w:p>
    <w:p w14:paraId="62282018" w14:textId="3456EB25" w:rsidR="00B95363" w:rsidDel="00D31A6B" w:rsidRDefault="00000000">
      <w:pPr>
        <w:widowControl/>
        <w:spacing w:before="100" w:after="0" w:line="480" w:lineRule="exact"/>
        <w:ind w:firstLineChars="202" w:firstLine="566"/>
        <w:jc w:val="both"/>
        <w:rPr>
          <w:del w:id="2219" w:author="yun qiao" w:date="2026-04-16T15:24:00Z"/>
          <w:rFonts w:ascii="Times New Roman" w:eastAsia="宋体" w:hAnsi="Times New Roman" w:cs="Times New Roman"/>
          <w:sz w:val="28"/>
          <w14:ligatures w14:val="none"/>
        </w:rPr>
      </w:pPr>
      <w:del w:id="2220" w:author="yun qiao" w:date="2026-04-16T15:24:00Z">
        <w:r w:rsidDel="00D31A6B">
          <w:rPr>
            <w:rFonts w:ascii="Times New Roman" w:eastAsia="宋体" w:hAnsi="Times New Roman" w:cs="Times New Roman" w:hint="eastAsia"/>
            <w:sz w:val="28"/>
            <w14:ligatures w14:val="none"/>
          </w:rPr>
          <w:delText>（</w:delText>
        </w:r>
        <w:r w:rsidDel="00D31A6B">
          <w:rPr>
            <w:rFonts w:ascii="Times New Roman" w:eastAsia="宋体" w:hAnsi="Times New Roman" w:cs="Times New Roman"/>
            <w:sz w:val="28"/>
            <w14:ligatures w14:val="none"/>
          </w:rPr>
          <w:delText>3</w:delText>
        </w:r>
        <w:r w:rsidDel="00D31A6B">
          <w:rPr>
            <w:rFonts w:ascii="Times New Roman" w:eastAsia="宋体" w:hAnsi="Times New Roman" w:cs="Times New Roman" w:hint="eastAsia"/>
            <w:sz w:val="28"/>
            <w14:ligatures w14:val="none"/>
          </w:rPr>
          <w:delText>）转移合法性约束：基于训练数据中统计得到的操作原语转移关系，对不符合常见操作顺序的生成结果进行惩罚，从而提升序列结构的合理性，其损失函数可表示为：</w:delText>
        </w:r>
      </w:del>
    </w:p>
    <w:p w14:paraId="38641A93" w14:textId="77777777" w:rsidR="00B95363" w:rsidRDefault="00000000">
      <w:pPr>
        <w:widowControl/>
        <w:spacing w:before="100" w:after="0" w:line="360" w:lineRule="auto"/>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trans</m:t>
              </m:r>
            </m:sub>
          </m:sSub>
          <m:r>
            <w:rPr>
              <w:rFonts w:ascii="Cambria Math" w:eastAsia="宋体" w:hAnsi="Cambria Math" w:cs="Times New Roman"/>
              <w:sz w:val="28"/>
              <w14:ligatures w14:val="none"/>
            </w:rPr>
            <m:t>=</m:t>
          </m:r>
          <m:nary>
            <m:naryPr>
              <m:chr m:val="∑"/>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t=2</m:t>
              </m:r>
            </m:sub>
            <m:sup>
              <m:r>
                <w:rPr>
                  <w:rFonts w:ascii="Cambria Math" w:eastAsia="宋体" w:hAnsi="Cambria Math" w:cs="Times New Roman"/>
                  <w:sz w:val="28"/>
                  <w14:ligatures w14:val="none"/>
                </w:rPr>
                <m:t>T</m:t>
              </m:r>
            </m:sup>
            <m:e>
              <m:nary>
                <m:naryPr>
                  <m:chr m:val="∑"/>
                  <m:supHide m:val="1"/>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j</m:t>
                  </m:r>
                  <m:r>
                    <m:rPr>
                      <m:scr m:val="script"/>
                    </m:rPr>
                    <w:rPr>
                      <w:rFonts w:ascii="Cambria Math" w:eastAsia="宋体" w:hAnsi="Cambria Math" w:cs="Times New Roman"/>
                      <w:sz w:val="28"/>
                      <w14:ligatures w14:val="none"/>
                    </w:rPr>
                    <m:t>∈I</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t-1</m:t>
                          </m:r>
                        </m:sub>
                      </m:sSub>
                    </m:e>
                  </m:d>
                </m:sub>
                <m:sup/>
                <m:e>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j</m:t>
                      </m:r>
                    </m:e>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&lt;t</m:t>
                          </m:r>
                        </m:sub>
                      </m:sSub>
                      <m:r>
                        <w:rPr>
                          <w:rFonts w:ascii="Cambria Math" w:eastAsia="宋体" w:hAnsi="Cambria Math" w:cs="Times New Roman"/>
                          <w:sz w:val="28"/>
                          <w14:ligatures w14:val="none"/>
                        </w:rPr>
                        <m:t>,c</m:t>
                      </m:r>
                    </m:e>
                  </m:d>
                </m:e>
              </m:nary>
            </m:e>
          </m:nary>
        </m:oMath>
      </m:oMathPara>
    </w:p>
    <w:p w14:paraId="735C5BC8" w14:textId="77777777" w:rsidR="00B95363" w:rsidRDefault="00000000">
      <w:pPr>
        <w:widowControl/>
        <w:spacing w:before="100" w:after="0" w:line="360" w:lineRule="auto"/>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r>
          <m:rPr>
            <m:scr m:val="script"/>
          </m:rPr>
          <w:rPr>
            <w:rFonts w:ascii="Cambria Math" w:eastAsia="宋体" w:hAnsi="Cambria Math" w:cs="Times New Roman"/>
            <w:sz w:val="28"/>
            <w14:ligatures w14:val="none"/>
          </w:rPr>
          <m:t>I</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t-1</m:t>
                </m:r>
              </m:sub>
            </m:sSub>
          </m:e>
        </m:d>
      </m:oMath>
      <w:r>
        <w:rPr>
          <w:rFonts w:ascii="Times New Roman" w:eastAsia="宋体" w:hAnsi="Times New Roman" w:cs="Times New Roman" w:hint="eastAsia"/>
          <w:sz w:val="28"/>
          <w14:ligatures w14:val="none"/>
        </w:rPr>
        <w:t>表示在前一操作原语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t-1</m:t>
            </m:r>
          </m:sub>
        </m:sSub>
      </m:oMath>
      <w:r>
        <w:rPr>
          <w:rFonts w:ascii="Times New Roman" w:eastAsia="宋体" w:hAnsi="Times New Roman" w:cs="Times New Roman" w:hint="eastAsia"/>
          <w:sz w:val="28"/>
          <w14:ligatures w14:val="none"/>
        </w:rPr>
        <w:t>条件下的非法转移集合。</w:t>
      </w:r>
    </w:p>
    <w:p w14:paraId="3939F474" w14:textId="77777777" w:rsidR="00B95363"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最终，整体训练目标为多任务加权组合：</w:t>
      </w:r>
    </w:p>
    <w:p w14:paraId="7F63D616" w14:textId="42562C23" w:rsidR="00B95363" w:rsidRDefault="00000000">
      <w:pPr>
        <w:widowControl/>
        <w:spacing w:before="100" w:after="0" w:line="480" w:lineRule="exact"/>
        <w:jc w:val="both"/>
        <w:rPr>
          <w:rFonts w:ascii="Cambria Math" w:eastAsia="宋体" w:hAnsi="Cambria Math" w:cs="Times New Roman"/>
          <w:sz w:val="28"/>
          <w:oMath/>
          <w14:ligatures w14:val="none"/>
        </w:rPr>
      </w:pPr>
      <m:oMathPara>
        <m:oMath>
          <m:r>
            <m:rPr>
              <m:scr m:val="script"/>
            </m:rPr>
            <w:rPr>
              <w:rFonts w:ascii="Cambria Math" w:eastAsia="宋体" w:hAnsi="Cambria Math" w:cs="Times New Roman"/>
              <w:sz w:val="28"/>
              <w14:ligatures w14:val="none"/>
            </w:rPr>
            <m:t>L=</m:t>
          </m:r>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CE</m:t>
              </m:r>
            </m:sub>
          </m:sSub>
          <m:r>
            <w:del w:id="2221" w:author="yun qiao" w:date="2026-04-16T15:24:00Z">
              <w:rPr>
                <w:rFonts w:ascii="Cambria Math" w:eastAsia="宋体" w:hAnsi="Cambria Math" w:cs="Times New Roman"/>
                <w:sz w:val="28"/>
                <w14:ligatures w14:val="none"/>
              </w:rPr>
              <m:t>+</m:t>
            </w:del>
          </m:r>
          <m:sSub>
            <m:sSubPr>
              <m:ctrlPr>
                <w:del w:id="2222" w:author="yun qiao" w:date="2026-04-16T15:24:00Z">
                  <w:rPr>
                    <w:rFonts w:ascii="Cambria Math" w:eastAsia="宋体" w:hAnsi="Cambria Math" w:cs="Times New Roman"/>
                    <w:i/>
                    <w:sz w:val="28"/>
                    <w:szCs w:val="20"/>
                    <w14:ligatures w14:val="none"/>
                  </w:rPr>
                </w:del>
              </m:ctrlPr>
            </m:sSubPr>
            <m:e>
              <m:r>
                <w:del w:id="2223" w:author="yun qiao" w:date="2026-04-16T15:24:00Z">
                  <m:rPr>
                    <m:sty m:val="p"/>
                  </m:rPr>
                  <w:rPr>
                    <w:rFonts w:ascii="Cambria Math" w:eastAsia="宋体" w:hAnsi="Cambria Math" w:cs="Times New Roman"/>
                    <w:sz w:val="28"/>
                    <w14:ligatures w14:val="none"/>
                  </w:rPr>
                  <m:t>λ</m:t>
                </w:del>
              </m:r>
            </m:e>
            <m:sub>
              <m:r>
                <w:del w:id="2224" w:author="yun qiao" w:date="2026-04-16T15:24:00Z">
                  <w:rPr>
                    <w:rFonts w:ascii="Cambria Math" w:eastAsia="宋体" w:hAnsi="Cambria Math" w:cs="Times New Roman"/>
                    <w:sz w:val="28"/>
                    <w14:ligatures w14:val="none"/>
                  </w:rPr>
                  <m:t>1</m:t>
                </w:del>
              </m:r>
            </m:sub>
          </m:sSub>
          <m:sSub>
            <m:sSubPr>
              <m:ctrlPr>
                <w:del w:id="2225" w:author="yun qiao" w:date="2026-04-16T15:24:00Z">
                  <w:rPr>
                    <w:rFonts w:ascii="Cambria Math" w:eastAsia="宋体" w:hAnsi="Cambria Math" w:cs="Times New Roman"/>
                    <w:i/>
                    <w:sz w:val="28"/>
                    <w:szCs w:val="20"/>
                    <w14:ligatures w14:val="none"/>
                  </w:rPr>
                </w:del>
              </m:ctrlPr>
            </m:sSubPr>
            <m:e>
              <m:r>
                <w:del w:id="2226" w:author="yun qiao" w:date="2026-04-16T15:24:00Z">
                  <m:rPr>
                    <m:scr m:val="script"/>
                  </m:rPr>
                  <w:rPr>
                    <w:rFonts w:ascii="Cambria Math" w:eastAsia="宋体" w:hAnsi="Cambria Math" w:cs="Times New Roman"/>
                    <w:sz w:val="28"/>
                    <w14:ligatures w14:val="none"/>
                  </w:rPr>
                  <m:t>L</m:t>
                </w:del>
              </m:r>
            </m:e>
            <m:sub>
              <m:r>
                <w:del w:id="2227" w:author="yun qiao" w:date="2026-04-16T15:24:00Z">
                  <w:rPr>
                    <w:rFonts w:ascii="Cambria Math" w:eastAsia="宋体" w:hAnsi="Cambria Math" w:cs="Times New Roman"/>
                    <w:sz w:val="28"/>
                    <w14:ligatures w14:val="none"/>
                  </w:rPr>
                  <m:t>len</m:t>
                </w:del>
              </m:r>
            </m:sub>
          </m:sSub>
          <m:r>
            <w:del w:id="2228" w:author="yun qiao" w:date="2026-04-16T15:24:00Z">
              <w:rPr>
                <w:rFonts w:ascii="Cambria Math" w:eastAsia="宋体" w:hAnsi="Cambria Math" w:cs="Times New Roman"/>
                <w:sz w:val="28"/>
                <w14:ligatures w14:val="none"/>
              </w:rPr>
              <m:t>+</m:t>
            </w:del>
          </m:r>
          <m:sSub>
            <m:sSubPr>
              <m:ctrlPr>
                <w:del w:id="2229" w:author="yun qiao" w:date="2026-04-16T15:24:00Z">
                  <w:rPr>
                    <w:rFonts w:ascii="Cambria Math" w:eastAsia="宋体" w:hAnsi="Cambria Math" w:cs="Times New Roman"/>
                    <w:i/>
                    <w:sz w:val="28"/>
                    <w:szCs w:val="20"/>
                    <w14:ligatures w14:val="none"/>
                  </w:rPr>
                </w:del>
              </m:ctrlPr>
            </m:sSubPr>
            <m:e>
              <m:r>
                <w:del w:id="2230" w:author="yun qiao" w:date="2026-04-16T15:24:00Z">
                  <m:rPr>
                    <m:sty m:val="p"/>
                  </m:rPr>
                  <w:rPr>
                    <w:rFonts w:ascii="Cambria Math" w:eastAsia="宋体" w:hAnsi="Cambria Math" w:cs="Times New Roman"/>
                    <w:sz w:val="28"/>
                    <w14:ligatures w14:val="none"/>
                  </w:rPr>
                  <m:t>λ</m:t>
                </w:del>
              </m:r>
            </m:e>
            <m:sub>
              <m:r>
                <w:del w:id="2231" w:author="yun qiao" w:date="2026-04-16T15:24:00Z">
                  <w:rPr>
                    <w:rFonts w:ascii="Cambria Math" w:eastAsia="宋体" w:hAnsi="Cambria Math" w:cs="Times New Roman"/>
                    <w:sz w:val="28"/>
                    <w14:ligatures w14:val="none"/>
                  </w:rPr>
                  <m:t>2</m:t>
                </w:del>
              </m:r>
            </m:sub>
          </m:sSub>
          <m:sSub>
            <m:sSubPr>
              <m:ctrlPr>
                <w:del w:id="2232" w:author="yun qiao" w:date="2026-04-16T15:24:00Z">
                  <w:rPr>
                    <w:rFonts w:ascii="Cambria Math" w:eastAsia="宋体" w:hAnsi="Cambria Math" w:cs="Times New Roman"/>
                    <w:i/>
                    <w:sz w:val="28"/>
                    <w:szCs w:val="20"/>
                    <w14:ligatures w14:val="none"/>
                  </w:rPr>
                </w:del>
              </m:ctrlPr>
            </m:sSubPr>
            <m:e>
              <m:r>
                <w:del w:id="2233" w:author="yun qiao" w:date="2026-04-16T15:24:00Z">
                  <m:rPr>
                    <m:scr m:val="script"/>
                  </m:rPr>
                  <w:rPr>
                    <w:rFonts w:ascii="Cambria Math" w:eastAsia="宋体" w:hAnsi="Cambria Math" w:cs="Times New Roman"/>
                    <w:sz w:val="28"/>
                    <w14:ligatures w14:val="none"/>
                  </w:rPr>
                  <m:t>L</m:t>
                </w:del>
              </m:r>
            </m:e>
            <m:sub>
              <m:r>
                <w:del w:id="2234" w:author="yun qiao" w:date="2026-04-16T15:24:00Z">
                  <w:rPr>
                    <w:rFonts w:ascii="Cambria Math" w:eastAsia="宋体" w:hAnsi="Cambria Math" w:cs="Times New Roman"/>
                    <w:sz w:val="28"/>
                    <w14:ligatures w14:val="none"/>
                  </w:rPr>
                  <m:t>cls</m:t>
                </w:del>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λ</m:t>
              </m:r>
            </m:e>
            <m:sub>
              <m:r>
                <w:ins w:id="2235" w:author="yun qiao" w:date="2026-04-16T15:24:00Z">
                  <w:rPr>
                    <w:rFonts w:ascii="Cambria Math" w:eastAsia="宋体" w:hAnsi="Cambria Math" w:cs="Times New Roman"/>
                    <w:sz w:val="28"/>
                    <w14:ligatures w14:val="none"/>
                  </w:rPr>
                  <m:t xml:space="preserve"> </m:t>
                </w:ins>
              </m:r>
              <m:r>
                <w:del w:id="2236" w:author="yun qiao" w:date="2026-04-16T15:24:00Z">
                  <w:rPr>
                    <w:rFonts w:ascii="Cambria Math" w:eastAsia="宋体" w:hAnsi="Cambria Math" w:cs="Times New Roman"/>
                    <w:sz w:val="28"/>
                    <w14:ligatures w14:val="none"/>
                  </w:rPr>
                  <m:t>3</m:t>
                </w:del>
              </m:r>
            </m:sub>
          </m:sSub>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trans</m:t>
              </m:r>
            </m:sub>
          </m:sSub>
        </m:oMath>
      </m:oMathPara>
    </w:p>
    <w:p w14:paraId="1AEE226B" w14:textId="77777777" w:rsidR="006823A1" w:rsidRPr="008437F1" w:rsidRDefault="006823A1" w:rsidP="006823A1">
      <w:pPr>
        <w:widowControl/>
        <w:spacing w:before="100" w:after="0" w:line="480" w:lineRule="exact"/>
        <w:ind w:firstLineChars="200" w:firstLine="560"/>
        <w:jc w:val="both"/>
        <w:rPr>
          <w:ins w:id="2237" w:author="yun qiao" w:date="2026-04-16T15:25:00Z"/>
          <w:rFonts w:ascii="Times New Roman" w:eastAsia="宋体" w:hAnsi="Times New Roman" w:cs="Times New Roman"/>
          <w:sz w:val="28"/>
          <w14:ligatures w14:val="none"/>
        </w:rPr>
      </w:pPr>
      <w:ins w:id="2238" w:author="yun qiao" w:date="2026-04-16T15:25:00Z">
        <w:r>
          <w:rPr>
            <w:rFonts w:ascii="Times New Roman" w:eastAsia="宋体" w:hAnsi="Times New Roman" w:cs="Times New Roman" w:hint="eastAsia"/>
            <w:sz w:val="28"/>
            <w14:ligatures w14:val="none"/>
          </w:rPr>
          <w:t>其中，</w:t>
        </w:r>
      </w:ins>
      <m:oMath>
        <m:sSub>
          <m:sSubPr>
            <m:ctrlPr>
              <w:ins w:id="2239" w:author="yun qiao" w:date="2026-04-16T15:25:00Z">
                <w:rPr>
                  <w:rFonts w:ascii="Cambria Math" w:eastAsia="宋体" w:hAnsi="Cambria Math" w:cs="Times New Roman"/>
                  <w:i/>
                  <w:sz w:val="28"/>
                  <w:szCs w:val="20"/>
                  <w14:ligatures w14:val="none"/>
                </w:rPr>
              </w:ins>
            </m:ctrlPr>
          </m:sSubPr>
          <m:e>
            <m:r>
              <w:ins w:id="2240" w:author="yun qiao" w:date="2026-04-16T15:25:00Z">
                <m:rPr>
                  <m:sty m:val="p"/>
                </m:rPr>
                <w:rPr>
                  <w:rFonts w:ascii="Cambria Math" w:eastAsia="宋体" w:hAnsi="Cambria Math" w:cs="Times New Roman"/>
                  <w:sz w:val="28"/>
                  <w14:ligatures w14:val="none"/>
                </w:rPr>
                <m:t>λ</m:t>
              </w:ins>
            </m:r>
          </m:e>
          <m:sub>
            <m:r>
              <w:ins w:id="2241" w:author="yun qiao" w:date="2026-04-16T15:25:00Z">
                <w:rPr>
                  <w:rFonts w:ascii="Cambria Math" w:eastAsia="宋体" w:hAnsi="Cambria Math" w:cs="Times New Roman"/>
                  <w:sz w:val="28"/>
                  <w14:ligatures w14:val="none"/>
                </w:rPr>
                <m:t xml:space="preserve"> </m:t>
              </w:ins>
            </m:r>
          </m:sub>
        </m:sSub>
      </m:oMath>
      <w:ins w:id="2242" w:author="yun qiao" w:date="2026-04-16T15:25:00Z">
        <w:r>
          <w:rPr>
            <w:rFonts w:ascii="Times New Roman" w:eastAsia="宋体" w:hAnsi="Times New Roman" w:cs="Times New Roman" w:hint="eastAsia"/>
            <w:sz w:val="28"/>
            <w:szCs w:val="20"/>
            <w14:ligatures w14:val="none"/>
          </w:rPr>
          <w:t>为权重系数。</w:t>
        </w:r>
      </w:ins>
    </w:p>
    <w:p w14:paraId="341902ED" w14:textId="3CAB18D2" w:rsidR="00B95363" w:rsidRDefault="006823A1">
      <w:pPr>
        <w:widowControl/>
        <w:spacing w:before="100" w:after="0" w:line="480" w:lineRule="exact"/>
        <w:ind w:firstLineChars="200" w:firstLine="560"/>
        <w:jc w:val="both"/>
        <w:rPr>
          <w:rFonts w:ascii="Times New Roman" w:eastAsia="宋体" w:hAnsi="Times New Roman" w:cs="Times New Roman"/>
          <w:sz w:val="28"/>
          <w14:ligatures w14:val="none"/>
        </w:rPr>
        <w:pPrChange w:id="2243" w:author="yun qiao" w:date="2026-04-16T15:25:00Z">
          <w:pPr>
            <w:widowControl/>
            <w:spacing w:before="100" w:after="0" w:line="480" w:lineRule="exact"/>
            <w:jc w:val="both"/>
          </w:pPr>
        </w:pPrChange>
      </w:pPr>
      <w:ins w:id="2244" w:author="yun qiao" w:date="2026-04-16T15:25:00Z">
        <w:r w:rsidRPr="00056C34">
          <w:rPr>
            <w:rFonts w:ascii="Times New Roman" w:eastAsia="宋体" w:hAnsi="Times New Roman" w:cs="Times New Roman"/>
            <w:sz w:val="28"/>
            <w14:ligatures w14:val="none"/>
          </w:rPr>
          <w:t>在</w:t>
        </w:r>
        <w:r>
          <w:rPr>
            <w:rFonts w:ascii="Times New Roman" w:eastAsia="宋体" w:hAnsi="Times New Roman" w:cs="Times New Roman" w:hint="eastAsia"/>
            <w:sz w:val="28"/>
            <w14:ligatures w14:val="none"/>
          </w:rPr>
          <w:t>这</w:t>
        </w:r>
        <w:r w:rsidRPr="00056C34">
          <w:rPr>
            <w:rFonts w:ascii="Times New Roman" w:eastAsia="宋体" w:hAnsi="Times New Roman" w:cs="Times New Roman"/>
            <w:sz w:val="28"/>
            <w14:ligatures w14:val="none"/>
          </w:rPr>
          <w:t>一实施方式中，还可引入序列长度预测、任务类型判别等辅助学习目标，对模型进行联合优化，以进一步提升模型对任务语义及生成序列结构的建模能力。</w:t>
        </w:r>
      </w:ins>
      <w:del w:id="2245" w:author="yun qiao" w:date="2026-04-16T15:25:00Z">
        <w:r w:rsidDel="006823A1">
          <w:rPr>
            <w:rFonts w:ascii="Times New Roman" w:eastAsia="宋体" w:hAnsi="Times New Roman" w:cs="Times New Roman" w:hint="eastAsia"/>
            <w:sz w:val="28"/>
            <w14:ligatures w14:val="none"/>
          </w:rPr>
          <w:delText>通过多任务联合优化机制，使模型不仅学习“生成什么”，还学习“生成多长”、“属于哪类任务”以及“生成顺序是否合理”，从而全面提升生成序列的质量。</w:delText>
        </w:r>
      </w:del>
    </w:p>
    <w:p w14:paraId="4C2208EC" w14:textId="2075CAA9"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w:t>
      </w:r>
      <w:ins w:id="2246" w:author="yun qiao" w:date="2026-04-16T15:25:00Z">
        <w:r w:rsidR="00C2042F">
          <w:rPr>
            <w:rFonts w:ascii="Times New Roman" w:eastAsia="宋体" w:hAnsi="Times New Roman" w:cs="Times New Roman" w:hint="eastAsia"/>
            <w:sz w:val="28"/>
            <w:szCs w:val="28"/>
            <w14:ligatures w14:val="none"/>
          </w:rPr>
          <w:t>3</w:t>
        </w:r>
      </w:ins>
      <w:del w:id="2247" w:author="yun qiao" w:date="2026-04-16T15:25:00Z">
        <w:r w:rsidDel="00C2042F">
          <w:rPr>
            <w:rFonts w:ascii="Times New Roman" w:eastAsia="宋体" w:hAnsi="Times New Roman" w:cs="Times New Roman"/>
            <w:sz w:val="28"/>
            <w:szCs w:val="28"/>
            <w14:ligatures w14:val="none"/>
          </w:rPr>
          <w:delText>4</w:delText>
        </w:r>
      </w:del>
      <w:r>
        <w:rPr>
          <w:rFonts w:ascii="Times New Roman" w:eastAsia="宋体" w:hAnsi="Times New Roman" w:cs="Times New Roman"/>
          <w:sz w:val="28"/>
          <w:szCs w:val="28"/>
          <w14:ligatures w14:val="none"/>
        </w:rPr>
        <w:t>6</w:t>
      </w:r>
      <w:r>
        <w:rPr>
          <w:rFonts w:ascii="Times New Roman" w:eastAsia="宋体" w:hAnsi="Times New Roman" w:cs="Times New Roman" w:hint="eastAsia"/>
          <w:sz w:val="28"/>
          <w:szCs w:val="28"/>
          <w14:ligatures w14:val="none"/>
        </w:rPr>
        <w:t>、模型训练策略。</w:t>
      </w:r>
    </w:p>
    <w:p w14:paraId="5DC643DA" w14:textId="77777777" w:rsidR="00C2042F" w:rsidRDefault="00000000">
      <w:pPr>
        <w:widowControl/>
        <w:spacing w:before="100" w:after="0" w:line="480" w:lineRule="exact"/>
        <w:ind w:firstLineChars="202" w:firstLine="566"/>
        <w:jc w:val="both"/>
        <w:rPr>
          <w:ins w:id="2248" w:author="yun qiao" w:date="2026-04-16T15:25:00Z"/>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lastRenderedPageBreak/>
        <w:t>为提升模型训练稳定性并缓解训练与推理阶段的不一致问题，采用分阶段渐进式训练策略。</w:t>
      </w:r>
    </w:p>
    <w:p w14:paraId="50BD2A4A" w14:textId="6182460D"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首先，在训练初期采用教师强制（</w:t>
      </w:r>
      <w:r>
        <w:rPr>
          <w:rFonts w:ascii="Times New Roman" w:eastAsia="宋体" w:hAnsi="Times New Roman" w:cs="Times New Roman"/>
          <w:sz w:val="28"/>
          <w:szCs w:val="28"/>
          <w14:ligatures w14:val="none"/>
        </w:rPr>
        <w:t>Teacher Forcing</w:t>
      </w:r>
      <w:r>
        <w:rPr>
          <w:rFonts w:ascii="Times New Roman" w:eastAsia="宋体" w:hAnsi="Times New Roman" w:cs="Times New Roman" w:hint="eastAsia"/>
          <w:sz w:val="28"/>
          <w:szCs w:val="28"/>
          <w14:ligatures w14:val="none"/>
        </w:rPr>
        <w:t>）策略，即在每个时间步均使用真实序列作为输入，使模型快速学习基本的序列生成能力。随后，引入计划采样（</w:t>
      </w:r>
      <w:r>
        <w:rPr>
          <w:rFonts w:ascii="Times New Roman" w:eastAsia="宋体" w:hAnsi="Times New Roman" w:cs="Times New Roman"/>
          <w:sz w:val="28"/>
          <w:szCs w:val="28"/>
          <w14:ligatures w14:val="none"/>
        </w:rPr>
        <w:t>Scheduled Sampling</w:t>
      </w:r>
      <w:r>
        <w:rPr>
          <w:rFonts w:ascii="Times New Roman" w:eastAsia="宋体" w:hAnsi="Times New Roman" w:cs="Times New Roman" w:hint="eastAsia"/>
          <w:sz w:val="28"/>
          <w:szCs w:val="28"/>
          <w14:ligatures w14:val="none"/>
        </w:rPr>
        <w:t>）机制，使模型逐步从依赖真实输入过渡到依赖自身生成结果，其自回归采样概率可表示为：</w:t>
      </w:r>
    </w:p>
    <w:p w14:paraId="040C2996" w14:textId="77777777" w:rsidR="00B95363" w:rsidRDefault="00000000">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m:rPr>
                  <m:nor/>
                </m:rPr>
                <w:rPr>
                  <w:rFonts w:ascii="Times New Roman" w:eastAsia="宋体" w:hAnsi="Times New Roman" w:cs="Times New Roman"/>
                  <w:sz w:val="28"/>
                  <w:szCs w:val="28"/>
                  <w14:ligatures w14:val="none"/>
                </w:rPr>
                <m:t>AR</m:t>
              </m:r>
            </m:sub>
          </m:sSub>
          <m:r>
            <w:rPr>
              <w:rFonts w:ascii="Cambria Math" w:eastAsia="宋体" w:hAnsi="Cambria Math" w:cs="Times New Roman"/>
              <w:sz w:val="28"/>
              <w:szCs w:val="28"/>
              <w14:ligatures w14:val="none"/>
            </w:rPr>
            <m:t>=</m:t>
          </m:r>
          <m:r>
            <m:rPr>
              <m:sty m:val="p"/>
            </m:rPr>
            <w:rPr>
              <w:rFonts w:ascii="Cambria Math" w:eastAsia="宋体" w:hAnsi="Cambria Math" w:cs="Times New Roman"/>
              <w:sz w:val="28"/>
              <w:szCs w:val="28"/>
              <w14:ligatures w14:val="none"/>
            </w:rPr>
            <m:t>α⋅</m:t>
          </m:r>
          <m:f>
            <m:fPr>
              <m:ctrlPr>
                <w:rPr>
                  <w:rFonts w:ascii="Cambria Math" w:eastAsia="宋体" w:hAnsi="Cambria Math" w:cs="Times New Roman"/>
                  <w:sz w:val="28"/>
                  <w:szCs w:val="28"/>
                  <w14:ligatures w14:val="none"/>
                </w:rPr>
              </m:ctrlPr>
            </m:fPr>
            <m:num>
              <m:r>
                <w:rPr>
                  <w:rFonts w:ascii="Cambria Math" w:eastAsia="宋体" w:hAnsi="Cambria Math" w:cs="Times New Roman"/>
                  <w:sz w:val="28"/>
                  <w:szCs w:val="28"/>
                  <w14:ligatures w14:val="none"/>
                </w:rPr>
                <m:t>t</m:t>
              </m:r>
            </m:num>
            <m:den>
              <m:r>
                <w:rPr>
                  <w:rFonts w:ascii="Cambria Math" w:eastAsia="宋体" w:hAnsi="Cambria Math" w:cs="Times New Roman"/>
                  <w:sz w:val="28"/>
                  <w:szCs w:val="28"/>
                  <w14:ligatures w14:val="none"/>
                </w:rPr>
                <m:t>T</m:t>
              </m:r>
            </m:den>
          </m:f>
        </m:oMath>
      </m:oMathPara>
    </w:p>
    <w:p w14:paraId="61A404A8" w14:textId="09726A78"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r>
          <w:rPr>
            <w:rFonts w:ascii="Cambria Math" w:eastAsia="宋体" w:hAnsi="Cambria Math" w:cs="Times New Roman"/>
            <w:sz w:val="28"/>
            <w:szCs w:val="28"/>
            <w14:ligatures w14:val="none"/>
          </w:rPr>
          <m:t>t</m:t>
        </m:r>
      </m:oMath>
      <w:r>
        <w:rPr>
          <w:rFonts w:ascii="Times New Roman" w:eastAsia="宋体" w:hAnsi="Times New Roman" w:cs="Times New Roman" w:hint="eastAsia"/>
          <w:sz w:val="28"/>
          <w:szCs w:val="28"/>
          <w14:ligatures w14:val="none"/>
        </w:rPr>
        <w:t>为当前训练步数，</w:t>
      </w:r>
      <m:oMath>
        <m:r>
          <w:rPr>
            <w:rFonts w:ascii="Cambria Math" w:eastAsia="宋体" w:hAnsi="Cambria Math" w:cs="Times New Roman"/>
            <w:sz w:val="28"/>
            <w:szCs w:val="28"/>
            <w14:ligatures w14:val="none"/>
          </w:rPr>
          <m:t>T</m:t>
        </m:r>
      </m:oMath>
      <w:r>
        <w:rPr>
          <w:rFonts w:ascii="Times New Roman" w:eastAsia="宋体" w:hAnsi="Times New Roman" w:cs="Times New Roman" w:hint="eastAsia"/>
          <w:sz w:val="28"/>
          <w:szCs w:val="28"/>
          <w14:ligatures w14:val="none"/>
        </w:rPr>
        <w:t>为总训练步数</w:t>
      </w:r>
      <w:ins w:id="2249" w:author="yun qiao" w:date="2026-04-16T15:25:00Z">
        <w:r w:rsidR="00C2042F">
          <w:rPr>
            <w:rFonts w:ascii="Times New Roman" w:eastAsia="宋体" w:hAnsi="Times New Roman" w:cs="Times New Roman" w:hint="eastAsia"/>
            <w:sz w:val="28"/>
            <w:szCs w:val="28"/>
            <w14:ligatures w14:val="none"/>
          </w:rPr>
          <w:t>，</w:t>
        </w:r>
        <w:r w:rsidR="00C2042F" w:rsidRPr="008437F1">
          <w:rPr>
            <w:rFonts w:ascii="Times New Roman" w:eastAsia="宋体" w:hAnsi="Times New Roman" w:cs="Times New Roman"/>
            <w:i/>
            <w:iCs/>
            <w:sz w:val="28"/>
            <w:szCs w:val="28"/>
            <w14:ligatures w14:val="none"/>
          </w:rPr>
          <w:t>α</w:t>
        </w:r>
        <w:r w:rsidR="00C2042F" w:rsidRPr="00124DA7">
          <w:rPr>
            <w:rFonts w:ascii="Times New Roman" w:eastAsia="宋体" w:hAnsi="Times New Roman" w:cs="Times New Roman"/>
            <w:sz w:val="28"/>
            <w:szCs w:val="28"/>
            <w14:ligatures w14:val="none"/>
          </w:rPr>
          <w:t>为调节系数</w:t>
        </w:r>
      </w:ins>
      <w:r>
        <w:rPr>
          <w:rFonts w:ascii="Times New Roman" w:eastAsia="宋体" w:hAnsi="Times New Roman" w:cs="Times New Roman" w:hint="eastAsia"/>
          <w:sz w:val="28"/>
          <w:szCs w:val="28"/>
          <w14:ligatures w14:val="none"/>
        </w:rPr>
        <w:t>。</w:t>
      </w:r>
    </w:p>
    <w:p w14:paraId="6C537E77" w14:textId="77777777" w:rsidR="00B95363" w:rsidRDefault="00000000">
      <w:pPr>
        <w:widowControl/>
        <w:spacing w:before="100" w:after="0" w:line="480" w:lineRule="exact"/>
        <w:ind w:firstLineChars="202" w:firstLine="566"/>
        <w:jc w:val="both"/>
        <w:rPr>
          <w:rFonts w:ascii="Times New Roman" w:eastAsia="宋体" w:hAnsi="Times New Roman" w:cs="Times New Roman"/>
          <w:strike/>
          <w:sz w:val="28"/>
          <w:szCs w:val="28"/>
          <w14:ligatures w14:val="none"/>
        </w:rPr>
      </w:pPr>
      <w:r>
        <w:rPr>
          <w:rFonts w:ascii="Times New Roman" w:eastAsia="宋体" w:hAnsi="Times New Roman" w:cs="Times New Roman" w:hint="eastAsia"/>
          <w:strike/>
          <w:sz w:val="28"/>
          <w:szCs w:val="28"/>
          <w14:ligatures w14:val="none"/>
        </w:rPr>
        <w:t>此外，引入课程学习策略，在训练初期优先使用</w:t>
      </w:r>
      <w:commentRangeStart w:id="2250"/>
      <w:r>
        <w:rPr>
          <w:rFonts w:ascii="Times New Roman" w:eastAsia="宋体" w:hAnsi="Times New Roman" w:cs="Times New Roman" w:hint="eastAsia"/>
          <w:strike/>
          <w:sz w:val="28"/>
          <w:szCs w:val="28"/>
          <w14:ligatures w14:val="none"/>
        </w:rPr>
        <w:t>较短序列样本</w:t>
      </w:r>
      <w:commentRangeEnd w:id="2250"/>
      <w:r>
        <w:rPr>
          <w:strike/>
        </w:rPr>
        <w:commentReference w:id="2250"/>
      </w:r>
      <w:r>
        <w:rPr>
          <w:rFonts w:ascii="Times New Roman" w:eastAsia="宋体" w:hAnsi="Times New Roman" w:cs="Times New Roman" w:hint="eastAsia"/>
          <w:strike/>
          <w:sz w:val="28"/>
          <w:szCs w:val="28"/>
          <w14:ligatures w14:val="none"/>
        </w:rPr>
        <w:t>，随后逐步增加序列长度，使模型由简单模式逐渐过渡至复杂模式，从而提升整体收敛效果，有效缓解了序列生成过程中误差累积的问题，提高了模型在推理阶段的稳定性与泛化能力。</w:t>
      </w:r>
    </w:p>
    <w:p w14:paraId="7A175795" w14:textId="77777777" w:rsidR="00C2042F" w:rsidRPr="00124DA7" w:rsidRDefault="00C2042F" w:rsidP="00C2042F">
      <w:pPr>
        <w:widowControl/>
        <w:spacing w:before="100" w:after="0" w:line="480" w:lineRule="exact"/>
        <w:ind w:firstLineChars="202" w:firstLine="566"/>
        <w:jc w:val="both"/>
        <w:rPr>
          <w:ins w:id="2251" w:author="yun qiao" w:date="2026-04-16T15:26:00Z"/>
          <w:rFonts w:ascii="Times New Roman" w:eastAsia="宋体" w:hAnsi="Times New Roman" w:cs="Times New Roman"/>
          <w:sz w:val="28"/>
          <w:szCs w:val="28"/>
          <w14:ligatures w14:val="none"/>
        </w:rPr>
      </w:pPr>
      <w:ins w:id="2252" w:author="yun qiao" w:date="2026-04-16T15:26:00Z">
        <w:r w:rsidRPr="00124DA7">
          <w:rPr>
            <w:rFonts w:ascii="Times New Roman" w:eastAsia="宋体" w:hAnsi="Times New Roman" w:cs="Times New Roman"/>
            <w:sz w:val="28"/>
            <w:szCs w:val="28"/>
            <w14:ligatures w14:val="none"/>
          </w:rPr>
          <w:t>进一步地，引入基于操作原语序列长度的课程式训练策略。将训练样本按照操作原语序列长度划分为多个阶段，先使用较短序列样本进行训练，再逐步引入较长序列样本，使模型由简单模式逐渐过渡至复杂模式。</w:t>
        </w:r>
      </w:ins>
    </w:p>
    <w:p w14:paraId="7381F07E" w14:textId="6C87E091" w:rsidR="00B95363" w:rsidRDefault="00C2042F" w:rsidP="00C2042F">
      <w:pPr>
        <w:widowControl/>
        <w:spacing w:before="100" w:after="0" w:line="480" w:lineRule="exact"/>
        <w:ind w:firstLineChars="202" w:firstLine="566"/>
        <w:jc w:val="both"/>
        <w:rPr>
          <w:ins w:id="2253" w:author="yun qiao" w:date="2026-04-16T15:26:00Z"/>
          <w:rFonts w:ascii="Times New Roman" w:eastAsia="宋体" w:hAnsi="Times New Roman" w:cs="Times New Roman"/>
          <w:sz w:val="28"/>
          <w:szCs w:val="28"/>
          <w14:ligatures w14:val="none"/>
        </w:rPr>
      </w:pPr>
      <w:ins w:id="2254" w:author="yun qiao" w:date="2026-04-16T15:26:00Z">
        <w:r w:rsidRPr="00124DA7">
          <w:rPr>
            <w:rFonts w:ascii="Times New Roman" w:eastAsia="宋体" w:hAnsi="Times New Roman" w:cs="Times New Roman"/>
            <w:sz w:val="28"/>
            <w:szCs w:val="28"/>
            <w14:ligatures w14:val="none"/>
          </w:rPr>
          <w:t>在具体实现中，所述序列长度划分阈值根据训练数据中序列长度分布自适应确定，优选地，可根据分位数或统计区间对序列长度进行分段划分，从而形成短序列、中等长度序列及完整序列的分阶段训练数据集。各阶段按照预设训练进度逐步切换，或在当前阶段训练损失收敛后进入下一阶段</w:t>
        </w:r>
      </w:ins>
      <w:del w:id="2255" w:author="yun qiao" w:date="2026-04-16T15:26:00Z">
        <w:r w:rsidDel="00C2042F">
          <w:rPr>
            <w:rFonts w:ascii="Times New Roman" w:eastAsia="宋体" w:hAnsi="Times New Roman" w:cs="Times New Roman"/>
            <w:sz w:val="28"/>
            <w:szCs w:val="28"/>
            <w14:ligatures w14:val="none"/>
          </w:rPr>
          <w:delText>此外，引入课程学习策略，将训练样本按操作原语序列长度划分为多个阶段：第一阶段使用序列长度不超过第一阈值的短序列样本，第二阶段引入序列长度不超过第二阈值的中等长度样本，第三阶段使用包含全部长度的完整训练集，其中所述第一阈值和第二阈值根据训练数据中序列长度分布确定，优选地，第一阈值取</w:delText>
        </w:r>
        <w:r w:rsidDel="00C2042F">
          <w:rPr>
            <w:rFonts w:ascii="Times New Roman" w:eastAsia="宋体" w:hAnsi="Times New Roman" w:cs="Times New Roman"/>
            <w:sz w:val="28"/>
            <w:szCs w:val="28"/>
            <w14:ligatures w14:val="none"/>
          </w:rPr>
          <w:delText>5</w:delText>
        </w:r>
        <w:r w:rsidDel="00C2042F">
          <w:rPr>
            <w:rFonts w:ascii="Times New Roman" w:eastAsia="宋体" w:hAnsi="Times New Roman" w:cs="Times New Roman"/>
            <w:sz w:val="28"/>
            <w:szCs w:val="28"/>
            <w14:ligatures w14:val="none"/>
          </w:rPr>
          <w:delText>，第二阈值取</w:delText>
        </w:r>
        <w:r w:rsidDel="00C2042F">
          <w:rPr>
            <w:rFonts w:ascii="Times New Roman" w:eastAsia="宋体" w:hAnsi="Times New Roman" w:cs="Times New Roman"/>
            <w:sz w:val="28"/>
            <w:szCs w:val="28"/>
            <w14:ligatures w14:val="none"/>
          </w:rPr>
          <w:delText>10</w:delText>
        </w:r>
        <w:r w:rsidDel="00C2042F">
          <w:rPr>
            <w:rFonts w:ascii="Times New Roman" w:eastAsia="宋体" w:hAnsi="Times New Roman" w:cs="Times New Roman"/>
            <w:sz w:val="28"/>
            <w:szCs w:val="28"/>
            <w14:ligatures w14:val="none"/>
          </w:rPr>
          <w:delText>；各阶段按照预设训练轮数逐步切换，或在当前阶段训练损失收敛后进入下一阶段。训练过程按阶段递进，使模型由简单模式逐渐过渡至复杂模式，从而提升整体收敛效果，有效缓解序列生成过程中误差累积的问题，提高模型在推理阶段的稳定性与泛化能力</w:delText>
        </w:r>
      </w:del>
      <w:r>
        <w:rPr>
          <w:rFonts w:ascii="Times New Roman" w:eastAsia="宋体" w:hAnsi="Times New Roman" w:cs="Times New Roman" w:hint="eastAsia"/>
          <w:sz w:val="28"/>
          <w:szCs w:val="28"/>
          <w14:ligatures w14:val="none"/>
        </w:rPr>
        <w:t>。</w:t>
      </w:r>
    </w:p>
    <w:p w14:paraId="6F872810" w14:textId="737C3F4C" w:rsidR="00C2042F" w:rsidRPr="009A1CB2" w:rsidRDefault="00C2042F" w:rsidP="00C2042F">
      <w:pPr>
        <w:widowControl/>
        <w:spacing w:before="100" w:after="0" w:line="480" w:lineRule="exact"/>
        <w:ind w:firstLineChars="202" w:firstLine="566"/>
        <w:jc w:val="both"/>
        <w:rPr>
          <w:ins w:id="2256" w:author="yun qiao" w:date="2026-04-16T15:26:00Z"/>
          <w:rFonts w:ascii="Times New Roman" w:eastAsia="宋体" w:hAnsi="Times New Roman" w:cs="Times New Roman"/>
          <w:color w:val="000000" w:themeColor="text1"/>
          <w:sz w:val="28"/>
          <w:szCs w:val="28"/>
          <w14:ligatures w14:val="none"/>
          <w:rPrChange w:id="2257" w:author="yun qiao" w:date="2026-04-16T15:38:00Z">
            <w:rPr>
              <w:ins w:id="2258" w:author="yun qiao" w:date="2026-04-16T15:26:00Z"/>
              <w:rFonts w:ascii="Times New Roman" w:eastAsia="宋体" w:hAnsi="Times New Roman" w:cs="Times New Roman"/>
              <w:color w:val="FF0000"/>
              <w:sz w:val="28"/>
              <w:szCs w:val="28"/>
              <w14:ligatures w14:val="none"/>
            </w:rPr>
          </w:rPrChange>
        </w:rPr>
      </w:pPr>
      <w:ins w:id="2259" w:author="yun qiao" w:date="2026-04-16T15:26:00Z">
        <w:r w:rsidRPr="009A1CB2">
          <w:rPr>
            <w:rFonts w:ascii="Times New Roman" w:eastAsia="宋体" w:hAnsi="Times New Roman" w:cs="Times New Roman"/>
            <w:color w:val="000000" w:themeColor="text1"/>
            <w:sz w:val="28"/>
            <w:szCs w:val="28"/>
            <w14:ligatures w14:val="none"/>
            <w:rPrChange w:id="2260" w:author="yun qiao" w:date="2026-04-16T15:38:00Z">
              <w:rPr>
                <w:rFonts w:ascii="Times New Roman" w:eastAsia="宋体" w:hAnsi="Times New Roman" w:cs="Times New Roman"/>
                <w:color w:val="FF0000"/>
                <w:sz w:val="28"/>
                <w:szCs w:val="28"/>
                <w14:ligatures w14:val="none"/>
              </w:rPr>
            </w:rPrChange>
          </w:rPr>
          <w:t>S4</w:t>
        </w:r>
        <w:r w:rsidRPr="009A1CB2">
          <w:rPr>
            <w:rFonts w:ascii="Times New Roman" w:eastAsia="宋体" w:hAnsi="Times New Roman" w:cs="Times New Roman" w:hint="eastAsia"/>
            <w:color w:val="000000" w:themeColor="text1"/>
            <w:sz w:val="28"/>
            <w:szCs w:val="28"/>
            <w14:ligatures w14:val="none"/>
            <w:rPrChange w:id="2261" w:author="yun qiao" w:date="2026-04-16T15:38:00Z">
              <w:rPr>
                <w:rFonts w:ascii="Times New Roman" w:eastAsia="宋体" w:hAnsi="Times New Roman" w:cs="Times New Roman" w:hint="eastAsia"/>
                <w:color w:val="FF0000"/>
                <w:sz w:val="28"/>
                <w:szCs w:val="28"/>
                <w14:ligatures w14:val="none"/>
              </w:rPr>
            </w:rPrChange>
          </w:rPr>
          <w:t>、基于所述结构化语义表示，利用所述专用序列生成模型在所述操作语义空间内，依据预构建的操作原语转移合法性约束、已生成序列的层次归属关系及相邻步骤输入输出类型约束对候选操作原语进行筛选，生成满足任务语义一致性及操作结构约束的候选操作原语序列。</w:t>
        </w:r>
      </w:ins>
    </w:p>
    <w:p w14:paraId="54BB175F" w14:textId="77777777" w:rsidR="00C2042F" w:rsidRPr="009A1CB2" w:rsidRDefault="00C2042F" w:rsidP="00C2042F">
      <w:pPr>
        <w:spacing w:after="0" w:line="480" w:lineRule="exact"/>
        <w:ind w:firstLineChars="200" w:firstLine="560"/>
        <w:jc w:val="both"/>
        <w:rPr>
          <w:ins w:id="2262" w:author="yun qiao" w:date="2026-04-16T15:27:00Z"/>
          <w:rFonts w:ascii="Times New Roman" w:eastAsia="宋体" w:hAnsi="Times New Roman" w:cs="Times New Roman"/>
          <w:color w:val="000000" w:themeColor="text1"/>
          <w:sz w:val="28"/>
          <w:szCs w:val="28"/>
          <w14:ligatures w14:val="none"/>
          <w:rPrChange w:id="2263" w:author="yun qiao" w:date="2026-04-16T15:38:00Z">
            <w:rPr>
              <w:ins w:id="2264" w:author="yun qiao" w:date="2026-04-16T15:27:00Z"/>
              <w:rFonts w:ascii="Times New Roman" w:eastAsia="宋体" w:hAnsi="Times New Roman" w:cs="Times New Roman"/>
              <w:color w:val="FF0000"/>
              <w:sz w:val="28"/>
              <w:szCs w:val="28"/>
              <w14:ligatures w14:val="none"/>
            </w:rPr>
          </w:rPrChange>
        </w:rPr>
      </w:pPr>
      <w:ins w:id="2265" w:author="yun qiao" w:date="2026-04-16T15:27:00Z">
        <w:r w:rsidRPr="009A1CB2">
          <w:rPr>
            <w:rFonts w:ascii="Times New Roman" w:eastAsia="宋体" w:hAnsi="Times New Roman" w:cs="Times New Roman"/>
            <w:color w:val="000000" w:themeColor="text1"/>
            <w:sz w:val="28"/>
            <w:szCs w:val="28"/>
            <w14:ligatures w14:val="none"/>
            <w:rPrChange w:id="2266" w:author="yun qiao" w:date="2026-04-16T15:38:00Z">
              <w:rPr>
                <w:rFonts w:ascii="Times New Roman" w:eastAsia="宋体" w:hAnsi="Times New Roman" w:cs="Times New Roman"/>
                <w:color w:val="FF0000"/>
                <w:sz w:val="28"/>
                <w:szCs w:val="28"/>
                <w14:ligatures w14:val="none"/>
              </w:rPr>
            </w:rPrChange>
          </w:rPr>
          <w:t>S41</w:t>
        </w:r>
        <w:r w:rsidRPr="009A1CB2">
          <w:rPr>
            <w:rFonts w:ascii="Times New Roman" w:eastAsia="宋体" w:hAnsi="Times New Roman" w:cs="Times New Roman" w:hint="eastAsia"/>
            <w:color w:val="000000" w:themeColor="text1"/>
            <w:sz w:val="28"/>
            <w:szCs w:val="28"/>
            <w14:ligatures w14:val="none"/>
            <w:rPrChange w:id="2267" w:author="yun qiao" w:date="2026-04-16T15:38:00Z">
              <w:rPr>
                <w:rFonts w:ascii="Times New Roman" w:eastAsia="宋体" w:hAnsi="Times New Roman" w:cs="Times New Roman" w:hint="eastAsia"/>
                <w:color w:val="FF0000"/>
                <w:sz w:val="28"/>
                <w:szCs w:val="28"/>
                <w14:ligatures w14:val="none"/>
              </w:rPr>
            </w:rPrChange>
          </w:rPr>
          <w:t>、操作原语转移合法性约束构建。</w:t>
        </w:r>
      </w:ins>
    </w:p>
    <w:p w14:paraId="287C752D" w14:textId="77777777" w:rsidR="00C2042F" w:rsidRPr="009A1CB2" w:rsidRDefault="00C2042F" w:rsidP="00C2042F">
      <w:pPr>
        <w:spacing w:after="0" w:line="480" w:lineRule="exact"/>
        <w:ind w:firstLineChars="200" w:firstLine="560"/>
        <w:jc w:val="both"/>
        <w:rPr>
          <w:ins w:id="2268" w:author="yun qiao" w:date="2026-04-16T15:27:00Z"/>
          <w:rFonts w:ascii="Times New Roman" w:eastAsia="宋体" w:hAnsi="Times New Roman" w:cs="Times New Roman"/>
          <w:color w:val="000000" w:themeColor="text1"/>
          <w:sz w:val="28"/>
          <w:szCs w:val="28"/>
          <w14:ligatures w14:val="none"/>
          <w:rPrChange w:id="2269" w:author="yun qiao" w:date="2026-04-16T15:38:00Z">
            <w:rPr>
              <w:ins w:id="2270" w:author="yun qiao" w:date="2026-04-16T15:27:00Z"/>
              <w:rFonts w:ascii="Times New Roman" w:eastAsia="宋体" w:hAnsi="Times New Roman" w:cs="Times New Roman"/>
              <w:color w:val="FF0000"/>
              <w:sz w:val="28"/>
              <w:szCs w:val="28"/>
              <w14:ligatures w14:val="none"/>
            </w:rPr>
          </w:rPrChange>
        </w:rPr>
      </w:pPr>
      <w:ins w:id="2271" w:author="yun qiao" w:date="2026-04-16T15:27:00Z">
        <w:r w:rsidRPr="009A1CB2">
          <w:rPr>
            <w:rFonts w:ascii="Times New Roman" w:eastAsia="宋体" w:hAnsi="Times New Roman" w:cs="Times New Roman" w:hint="eastAsia"/>
            <w:color w:val="000000" w:themeColor="text1"/>
            <w:sz w:val="28"/>
            <w:szCs w:val="28"/>
            <w14:ligatures w14:val="none"/>
            <w:rPrChange w:id="2272" w:author="yun qiao" w:date="2026-04-16T15:38:00Z">
              <w:rPr>
                <w:rFonts w:ascii="Times New Roman" w:eastAsia="宋体" w:hAnsi="Times New Roman" w:cs="Times New Roman" w:hint="eastAsia"/>
                <w:color w:val="FF0000"/>
                <w:sz w:val="28"/>
                <w:szCs w:val="28"/>
                <w14:ligatures w14:val="none"/>
              </w:rPr>
            </w:rPrChange>
          </w:rPr>
          <w:t>为使平台无关的操作原语层次体系直接参与地理处理任务的推理过程，在本发明的一种实施方式中，基于操作原语层次结构、训练样本中的相邻操作原语转移统计信息以及相邻步骤输入输出数据类型关系，构建操作原语转移合法性约束，用于描述不同操作原语之间的允许转移关系。</w:t>
        </w:r>
      </w:ins>
    </w:p>
    <w:p w14:paraId="49A7F4C5" w14:textId="77777777" w:rsidR="00C2042F" w:rsidRPr="009A1CB2" w:rsidRDefault="00C2042F" w:rsidP="00C2042F">
      <w:pPr>
        <w:spacing w:after="0" w:line="480" w:lineRule="exact"/>
        <w:ind w:firstLineChars="200" w:firstLine="560"/>
        <w:jc w:val="both"/>
        <w:rPr>
          <w:ins w:id="2273" w:author="yun qiao" w:date="2026-04-16T15:27:00Z"/>
          <w:rFonts w:ascii="Times New Roman" w:eastAsia="宋体" w:hAnsi="Times New Roman" w:cs="Times New Roman"/>
          <w:color w:val="000000" w:themeColor="text1"/>
          <w:sz w:val="28"/>
          <w:szCs w:val="28"/>
          <w14:ligatures w14:val="none"/>
          <w:rPrChange w:id="2274" w:author="yun qiao" w:date="2026-04-16T15:38:00Z">
            <w:rPr>
              <w:ins w:id="2275" w:author="yun qiao" w:date="2026-04-16T15:27:00Z"/>
              <w:rFonts w:ascii="Times New Roman" w:eastAsia="宋体" w:hAnsi="Times New Roman" w:cs="Times New Roman"/>
              <w:color w:val="FF0000"/>
              <w:sz w:val="28"/>
              <w:szCs w:val="28"/>
              <w14:ligatures w14:val="none"/>
            </w:rPr>
          </w:rPrChange>
        </w:rPr>
      </w:pPr>
      <w:ins w:id="2276" w:author="yun qiao" w:date="2026-04-16T15:27:00Z">
        <w:r w:rsidRPr="009A1CB2">
          <w:rPr>
            <w:rFonts w:ascii="Times New Roman" w:eastAsia="宋体" w:hAnsi="Times New Roman" w:cs="Times New Roman" w:hint="eastAsia"/>
            <w:color w:val="000000" w:themeColor="text1"/>
            <w:sz w:val="28"/>
            <w:szCs w:val="28"/>
            <w14:ligatures w14:val="none"/>
            <w:rPrChange w:id="2277" w:author="yun qiao" w:date="2026-04-16T15:38:00Z">
              <w:rPr>
                <w:rFonts w:ascii="Times New Roman" w:eastAsia="宋体" w:hAnsi="Times New Roman" w:cs="Times New Roman" w:hint="eastAsia"/>
                <w:color w:val="FF0000"/>
                <w:sz w:val="28"/>
                <w:szCs w:val="28"/>
                <w14:ligatures w14:val="none"/>
              </w:rPr>
            </w:rPrChange>
          </w:rPr>
          <w:lastRenderedPageBreak/>
          <w:t>在地理空间处理任务中，不同处理步骤之间通常具有明确的数据流衔接要求。当相邻操作之间输入输出数据类型不兼容时，该转移路径不应被视为有效生成路径。因此，将操作原语之间的转移合法性与输入输出数据类型兼容性共同纳入统一约束体系。</w:t>
        </w:r>
      </w:ins>
    </w:p>
    <w:p w14:paraId="4B6616F6" w14:textId="77777777" w:rsidR="00C2042F" w:rsidRPr="009A1CB2" w:rsidRDefault="00C2042F" w:rsidP="00C2042F">
      <w:pPr>
        <w:spacing w:after="0" w:line="480" w:lineRule="exact"/>
        <w:ind w:firstLineChars="200" w:firstLine="560"/>
        <w:jc w:val="both"/>
        <w:rPr>
          <w:ins w:id="2278" w:author="yun qiao" w:date="2026-04-16T15:27:00Z"/>
          <w:rFonts w:ascii="Times New Roman" w:eastAsia="宋体" w:hAnsi="Times New Roman" w:cs="Times New Roman"/>
          <w:color w:val="000000" w:themeColor="text1"/>
          <w:sz w:val="28"/>
          <w:szCs w:val="28"/>
          <w14:ligatures w14:val="none"/>
          <w:rPrChange w:id="2279" w:author="yun qiao" w:date="2026-04-16T15:38:00Z">
            <w:rPr>
              <w:ins w:id="2280" w:author="yun qiao" w:date="2026-04-16T15:27:00Z"/>
              <w:rFonts w:ascii="Times New Roman" w:eastAsia="宋体" w:hAnsi="Times New Roman" w:cs="Times New Roman"/>
              <w:color w:val="FF0000"/>
              <w:sz w:val="28"/>
              <w:szCs w:val="28"/>
              <w14:ligatures w14:val="none"/>
            </w:rPr>
          </w:rPrChange>
        </w:rPr>
      </w:pPr>
      <w:ins w:id="2281" w:author="yun qiao" w:date="2026-04-16T15:27:00Z">
        <w:r w:rsidRPr="009A1CB2">
          <w:rPr>
            <w:rFonts w:ascii="Times New Roman" w:eastAsia="宋体" w:hAnsi="Times New Roman" w:cs="Times New Roman" w:hint="eastAsia"/>
            <w:color w:val="000000" w:themeColor="text1"/>
            <w:sz w:val="28"/>
            <w:szCs w:val="28"/>
            <w14:ligatures w14:val="none"/>
            <w:rPrChange w:id="2282" w:author="yun qiao" w:date="2026-04-16T15:38:00Z">
              <w:rPr>
                <w:rFonts w:ascii="Times New Roman" w:eastAsia="宋体" w:hAnsi="Times New Roman" w:cs="Times New Roman" w:hint="eastAsia"/>
                <w:color w:val="FF0000"/>
                <w:sz w:val="28"/>
                <w:szCs w:val="28"/>
                <w14:ligatures w14:val="none"/>
              </w:rPr>
            </w:rPrChange>
          </w:rPr>
          <w:t>在这一实施方式中，所述操作原语转移合法性约束通过操作原语转移合法性矩阵</w:t>
        </w:r>
      </w:ins>
      <m:oMath>
        <m:r>
          <w:ins w:id="2283" w:author="yun qiao" w:date="2026-04-16T15:27:00Z">
            <w:rPr>
              <w:rFonts w:ascii="Cambria Math" w:eastAsia="宋体" w:hAnsi="Cambria Math" w:cs="Times New Roman"/>
              <w:color w:val="000000" w:themeColor="text1"/>
              <w:sz w:val="28"/>
              <w:szCs w:val="28"/>
              <w14:ligatures w14:val="none"/>
              <w:rPrChange w:id="2284" w:author="yun qiao" w:date="2026-04-16T15:38:00Z">
                <w:rPr>
                  <w:rFonts w:ascii="Cambria Math" w:eastAsia="宋体" w:hAnsi="Cambria Math" w:cs="Times New Roman"/>
                  <w:color w:val="FF0000"/>
                  <w:sz w:val="28"/>
                  <w:szCs w:val="28"/>
                  <w14:ligatures w14:val="none"/>
                </w:rPr>
              </w:rPrChange>
            </w:rPr>
            <m:t>M</m:t>
          </w:ins>
        </m:r>
      </m:oMath>
      <w:ins w:id="2285" w:author="yun qiao" w:date="2026-04-16T15:27:00Z">
        <w:r w:rsidRPr="009A1CB2">
          <w:rPr>
            <w:rFonts w:ascii="Times New Roman" w:eastAsia="宋体" w:hAnsi="Times New Roman" w:cs="Times New Roman" w:hint="eastAsia"/>
            <w:color w:val="000000" w:themeColor="text1"/>
            <w:sz w:val="28"/>
            <w:szCs w:val="28"/>
            <w14:ligatures w14:val="none"/>
            <w:rPrChange w:id="2286" w:author="yun qiao" w:date="2026-04-16T15:38:00Z">
              <w:rPr>
                <w:rFonts w:ascii="Times New Roman" w:eastAsia="宋体" w:hAnsi="Times New Roman" w:cs="Times New Roman" w:hint="eastAsia"/>
                <w:color w:val="FF0000"/>
                <w:sz w:val="28"/>
                <w:szCs w:val="28"/>
                <w14:ligatures w14:val="none"/>
              </w:rPr>
            </w:rPrChange>
          </w:rPr>
          <w:t>表征。设操作原语集合为</w:t>
        </w:r>
      </w:ins>
      <m:oMath>
        <m:sSub>
          <m:sSubPr>
            <m:ctrlPr>
              <w:ins w:id="2287" w:author="yun qiao" w:date="2026-04-16T15:27:00Z">
                <w:rPr>
                  <w:rFonts w:ascii="Cambria Math" w:eastAsia="宋体" w:hAnsi="Cambria Math" w:cs="Times New Roman"/>
                  <w:i/>
                  <w:color w:val="000000" w:themeColor="text1"/>
                  <w:sz w:val="28"/>
                  <w:szCs w:val="28"/>
                  <w14:ligatures w14:val="none"/>
                </w:rPr>
              </w:ins>
            </m:ctrlPr>
          </m:sSubPr>
          <m:e>
            <m:r>
              <w:ins w:id="2288" w:author="yun qiao" w:date="2026-04-16T15:27:00Z">
                <m:rPr>
                  <m:scr m:val="script"/>
                </m:rPr>
                <w:rPr>
                  <w:rFonts w:ascii="Cambria Math" w:eastAsia="宋体" w:hAnsi="Cambria Math" w:cs="Times New Roman"/>
                  <w:color w:val="000000" w:themeColor="text1"/>
                  <w:sz w:val="28"/>
                  <w:szCs w:val="28"/>
                  <w14:ligatures w14:val="none"/>
                  <w:rPrChange w:id="2289" w:author="yun qiao" w:date="2026-04-16T15:38:00Z">
                    <w:rPr>
                      <w:rFonts w:ascii="Cambria Math" w:eastAsia="宋体" w:hAnsi="Cambria Math" w:cs="Times New Roman"/>
                      <w:color w:val="FF0000"/>
                      <w:sz w:val="28"/>
                      <w:szCs w:val="28"/>
                      <w14:ligatures w14:val="none"/>
                    </w:rPr>
                  </w:rPrChange>
                </w:rPr>
                <m:t>L</m:t>
              </w:ins>
            </m:r>
          </m:e>
          <m:sub>
            <m:r>
              <w:ins w:id="2290" w:author="yun qiao" w:date="2026-04-16T15:27:00Z">
                <w:rPr>
                  <w:rFonts w:ascii="Cambria Math" w:eastAsia="宋体" w:hAnsi="Cambria Math" w:cs="Times New Roman"/>
                  <w:color w:val="000000" w:themeColor="text1"/>
                  <w:sz w:val="28"/>
                  <w:szCs w:val="28"/>
                  <w14:ligatures w14:val="none"/>
                  <w:rPrChange w:id="2291" w:author="yun qiao" w:date="2026-04-16T15:38:00Z">
                    <w:rPr>
                      <w:rFonts w:ascii="Cambria Math" w:eastAsia="宋体" w:hAnsi="Cambria Math" w:cs="Times New Roman"/>
                      <w:color w:val="FF0000"/>
                      <w:sz w:val="28"/>
                      <w:szCs w:val="28"/>
                      <w14:ligatures w14:val="none"/>
                    </w:rPr>
                  </w:rPrChange>
                </w:rPr>
                <m:t>3</m:t>
              </w:ins>
            </m:r>
          </m:sub>
        </m:sSub>
        <m:r>
          <w:ins w:id="2292" w:author="yun qiao" w:date="2026-04-16T15:27:00Z">
            <w:rPr>
              <w:rFonts w:ascii="Cambria Math" w:eastAsia="宋体" w:hAnsi="Cambria Math" w:cs="Times New Roman"/>
              <w:color w:val="000000" w:themeColor="text1"/>
              <w:sz w:val="28"/>
              <w:szCs w:val="28"/>
              <w14:ligatures w14:val="none"/>
              <w:rPrChange w:id="2293" w:author="yun qiao" w:date="2026-04-16T15:38:00Z">
                <w:rPr>
                  <w:rFonts w:ascii="Cambria Math" w:eastAsia="宋体" w:hAnsi="Cambria Math" w:cs="Times New Roman"/>
                  <w:color w:val="FF0000"/>
                  <w:sz w:val="28"/>
                  <w:szCs w:val="28"/>
                  <w14:ligatures w14:val="none"/>
                </w:rPr>
              </w:rPrChange>
            </w:rPr>
            <m:t>​</m:t>
          </w:ins>
        </m:r>
      </m:oMath>
      <w:ins w:id="2294" w:author="yun qiao" w:date="2026-04-16T15:27:00Z">
        <w:r w:rsidRPr="009A1CB2">
          <w:rPr>
            <w:rFonts w:ascii="Times New Roman" w:eastAsia="宋体" w:hAnsi="Times New Roman" w:cs="Times New Roman" w:hint="eastAsia"/>
            <w:color w:val="000000" w:themeColor="text1"/>
            <w:sz w:val="28"/>
            <w:szCs w:val="28"/>
            <w14:ligatures w14:val="none"/>
            <w:rPrChange w:id="2295" w:author="yun qiao" w:date="2026-04-16T15:38:00Z">
              <w:rPr>
                <w:rFonts w:ascii="Times New Roman" w:eastAsia="宋体" w:hAnsi="Times New Roman" w:cs="Times New Roman" w:hint="eastAsia"/>
                <w:color w:val="FF0000"/>
                <w:sz w:val="28"/>
                <w:szCs w:val="28"/>
                <w14:ligatures w14:val="none"/>
              </w:rPr>
            </w:rPrChange>
          </w:rPr>
          <w:t>，则：</w:t>
        </w:r>
      </w:ins>
    </w:p>
    <w:p w14:paraId="268BBCB3" w14:textId="77777777" w:rsidR="00C2042F" w:rsidRPr="009A1CB2" w:rsidRDefault="00C2042F">
      <w:pPr>
        <w:spacing w:after="0" w:line="360" w:lineRule="auto"/>
        <w:ind w:firstLineChars="200" w:firstLine="560"/>
        <w:jc w:val="both"/>
        <w:rPr>
          <w:ins w:id="2296" w:author="yun qiao" w:date="2026-04-16T15:27:00Z"/>
          <w:rFonts w:ascii="Times New Roman" w:eastAsia="宋体" w:hAnsi="Times New Roman" w:cs="Times New Roman"/>
          <w:color w:val="000000" w:themeColor="text1"/>
          <w:sz w:val="28"/>
          <w:szCs w:val="28"/>
          <w14:ligatures w14:val="none"/>
          <w:rPrChange w:id="2297" w:author="yun qiao" w:date="2026-04-16T15:38:00Z">
            <w:rPr>
              <w:ins w:id="2298" w:author="yun qiao" w:date="2026-04-16T15:27:00Z"/>
              <w:rFonts w:ascii="Times New Roman" w:eastAsia="宋体" w:hAnsi="Times New Roman" w:cs="Times New Roman"/>
              <w:color w:val="FF0000"/>
              <w:sz w:val="28"/>
              <w:szCs w:val="28"/>
              <w14:ligatures w14:val="none"/>
            </w:rPr>
          </w:rPrChange>
        </w:rPr>
        <w:pPrChange w:id="2299" w:author="yun qiao" w:date="2026-04-16T15:28:00Z">
          <w:pPr>
            <w:spacing w:after="0" w:line="480" w:lineRule="exact"/>
            <w:ind w:firstLineChars="200" w:firstLine="560"/>
            <w:jc w:val="both"/>
          </w:pPr>
        </w:pPrChange>
      </w:pPr>
      <m:oMathPara>
        <m:oMath>
          <m:r>
            <w:ins w:id="2300" w:author="yun qiao" w:date="2026-04-16T15:27:00Z">
              <w:rPr>
                <w:rFonts w:ascii="Cambria Math" w:eastAsia="宋体" w:hAnsi="Cambria Math" w:cs="Times New Roman"/>
                <w:color w:val="000000" w:themeColor="text1"/>
                <w:sz w:val="28"/>
                <w:szCs w:val="28"/>
                <w14:ligatures w14:val="none"/>
                <w:rPrChange w:id="2301" w:author="yun qiao" w:date="2026-04-16T15:38:00Z">
                  <w:rPr>
                    <w:rFonts w:ascii="Cambria Math" w:eastAsia="宋体" w:hAnsi="Cambria Math" w:cs="Times New Roman"/>
                    <w:color w:val="FF0000"/>
                    <w:sz w:val="28"/>
                    <w:szCs w:val="28"/>
                    <w14:ligatures w14:val="none"/>
                  </w:rPr>
                </w:rPrChange>
              </w:rPr>
              <m:t>M</m:t>
            </w:ins>
          </m:r>
          <m:r>
            <w:ins w:id="2302" w:author="yun qiao" w:date="2026-04-16T15:27:00Z">
              <m:rPr>
                <m:sty m:val="p"/>
              </m:rPr>
              <w:rPr>
                <w:rFonts w:ascii="Cambria Math" w:eastAsia="宋体" w:hAnsi="Cambria Math" w:cs="Times New Roman" w:hint="eastAsia"/>
                <w:color w:val="000000" w:themeColor="text1"/>
                <w:sz w:val="28"/>
                <w:szCs w:val="28"/>
                <w14:ligatures w14:val="none"/>
                <w:rPrChange w:id="2303" w:author="yun qiao" w:date="2026-04-16T15:38:00Z">
                  <w:rPr>
                    <w:rFonts w:ascii="Cambria Math" w:eastAsia="宋体" w:hAnsi="Cambria Math" w:cs="Times New Roman" w:hint="eastAsia"/>
                    <w:color w:val="FF0000"/>
                    <w:sz w:val="28"/>
                    <w:szCs w:val="28"/>
                    <w14:ligatures w14:val="none"/>
                  </w:rPr>
                </w:rPrChange>
              </w:rPr>
              <m:t>∈</m:t>
            </w:ins>
          </m:r>
          <m:sSubSup>
            <m:sSubSupPr>
              <m:ctrlPr>
                <w:ins w:id="2304" w:author="yun qiao" w:date="2026-04-16T15:27:00Z">
                  <w:rPr>
                    <w:rFonts w:ascii="Cambria Math" w:eastAsia="宋体" w:hAnsi="Cambria Math" w:cs="Times New Roman"/>
                    <w:i/>
                    <w:color w:val="000000" w:themeColor="text1"/>
                    <w:sz w:val="28"/>
                    <w:szCs w:val="28"/>
                    <w14:ligatures w14:val="none"/>
                  </w:rPr>
                </w:ins>
              </m:ctrlPr>
            </m:sSubSupPr>
            <m:e>
              <m:r>
                <w:ins w:id="2305" w:author="yun qiao" w:date="2026-04-16T15:27:00Z">
                  <w:rPr>
                    <w:rFonts w:ascii="Cambria Math" w:eastAsia="宋体" w:hAnsi="Cambria Math" w:cs="Times New Roman"/>
                    <w:color w:val="000000" w:themeColor="text1"/>
                    <w:sz w:val="28"/>
                    <w:szCs w:val="28"/>
                    <w14:ligatures w14:val="none"/>
                    <w:rPrChange w:id="2306" w:author="yun qiao" w:date="2026-04-16T15:38:00Z">
                      <w:rPr>
                        <w:rFonts w:ascii="Cambria Math" w:eastAsia="宋体" w:hAnsi="Cambria Math" w:cs="Times New Roman"/>
                        <w:color w:val="FF0000"/>
                        <w:sz w:val="28"/>
                        <w:szCs w:val="28"/>
                        <w14:ligatures w14:val="none"/>
                      </w:rPr>
                    </w:rPrChange>
                  </w:rPr>
                  <m:t>R</m:t>
                </w:ins>
              </m:r>
            </m:e>
            <m:sub>
              <m:r>
                <w:ins w:id="2307" w:author="yun qiao" w:date="2026-04-16T15:27:00Z">
                  <m:rPr>
                    <m:sty m:val="p"/>
                  </m:rPr>
                  <w:rPr>
                    <w:rFonts w:ascii="Cambria Math" w:eastAsia="宋体" w:hAnsi="Cambria Math" w:cs="Times New Roman" w:hint="eastAsia"/>
                    <w:color w:val="000000" w:themeColor="text1"/>
                    <w:sz w:val="28"/>
                    <w:szCs w:val="28"/>
                    <w14:ligatures w14:val="none"/>
                    <w:rPrChange w:id="2308" w:author="yun qiao" w:date="2026-04-16T15:38:00Z">
                      <w:rPr>
                        <w:rFonts w:ascii="Cambria Math" w:eastAsia="宋体" w:hAnsi="Cambria Math" w:cs="Times New Roman" w:hint="eastAsia"/>
                        <w:color w:val="FF0000"/>
                        <w:sz w:val="28"/>
                        <w:szCs w:val="28"/>
                        <w14:ligatures w14:val="none"/>
                      </w:rPr>
                    </w:rPrChange>
                  </w:rPr>
                  <m:t>≥</m:t>
                </w:ins>
              </m:r>
              <m:r>
                <w:ins w:id="2309" w:author="yun qiao" w:date="2026-04-16T15:27:00Z">
                  <w:rPr>
                    <w:rFonts w:ascii="Cambria Math" w:eastAsia="宋体" w:hAnsi="Cambria Math" w:cs="Times New Roman"/>
                    <w:color w:val="000000" w:themeColor="text1"/>
                    <w:sz w:val="28"/>
                    <w:szCs w:val="28"/>
                    <w14:ligatures w14:val="none"/>
                    <w:rPrChange w:id="2310" w:author="yun qiao" w:date="2026-04-16T15:38:00Z">
                      <w:rPr>
                        <w:rFonts w:ascii="Cambria Math" w:eastAsia="宋体" w:hAnsi="Cambria Math" w:cs="Times New Roman"/>
                        <w:color w:val="FF0000"/>
                        <w:sz w:val="28"/>
                        <w:szCs w:val="28"/>
                        <w14:ligatures w14:val="none"/>
                      </w:rPr>
                    </w:rPrChange>
                  </w:rPr>
                  <m:t>0</m:t>
                </w:ins>
              </m:r>
            </m:sub>
            <m:sup>
              <m:d>
                <m:dPr>
                  <m:begChr m:val="|"/>
                  <m:endChr m:val="|"/>
                  <m:ctrlPr>
                    <w:ins w:id="2311" w:author="yun qiao" w:date="2026-04-16T15:27:00Z">
                      <w:rPr>
                        <w:rFonts w:ascii="Cambria Math" w:eastAsia="宋体" w:hAnsi="Cambria Math" w:cs="Times New Roman"/>
                        <w:i/>
                        <w:color w:val="000000" w:themeColor="text1"/>
                        <w:sz w:val="28"/>
                        <w:szCs w:val="28"/>
                        <w14:ligatures w14:val="none"/>
                      </w:rPr>
                    </w:ins>
                  </m:ctrlPr>
                </m:dPr>
                <m:e>
                  <m:sSub>
                    <m:sSubPr>
                      <m:ctrlPr>
                        <w:ins w:id="2312" w:author="yun qiao" w:date="2026-04-16T15:27:00Z">
                          <w:rPr>
                            <w:rFonts w:ascii="Cambria Math" w:eastAsia="宋体" w:hAnsi="Cambria Math" w:cs="Times New Roman"/>
                            <w:i/>
                            <w:color w:val="000000" w:themeColor="text1"/>
                            <w:sz w:val="28"/>
                            <w:szCs w:val="28"/>
                            <w14:ligatures w14:val="none"/>
                          </w:rPr>
                        </w:ins>
                      </m:ctrlPr>
                    </m:sSubPr>
                    <m:e>
                      <m:r>
                        <w:ins w:id="2313" w:author="yun qiao" w:date="2026-04-16T15:27:00Z">
                          <m:rPr>
                            <m:scr m:val="script"/>
                          </m:rPr>
                          <w:rPr>
                            <w:rFonts w:ascii="Cambria Math" w:eastAsia="宋体" w:hAnsi="Cambria Math" w:cs="Times New Roman"/>
                            <w:color w:val="000000" w:themeColor="text1"/>
                            <w:sz w:val="28"/>
                            <w:szCs w:val="28"/>
                            <w14:ligatures w14:val="none"/>
                            <w:rPrChange w:id="2314" w:author="yun qiao" w:date="2026-04-16T15:38:00Z">
                              <w:rPr>
                                <w:rFonts w:ascii="Cambria Math" w:eastAsia="宋体" w:hAnsi="Cambria Math" w:cs="Times New Roman"/>
                                <w:color w:val="FF0000"/>
                                <w:sz w:val="28"/>
                                <w:szCs w:val="28"/>
                                <w14:ligatures w14:val="none"/>
                              </w:rPr>
                            </w:rPrChange>
                          </w:rPr>
                          <m:t>L</m:t>
                        </w:ins>
                      </m:r>
                    </m:e>
                    <m:sub>
                      <m:r>
                        <w:ins w:id="2315" w:author="yun qiao" w:date="2026-04-16T15:27:00Z">
                          <w:rPr>
                            <w:rFonts w:ascii="Cambria Math" w:eastAsia="宋体" w:hAnsi="Cambria Math" w:cs="Times New Roman"/>
                            <w:color w:val="000000" w:themeColor="text1"/>
                            <w:sz w:val="28"/>
                            <w:szCs w:val="28"/>
                            <w14:ligatures w14:val="none"/>
                            <w:rPrChange w:id="2316" w:author="yun qiao" w:date="2026-04-16T15:38:00Z">
                              <w:rPr>
                                <w:rFonts w:ascii="Cambria Math" w:eastAsia="宋体" w:hAnsi="Cambria Math" w:cs="Times New Roman"/>
                                <w:color w:val="FF0000"/>
                                <w:sz w:val="28"/>
                                <w:szCs w:val="28"/>
                                <w14:ligatures w14:val="none"/>
                              </w:rPr>
                            </w:rPrChange>
                          </w:rPr>
                          <m:t>3</m:t>
                        </w:ins>
                      </m:r>
                    </m:sub>
                  </m:sSub>
                </m:e>
              </m:d>
              <m:r>
                <w:ins w:id="2317" w:author="yun qiao" w:date="2026-04-16T15:27:00Z">
                  <m:rPr>
                    <m:sty m:val="p"/>
                  </m:rPr>
                  <w:rPr>
                    <w:rFonts w:ascii="Cambria Math" w:eastAsia="宋体" w:hAnsi="Cambria Math" w:cs="Times New Roman" w:hint="eastAsia"/>
                    <w:color w:val="000000" w:themeColor="text1"/>
                    <w:sz w:val="28"/>
                    <w:szCs w:val="28"/>
                    <w14:ligatures w14:val="none"/>
                    <w:rPrChange w:id="2318" w:author="yun qiao" w:date="2026-04-16T15:38:00Z">
                      <w:rPr>
                        <w:rFonts w:ascii="Cambria Math" w:eastAsia="宋体" w:hAnsi="Cambria Math" w:cs="Times New Roman" w:hint="eastAsia"/>
                        <w:color w:val="FF0000"/>
                        <w:sz w:val="28"/>
                        <w:szCs w:val="28"/>
                        <w14:ligatures w14:val="none"/>
                      </w:rPr>
                    </w:rPrChange>
                  </w:rPr>
                  <m:t>×</m:t>
                </w:ins>
              </m:r>
              <m:d>
                <m:dPr>
                  <m:begChr m:val="|"/>
                  <m:endChr m:val="|"/>
                  <m:ctrlPr>
                    <w:ins w:id="2319" w:author="yun qiao" w:date="2026-04-16T15:27:00Z">
                      <w:rPr>
                        <w:rFonts w:ascii="Cambria Math" w:eastAsia="宋体" w:hAnsi="Cambria Math" w:cs="Times New Roman"/>
                        <w:i/>
                        <w:color w:val="000000" w:themeColor="text1"/>
                        <w:sz w:val="28"/>
                        <w:szCs w:val="28"/>
                        <w14:ligatures w14:val="none"/>
                      </w:rPr>
                    </w:ins>
                  </m:ctrlPr>
                </m:dPr>
                <m:e>
                  <m:sSub>
                    <m:sSubPr>
                      <m:ctrlPr>
                        <w:ins w:id="2320" w:author="yun qiao" w:date="2026-04-16T15:27:00Z">
                          <w:rPr>
                            <w:rFonts w:ascii="Cambria Math" w:eastAsia="宋体" w:hAnsi="Cambria Math" w:cs="Times New Roman"/>
                            <w:i/>
                            <w:color w:val="000000" w:themeColor="text1"/>
                            <w:sz w:val="28"/>
                            <w:szCs w:val="28"/>
                            <w14:ligatures w14:val="none"/>
                          </w:rPr>
                        </w:ins>
                      </m:ctrlPr>
                    </m:sSubPr>
                    <m:e>
                      <m:r>
                        <w:ins w:id="2321" w:author="yun qiao" w:date="2026-04-16T15:27:00Z">
                          <m:rPr>
                            <m:scr m:val="script"/>
                          </m:rPr>
                          <w:rPr>
                            <w:rFonts w:ascii="Cambria Math" w:eastAsia="宋体" w:hAnsi="Cambria Math" w:cs="Times New Roman"/>
                            <w:color w:val="000000" w:themeColor="text1"/>
                            <w:sz w:val="28"/>
                            <w:szCs w:val="28"/>
                            <w14:ligatures w14:val="none"/>
                            <w:rPrChange w:id="2322" w:author="yun qiao" w:date="2026-04-16T15:38:00Z">
                              <w:rPr>
                                <w:rFonts w:ascii="Cambria Math" w:eastAsia="宋体" w:hAnsi="Cambria Math" w:cs="Times New Roman"/>
                                <w:color w:val="FF0000"/>
                                <w:sz w:val="28"/>
                                <w:szCs w:val="28"/>
                                <w14:ligatures w14:val="none"/>
                              </w:rPr>
                            </w:rPrChange>
                          </w:rPr>
                          <m:t>L</m:t>
                        </w:ins>
                      </m:r>
                    </m:e>
                    <m:sub>
                      <m:r>
                        <w:ins w:id="2323" w:author="yun qiao" w:date="2026-04-16T15:27:00Z">
                          <w:rPr>
                            <w:rFonts w:ascii="Cambria Math" w:eastAsia="宋体" w:hAnsi="Cambria Math" w:cs="Times New Roman"/>
                            <w:color w:val="000000" w:themeColor="text1"/>
                            <w:sz w:val="28"/>
                            <w:szCs w:val="28"/>
                            <w14:ligatures w14:val="none"/>
                            <w:rPrChange w:id="2324" w:author="yun qiao" w:date="2026-04-16T15:38:00Z">
                              <w:rPr>
                                <w:rFonts w:ascii="Cambria Math" w:eastAsia="宋体" w:hAnsi="Cambria Math" w:cs="Times New Roman"/>
                                <w:color w:val="FF0000"/>
                                <w:sz w:val="28"/>
                                <w:szCs w:val="28"/>
                                <w14:ligatures w14:val="none"/>
                              </w:rPr>
                            </w:rPrChange>
                          </w:rPr>
                          <m:t>3</m:t>
                        </w:ins>
                      </m:r>
                    </m:sub>
                  </m:sSub>
                </m:e>
              </m:d>
            </m:sup>
          </m:sSubSup>
          <m:r>
            <w:ins w:id="2325" w:author="yun qiao" w:date="2026-04-16T15:27:00Z">
              <w:rPr>
                <w:rFonts w:ascii="Cambria Math" w:eastAsia="宋体" w:hAnsi="Cambria Math" w:cs="Times New Roman"/>
                <w:color w:val="000000" w:themeColor="text1"/>
                <w:sz w:val="28"/>
                <w:szCs w:val="28"/>
                <w14:ligatures w14:val="none"/>
                <w:rPrChange w:id="2326" w:author="yun qiao" w:date="2026-04-16T15:38:00Z">
                  <w:rPr>
                    <w:rFonts w:ascii="Cambria Math" w:eastAsia="宋体" w:hAnsi="Cambria Math" w:cs="Times New Roman"/>
                    <w:color w:val="FF0000"/>
                    <w:sz w:val="28"/>
                    <w:szCs w:val="28"/>
                    <w14:ligatures w14:val="none"/>
                  </w:rPr>
                </w:rPrChange>
              </w:rPr>
              <m:t>​</m:t>
            </w:ins>
          </m:r>
        </m:oMath>
      </m:oMathPara>
    </w:p>
    <w:p w14:paraId="59D2F6FE" w14:textId="77777777" w:rsidR="00C2042F" w:rsidRPr="009A1CB2" w:rsidRDefault="00C2042F" w:rsidP="00C2042F">
      <w:pPr>
        <w:spacing w:after="0" w:line="480" w:lineRule="exact"/>
        <w:ind w:firstLineChars="200" w:firstLine="560"/>
        <w:jc w:val="both"/>
        <w:rPr>
          <w:ins w:id="2327" w:author="yun qiao" w:date="2026-04-16T15:27:00Z"/>
          <w:rFonts w:ascii="Times New Roman" w:eastAsia="宋体" w:hAnsi="Times New Roman" w:cs="Times New Roman"/>
          <w:color w:val="000000" w:themeColor="text1"/>
          <w:sz w:val="28"/>
          <w:szCs w:val="28"/>
          <w14:ligatures w14:val="none"/>
          <w:rPrChange w:id="2328" w:author="yun qiao" w:date="2026-04-16T15:38:00Z">
            <w:rPr>
              <w:ins w:id="2329" w:author="yun qiao" w:date="2026-04-16T15:27:00Z"/>
              <w:rFonts w:ascii="Times New Roman" w:eastAsia="宋体" w:hAnsi="Times New Roman" w:cs="Times New Roman"/>
              <w:color w:val="FF0000"/>
              <w:sz w:val="28"/>
              <w:szCs w:val="28"/>
              <w14:ligatures w14:val="none"/>
            </w:rPr>
          </w:rPrChange>
        </w:rPr>
      </w:pPr>
      <w:ins w:id="2330" w:author="yun qiao" w:date="2026-04-16T15:27:00Z">
        <w:r w:rsidRPr="009A1CB2">
          <w:rPr>
            <w:rFonts w:ascii="Times New Roman" w:eastAsia="宋体" w:hAnsi="Times New Roman" w:cs="Times New Roman" w:hint="eastAsia"/>
            <w:color w:val="000000" w:themeColor="text1"/>
            <w:sz w:val="28"/>
            <w:szCs w:val="28"/>
            <w14:ligatures w14:val="none"/>
            <w:rPrChange w:id="2331" w:author="yun qiao" w:date="2026-04-16T15:38:00Z">
              <w:rPr>
                <w:rFonts w:ascii="Times New Roman" w:eastAsia="宋体" w:hAnsi="Times New Roman" w:cs="Times New Roman" w:hint="eastAsia"/>
                <w:color w:val="FF0000"/>
                <w:sz w:val="28"/>
                <w:szCs w:val="28"/>
                <w14:ligatures w14:val="none"/>
              </w:rPr>
            </w:rPrChange>
          </w:rPr>
          <w:t>其中，元素</w:t>
        </w:r>
      </w:ins>
      <m:oMath>
        <m:sSub>
          <m:sSubPr>
            <m:ctrlPr>
              <w:ins w:id="2332" w:author="yun qiao" w:date="2026-04-16T15:27:00Z">
                <w:rPr>
                  <w:rFonts w:ascii="Cambria Math" w:eastAsia="宋体" w:hAnsi="Cambria Math" w:cs="Times New Roman"/>
                  <w:i/>
                  <w:color w:val="000000" w:themeColor="text1"/>
                  <w:sz w:val="28"/>
                  <w:szCs w:val="28"/>
                  <w14:ligatures w14:val="none"/>
                </w:rPr>
              </w:ins>
            </m:ctrlPr>
          </m:sSubPr>
          <m:e>
            <m:r>
              <w:ins w:id="2333" w:author="yun qiao" w:date="2026-04-16T15:27:00Z">
                <w:rPr>
                  <w:rFonts w:ascii="Cambria Math" w:eastAsia="宋体" w:hAnsi="Cambria Math" w:cs="Times New Roman"/>
                  <w:color w:val="000000" w:themeColor="text1"/>
                  <w:sz w:val="28"/>
                  <w:szCs w:val="28"/>
                  <w14:ligatures w14:val="none"/>
                  <w:rPrChange w:id="2334" w:author="yun qiao" w:date="2026-04-16T15:38:00Z">
                    <w:rPr>
                      <w:rFonts w:ascii="Cambria Math" w:eastAsia="宋体" w:hAnsi="Cambria Math" w:cs="Times New Roman"/>
                      <w:color w:val="FF0000"/>
                      <w:sz w:val="28"/>
                      <w:szCs w:val="28"/>
                      <w14:ligatures w14:val="none"/>
                    </w:rPr>
                  </w:rPrChange>
                </w:rPr>
                <m:t>M</m:t>
              </w:ins>
            </m:r>
          </m:e>
          <m:sub>
            <m:r>
              <w:ins w:id="2335" w:author="yun qiao" w:date="2026-04-16T15:27:00Z">
                <w:rPr>
                  <w:rFonts w:ascii="Cambria Math" w:eastAsia="宋体" w:hAnsi="Cambria Math" w:cs="Times New Roman"/>
                  <w:color w:val="000000" w:themeColor="text1"/>
                  <w:sz w:val="28"/>
                  <w:szCs w:val="28"/>
                  <w14:ligatures w14:val="none"/>
                  <w:rPrChange w:id="2336" w:author="yun qiao" w:date="2026-04-16T15:38:00Z">
                    <w:rPr>
                      <w:rFonts w:ascii="Cambria Math" w:eastAsia="宋体" w:hAnsi="Cambria Math" w:cs="Times New Roman"/>
                      <w:color w:val="FF0000"/>
                      <w:sz w:val="28"/>
                      <w:szCs w:val="28"/>
                      <w14:ligatures w14:val="none"/>
                    </w:rPr>
                  </w:rPrChange>
                </w:rPr>
                <m:t>ij</m:t>
              </w:ins>
            </m:r>
          </m:sub>
        </m:sSub>
      </m:oMath>
      <w:ins w:id="2337" w:author="yun qiao" w:date="2026-04-16T15:27:00Z">
        <w:r w:rsidRPr="009A1CB2">
          <w:rPr>
            <w:rFonts w:ascii="Times New Roman" w:eastAsia="宋体" w:hAnsi="Times New Roman" w:cs="Times New Roman" w:hint="eastAsia"/>
            <w:color w:val="000000" w:themeColor="text1"/>
            <w:sz w:val="28"/>
            <w:szCs w:val="28"/>
            <w14:ligatures w14:val="none"/>
            <w:rPrChange w:id="2338" w:author="yun qiao" w:date="2026-04-16T15:38:00Z">
              <w:rPr>
                <w:rFonts w:ascii="Times New Roman" w:eastAsia="宋体" w:hAnsi="Times New Roman" w:cs="Times New Roman" w:hint="eastAsia"/>
                <w:color w:val="FF0000"/>
                <w:sz w:val="28"/>
                <w:szCs w:val="28"/>
                <w14:ligatures w14:val="none"/>
              </w:rPr>
            </w:rPrChange>
          </w:rPr>
          <w:t>表示操作原语</w:t>
        </w:r>
      </w:ins>
      <m:oMath>
        <m:sSub>
          <m:sSubPr>
            <m:ctrlPr>
              <w:ins w:id="2339" w:author="yun qiao" w:date="2026-04-16T15:27:00Z">
                <w:rPr>
                  <w:rFonts w:ascii="Cambria Math" w:eastAsia="宋体" w:hAnsi="Cambria Math" w:cs="Times New Roman"/>
                  <w:i/>
                  <w:color w:val="000000" w:themeColor="text1"/>
                  <w:sz w:val="28"/>
                  <w:szCs w:val="28"/>
                  <w14:ligatures w14:val="none"/>
                </w:rPr>
              </w:ins>
            </m:ctrlPr>
          </m:sSubPr>
          <m:e>
            <m:r>
              <w:ins w:id="2340" w:author="yun qiao" w:date="2026-04-16T15:27:00Z">
                <w:rPr>
                  <w:rFonts w:ascii="Cambria Math" w:eastAsia="宋体" w:hAnsi="Cambria Math" w:cs="Times New Roman"/>
                  <w:color w:val="000000" w:themeColor="text1"/>
                  <w:sz w:val="28"/>
                  <w:szCs w:val="28"/>
                  <w14:ligatures w14:val="none"/>
                  <w:rPrChange w:id="2341" w:author="yun qiao" w:date="2026-04-16T15:38:00Z">
                    <w:rPr>
                      <w:rFonts w:ascii="Cambria Math" w:eastAsia="宋体" w:hAnsi="Cambria Math" w:cs="Times New Roman"/>
                      <w:color w:val="FF0000"/>
                      <w:sz w:val="28"/>
                      <w:szCs w:val="28"/>
                      <w14:ligatures w14:val="none"/>
                    </w:rPr>
                  </w:rPrChange>
                </w:rPr>
                <m:t>o</m:t>
              </w:ins>
            </m:r>
          </m:e>
          <m:sub>
            <m:r>
              <w:ins w:id="2342" w:author="yun qiao" w:date="2026-04-16T15:27:00Z">
                <w:rPr>
                  <w:rFonts w:ascii="Cambria Math" w:eastAsia="宋体" w:hAnsi="Cambria Math" w:cs="Times New Roman"/>
                  <w:color w:val="000000" w:themeColor="text1"/>
                  <w:sz w:val="28"/>
                  <w:szCs w:val="28"/>
                  <w14:ligatures w14:val="none"/>
                  <w:rPrChange w:id="2343" w:author="yun qiao" w:date="2026-04-16T15:38:00Z">
                    <w:rPr>
                      <w:rFonts w:ascii="Cambria Math" w:eastAsia="宋体" w:hAnsi="Cambria Math" w:cs="Times New Roman"/>
                      <w:color w:val="FF0000"/>
                      <w:sz w:val="28"/>
                      <w:szCs w:val="28"/>
                      <w14:ligatures w14:val="none"/>
                    </w:rPr>
                  </w:rPrChange>
                </w:rPr>
                <m:t>i</m:t>
              </w:ins>
            </m:r>
          </m:sub>
        </m:sSub>
      </m:oMath>
      <w:ins w:id="2344" w:author="yun qiao" w:date="2026-04-16T15:27:00Z">
        <w:r w:rsidRPr="009A1CB2">
          <w:rPr>
            <w:rFonts w:ascii="Times New Roman" w:eastAsia="宋体" w:hAnsi="Times New Roman" w:cs="Times New Roman" w:hint="eastAsia"/>
            <w:color w:val="000000" w:themeColor="text1"/>
            <w:sz w:val="28"/>
            <w:szCs w:val="28"/>
            <w14:ligatures w14:val="none"/>
            <w:rPrChange w:id="2345" w:author="yun qiao" w:date="2026-04-16T15:38:00Z">
              <w:rPr>
                <w:rFonts w:ascii="Times New Roman" w:eastAsia="宋体" w:hAnsi="Times New Roman" w:cs="Times New Roman" w:hint="eastAsia"/>
                <w:color w:val="FF0000"/>
                <w:sz w:val="28"/>
                <w:szCs w:val="28"/>
                <w14:ligatures w14:val="none"/>
              </w:rPr>
            </w:rPrChange>
          </w:rPr>
          <w:t>向操作原语</w:t>
        </w:r>
      </w:ins>
      <m:oMath>
        <m:sSub>
          <m:sSubPr>
            <m:ctrlPr>
              <w:ins w:id="2346" w:author="yun qiao" w:date="2026-04-16T15:27:00Z">
                <w:rPr>
                  <w:rFonts w:ascii="Cambria Math" w:eastAsia="宋体" w:hAnsi="Cambria Math" w:cs="Times New Roman"/>
                  <w:i/>
                  <w:color w:val="000000" w:themeColor="text1"/>
                  <w:sz w:val="28"/>
                  <w:szCs w:val="28"/>
                  <w14:ligatures w14:val="none"/>
                </w:rPr>
              </w:ins>
            </m:ctrlPr>
          </m:sSubPr>
          <m:e>
            <m:r>
              <w:ins w:id="2347" w:author="yun qiao" w:date="2026-04-16T15:27:00Z">
                <w:rPr>
                  <w:rFonts w:ascii="Cambria Math" w:eastAsia="宋体" w:hAnsi="Cambria Math" w:cs="Times New Roman"/>
                  <w:color w:val="000000" w:themeColor="text1"/>
                  <w:sz w:val="28"/>
                  <w:szCs w:val="28"/>
                  <w14:ligatures w14:val="none"/>
                  <w:rPrChange w:id="2348" w:author="yun qiao" w:date="2026-04-16T15:38:00Z">
                    <w:rPr>
                      <w:rFonts w:ascii="Cambria Math" w:eastAsia="宋体" w:hAnsi="Cambria Math" w:cs="Times New Roman"/>
                      <w:color w:val="FF0000"/>
                      <w:sz w:val="28"/>
                      <w:szCs w:val="28"/>
                      <w14:ligatures w14:val="none"/>
                    </w:rPr>
                  </w:rPrChange>
                </w:rPr>
                <m:t>o</m:t>
              </w:ins>
            </m:r>
          </m:e>
          <m:sub>
            <m:r>
              <w:ins w:id="2349" w:author="yun qiao" w:date="2026-04-16T15:27:00Z">
                <w:rPr>
                  <w:rFonts w:ascii="Cambria Math" w:eastAsia="宋体" w:hAnsi="Cambria Math" w:cs="Times New Roman"/>
                  <w:color w:val="000000" w:themeColor="text1"/>
                  <w:sz w:val="28"/>
                  <w:szCs w:val="28"/>
                  <w14:ligatures w14:val="none"/>
                  <w:rPrChange w:id="2350" w:author="yun qiao" w:date="2026-04-16T15:38:00Z">
                    <w:rPr>
                      <w:rFonts w:ascii="Cambria Math" w:eastAsia="宋体" w:hAnsi="Cambria Math" w:cs="Times New Roman"/>
                      <w:color w:val="FF0000"/>
                      <w:sz w:val="28"/>
                      <w:szCs w:val="28"/>
                      <w14:ligatures w14:val="none"/>
                    </w:rPr>
                  </w:rPrChange>
                </w:rPr>
                <m:t>j</m:t>
              </w:ins>
            </m:r>
          </m:sub>
        </m:sSub>
      </m:oMath>
      <w:ins w:id="2351" w:author="yun qiao" w:date="2026-04-16T15:27:00Z">
        <w:r w:rsidRPr="009A1CB2">
          <w:rPr>
            <w:rFonts w:ascii="Times New Roman" w:eastAsia="宋体" w:hAnsi="Times New Roman" w:cs="Times New Roman" w:hint="eastAsia"/>
            <w:color w:val="000000" w:themeColor="text1"/>
            <w:sz w:val="28"/>
            <w:szCs w:val="28"/>
            <w14:ligatures w14:val="none"/>
            <w:rPrChange w:id="2352" w:author="yun qiao" w:date="2026-04-16T15:38:00Z">
              <w:rPr>
                <w:rFonts w:ascii="Times New Roman" w:eastAsia="宋体" w:hAnsi="Times New Roman" w:cs="Times New Roman" w:hint="eastAsia"/>
                <w:color w:val="FF0000"/>
                <w:sz w:val="28"/>
                <w:szCs w:val="28"/>
                <w14:ligatures w14:val="none"/>
              </w:rPr>
            </w:rPrChange>
          </w:rPr>
          <w:t>的转移合法性程度或置信度。所述转移合法性矩阵为基于规则约束与统计信息构建的加权矩阵，其取值反映层次结构约束、训练样本统计规律以及输入输出数据类型兼容关系的综合作用结果。</w:t>
        </w:r>
      </w:ins>
    </w:p>
    <w:p w14:paraId="0D5A518F" w14:textId="77777777" w:rsidR="00C2042F" w:rsidRPr="009A1CB2" w:rsidRDefault="00C2042F" w:rsidP="00C2042F">
      <w:pPr>
        <w:spacing w:after="0" w:line="480" w:lineRule="exact"/>
        <w:ind w:firstLineChars="200" w:firstLine="560"/>
        <w:jc w:val="both"/>
        <w:rPr>
          <w:ins w:id="2353" w:author="yun qiao" w:date="2026-04-16T15:27:00Z"/>
          <w:rFonts w:ascii="Times New Roman" w:eastAsia="宋体" w:hAnsi="Times New Roman" w:cs="Times New Roman"/>
          <w:color w:val="000000" w:themeColor="text1"/>
          <w:sz w:val="28"/>
          <w:szCs w:val="28"/>
          <w14:ligatures w14:val="none"/>
          <w:rPrChange w:id="2354" w:author="yun qiao" w:date="2026-04-16T15:38:00Z">
            <w:rPr>
              <w:ins w:id="2355" w:author="yun qiao" w:date="2026-04-16T15:27:00Z"/>
              <w:rFonts w:ascii="Times New Roman" w:eastAsia="宋体" w:hAnsi="Times New Roman" w:cs="Times New Roman"/>
              <w:color w:val="FF0000"/>
              <w:sz w:val="28"/>
              <w:szCs w:val="28"/>
              <w14:ligatures w14:val="none"/>
            </w:rPr>
          </w:rPrChange>
        </w:rPr>
      </w:pPr>
      <w:ins w:id="2356" w:author="yun qiao" w:date="2026-04-16T15:27:00Z">
        <w:r w:rsidRPr="009A1CB2">
          <w:rPr>
            <w:rFonts w:ascii="Times New Roman" w:eastAsia="宋体" w:hAnsi="Times New Roman" w:cs="Times New Roman" w:hint="eastAsia"/>
            <w:color w:val="000000" w:themeColor="text1"/>
            <w:sz w:val="28"/>
            <w:szCs w:val="28"/>
            <w14:ligatures w14:val="none"/>
            <w:rPrChange w:id="2357" w:author="yun qiao" w:date="2026-04-16T15:38:00Z">
              <w:rPr>
                <w:rFonts w:ascii="Times New Roman" w:eastAsia="宋体" w:hAnsi="Times New Roman" w:cs="Times New Roman" w:hint="eastAsia"/>
                <w:color w:val="FF0000"/>
                <w:sz w:val="28"/>
                <w:szCs w:val="28"/>
                <w14:ligatures w14:val="none"/>
              </w:rPr>
            </w:rPrChange>
          </w:rPr>
          <w:t>在这一实施方式中，所述转移合法性矩阵可为预先计算得到的静态矩阵，或在推理过程中基于任务上下文信息进行动态调整。</w:t>
        </w:r>
      </w:ins>
    </w:p>
    <w:p w14:paraId="5CF781E9" w14:textId="77777777" w:rsidR="00C2042F" w:rsidRPr="009A1CB2" w:rsidRDefault="00C2042F" w:rsidP="00C2042F">
      <w:pPr>
        <w:spacing w:after="0" w:line="480" w:lineRule="exact"/>
        <w:ind w:firstLineChars="200" w:firstLine="560"/>
        <w:jc w:val="both"/>
        <w:rPr>
          <w:ins w:id="2358" w:author="yun qiao" w:date="2026-04-16T15:27:00Z"/>
          <w:rFonts w:ascii="Times New Roman" w:eastAsia="宋体" w:hAnsi="Times New Roman" w:cs="Times New Roman"/>
          <w:color w:val="000000" w:themeColor="text1"/>
          <w:sz w:val="28"/>
          <w:szCs w:val="28"/>
          <w14:ligatures w14:val="none"/>
          <w:rPrChange w:id="2359" w:author="yun qiao" w:date="2026-04-16T15:38:00Z">
            <w:rPr>
              <w:ins w:id="2360" w:author="yun qiao" w:date="2026-04-16T15:27:00Z"/>
              <w:rFonts w:ascii="Times New Roman" w:eastAsia="宋体" w:hAnsi="Times New Roman" w:cs="Times New Roman"/>
              <w:color w:val="FF0000"/>
              <w:sz w:val="28"/>
              <w:szCs w:val="28"/>
              <w14:ligatures w14:val="none"/>
            </w:rPr>
          </w:rPrChange>
        </w:rPr>
      </w:pPr>
      <w:ins w:id="2361" w:author="yun qiao" w:date="2026-04-16T15:27:00Z">
        <w:r w:rsidRPr="009A1CB2">
          <w:rPr>
            <w:rFonts w:ascii="Times New Roman" w:eastAsia="宋体" w:hAnsi="Times New Roman" w:cs="Times New Roman" w:hint="eastAsia"/>
            <w:color w:val="000000" w:themeColor="text1"/>
            <w:sz w:val="28"/>
            <w:szCs w:val="28"/>
            <w14:ligatures w14:val="none"/>
            <w:rPrChange w:id="2362" w:author="yun qiao" w:date="2026-04-16T15:38:00Z">
              <w:rPr>
                <w:rFonts w:ascii="Times New Roman" w:eastAsia="宋体" w:hAnsi="Times New Roman" w:cs="Times New Roman" w:hint="eastAsia"/>
                <w:color w:val="FF0000"/>
                <w:sz w:val="28"/>
                <w:szCs w:val="28"/>
                <w14:ligatures w14:val="none"/>
              </w:rPr>
            </w:rPrChange>
          </w:rPr>
          <w:t>进一步地，所述转移合法性矩阵的构建依据至少包括以下条件：</w:t>
        </w:r>
      </w:ins>
    </w:p>
    <w:p w14:paraId="1E3FB2DF" w14:textId="77777777" w:rsidR="00C2042F" w:rsidRPr="009A1CB2" w:rsidRDefault="00C2042F" w:rsidP="00C2042F">
      <w:pPr>
        <w:spacing w:after="0" w:line="480" w:lineRule="exact"/>
        <w:ind w:firstLineChars="200" w:firstLine="560"/>
        <w:jc w:val="both"/>
        <w:rPr>
          <w:ins w:id="2363" w:author="yun qiao" w:date="2026-04-16T15:27:00Z"/>
          <w:rFonts w:ascii="Times New Roman" w:eastAsia="宋体" w:hAnsi="Times New Roman" w:cs="Times New Roman"/>
          <w:color w:val="000000" w:themeColor="text1"/>
          <w:sz w:val="28"/>
          <w:szCs w:val="28"/>
          <w14:ligatures w14:val="none"/>
          <w:rPrChange w:id="2364" w:author="yun qiao" w:date="2026-04-16T15:38:00Z">
            <w:rPr>
              <w:ins w:id="2365" w:author="yun qiao" w:date="2026-04-16T15:27:00Z"/>
              <w:rFonts w:ascii="Times New Roman" w:eastAsia="宋体" w:hAnsi="Times New Roman" w:cs="Times New Roman"/>
              <w:color w:val="FF0000"/>
              <w:sz w:val="28"/>
              <w:szCs w:val="28"/>
              <w14:ligatures w14:val="none"/>
            </w:rPr>
          </w:rPrChange>
        </w:rPr>
      </w:pPr>
      <w:ins w:id="2366" w:author="yun qiao" w:date="2026-04-16T15:27:00Z">
        <w:r w:rsidRPr="009A1CB2">
          <w:rPr>
            <w:rFonts w:ascii="Times New Roman" w:eastAsia="宋体" w:hAnsi="Times New Roman" w:cs="Times New Roman" w:hint="eastAsia"/>
            <w:color w:val="000000" w:themeColor="text1"/>
            <w:sz w:val="28"/>
            <w:szCs w:val="28"/>
            <w14:ligatures w14:val="none"/>
            <w:rPrChange w:id="2367" w:author="yun qiao" w:date="2026-04-16T15:38:00Z">
              <w:rPr>
                <w:rFonts w:ascii="Times New Roman" w:eastAsia="宋体" w:hAnsi="Times New Roman" w:cs="Times New Roman" w:hint="eastAsia"/>
                <w:color w:val="FF0000"/>
                <w:sz w:val="28"/>
                <w:szCs w:val="28"/>
                <w14:ligatures w14:val="none"/>
              </w:rPr>
            </w:rPrChange>
          </w:rPr>
          <w:t>（</w:t>
        </w:r>
        <w:r w:rsidRPr="009A1CB2">
          <w:rPr>
            <w:rFonts w:ascii="Times New Roman" w:eastAsia="宋体" w:hAnsi="Times New Roman" w:cs="Times New Roman"/>
            <w:color w:val="000000" w:themeColor="text1"/>
            <w:sz w:val="28"/>
            <w:szCs w:val="28"/>
            <w14:ligatures w14:val="none"/>
            <w:rPrChange w:id="2368" w:author="yun qiao" w:date="2026-04-16T15:38:00Z">
              <w:rPr>
                <w:rFonts w:ascii="Times New Roman" w:eastAsia="宋体" w:hAnsi="Times New Roman" w:cs="Times New Roman"/>
                <w:color w:val="FF0000"/>
                <w:sz w:val="28"/>
                <w:szCs w:val="28"/>
                <w14:ligatures w14:val="none"/>
              </w:rPr>
            </w:rPrChange>
          </w:rPr>
          <w:t>1</w:t>
        </w:r>
        <w:r w:rsidRPr="009A1CB2">
          <w:rPr>
            <w:rFonts w:ascii="Times New Roman" w:eastAsia="宋体" w:hAnsi="Times New Roman" w:cs="Times New Roman" w:hint="eastAsia"/>
            <w:color w:val="000000" w:themeColor="text1"/>
            <w:sz w:val="28"/>
            <w:szCs w:val="28"/>
            <w14:ligatures w14:val="none"/>
            <w:rPrChange w:id="2369" w:author="yun qiao" w:date="2026-04-16T15:38:00Z">
              <w:rPr>
                <w:rFonts w:ascii="Times New Roman" w:eastAsia="宋体" w:hAnsi="Times New Roman" w:cs="Times New Roman" w:hint="eastAsia"/>
                <w:color w:val="FF0000"/>
                <w:sz w:val="28"/>
                <w:szCs w:val="28"/>
                <w14:ligatures w14:val="none"/>
              </w:rPr>
            </w:rPrChange>
          </w:rPr>
          <w:t>）操作原语在操作大类及操作子类层面满足预定义的层次衔接规则；</w:t>
        </w:r>
      </w:ins>
    </w:p>
    <w:p w14:paraId="0CBDC5B8" w14:textId="77777777" w:rsidR="00C2042F" w:rsidRPr="009A1CB2" w:rsidRDefault="00C2042F" w:rsidP="00C2042F">
      <w:pPr>
        <w:spacing w:after="0" w:line="480" w:lineRule="exact"/>
        <w:ind w:firstLineChars="200" w:firstLine="560"/>
        <w:jc w:val="both"/>
        <w:rPr>
          <w:ins w:id="2370" w:author="yun qiao" w:date="2026-04-16T15:27:00Z"/>
          <w:rFonts w:ascii="Times New Roman" w:eastAsia="宋体" w:hAnsi="Times New Roman" w:cs="Times New Roman"/>
          <w:color w:val="000000" w:themeColor="text1"/>
          <w:sz w:val="28"/>
          <w:szCs w:val="28"/>
          <w14:ligatures w14:val="none"/>
          <w:rPrChange w:id="2371" w:author="yun qiao" w:date="2026-04-16T15:38:00Z">
            <w:rPr>
              <w:ins w:id="2372" w:author="yun qiao" w:date="2026-04-16T15:27:00Z"/>
              <w:rFonts w:ascii="Times New Roman" w:eastAsia="宋体" w:hAnsi="Times New Roman" w:cs="Times New Roman"/>
              <w:color w:val="FF0000"/>
              <w:sz w:val="28"/>
              <w:szCs w:val="28"/>
              <w14:ligatures w14:val="none"/>
            </w:rPr>
          </w:rPrChange>
        </w:rPr>
      </w:pPr>
      <w:ins w:id="2373" w:author="yun qiao" w:date="2026-04-16T15:27:00Z">
        <w:r w:rsidRPr="009A1CB2">
          <w:rPr>
            <w:rFonts w:ascii="Times New Roman" w:eastAsia="宋体" w:hAnsi="Times New Roman" w:cs="Times New Roman" w:hint="eastAsia"/>
            <w:color w:val="000000" w:themeColor="text1"/>
            <w:sz w:val="28"/>
            <w:szCs w:val="28"/>
            <w14:ligatures w14:val="none"/>
            <w:rPrChange w:id="2374" w:author="yun qiao" w:date="2026-04-16T15:38:00Z">
              <w:rPr>
                <w:rFonts w:ascii="Times New Roman" w:eastAsia="宋体" w:hAnsi="Times New Roman" w:cs="Times New Roman" w:hint="eastAsia"/>
                <w:color w:val="FF0000"/>
                <w:sz w:val="28"/>
                <w:szCs w:val="28"/>
                <w14:ligatures w14:val="none"/>
              </w:rPr>
            </w:rPrChange>
          </w:rPr>
          <w:t>（</w:t>
        </w:r>
        <w:r w:rsidRPr="009A1CB2">
          <w:rPr>
            <w:rFonts w:ascii="Times New Roman" w:eastAsia="宋体" w:hAnsi="Times New Roman" w:cs="Times New Roman"/>
            <w:color w:val="000000" w:themeColor="text1"/>
            <w:sz w:val="28"/>
            <w:szCs w:val="28"/>
            <w14:ligatures w14:val="none"/>
            <w:rPrChange w:id="2375" w:author="yun qiao" w:date="2026-04-16T15:38:00Z">
              <w:rPr>
                <w:rFonts w:ascii="Times New Roman" w:eastAsia="宋体" w:hAnsi="Times New Roman" w:cs="Times New Roman"/>
                <w:color w:val="FF0000"/>
                <w:sz w:val="28"/>
                <w:szCs w:val="28"/>
                <w14:ligatures w14:val="none"/>
              </w:rPr>
            </w:rPrChange>
          </w:rPr>
          <w:t>2</w:t>
        </w:r>
        <w:r w:rsidRPr="009A1CB2">
          <w:rPr>
            <w:rFonts w:ascii="Times New Roman" w:eastAsia="宋体" w:hAnsi="Times New Roman" w:cs="Times New Roman" w:hint="eastAsia"/>
            <w:color w:val="000000" w:themeColor="text1"/>
            <w:sz w:val="28"/>
            <w:szCs w:val="28"/>
            <w14:ligatures w14:val="none"/>
            <w:rPrChange w:id="2376" w:author="yun qiao" w:date="2026-04-16T15:38:00Z">
              <w:rPr>
                <w:rFonts w:ascii="Times New Roman" w:eastAsia="宋体" w:hAnsi="Times New Roman" w:cs="Times New Roman" w:hint="eastAsia"/>
                <w:color w:val="FF0000"/>
                <w:sz w:val="28"/>
                <w:szCs w:val="28"/>
                <w14:ligatures w14:val="none"/>
              </w:rPr>
            </w:rPrChange>
          </w:rPr>
          <w:t>）在训练样本中存在相邻操作原语转移关系，或符合领域规则允许的处理流程；</w:t>
        </w:r>
      </w:ins>
    </w:p>
    <w:p w14:paraId="6756D9DD" w14:textId="77777777" w:rsidR="00C2042F" w:rsidRPr="009A1CB2" w:rsidRDefault="00C2042F" w:rsidP="00C2042F">
      <w:pPr>
        <w:spacing w:after="0" w:line="480" w:lineRule="exact"/>
        <w:ind w:firstLineChars="200" w:firstLine="560"/>
        <w:jc w:val="both"/>
        <w:rPr>
          <w:ins w:id="2377" w:author="yun qiao" w:date="2026-04-16T15:27:00Z"/>
          <w:rFonts w:ascii="Times New Roman" w:eastAsia="宋体" w:hAnsi="Times New Roman" w:cs="Times New Roman"/>
          <w:color w:val="000000" w:themeColor="text1"/>
          <w:sz w:val="28"/>
          <w:szCs w:val="28"/>
          <w14:ligatures w14:val="none"/>
          <w:rPrChange w:id="2378" w:author="yun qiao" w:date="2026-04-16T15:38:00Z">
            <w:rPr>
              <w:ins w:id="2379" w:author="yun qiao" w:date="2026-04-16T15:27:00Z"/>
              <w:rFonts w:ascii="Times New Roman" w:eastAsia="宋体" w:hAnsi="Times New Roman" w:cs="Times New Roman"/>
              <w:color w:val="FF0000"/>
              <w:sz w:val="28"/>
              <w:szCs w:val="28"/>
              <w14:ligatures w14:val="none"/>
            </w:rPr>
          </w:rPrChange>
        </w:rPr>
      </w:pPr>
      <w:ins w:id="2380" w:author="yun qiao" w:date="2026-04-16T15:27:00Z">
        <w:r w:rsidRPr="009A1CB2">
          <w:rPr>
            <w:rFonts w:ascii="Times New Roman" w:eastAsia="宋体" w:hAnsi="Times New Roman" w:cs="Times New Roman" w:hint="eastAsia"/>
            <w:color w:val="000000" w:themeColor="text1"/>
            <w:sz w:val="28"/>
            <w:szCs w:val="28"/>
            <w14:ligatures w14:val="none"/>
            <w:rPrChange w:id="2381" w:author="yun qiao" w:date="2026-04-16T15:38:00Z">
              <w:rPr>
                <w:rFonts w:ascii="Times New Roman" w:eastAsia="宋体" w:hAnsi="Times New Roman" w:cs="Times New Roman" w:hint="eastAsia"/>
                <w:color w:val="FF0000"/>
                <w:sz w:val="28"/>
                <w:szCs w:val="28"/>
                <w14:ligatures w14:val="none"/>
              </w:rPr>
            </w:rPrChange>
          </w:rPr>
          <w:t>（</w:t>
        </w:r>
        <w:r w:rsidRPr="009A1CB2">
          <w:rPr>
            <w:rFonts w:ascii="Times New Roman" w:eastAsia="宋体" w:hAnsi="Times New Roman" w:cs="Times New Roman"/>
            <w:color w:val="000000" w:themeColor="text1"/>
            <w:sz w:val="28"/>
            <w:szCs w:val="28"/>
            <w14:ligatures w14:val="none"/>
            <w:rPrChange w:id="2382" w:author="yun qiao" w:date="2026-04-16T15:38:00Z">
              <w:rPr>
                <w:rFonts w:ascii="Times New Roman" w:eastAsia="宋体" w:hAnsi="Times New Roman" w:cs="Times New Roman"/>
                <w:color w:val="FF0000"/>
                <w:sz w:val="28"/>
                <w:szCs w:val="28"/>
                <w14:ligatures w14:val="none"/>
              </w:rPr>
            </w:rPrChange>
          </w:rPr>
          <w:t>3</w:t>
        </w:r>
        <w:r w:rsidRPr="009A1CB2">
          <w:rPr>
            <w:rFonts w:ascii="Times New Roman" w:eastAsia="宋体" w:hAnsi="Times New Roman" w:cs="Times New Roman" w:hint="eastAsia"/>
            <w:color w:val="000000" w:themeColor="text1"/>
            <w:sz w:val="28"/>
            <w:szCs w:val="28"/>
            <w14:ligatures w14:val="none"/>
            <w:rPrChange w:id="2383" w:author="yun qiao" w:date="2026-04-16T15:38:00Z">
              <w:rPr>
                <w:rFonts w:ascii="Times New Roman" w:eastAsia="宋体" w:hAnsi="Times New Roman" w:cs="Times New Roman" w:hint="eastAsia"/>
                <w:color w:val="FF0000"/>
                <w:sz w:val="28"/>
                <w:szCs w:val="28"/>
                <w14:ligatures w14:val="none"/>
              </w:rPr>
            </w:rPrChange>
          </w:rPr>
          <w:t>）前一操作原语的输出数据类型与后一操作原语的输入数据类型兼容，所述数据类型包括矢量、栅格、影像、影像集合、表格及属性字段等。</w:t>
        </w:r>
      </w:ins>
    </w:p>
    <w:p w14:paraId="09F0F211" w14:textId="77777777" w:rsidR="00C2042F" w:rsidRPr="009A1CB2" w:rsidRDefault="00C2042F" w:rsidP="00C2042F">
      <w:pPr>
        <w:spacing w:after="0" w:line="480" w:lineRule="exact"/>
        <w:ind w:firstLineChars="200" w:firstLine="560"/>
        <w:jc w:val="both"/>
        <w:rPr>
          <w:ins w:id="2384" w:author="yun qiao" w:date="2026-04-16T15:27:00Z"/>
          <w:rFonts w:ascii="Times New Roman" w:eastAsia="宋体" w:hAnsi="Times New Roman" w:cs="Times New Roman"/>
          <w:color w:val="000000" w:themeColor="text1"/>
          <w:sz w:val="28"/>
          <w:szCs w:val="28"/>
          <w14:ligatures w14:val="none"/>
          <w:rPrChange w:id="2385" w:author="yun qiao" w:date="2026-04-16T15:38:00Z">
            <w:rPr>
              <w:ins w:id="2386" w:author="yun qiao" w:date="2026-04-16T15:27:00Z"/>
              <w:rFonts w:ascii="Times New Roman" w:eastAsia="宋体" w:hAnsi="Times New Roman" w:cs="Times New Roman"/>
              <w:color w:val="FF0000"/>
              <w:sz w:val="28"/>
              <w:szCs w:val="28"/>
              <w14:ligatures w14:val="none"/>
            </w:rPr>
          </w:rPrChange>
        </w:rPr>
      </w:pPr>
      <w:ins w:id="2387" w:author="yun qiao" w:date="2026-04-16T15:27:00Z">
        <w:r w:rsidRPr="009A1CB2">
          <w:rPr>
            <w:rFonts w:ascii="Times New Roman" w:eastAsia="宋体" w:hAnsi="Times New Roman" w:cs="Times New Roman"/>
            <w:color w:val="000000" w:themeColor="text1"/>
            <w:sz w:val="28"/>
            <w:szCs w:val="28"/>
            <w14:ligatures w14:val="none"/>
            <w:rPrChange w:id="2388" w:author="yun qiao" w:date="2026-04-16T15:38:00Z">
              <w:rPr>
                <w:rFonts w:ascii="Times New Roman" w:eastAsia="宋体" w:hAnsi="Times New Roman" w:cs="Times New Roman"/>
                <w:color w:val="FF0000"/>
                <w:sz w:val="28"/>
                <w:szCs w:val="28"/>
                <w14:ligatures w14:val="none"/>
              </w:rPr>
            </w:rPrChange>
          </w:rPr>
          <w:t>S42</w:t>
        </w:r>
        <w:r w:rsidRPr="009A1CB2">
          <w:rPr>
            <w:rFonts w:ascii="Times New Roman" w:eastAsia="宋体" w:hAnsi="Times New Roman" w:cs="Times New Roman" w:hint="eastAsia"/>
            <w:color w:val="000000" w:themeColor="text1"/>
            <w:sz w:val="28"/>
            <w:szCs w:val="28"/>
            <w14:ligatures w14:val="none"/>
            <w:rPrChange w:id="2389" w:author="yun qiao" w:date="2026-04-16T15:38:00Z">
              <w:rPr>
                <w:rFonts w:ascii="Times New Roman" w:eastAsia="宋体" w:hAnsi="Times New Roman" w:cs="Times New Roman" w:hint="eastAsia"/>
                <w:color w:val="FF0000"/>
                <w:sz w:val="28"/>
                <w:szCs w:val="28"/>
                <w14:ligatures w14:val="none"/>
              </w:rPr>
            </w:rPrChange>
          </w:rPr>
          <w:t>、基于约束机制的候选操作原语筛选与概率重归一化方法。</w:t>
        </w:r>
      </w:ins>
    </w:p>
    <w:p w14:paraId="7B833689" w14:textId="77777777" w:rsidR="00C2042F" w:rsidRPr="009A1CB2" w:rsidRDefault="00C2042F" w:rsidP="00C2042F">
      <w:pPr>
        <w:spacing w:after="0" w:line="480" w:lineRule="exact"/>
        <w:ind w:firstLineChars="200" w:firstLine="560"/>
        <w:jc w:val="both"/>
        <w:rPr>
          <w:ins w:id="2390" w:author="yun qiao" w:date="2026-04-16T15:27:00Z"/>
          <w:rFonts w:ascii="Times New Roman" w:eastAsia="宋体" w:hAnsi="Times New Roman" w:cs="Times New Roman"/>
          <w:color w:val="000000" w:themeColor="text1"/>
          <w:sz w:val="28"/>
          <w:szCs w:val="28"/>
          <w14:ligatures w14:val="none"/>
          <w:rPrChange w:id="2391" w:author="yun qiao" w:date="2026-04-16T15:38:00Z">
            <w:rPr>
              <w:ins w:id="2392" w:author="yun qiao" w:date="2026-04-16T15:27:00Z"/>
              <w:rFonts w:ascii="Times New Roman" w:eastAsia="宋体" w:hAnsi="Times New Roman" w:cs="Times New Roman"/>
              <w:color w:val="FF0000"/>
              <w:sz w:val="28"/>
              <w:szCs w:val="28"/>
              <w14:ligatures w14:val="none"/>
            </w:rPr>
          </w:rPrChange>
        </w:rPr>
      </w:pPr>
      <w:ins w:id="2393" w:author="yun qiao" w:date="2026-04-16T15:27:00Z">
        <w:r w:rsidRPr="009A1CB2">
          <w:rPr>
            <w:rFonts w:ascii="Times New Roman" w:eastAsia="宋体" w:hAnsi="Times New Roman" w:cs="Times New Roman" w:hint="eastAsia"/>
            <w:color w:val="000000" w:themeColor="text1"/>
            <w:sz w:val="28"/>
            <w:szCs w:val="28"/>
            <w14:ligatures w14:val="none"/>
            <w:rPrChange w:id="2394" w:author="yun qiao" w:date="2026-04-16T15:38:00Z">
              <w:rPr>
                <w:rFonts w:ascii="Times New Roman" w:eastAsia="宋体" w:hAnsi="Times New Roman" w:cs="Times New Roman" w:hint="eastAsia"/>
                <w:color w:val="FF0000"/>
                <w:sz w:val="28"/>
                <w:szCs w:val="28"/>
                <w14:ligatures w14:val="none"/>
              </w:rPr>
            </w:rPrChange>
          </w:rPr>
          <w:t>在获得所述条件生成概率后，为保证生成的操作原语序列满足地理处理任务的结构约束与语义一致性，在解码过程中引入基于多源约束的候选筛选机制。</w:t>
        </w:r>
      </w:ins>
    </w:p>
    <w:p w14:paraId="73D02718" w14:textId="77777777" w:rsidR="00C2042F" w:rsidRPr="009A1CB2" w:rsidRDefault="00C2042F" w:rsidP="00C2042F">
      <w:pPr>
        <w:spacing w:after="0" w:line="480" w:lineRule="exact"/>
        <w:ind w:firstLineChars="200" w:firstLine="560"/>
        <w:jc w:val="both"/>
        <w:rPr>
          <w:ins w:id="2395" w:author="yun qiao" w:date="2026-04-16T15:27:00Z"/>
          <w:rFonts w:ascii="Times New Roman" w:eastAsia="宋体" w:hAnsi="Times New Roman" w:cs="Times New Roman"/>
          <w:color w:val="000000" w:themeColor="text1"/>
          <w:sz w:val="28"/>
          <w:szCs w:val="28"/>
          <w14:ligatures w14:val="none"/>
          <w:rPrChange w:id="2396" w:author="yun qiao" w:date="2026-04-16T15:38:00Z">
            <w:rPr>
              <w:ins w:id="2397" w:author="yun qiao" w:date="2026-04-16T15:27:00Z"/>
              <w:rFonts w:ascii="Times New Roman" w:eastAsia="宋体" w:hAnsi="Times New Roman" w:cs="Times New Roman"/>
              <w:color w:val="FF0000"/>
              <w:sz w:val="28"/>
              <w:szCs w:val="28"/>
              <w14:ligatures w14:val="none"/>
            </w:rPr>
          </w:rPrChange>
        </w:rPr>
      </w:pPr>
      <w:ins w:id="2398" w:author="yun qiao" w:date="2026-04-16T15:27:00Z">
        <w:r w:rsidRPr="009A1CB2">
          <w:rPr>
            <w:rFonts w:ascii="Times New Roman" w:eastAsia="宋体" w:hAnsi="Times New Roman" w:cs="Times New Roman" w:hint="eastAsia"/>
            <w:color w:val="000000" w:themeColor="text1"/>
            <w:sz w:val="28"/>
            <w:szCs w:val="28"/>
            <w14:ligatures w14:val="none"/>
            <w:rPrChange w:id="2399" w:author="yun qiao" w:date="2026-04-16T15:38:00Z">
              <w:rPr>
                <w:rFonts w:ascii="Times New Roman" w:eastAsia="宋体" w:hAnsi="Times New Roman" w:cs="Times New Roman" w:hint="eastAsia"/>
                <w:color w:val="FF0000"/>
                <w:sz w:val="28"/>
                <w:szCs w:val="28"/>
                <w14:ligatures w14:val="none"/>
              </w:rPr>
            </w:rPrChange>
          </w:rPr>
          <w:t>具体地，在第</w:t>
        </w:r>
      </w:ins>
      <m:oMath>
        <m:r>
          <w:ins w:id="2400" w:author="yun qiao" w:date="2026-04-16T15:27:00Z">
            <w:rPr>
              <w:rFonts w:ascii="Cambria Math" w:eastAsia="宋体" w:hAnsi="Cambria Math" w:cs="Times New Roman"/>
              <w:color w:val="000000" w:themeColor="text1"/>
              <w:sz w:val="28"/>
              <w:szCs w:val="28"/>
              <w14:ligatures w14:val="none"/>
              <w:rPrChange w:id="2401" w:author="yun qiao" w:date="2026-04-16T15:38:00Z">
                <w:rPr>
                  <w:rFonts w:ascii="Cambria Math" w:eastAsia="宋体" w:hAnsi="Cambria Math" w:cs="Times New Roman"/>
                  <w:color w:val="FF0000"/>
                  <w:sz w:val="28"/>
                  <w:szCs w:val="28"/>
                  <w14:ligatures w14:val="none"/>
                </w:rPr>
              </w:rPrChange>
            </w:rPr>
            <m:t>t</m:t>
          </w:ins>
        </m:r>
      </m:oMath>
      <w:ins w:id="2402" w:author="yun qiao" w:date="2026-04-16T15:27:00Z">
        <w:r w:rsidRPr="009A1CB2">
          <w:rPr>
            <w:rFonts w:ascii="Times New Roman" w:eastAsia="宋体" w:hAnsi="Times New Roman" w:cs="Times New Roman" w:hint="eastAsia"/>
            <w:color w:val="000000" w:themeColor="text1"/>
            <w:sz w:val="28"/>
            <w:szCs w:val="28"/>
            <w14:ligatures w14:val="none"/>
            <w:rPrChange w:id="2403" w:author="yun qiao" w:date="2026-04-16T15:38:00Z">
              <w:rPr>
                <w:rFonts w:ascii="Times New Roman" w:eastAsia="宋体" w:hAnsi="Times New Roman" w:cs="Times New Roman" w:hint="eastAsia"/>
                <w:color w:val="FF0000"/>
                <w:sz w:val="28"/>
                <w:szCs w:val="28"/>
                <w14:ligatures w14:val="none"/>
              </w:rPr>
            </w:rPrChange>
          </w:rPr>
          <w:t>个时间步，首先基于模型输出的概率分布</w:t>
        </w:r>
      </w:ins>
      <m:oMath>
        <m:r>
          <w:ins w:id="2404" w:author="yun qiao" w:date="2026-04-16T15:27:00Z">
            <w:rPr>
              <w:rFonts w:ascii="Cambria Math" w:eastAsia="宋体" w:hAnsi="Cambria Math" w:cs="Times New Roman"/>
              <w:color w:val="000000" w:themeColor="text1"/>
              <w:sz w:val="28"/>
              <w:szCs w:val="28"/>
              <w14:ligatures w14:val="none"/>
              <w:rPrChange w:id="2405" w:author="yun qiao" w:date="2026-04-16T15:38:00Z">
                <w:rPr>
                  <w:rFonts w:ascii="Cambria Math" w:eastAsia="宋体" w:hAnsi="Cambria Math" w:cs="Times New Roman"/>
                  <w:color w:val="FF0000"/>
                  <w:sz w:val="28"/>
                  <w:szCs w:val="28"/>
                  <w14:ligatures w14:val="none"/>
                </w:rPr>
              </w:rPrChange>
            </w:rPr>
            <m:t>P</m:t>
          </w:ins>
        </m:r>
        <m:d>
          <m:dPr>
            <m:sepChr m:val="∣"/>
            <m:ctrlPr>
              <w:ins w:id="2406" w:author="yun qiao" w:date="2026-04-16T15:27:00Z">
                <w:rPr>
                  <w:rFonts w:ascii="Cambria Math" w:eastAsia="宋体" w:hAnsi="Cambria Math" w:cs="Times New Roman"/>
                  <w:i/>
                  <w:color w:val="000000" w:themeColor="text1"/>
                  <w:sz w:val="28"/>
                  <w:szCs w:val="28"/>
                  <w14:ligatures w14:val="none"/>
                </w:rPr>
              </w:ins>
            </m:ctrlPr>
          </m:dPr>
          <m:e>
            <m:sSub>
              <m:sSubPr>
                <m:ctrlPr>
                  <w:ins w:id="2407" w:author="yun qiao" w:date="2026-04-16T15:27:00Z">
                    <w:rPr>
                      <w:rFonts w:ascii="Cambria Math" w:eastAsia="宋体" w:hAnsi="Cambria Math" w:cs="Times New Roman"/>
                      <w:i/>
                      <w:color w:val="000000" w:themeColor="text1"/>
                      <w:sz w:val="28"/>
                      <w:szCs w:val="28"/>
                      <w14:ligatures w14:val="none"/>
                    </w:rPr>
                  </w:ins>
                </m:ctrlPr>
              </m:sSubPr>
              <m:e>
                <m:r>
                  <w:ins w:id="2408" w:author="yun qiao" w:date="2026-04-16T15:27:00Z">
                    <w:rPr>
                      <w:rFonts w:ascii="Cambria Math" w:eastAsia="宋体" w:hAnsi="Cambria Math" w:cs="Times New Roman"/>
                      <w:color w:val="000000" w:themeColor="text1"/>
                      <w:sz w:val="28"/>
                      <w:szCs w:val="28"/>
                      <w14:ligatures w14:val="none"/>
                      <w:rPrChange w:id="2409" w:author="yun qiao" w:date="2026-04-16T15:38:00Z">
                        <w:rPr>
                          <w:rFonts w:ascii="Cambria Math" w:eastAsia="宋体" w:hAnsi="Cambria Math" w:cs="Times New Roman"/>
                          <w:color w:val="FF0000"/>
                          <w:sz w:val="28"/>
                          <w:szCs w:val="28"/>
                          <w14:ligatures w14:val="none"/>
                        </w:rPr>
                      </w:rPrChange>
                    </w:rPr>
                    <m:t>o</m:t>
                  </w:ins>
                </m:r>
              </m:e>
              <m:sub>
                <m:r>
                  <w:ins w:id="2410" w:author="yun qiao" w:date="2026-04-16T15:27:00Z">
                    <w:rPr>
                      <w:rFonts w:ascii="Cambria Math" w:eastAsia="宋体" w:hAnsi="Cambria Math" w:cs="Times New Roman"/>
                      <w:color w:val="000000" w:themeColor="text1"/>
                      <w:sz w:val="28"/>
                      <w:szCs w:val="28"/>
                      <w14:ligatures w14:val="none"/>
                      <w:rPrChange w:id="2411" w:author="yun qiao" w:date="2026-04-16T15:38:00Z">
                        <w:rPr>
                          <w:rFonts w:ascii="Cambria Math" w:eastAsia="宋体" w:hAnsi="Cambria Math" w:cs="Times New Roman"/>
                          <w:color w:val="FF0000"/>
                          <w:sz w:val="28"/>
                          <w:szCs w:val="28"/>
                          <w14:ligatures w14:val="none"/>
                        </w:rPr>
                      </w:rPrChange>
                    </w:rPr>
                    <m:t>t</m:t>
                  </w:ins>
                </m:r>
              </m:sub>
            </m:sSub>
          </m:e>
          <m:e>
            <m:sSub>
              <m:sSubPr>
                <m:ctrlPr>
                  <w:ins w:id="2412" w:author="yun qiao" w:date="2026-04-16T15:27:00Z">
                    <w:rPr>
                      <w:rFonts w:ascii="Cambria Math" w:eastAsia="宋体" w:hAnsi="Cambria Math" w:cs="Times New Roman"/>
                      <w:i/>
                      <w:color w:val="000000" w:themeColor="text1"/>
                      <w:sz w:val="28"/>
                      <w:szCs w:val="28"/>
                      <w14:ligatures w14:val="none"/>
                    </w:rPr>
                  </w:ins>
                </m:ctrlPr>
              </m:sSubPr>
              <m:e>
                <m:r>
                  <w:ins w:id="2413" w:author="yun qiao" w:date="2026-04-16T15:27:00Z">
                    <w:rPr>
                      <w:rFonts w:ascii="Cambria Math" w:eastAsia="宋体" w:hAnsi="Cambria Math" w:cs="Times New Roman"/>
                      <w:color w:val="000000" w:themeColor="text1"/>
                      <w:sz w:val="28"/>
                      <w:szCs w:val="28"/>
                      <w14:ligatures w14:val="none"/>
                      <w:rPrChange w:id="2414" w:author="yun qiao" w:date="2026-04-16T15:38:00Z">
                        <w:rPr>
                          <w:rFonts w:ascii="Cambria Math" w:eastAsia="宋体" w:hAnsi="Cambria Math" w:cs="Times New Roman"/>
                          <w:color w:val="FF0000"/>
                          <w:sz w:val="28"/>
                          <w:szCs w:val="28"/>
                          <w14:ligatures w14:val="none"/>
                        </w:rPr>
                      </w:rPrChange>
                    </w:rPr>
                    <m:t>o</m:t>
                  </w:ins>
                </m:r>
              </m:e>
              <m:sub>
                <m:r>
                  <w:ins w:id="2415" w:author="yun qiao" w:date="2026-04-16T15:27:00Z">
                    <w:rPr>
                      <w:rFonts w:ascii="Cambria Math" w:eastAsia="宋体" w:hAnsi="Cambria Math" w:cs="Times New Roman"/>
                      <w:color w:val="000000" w:themeColor="text1"/>
                      <w:sz w:val="28"/>
                      <w:szCs w:val="28"/>
                      <w14:ligatures w14:val="none"/>
                      <w:rPrChange w:id="2416" w:author="yun qiao" w:date="2026-04-16T15:38:00Z">
                        <w:rPr>
                          <w:rFonts w:ascii="Cambria Math" w:eastAsia="宋体" w:hAnsi="Cambria Math" w:cs="Times New Roman"/>
                          <w:color w:val="FF0000"/>
                          <w:sz w:val="28"/>
                          <w:szCs w:val="28"/>
                          <w14:ligatures w14:val="none"/>
                        </w:rPr>
                      </w:rPrChange>
                    </w:rPr>
                    <m:t>&lt;t</m:t>
                  </w:ins>
                </m:r>
              </m:sub>
            </m:sSub>
            <m:r>
              <w:ins w:id="2417" w:author="yun qiao" w:date="2026-04-16T15:27:00Z">
                <w:rPr>
                  <w:rFonts w:ascii="Cambria Math" w:eastAsia="宋体" w:hAnsi="Cambria Math" w:cs="Times New Roman"/>
                  <w:color w:val="000000" w:themeColor="text1"/>
                  <w:sz w:val="28"/>
                  <w:szCs w:val="28"/>
                  <w14:ligatures w14:val="none"/>
                  <w:rPrChange w:id="2418" w:author="yun qiao" w:date="2026-04-16T15:38:00Z">
                    <w:rPr>
                      <w:rFonts w:ascii="Cambria Math" w:eastAsia="宋体" w:hAnsi="Cambria Math" w:cs="Times New Roman"/>
                      <w:color w:val="FF0000"/>
                      <w:sz w:val="28"/>
                      <w:szCs w:val="28"/>
                      <w14:ligatures w14:val="none"/>
                    </w:rPr>
                  </w:rPrChange>
                </w:rPr>
                <m:t>,c</m:t>
              </w:ins>
            </m:r>
          </m:e>
        </m:d>
      </m:oMath>
      <w:ins w:id="2419" w:author="yun qiao" w:date="2026-04-16T15:27:00Z">
        <w:r w:rsidRPr="009A1CB2">
          <w:rPr>
            <w:rFonts w:ascii="Times New Roman" w:eastAsia="宋体" w:hAnsi="Times New Roman" w:cs="Times New Roman" w:hint="eastAsia"/>
            <w:color w:val="000000" w:themeColor="text1"/>
            <w:sz w:val="28"/>
            <w:szCs w:val="28"/>
            <w14:ligatures w14:val="none"/>
            <w:rPrChange w:id="2420" w:author="yun qiao" w:date="2026-04-16T15:38:00Z">
              <w:rPr>
                <w:rFonts w:ascii="Times New Roman" w:eastAsia="宋体" w:hAnsi="Times New Roman" w:cs="Times New Roman" w:hint="eastAsia"/>
                <w:color w:val="FF0000"/>
                <w:sz w:val="28"/>
                <w:szCs w:val="28"/>
                <w14:ligatures w14:val="none"/>
              </w:rPr>
            </w:rPrChange>
          </w:rPr>
          <w:t>，构建候选操作原语集合。所述候选集合由以下约束条件共同确定：</w:t>
        </w:r>
      </w:ins>
    </w:p>
    <w:p w14:paraId="1378B158" w14:textId="77777777" w:rsidR="00C2042F" w:rsidRPr="009A1CB2" w:rsidRDefault="00C2042F" w:rsidP="00C2042F">
      <w:pPr>
        <w:spacing w:after="0" w:line="480" w:lineRule="exact"/>
        <w:ind w:leftChars="200" w:left="440"/>
        <w:jc w:val="both"/>
        <w:rPr>
          <w:ins w:id="2421" w:author="yun qiao" w:date="2026-04-16T15:27:00Z"/>
          <w:rFonts w:ascii="Times New Roman" w:eastAsia="宋体" w:hAnsi="Times New Roman" w:cs="Times New Roman"/>
          <w:color w:val="000000" w:themeColor="text1"/>
          <w:sz w:val="28"/>
          <w:szCs w:val="28"/>
          <w14:ligatures w14:val="none"/>
          <w:rPrChange w:id="2422" w:author="yun qiao" w:date="2026-04-16T15:38:00Z">
            <w:rPr>
              <w:ins w:id="2423" w:author="yun qiao" w:date="2026-04-16T15:27:00Z"/>
              <w:rFonts w:ascii="Times New Roman" w:eastAsia="宋体" w:hAnsi="Times New Roman" w:cs="Times New Roman"/>
              <w:color w:val="FF0000"/>
              <w:sz w:val="28"/>
              <w:szCs w:val="28"/>
              <w14:ligatures w14:val="none"/>
            </w:rPr>
          </w:rPrChange>
        </w:rPr>
      </w:pPr>
      <w:ins w:id="2424" w:author="yun qiao" w:date="2026-04-16T15:27:00Z">
        <w:r w:rsidRPr="009A1CB2">
          <w:rPr>
            <w:rFonts w:ascii="Times New Roman" w:eastAsia="宋体" w:hAnsi="Times New Roman" w:cs="Times New Roman" w:hint="eastAsia"/>
            <w:color w:val="000000" w:themeColor="text1"/>
            <w:sz w:val="28"/>
            <w:szCs w:val="28"/>
            <w14:ligatures w14:val="none"/>
            <w:rPrChange w:id="2425" w:author="yun qiao" w:date="2026-04-16T15:38:00Z">
              <w:rPr>
                <w:rFonts w:ascii="Times New Roman" w:eastAsia="宋体" w:hAnsi="Times New Roman" w:cs="Times New Roman" w:hint="eastAsia"/>
                <w:color w:val="FF0000"/>
                <w:sz w:val="28"/>
                <w:szCs w:val="28"/>
                <w14:ligatures w14:val="none"/>
              </w:rPr>
            </w:rPrChange>
          </w:rPr>
          <w:t>（</w:t>
        </w:r>
        <w:r w:rsidRPr="009A1CB2">
          <w:rPr>
            <w:rFonts w:ascii="Times New Roman" w:eastAsia="宋体" w:hAnsi="Times New Roman" w:cs="Times New Roman"/>
            <w:color w:val="000000" w:themeColor="text1"/>
            <w:sz w:val="28"/>
            <w:szCs w:val="28"/>
            <w14:ligatures w14:val="none"/>
            <w:rPrChange w:id="2426" w:author="yun qiao" w:date="2026-04-16T15:38:00Z">
              <w:rPr>
                <w:rFonts w:ascii="Times New Roman" w:eastAsia="宋体" w:hAnsi="Times New Roman" w:cs="Times New Roman"/>
                <w:color w:val="FF0000"/>
                <w:sz w:val="28"/>
                <w:szCs w:val="28"/>
                <w14:ligatures w14:val="none"/>
              </w:rPr>
            </w:rPrChange>
          </w:rPr>
          <w:t>1</w:t>
        </w:r>
        <w:r w:rsidRPr="009A1CB2">
          <w:rPr>
            <w:rFonts w:ascii="Times New Roman" w:eastAsia="宋体" w:hAnsi="Times New Roman" w:cs="Times New Roman" w:hint="eastAsia"/>
            <w:color w:val="000000" w:themeColor="text1"/>
            <w:sz w:val="28"/>
            <w:szCs w:val="28"/>
            <w14:ligatures w14:val="none"/>
            <w:rPrChange w:id="2427" w:author="yun qiao" w:date="2026-04-16T15:38:00Z">
              <w:rPr>
                <w:rFonts w:ascii="Times New Roman" w:eastAsia="宋体" w:hAnsi="Times New Roman" w:cs="Times New Roman" w:hint="eastAsia"/>
                <w:color w:val="FF0000"/>
                <w:sz w:val="28"/>
                <w:szCs w:val="28"/>
                <w14:ligatures w14:val="none"/>
              </w:rPr>
            </w:rPrChange>
          </w:rPr>
          <w:t>）任务类型对应的操作大类约束；</w:t>
        </w:r>
        <w:r w:rsidRPr="009A1CB2">
          <w:rPr>
            <w:rFonts w:ascii="Times New Roman" w:eastAsia="宋体" w:hAnsi="Times New Roman" w:cs="Times New Roman"/>
            <w:color w:val="000000" w:themeColor="text1"/>
            <w:sz w:val="28"/>
            <w:szCs w:val="28"/>
            <w14:ligatures w14:val="none"/>
            <w:rPrChange w:id="2428" w:author="yun qiao" w:date="2026-04-16T15:38:00Z">
              <w:rPr>
                <w:rFonts w:ascii="Times New Roman" w:eastAsia="宋体" w:hAnsi="Times New Roman" w:cs="Times New Roman"/>
                <w:color w:val="FF0000"/>
                <w:sz w:val="28"/>
                <w:szCs w:val="28"/>
                <w14:ligatures w14:val="none"/>
              </w:rPr>
            </w:rPrChange>
          </w:rPr>
          <w:br/>
        </w:r>
        <w:r w:rsidRPr="009A1CB2">
          <w:rPr>
            <w:rFonts w:ascii="Times New Roman" w:eastAsia="宋体" w:hAnsi="Times New Roman" w:cs="Times New Roman" w:hint="eastAsia"/>
            <w:color w:val="000000" w:themeColor="text1"/>
            <w:sz w:val="28"/>
            <w:szCs w:val="28"/>
            <w14:ligatures w14:val="none"/>
            <w:rPrChange w:id="2429" w:author="yun qiao" w:date="2026-04-16T15:38:00Z">
              <w:rPr>
                <w:rFonts w:ascii="Times New Roman" w:eastAsia="宋体" w:hAnsi="Times New Roman" w:cs="Times New Roman" w:hint="eastAsia"/>
                <w:color w:val="FF0000"/>
                <w:sz w:val="28"/>
                <w:szCs w:val="28"/>
                <w14:ligatures w14:val="none"/>
              </w:rPr>
            </w:rPrChange>
          </w:rPr>
          <w:t>（</w:t>
        </w:r>
        <w:r w:rsidRPr="009A1CB2">
          <w:rPr>
            <w:rFonts w:ascii="Times New Roman" w:eastAsia="宋体" w:hAnsi="Times New Roman" w:cs="Times New Roman"/>
            <w:color w:val="000000" w:themeColor="text1"/>
            <w:sz w:val="28"/>
            <w:szCs w:val="28"/>
            <w14:ligatures w14:val="none"/>
            <w:rPrChange w:id="2430" w:author="yun qiao" w:date="2026-04-16T15:38:00Z">
              <w:rPr>
                <w:rFonts w:ascii="Times New Roman" w:eastAsia="宋体" w:hAnsi="Times New Roman" w:cs="Times New Roman"/>
                <w:color w:val="FF0000"/>
                <w:sz w:val="28"/>
                <w:szCs w:val="28"/>
                <w14:ligatures w14:val="none"/>
              </w:rPr>
            </w:rPrChange>
          </w:rPr>
          <w:t>2</w:t>
        </w:r>
        <w:r w:rsidRPr="009A1CB2">
          <w:rPr>
            <w:rFonts w:ascii="Times New Roman" w:eastAsia="宋体" w:hAnsi="Times New Roman" w:cs="Times New Roman" w:hint="eastAsia"/>
            <w:color w:val="000000" w:themeColor="text1"/>
            <w:sz w:val="28"/>
            <w:szCs w:val="28"/>
            <w14:ligatures w14:val="none"/>
            <w:rPrChange w:id="2431" w:author="yun qiao" w:date="2026-04-16T15:38:00Z">
              <w:rPr>
                <w:rFonts w:ascii="Times New Roman" w:eastAsia="宋体" w:hAnsi="Times New Roman" w:cs="Times New Roman" w:hint="eastAsia"/>
                <w:color w:val="FF0000"/>
                <w:sz w:val="28"/>
                <w:szCs w:val="28"/>
                <w14:ligatures w14:val="none"/>
              </w:rPr>
            </w:rPrChange>
          </w:rPr>
          <w:t>）已生成操作原语序列的层次归属关系约束；</w:t>
        </w:r>
        <w:r w:rsidRPr="009A1CB2">
          <w:rPr>
            <w:rFonts w:ascii="Times New Roman" w:eastAsia="宋体" w:hAnsi="Times New Roman" w:cs="Times New Roman"/>
            <w:color w:val="000000" w:themeColor="text1"/>
            <w:sz w:val="28"/>
            <w:szCs w:val="28"/>
            <w14:ligatures w14:val="none"/>
            <w:rPrChange w:id="2432" w:author="yun qiao" w:date="2026-04-16T15:38:00Z">
              <w:rPr>
                <w:rFonts w:ascii="Times New Roman" w:eastAsia="宋体" w:hAnsi="Times New Roman" w:cs="Times New Roman"/>
                <w:color w:val="FF0000"/>
                <w:sz w:val="28"/>
                <w:szCs w:val="28"/>
                <w14:ligatures w14:val="none"/>
              </w:rPr>
            </w:rPrChange>
          </w:rPr>
          <w:br/>
        </w:r>
        <w:r w:rsidRPr="009A1CB2">
          <w:rPr>
            <w:rFonts w:ascii="Times New Roman" w:eastAsia="宋体" w:hAnsi="Times New Roman" w:cs="Times New Roman" w:hint="eastAsia"/>
            <w:color w:val="000000" w:themeColor="text1"/>
            <w:sz w:val="28"/>
            <w:szCs w:val="28"/>
            <w14:ligatures w14:val="none"/>
            <w:rPrChange w:id="2433" w:author="yun qiao" w:date="2026-04-16T15:38:00Z">
              <w:rPr>
                <w:rFonts w:ascii="Times New Roman" w:eastAsia="宋体" w:hAnsi="Times New Roman" w:cs="Times New Roman" w:hint="eastAsia"/>
                <w:color w:val="FF0000"/>
                <w:sz w:val="28"/>
                <w:szCs w:val="28"/>
                <w14:ligatures w14:val="none"/>
              </w:rPr>
            </w:rPrChange>
          </w:rPr>
          <w:t>（</w:t>
        </w:r>
        <w:r w:rsidRPr="009A1CB2">
          <w:rPr>
            <w:rFonts w:ascii="Times New Roman" w:eastAsia="宋体" w:hAnsi="Times New Roman" w:cs="Times New Roman"/>
            <w:color w:val="000000" w:themeColor="text1"/>
            <w:sz w:val="28"/>
            <w:szCs w:val="28"/>
            <w14:ligatures w14:val="none"/>
            <w:rPrChange w:id="2434" w:author="yun qiao" w:date="2026-04-16T15:38:00Z">
              <w:rPr>
                <w:rFonts w:ascii="Times New Roman" w:eastAsia="宋体" w:hAnsi="Times New Roman" w:cs="Times New Roman"/>
                <w:color w:val="FF0000"/>
                <w:sz w:val="28"/>
                <w:szCs w:val="28"/>
                <w14:ligatures w14:val="none"/>
              </w:rPr>
            </w:rPrChange>
          </w:rPr>
          <w:t>3</w:t>
        </w:r>
        <w:r w:rsidRPr="009A1CB2">
          <w:rPr>
            <w:rFonts w:ascii="Times New Roman" w:eastAsia="宋体" w:hAnsi="Times New Roman" w:cs="Times New Roman" w:hint="eastAsia"/>
            <w:color w:val="000000" w:themeColor="text1"/>
            <w:sz w:val="28"/>
            <w:szCs w:val="28"/>
            <w14:ligatures w14:val="none"/>
            <w:rPrChange w:id="2435" w:author="yun qiao" w:date="2026-04-16T15:38:00Z">
              <w:rPr>
                <w:rFonts w:ascii="Times New Roman" w:eastAsia="宋体" w:hAnsi="Times New Roman" w:cs="Times New Roman" w:hint="eastAsia"/>
                <w:color w:val="FF0000"/>
                <w:sz w:val="28"/>
                <w:szCs w:val="28"/>
                <w14:ligatures w14:val="none"/>
              </w:rPr>
            </w:rPrChange>
          </w:rPr>
          <w:t>）操作原语转移合法性约束；</w:t>
        </w:r>
        <w:r w:rsidRPr="009A1CB2">
          <w:rPr>
            <w:rFonts w:ascii="Times New Roman" w:eastAsia="宋体" w:hAnsi="Times New Roman" w:cs="Times New Roman"/>
            <w:color w:val="000000" w:themeColor="text1"/>
            <w:sz w:val="28"/>
            <w:szCs w:val="28"/>
            <w14:ligatures w14:val="none"/>
            <w:rPrChange w:id="2436" w:author="yun qiao" w:date="2026-04-16T15:38:00Z">
              <w:rPr>
                <w:rFonts w:ascii="Times New Roman" w:eastAsia="宋体" w:hAnsi="Times New Roman" w:cs="Times New Roman"/>
                <w:color w:val="FF0000"/>
                <w:sz w:val="28"/>
                <w:szCs w:val="28"/>
                <w14:ligatures w14:val="none"/>
              </w:rPr>
            </w:rPrChange>
          </w:rPr>
          <w:br/>
        </w:r>
        <w:r w:rsidRPr="009A1CB2">
          <w:rPr>
            <w:rFonts w:ascii="Times New Roman" w:eastAsia="宋体" w:hAnsi="Times New Roman" w:cs="Times New Roman" w:hint="eastAsia"/>
            <w:color w:val="000000" w:themeColor="text1"/>
            <w:sz w:val="28"/>
            <w:szCs w:val="28"/>
            <w14:ligatures w14:val="none"/>
            <w:rPrChange w:id="2437" w:author="yun qiao" w:date="2026-04-16T15:38:00Z">
              <w:rPr>
                <w:rFonts w:ascii="Times New Roman" w:eastAsia="宋体" w:hAnsi="Times New Roman" w:cs="Times New Roman" w:hint="eastAsia"/>
                <w:color w:val="FF0000"/>
                <w:sz w:val="28"/>
                <w:szCs w:val="28"/>
                <w14:ligatures w14:val="none"/>
              </w:rPr>
            </w:rPrChange>
          </w:rPr>
          <w:t>（</w:t>
        </w:r>
        <w:r w:rsidRPr="009A1CB2">
          <w:rPr>
            <w:rFonts w:ascii="Times New Roman" w:eastAsia="宋体" w:hAnsi="Times New Roman" w:cs="Times New Roman"/>
            <w:color w:val="000000" w:themeColor="text1"/>
            <w:sz w:val="28"/>
            <w:szCs w:val="28"/>
            <w14:ligatures w14:val="none"/>
            <w:rPrChange w:id="2438" w:author="yun qiao" w:date="2026-04-16T15:38:00Z">
              <w:rPr>
                <w:rFonts w:ascii="Times New Roman" w:eastAsia="宋体" w:hAnsi="Times New Roman" w:cs="Times New Roman"/>
                <w:color w:val="FF0000"/>
                <w:sz w:val="28"/>
                <w:szCs w:val="28"/>
                <w14:ligatures w14:val="none"/>
              </w:rPr>
            </w:rPrChange>
          </w:rPr>
          <w:t>4</w:t>
        </w:r>
        <w:r w:rsidRPr="009A1CB2">
          <w:rPr>
            <w:rFonts w:ascii="Times New Roman" w:eastAsia="宋体" w:hAnsi="Times New Roman" w:cs="Times New Roman" w:hint="eastAsia"/>
            <w:color w:val="000000" w:themeColor="text1"/>
            <w:sz w:val="28"/>
            <w:szCs w:val="28"/>
            <w14:ligatures w14:val="none"/>
            <w:rPrChange w:id="2439" w:author="yun qiao" w:date="2026-04-16T15:38:00Z">
              <w:rPr>
                <w:rFonts w:ascii="Times New Roman" w:eastAsia="宋体" w:hAnsi="Times New Roman" w:cs="Times New Roman" w:hint="eastAsia"/>
                <w:color w:val="FF0000"/>
                <w:sz w:val="28"/>
                <w:szCs w:val="28"/>
                <w14:ligatures w14:val="none"/>
              </w:rPr>
            </w:rPrChange>
          </w:rPr>
          <w:t>）相邻步骤输入输出数据类型兼容性约束。</w:t>
        </w:r>
      </w:ins>
    </w:p>
    <w:p w14:paraId="1838268F" w14:textId="77777777" w:rsidR="00C2042F" w:rsidRPr="009A1CB2" w:rsidRDefault="00C2042F" w:rsidP="00C2042F">
      <w:pPr>
        <w:spacing w:after="0" w:line="480" w:lineRule="exact"/>
        <w:ind w:firstLineChars="200" w:firstLine="560"/>
        <w:jc w:val="both"/>
        <w:rPr>
          <w:ins w:id="2440" w:author="yun qiao" w:date="2026-04-16T15:27:00Z"/>
          <w:rFonts w:ascii="Times New Roman" w:eastAsia="宋体" w:hAnsi="Times New Roman" w:cs="Times New Roman"/>
          <w:color w:val="000000" w:themeColor="text1"/>
          <w:sz w:val="28"/>
          <w:szCs w:val="28"/>
          <w14:ligatures w14:val="none"/>
          <w:rPrChange w:id="2441" w:author="yun qiao" w:date="2026-04-16T15:38:00Z">
            <w:rPr>
              <w:ins w:id="2442" w:author="yun qiao" w:date="2026-04-16T15:27:00Z"/>
              <w:rFonts w:ascii="Times New Roman" w:eastAsia="宋体" w:hAnsi="Times New Roman" w:cs="Times New Roman"/>
              <w:color w:val="FF0000"/>
              <w:sz w:val="28"/>
              <w:szCs w:val="28"/>
              <w14:ligatures w14:val="none"/>
            </w:rPr>
          </w:rPrChange>
        </w:rPr>
      </w:pPr>
      <w:ins w:id="2443" w:author="yun qiao" w:date="2026-04-16T15:27:00Z">
        <w:r w:rsidRPr="009A1CB2">
          <w:rPr>
            <w:rFonts w:ascii="Times New Roman" w:eastAsia="宋体" w:hAnsi="Times New Roman" w:cs="Times New Roman" w:hint="eastAsia"/>
            <w:color w:val="000000" w:themeColor="text1"/>
            <w:sz w:val="28"/>
            <w:szCs w:val="28"/>
            <w14:ligatures w14:val="none"/>
            <w:rPrChange w:id="2444" w:author="yun qiao" w:date="2026-04-16T15:38:00Z">
              <w:rPr>
                <w:rFonts w:ascii="Times New Roman" w:eastAsia="宋体" w:hAnsi="Times New Roman" w:cs="Times New Roman" w:hint="eastAsia"/>
                <w:color w:val="FF0000"/>
                <w:sz w:val="28"/>
                <w:szCs w:val="28"/>
                <w14:ligatures w14:val="none"/>
              </w:rPr>
            </w:rPrChange>
          </w:rPr>
          <w:t>设候选屏蔽向量为</w:t>
        </w:r>
      </w:ins>
      <m:oMath>
        <m:sSub>
          <m:sSubPr>
            <m:ctrlPr>
              <w:ins w:id="2445" w:author="yun qiao" w:date="2026-04-16T15:27:00Z">
                <w:rPr>
                  <w:rFonts w:ascii="Cambria Math" w:eastAsia="宋体" w:hAnsi="Cambria Math" w:cs="Times New Roman"/>
                  <w:i/>
                  <w:color w:val="000000" w:themeColor="text1"/>
                  <w:sz w:val="28"/>
                  <w:szCs w:val="28"/>
                  <w14:ligatures w14:val="none"/>
                </w:rPr>
              </w:ins>
            </m:ctrlPr>
          </m:sSubPr>
          <m:e>
            <m:r>
              <w:ins w:id="2446" w:author="yun qiao" w:date="2026-04-16T15:27:00Z">
                <w:rPr>
                  <w:rFonts w:ascii="Cambria Math" w:eastAsia="宋体" w:hAnsi="Cambria Math" w:cs="Times New Roman"/>
                  <w:color w:val="000000" w:themeColor="text1"/>
                  <w:sz w:val="28"/>
                  <w:szCs w:val="28"/>
                  <w14:ligatures w14:val="none"/>
                  <w:rPrChange w:id="2447" w:author="yun qiao" w:date="2026-04-16T15:38:00Z">
                    <w:rPr>
                      <w:rFonts w:ascii="Cambria Math" w:eastAsia="宋体" w:hAnsi="Cambria Math" w:cs="Times New Roman"/>
                      <w:color w:val="FF0000"/>
                      <w:sz w:val="28"/>
                      <w:szCs w:val="28"/>
                      <w14:ligatures w14:val="none"/>
                    </w:rPr>
                  </w:rPrChange>
                </w:rPr>
                <m:t>m</m:t>
              </w:ins>
            </m:r>
          </m:e>
          <m:sub>
            <m:r>
              <w:ins w:id="2448" w:author="yun qiao" w:date="2026-04-16T15:27:00Z">
                <w:rPr>
                  <w:rFonts w:ascii="Cambria Math" w:eastAsia="宋体" w:hAnsi="Cambria Math" w:cs="Times New Roman"/>
                  <w:color w:val="000000" w:themeColor="text1"/>
                  <w:sz w:val="28"/>
                  <w:szCs w:val="28"/>
                  <w14:ligatures w14:val="none"/>
                  <w:rPrChange w:id="2449" w:author="yun qiao" w:date="2026-04-16T15:38:00Z">
                    <w:rPr>
                      <w:rFonts w:ascii="Cambria Math" w:eastAsia="宋体" w:hAnsi="Cambria Math" w:cs="Times New Roman"/>
                      <w:color w:val="FF0000"/>
                      <w:sz w:val="28"/>
                      <w:szCs w:val="28"/>
                      <w14:ligatures w14:val="none"/>
                    </w:rPr>
                  </w:rPrChange>
                </w:rPr>
                <m:t>t</m:t>
              </w:ins>
            </m:r>
          </m:sub>
        </m:sSub>
      </m:oMath>
      <w:ins w:id="2450" w:author="yun qiao" w:date="2026-04-16T15:27:00Z">
        <w:r w:rsidRPr="009A1CB2">
          <w:rPr>
            <w:rFonts w:ascii="Times New Roman" w:eastAsia="宋体" w:hAnsi="Times New Roman" w:cs="Times New Roman" w:hint="eastAsia"/>
            <w:color w:val="000000" w:themeColor="text1"/>
            <w:sz w:val="28"/>
            <w:szCs w:val="28"/>
            <w14:ligatures w14:val="none"/>
            <w:rPrChange w:id="2451" w:author="yun qiao" w:date="2026-04-16T15:38:00Z">
              <w:rPr>
                <w:rFonts w:ascii="Times New Roman" w:eastAsia="宋体" w:hAnsi="Times New Roman" w:cs="Times New Roman" w:hint="eastAsia"/>
                <w:color w:val="FF0000"/>
                <w:sz w:val="28"/>
                <w:szCs w:val="28"/>
                <w14:ligatures w14:val="none"/>
              </w:rPr>
            </w:rPrChange>
          </w:rPr>
          <w:t>，其中满足上述约束条件的候选操作原语对应元素取值为</w:t>
        </w:r>
        <w:r w:rsidRPr="009A1CB2">
          <w:rPr>
            <w:rFonts w:ascii="Times New Roman" w:eastAsia="宋体" w:hAnsi="Times New Roman" w:cs="Times New Roman"/>
            <w:color w:val="000000" w:themeColor="text1"/>
            <w:sz w:val="28"/>
            <w:szCs w:val="28"/>
            <w14:ligatures w14:val="none"/>
            <w:rPrChange w:id="2452" w:author="yun qiao" w:date="2026-04-16T15:38:00Z">
              <w:rPr>
                <w:rFonts w:ascii="Times New Roman" w:eastAsia="宋体" w:hAnsi="Times New Roman" w:cs="Times New Roman"/>
                <w:color w:val="FF0000"/>
                <w:sz w:val="28"/>
                <w:szCs w:val="28"/>
                <w14:ligatures w14:val="none"/>
              </w:rPr>
            </w:rPrChange>
          </w:rPr>
          <w:t>1</w:t>
        </w:r>
        <w:r w:rsidRPr="009A1CB2">
          <w:rPr>
            <w:rFonts w:ascii="Times New Roman" w:eastAsia="宋体" w:hAnsi="Times New Roman" w:cs="Times New Roman" w:hint="eastAsia"/>
            <w:color w:val="000000" w:themeColor="text1"/>
            <w:sz w:val="28"/>
            <w:szCs w:val="28"/>
            <w14:ligatures w14:val="none"/>
            <w:rPrChange w:id="2453" w:author="yun qiao" w:date="2026-04-16T15:38:00Z">
              <w:rPr>
                <w:rFonts w:ascii="Times New Roman" w:eastAsia="宋体" w:hAnsi="Times New Roman" w:cs="Times New Roman" w:hint="eastAsia"/>
                <w:color w:val="FF0000"/>
                <w:sz w:val="28"/>
                <w:szCs w:val="28"/>
                <w14:ligatures w14:val="none"/>
              </w:rPr>
            </w:rPrChange>
          </w:rPr>
          <w:t>，否则取值为</w:t>
        </w:r>
        <w:r w:rsidRPr="009A1CB2">
          <w:rPr>
            <w:rFonts w:ascii="Times New Roman" w:eastAsia="宋体" w:hAnsi="Times New Roman" w:cs="Times New Roman"/>
            <w:color w:val="000000" w:themeColor="text1"/>
            <w:sz w:val="28"/>
            <w:szCs w:val="28"/>
            <w14:ligatures w14:val="none"/>
            <w:rPrChange w:id="2454" w:author="yun qiao" w:date="2026-04-16T15:38:00Z">
              <w:rPr>
                <w:rFonts w:ascii="Times New Roman" w:eastAsia="宋体" w:hAnsi="Times New Roman" w:cs="Times New Roman"/>
                <w:color w:val="FF0000"/>
                <w:sz w:val="28"/>
                <w:szCs w:val="28"/>
                <w14:ligatures w14:val="none"/>
              </w:rPr>
            </w:rPrChange>
          </w:rPr>
          <w:t>0</w:t>
        </w:r>
        <w:r w:rsidRPr="009A1CB2">
          <w:rPr>
            <w:rFonts w:ascii="Times New Roman" w:eastAsia="宋体" w:hAnsi="Times New Roman" w:cs="Times New Roman" w:hint="eastAsia"/>
            <w:color w:val="000000" w:themeColor="text1"/>
            <w:sz w:val="28"/>
            <w:szCs w:val="28"/>
            <w14:ligatures w14:val="none"/>
            <w:rPrChange w:id="2455" w:author="yun qiao" w:date="2026-04-16T15:38:00Z">
              <w:rPr>
                <w:rFonts w:ascii="Times New Roman" w:eastAsia="宋体" w:hAnsi="Times New Roman" w:cs="Times New Roman" w:hint="eastAsia"/>
                <w:color w:val="FF0000"/>
                <w:sz w:val="28"/>
                <w:szCs w:val="28"/>
                <w14:ligatures w14:val="none"/>
              </w:rPr>
            </w:rPrChange>
          </w:rPr>
          <w:t>，则经约束筛选后的概率分布可表示为：</w:t>
        </w:r>
      </w:ins>
    </w:p>
    <w:p w14:paraId="3D2BE828" w14:textId="77777777" w:rsidR="00C2042F" w:rsidRPr="009A1CB2" w:rsidRDefault="00000000" w:rsidP="00C2042F">
      <w:pPr>
        <w:spacing w:after="0" w:line="480" w:lineRule="exact"/>
        <w:ind w:firstLineChars="200" w:firstLine="560"/>
        <w:jc w:val="both"/>
        <w:rPr>
          <w:ins w:id="2456" w:author="yun qiao" w:date="2026-04-16T15:27:00Z"/>
          <w:rFonts w:ascii="Times New Roman" w:eastAsia="宋体" w:hAnsi="Times New Roman" w:cs="Times New Roman"/>
          <w:i/>
          <w:color w:val="000000" w:themeColor="text1"/>
          <w:sz w:val="28"/>
          <w:szCs w:val="28"/>
          <w14:ligatures w14:val="none"/>
          <w:rPrChange w:id="2457" w:author="yun qiao" w:date="2026-04-16T15:38:00Z">
            <w:rPr>
              <w:ins w:id="2458" w:author="yun qiao" w:date="2026-04-16T15:27:00Z"/>
              <w:rFonts w:ascii="Times New Roman" w:eastAsia="宋体" w:hAnsi="Times New Roman" w:cs="Times New Roman"/>
              <w:i/>
              <w:color w:val="FF0000"/>
              <w:sz w:val="28"/>
              <w:szCs w:val="28"/>
              <w14:ligatures w14:val="none"/>
            </w:rPr>
          </w:rPrChange>
        </w:rPr>
      </w:pPr>
      <m:oMathPara>
        <m:oMath>
          <m:acc>
            <m:accPr>
              <m:chr m:val="̃"/>
              <m:ctrlPr>
                <w:ins w:id="2459" w:author="yun qiao" w:date="2026-04-16T15:27:00Z">
                  <w:rPr>
                    <w:rFonts w:ascii="Cambria Math" w:eastAsia="宋体" w:hAnsi="Cambria Math" w:cs="Times New Roman"/>
                    <w:i/>
                    <w:color w:val="000000" w:themeColor="text1"/>
                    <w:sz w:val="28"/>
                    <w:szCs w:val="28"/>
                    <w14:ligatures w14:val="none"/>
                  </w:rPr>
                </w:ins>
              </m:ctrlPr>
            </m:accPr>
            <m:e>
              <m:r>
                <w:ins w:id="2460" w:author="yun qiao" w:date="2026-04-16T15:27:00Z">
                  <w:rPr>
                    <w:rFonts w:ascii="Cambria Math" w:eastAsia="宋体" w:hAnsi="Cambria Math" w:cs="Times New Roman"/>
                    <w:color w:val="000000" w:themeColor="text1"/>
                    <w:sz w:val="28"/>
                    <w:szCs w:val="28"/>
                    <w14:ligatures w14:val="none"/>
                    <w:rPrChange w:id="2461" w:author="yun qiao" w:date="2026-04-16T15:38:00Z">
                      <w:rPr>
                        <w:rFonts w:ascii="Cambria Math" w:eastAsia="宋体" w:hAnsi="Cambria Math" w:cs="Times New Roman"/>
                        <w:color w:val="FF0000"/>
                        <w:sz w:val="28"/>
                        <w:szCs w:val="28"/>
                        <w14:ligatures w14:val="none"/>
                      </w:rPr>
                    </w:rPrChange>
                  </w:rPr>
                  <m:t>P</m:t>
                </w:ins>
              </m:r>
            </m:e>
          </m:acc>
          <m:d>
            <m:dPr>
              <m:ctrlPr>
                <w:ins w:id="2462" w:author="yun qiao" w:date="2026-04-16T15:27:00Z">
                  <w:rPr>
                    <w:rFonts w:ascii="Cambria Math" w:eastAsia="宋体" w:hAnsi="Cambria Math" w:cs="Times New Roman"/>
                    <w:i/>
                    <w:color w:val="000000" w:themeColor="text1"/>
                    <w:sz w:val="28"/>
                    <w:szCs w:val="28"/>
                    <w14:ligatures w14:val="none"/>
                  </w:rPr>
                </w:ins>
              </m:ctrlPr>
            </m:dPr>
            <m:e>
              <m:sSub>
                <m:sSubPr>
                  <m:ctrlPr>
                    <w:ins w:id="2463" w:author="yun qiao" w:date="2026-04-16T15:27:00Z">
                      <w:rPr>
                        <w:rFonts w:ascii="Cambria Math" w:eastAsia="宋体" w:hAnsi="Cambria Math" w:cs="Times New Roman"/>
                        <w:i/>
                        <w:color w:val="000000" w:themeColor="text1"/>
                        <w:sz w:val="28"/>
                        <w:szCs w:val="28"/>
                        <w14:ligatures w14:val="none"/>
                      </w:rPr>
                    </w:ins>
                  </m:ctrlPr>
                </m:sSubPr>
                <m:e>
                  <m:r>
                    <w:ins w:id="2464" w:author="yun qiao" w:date="2026-04-16T15:27:00Z">
                      <w:rPr>
                        <w:rFonts w:ascii="Cambria Math" w:eastAsia="宋体" w:hAnsi="Cambria Math" w:cs="Times New Roman"/>
                        <w:color w:val="000000" w:themeColor="text1"/>
                        <w:sz w:val="28"/>
                        <w:szCs w:val="28"/>
                        <w14:ligatures w14:val="none"/>
                        <w:rPrChange w:id="2465" w:author="yun qiao" w:date="2026-04-16T15:38:00Z">
                          <w:rPr>
                            <w:rFonts w:ascii="Cambria Math" w:eastAsia="宋体" w:hAnsi="Cambria Math" w:cs="Times New Roman"/>
                            <w:color w:val="FF0000"/>
                            <w:sz w:val="28"/>
                            <w:szCs w:val="28"/>
                            <w14:ligatures w14:val="none"/>
                          </w:rPr>
                        </w:rPrChange>
                      </w:rPr>
                      <m:t>o</m:t>
                    </w:ins>
                  </m:r>
                </m:e>
                <m:sub>
                  <m:r>
                    <w:ins w:id="2466" w:author="yun qiao" w:date="2026-04-16T15:27:00Z">
                      <w:rPr>
                        <w:rFonts w:ascii="Cambria Math" w:eastAsia="宋体" w:hAnsi="Cambria Math" w:cs="Times New Roman"/>
                        <w:color w:val="000000" w:themeColor="text1"/>
                        <w:sz w:val="28"/>
                        <w:szCs w:val="28"/>
                        <w14:ligatures w14:val="none"/>
                        <w:rPrChange w:id="2467" w:author="yun qiao" w:date="2026-04-16T15:38:00Z">
                          <w:rPr>
                            <w:rFonts w:ascii="Cambria Math" w:eastAsia="宋体" w:hAnsi="Cambria Math" w:cs="Times New Roman"/>
                            <w:color w:val="FF0000"/>
                            <w:sz w:val="28"/>
                            <w:szCs w:val="28"/>
                            <w14:ligatures w14:val="none"/>
                          </w:rPr>
                        </w:rPrChange>
                      </w:rPr>
                      <m:t>t</m:t>
                    </w:ins>
                  </m:r>
                </m:sub>
              </m:sSub>
            </m:e>
          </m:d>
          <m:r>
            <w:ins w:id="2468" w:author="yun qiao" w:date="2026-04-16T15:27:00Z">
              <w:rPr>
                <w:rFonts w:ascii="Cambria Math" w:eastAsia="宋体" w:hAnsi="Cambria Math" w:cs="Times New Roman"/>
                <w:color w:val="000000" w:themeColor="text1"/>
                <w:sz w:val="28"/>
                <w:szCs w:val="28"/>
                <w14:ligatures w14:val="none"/>
                <w:rPrChange w:id="2469" w:author="yun qiao" w:date="2026-04-16T15:38:00Z">
                  <w:rPr>
                    <w:rFonts w:ascii="Cambria Math" w:eastAsia="宋体" w:hAnsi="Cambria Math" w:cs="Times New Roman"/>
                    <w:color w:val="FF0000"/>
                    <w:sz w:val="28"/>
                    <w:szCs w:val="28"/>
                    <w14:ligatures w14:val="none"/>
                  </w:rPr>
                </w:rPrChange>
              </w:rPr>
              <m:t>=</m:t>
            </w:ins>
          </m:r>
          <m:r>
            <w:ins w:id="2470" w:author="yun qiao" w:date="2026-04-16T15:27:00Z">
              <m:rPr>
                <m:nor/>
              </m:rPr>
              <w:rPr>
                <w:rFonts w:ascii="Cambria Math" w:eastAsia="宋体" w:hAnsi="Cambria Math" w:cs="Times New Roman"/>
                <w:i/>
                <w:color w:val="000000" w:themeColor="text1"/>
                <w:sz w:val="28"/>
                <w:szCs w:val="28"/>
                <w14:ligatures w14:val="none"/>
                <w:rPrChange w:id="2471" w:author="yun qiao" w:date="2026-04-16T15:38:00Z">
                  <w:rPr>
                    <w:rFonts w:ascii="Cambria Math" w:eastAsia="宋体" w:hAnsi="Cambria Math" w:cs="Times New Roman"/>
                    <w:i/>
                    <w:color w:val="FF0000"/>
                    <w:sz w:val="28"/>
                    <w:szCs w:val="28"/>
                    <w14:ligatures w14:val="none"/>
                  </w:rPr>
                </w:rPrChange>
              </w:rPr>
              <m:t>Normalize</m:t>
            </w:ins>
          </m:r>
          <m:d>
            <m:dPr>
              <m:ctrlPr>
                <w:ins w:id="2472" w:author="yun qiao" w:date="2026-04-16T15:27:00Z">
                  <w:rPr>
                    <w:rFonts w:ascii="Cambria Math" w:eastAsia="宋体" w:hAnsi="Cambria Math" w:cs="Times New Roman"/>
                    <w:i/>
                    <w:color w:val="000000" w:themeColor="text1"/>
                    <w:sz w:val="28"/>
                    <w:szCs w:val="28"/>
                    <w14:ligatures w14:val="none"/>
                  </w:rPr>
                </w:ins>
              </m:ctrlPr>
            </m:dPr>
            <m:e>
              <m:r>
                <w:ins w:id="2473" w:author="yun qiao" w:date="2026-04-16T15:27:00Z">
                  <w:rPr>
                    <w:rFonts w:ascii="Cambria Math" w:eastAsia="宋体" w:hAnsi="Cambria Math" w:cs="Times New Roman"/>
                    <w:color w:val="000000" w:themeColor="text1"/>
                    <w:sz w:val="28"/>
                    <w:szCs w:val="28"/>
                    <w14:ligatures w14:val="none"/>
                    <w:rPrChange w:id="2474" w:author="yun qiao" w:date="2026-04-16T15:38:00Z">
                      <w:rPr>
                        <w:rFonts w:ascii="Cambria Math" w:eastAsia="宋体" w:hAnsi="Cambria Math" w:cs="Times New Roman"/>
                        <w:color w:val="FF0000"/>
                        <w:sz w:val="28"/>
                        <w:szCs w:val="28"/>
                        <w14:ligatures w14:val="none"/>
                      </w:rPr>
                    </w:rPrChange>
                  </w:rPr>
                  <m:t>P</m:t>
                </w:ins>
              </m:r>
              <m:d>
                <m:dPr>
                  <m:sepChr m:val="∣"/>
                  <m:ctrlPr>
                    <w:ins w:id="2475" w:author="yun qiao" w:date="2026-04-16T15:27:00Z">
                      <w:rPr>
                        <w:rFonts w:ascii="Cambria Math" w:eastAsia="宋体" w:hAnsi="Cambria Math" w:cs="Times New Roman"/>
                        <w:i/>
                        <w:color w:val="000000" w:themeColor="text1"/>
                        <w:sz w:val="28"/>
                        <w:szCs w:val="28"/>
                        <w14:ligatures w14:val="none"/>
                      </w:rPr>
                    </w:ins>
                  </m:ctrlPr>
                </m:dPr>
                <m:e>
                  <m:sSub>
                    <m:sSubPr>
                      <m:ctrlPr>
                        <w:ins w:id="2476" w:author="yun qiao" w:date="2026-04-16T15:27:00Z">
                          <w:rPr>
                            <w:rFonts w:ascii="Cambria Math" w:eastAsia="宋体" w:hAnsi="Cambria Math" w:cs="Times New Roman"/>
                            <w:i/>
                            <w:color w:val="000000" w:themeColor="text1"/>
                            <w:sz w:val="28"/>
                            <w:szCs w:val="28"/>
                            <w14:ligatures w14:val="none"/>
                          </w:rPr>
                        </w:ins>
                      </m:ctrlPr>
                    </m:sSubPr>
                    <m:e>
                      <m:r>
                        <w:ins w:id="2477" w:author="yun qiao" w:date="2026-04-16T15:27:00Z">
                          <w:rPr>
                            <w:rFonts w:ascii="Cambria Math" w:eastAsia="宋体" w:hAnsi="Cambria Math" w:cs="Times New Roman"/>
                            <w:color w:val="000000" w:themeColor="text1"/>
                            <w:sz w:val="28"/>
                            <w:szCs w:val="28"/>
                            <w14:ligatures w14:val="none"/>
                            <w:rPrChange w:id="2478" w:author="yun qiao" w:date="2026-04-16T15:38:00Z">
                              <w:rPr>
                                <w:rFonts w:ascii="Cambria Math" w:eastAsia="宋体" w:hAnsi="Cambria Math" w:cs="Times New Roman"/>
                                <w:color w:val="FF0000"/>
                                <w:sz w:val="28"/>
                                <w:szCs w:val="28"/>
                                <w14:ligatures w14:val="none"/>
                              </w:rPr>
                            </w:rPrChange>
                          </w:rPr>
                          <m:t>o</m:t>
                        </w:ins>
                      </m:r>
                    </m:e>
                    <m:sub>
                      <m:r>
                        <w:ins w:id="2479" w:author="yun qiao" w:date="2026-04-16T15:27:00Z">
                          <w:rPr>
                            <w:rFonts w:ascii="Cambria Math" w:eastAsia="宋体" w:hAnsi="Cambria Math" w:cs="Times New Roman"/>
                            <w:color w:val="000000" w:themeColor="text1"/>
                            <w:sz w:val="28"/>
                            <w:szCs w:val="28"/>
                            <w14:ligatures w14:val="none"/>
                            <w:rPrChange w:id="2480" w:author="yun qiao" w:date="2026-04-16T15:38:00Z">
                              <w:rPr>
                                <w:rFonts w:ascii="Cambria Math" w:eastAsia="宋体" w:hAnsi="Cambria Math" w:cs="Times New Roman"/>
                                <w:color w:val="FF0000"/>
                                <w:sz w:val="28"/>
                                <w:szCs w:val="28"/>
                                <w14:ligatures w14:val="none"/>
                              </w:rPr>
                            </w:rPrChange>
                          </w:rPr>
                          <m:t>t</m:t>
                        </w:ins>
                      </m:r>
                    </m:sub>
                  </m:sSub>
                </m:e>
                <m:e>
                  <m:sSub>
                    <m:sSubPr>
                      <m:ctrlPr>
                        <w:ins w:id="2481" w:author="yun qiao" w:date="2026-04-16T15:27:00Z">
                          <w:rPr>
                            <w:rFonts w:ascii="Cambria Math" w:eastAsia="宋体" w:hAnsi="Cambria Math" w:cs="Times New Roman"/>
                            <w:i/>
                            <w:color w:val="000000" w:themeColor="text1"/>
                            <w:sz w:val="28"/>
                            <w:szCs w:val="28"/>
                            <w14:ligatures w14:val="none"/>
                          </w:rPr>
                        </w:ins>
                      </m:ctrlPr>
                    </m:sSubPr>
                    <m:e>
                      <m:r>
                        <w:ins w:id="2482" w:author="yun qiao" w:date="2026-04-16T15:27:00Z">
                          <w:rPr>
                            <w:rFonts w:ascii="Cambria Math" w:eastAsia="宋体" w:hAnsi="Cambria Math" w:cs="Times New Roman"/>
                            <w:color w:val="000000" w:themeColor="text1"/>
                            <w:sz w:val="28"/>
                            <w:szCs w:val="28"/>
                            <w14:ligatures w14:val="none"/>
                            <w:rPrChange w:id="2483" w:author="yun qiao" w:date="2026-04-16T15:38:00Z">
                              <w:rPr>
                                <w:rFonts w:ascii="Cambria Math" w:eastAsia="宋体" w:hAnsi="Cambria Math" w:cs="Times New Roman"/>
                                <w:color w:val="FF0000"/>
                                <w:sz w:val="28"/>
                                <w:szCs w:val="28"/>
                                <w14:ligatures w14:val="none"/>
                              </w:rPr>
                            </w:rPrChange>
                          </w:rPr>
                          <m:t>o</m:t>
                        </w:ins>
                      </m:r>
                    </m:e>
                    <m:sub>
                      <m:r>
                        <w:ins w:id="2484" w:author="yun qiao" w:date="2026-04-16T15:27:00Z">
                          <w:rPr>
                            <w:rFonts w:ascii="Cambria Math" w:eastAsia="宋体" w:hAnsi="Cambria Math" w:cs="Times New Roman"/>
                            <w:color w:val="000000" w:themeColor="text1"/>
                            <w:sz w:val="28"/>
                            <w:szCs w:val="28"/>
                            <w14:ligatures w14:val="none"/>
                            <w:rPrChange w:id="2485" w:author="yun qiao" w:date="2026-04-16T15:38:00Z">
                              <w:rPr>
                                <w:rFonts w:ascii="Cambria Math" w:eastAsia="宋体" w:hAnsi="Cambria Math" w:cs="Times New Roman"/>
                                <w:color w:val="FF0000"/>
                                <w:sz w:val="28"/>
                                <w:szCs w:val="28"/>
                                <w14:ligatures w14:val="none"/>
                              </w:rPr>
                            </w:rPrChange>
                          </w:rPr>
                          <m:t>&lt;t</m:t>
                        </w:ins>
                      </m:r>
                    </m:sub>
                  </m:sSub>
                  <m:r>
                    <w:ins w:id="2486" w:author="yun qiao" w:date="2026-04-16T15:27:00Z">
                      <w:rPr>
                        <w:rFonts w:ascii="Cambria Math" w:eastAsia="宋体" w:hAnsi="Cambria Math" w:cs="Times New Roman"/>
                        <w:color w:val="000000" w:themeColor="text1"/>
                        <w:sz w:val="28"/>
                        <w:szCs w:val="28"/>
                        <w14:ligatures w14:val="none"/>
                        <w:rPrChange w:id="2487" w:author="yun qiao" w:date="2026-04-16T15:38:00Z">
                          <w:rPr>
                            <w:rFonts w:ascii="Cambria Math" w:eastAsia="宋体" w:hAnsi="Cambria Math" w:cs="Times New Roman"/>
                            <w:color w:val="FF0000"/>
                            <w:sz w:val="28"/>
                            <w:szCs w:val="28"/>
                            <w14:ligatures w14:val="none"/>
                          </w:rPr>
                        </w:rPrChange>
                      </w:rPr>
                      <m:t>,c</m:t>
                    </w:ins>
                  </m:r>
                </m:e>
              </m:d>
              <m:r>
                <w:ins w:id="2488" w:author="yun qiao" w:date="2026-04-16T15:27:00Z">
                  <w:rPr>
                    <w:rFonts w:ascii="Cambria Math" w:eastAsia="宋体" w:hAnsi="Cambria Math" w:cs="Times New Roman" w:hint="eastAsia"/>
                    <w:color w:val="000000" w:themeColor="text1"/>
                    <w:sz w:val="28"/>
                    <w:szCs w:val="28"/>
                    <w14:ligatures w14:val="none"/>
                    <w:rPrChange w:id="2489" w:author="yun qiao" w:date="2026-04-16T15:38:00Z">
                      <w:rPr>
                        <w:rFonts w:ascii="Cambria Math" w:eastAsia="宋体" w:hAnsi="Cambria Math" w:cs="Times New Roman" w:hint="eastAsia"/>
                        <w:color w:val="FF0000"/>
                        <w:sz w:val="28"/>
                        <w:szCs w:val="28"/>
                        <w14:ligatures w14:val="none"/>
                      </w:rPr>
                    </w:rPrChange>
                  </w:rPr>
                  <m:t>⊙</m:t>
                </w:ins>
              </m:r>
              <m:sSub>
                <m:sSubPr>
                  <m:ctrlPr>
                    <w:ins w:id="2490" w:author="yun qiao" w:date="2026-04-16T15:27:00Z">
                      <w:rPr>
                        <w:rFonts w:ascii="Cambria Math" w:eastAsia="宋体" w:hAnsi="Cambria Math" w:cs="Times New Roman"/>
                        <w:i/>
                        <w:color w:val="000000" w:themeColor="text1"/>
                        <w:sz w:val="28"/>
                        <w:szCs w:val="28"/>
                        <w14:ligatures w14:val="none"/>
                      </w:rPr>
                    </w:ins>
                  </m:ctrlPr>
                </m:sSubPr>
                <m:e>
                  <m:r>
                    <w:ins w:id="2491" w:author="yun qiao" w:date="2026-04-16T15:27:00Z">
                      <w:rPr>
                        <w:rFonts w:ascii="Cambria Math" w:eastAsia="宋体" w:hAnsi="Cambria Math" w:cs="Times New Roman"/>
                        <w:color w:val="000000" w:themeColor="text1"/>
                        <w:sz w:val="28"/>
                        <w:szCs w:val="28"/>
                        <w14:ligatures w14:val="none"/>
                        <w:rPrChange w:id="2492" w:author="yun qiao" w:date="2026-04-16T15:38:00Z">
                          <w:rPr>
                            <w:rFonts w:ascii="Cambria Math" w:eastAsia="宋体" w:hAnsi="Cambria Math" w:cs="Times New Roman"/>
                            <w:color w:val="FF0000"/>
                            <w:sz w:val="28"/>
                            <w:szCs w:val="28"/>
                            <w14:ligatures w14:val="none"/>
                          </w:rPr>
                        </w:rPrChange>
                      </w:rPr>
                      <m:t>m</m:t>
                    </w:ins>
                  </m:r>
                </m:e>
                <m:sub>
                  <m:r>
                    <w:ins w:id="2493" w:author="yun qiao" w:date="2026-04-16T15:27:00Z">
                      <w:rPr>
                        <w:rFonts w:ascii="Cambria Math" w:eastAsia="宋体" w:hAnsi="Cambria Math" w:cs="Times New Roman"/>
                        <w:color w:val="000000" w:themeColor="text1"/>
                        <w:sz w:val="28"/>
                        <w:szCs w:val="28"/>
                        <w14:ligatures w14:val="none"/>
                        <w:rPrChange w:id="2494" w:author="yun qiao" w:date="2026-04-16T15:38:00Z">
                          <w:rPr>
                            <w:rFonts w:ascii="Cambria Math" w:eastAsia="宋体" w:hAnsi="Cambria Math" w:cs="Times New Roman"/>
                            <w:color w:val="FF0000"/>
                            <w:sz w:val="28"/>
                            <w:szCs w:val="28"/>
                            <w14:ligatures w14:val="none"/>
                          </w:rPr>
                        </w:rPrChange>
                      </w:rPr>
                      <m:t>t</m:t>
                    </w:ins>
                  </m:r>
                </m:sub>
              </m:sSub>
            </m:e>
          </m:d>
        </m:oMath>
      </m:oMathPara>
    </w:p>
    <w:p w14:paraId="587626D0" w14:textId="77777777" w:rsidR="00C2042F" w:rsidRPr="009A1CB2" w:rsidRDefault="00C2042F" w:rsidP="00C2042F">
      <w:pPr>
        <w:spacing w:after="0" w:line="480" w:lineRule="exact"/>
        <w:ind w:firstLineChars="200" w:firstLine="560"/>
        <w:jc w:val="both"/>
        <w:rPr>
          <w:ins w:id="2495" w:author="yun qiao" w:date="2026-04-16T15:27:00Z"/>
          <w:rFonts w:ascii="Times New Roman" w:eastAsia="宋体" w:hAnsi="Times New Roman" w:cs="Times New Roman"/>
          <w:color w:val="000000" w:themeColor="text1"/>
          <w:sz w:val="28"/>
          <w:szCs w:val="28"/>
          <w14:ligatures w14:val="none"/>
          <w:rPrChange w:id="2496" w:author="yun qiao" w:date="2026-04-16T15:38:00Z">
            <w:rPr>
              <w:ins w:id="2497" w:author="yun qiao" w:date="2026-04-16T15:27:00Z"/>
              <w:rFonts w:ascii="Times New Roman" w:eastAsia="宋体" w:hAnsi="Times New Roman" w:cs="Times New Roman"/>
              <w:color w:val="FF0000"/>
              <w:sz w:val="28"/>
              <w:szCs w:val="28"/>
              <w14:ligatures w14:val="none"/>
            </w:rPr>
          </w:rPrChange>
        </w:rPr>
      </w:pPr>
      <w:ins w:id="2498" w:author="yun qiao" w:date="2026-04-16T15:27:00Z">
        <w:r w:rsidRPr="009A1CB2">
          <w:rPr>
            <w:rFonts w:ascii="Times New Roman" w:eastAsia="宋体" w:hAnsi="Times New Roman" w:cs="Times New Roman" w:hint="eastAsia"/>
            <w:color w:val="000000" w:themeColor="text1"/>
            <w:sz w:val="28"/>
            <w:szCs w:val="28"/>
            <w14:ligatures w14:val="none"/>
            <w:rPrChange w:id="2499" w:author="yun qiao" w:date="2026-04-16T15:38:00Z">
              <w:rPr>
                <w:rFonts w:ascii="Times New Roman" w:eastAsia="宋体" w:hAnsi="Times New Roman" w:cs="Times New Roman" w:hint="eastAsia"/>
                <w:color w:val="FF0000"/>
                <w:sz w:val="28"/>
                <w:szCs w:val="28"/>
                <w14:ligatures w14:val="none"/>
              </w:rPr>
            </w:rPrChange>
          </w:rPr>
          <w:t>其中，</w:t>
        </w:r>
        <w:r w:rsidRPr="009A1CB2">
          <w:rPr>
            <w:rFonts w:ascii="宋体" w:eastAsia="宋体" w:hAnsi="宋体" w:cs="宋体" w:hint="eastAsia"/>
            <w:color w:val="000000" w:themeColor="text1"/>
            <w:sz w:val="28"/>
            <w:szCs w:val="28"/>
            <w14:ligatures w14:val="none"/>
            <w:rPrChange w:id="2500" w:author="yun qiao" w:date="2026-04-16T15:38:00Z">
              <w:rPr>
                <w:rFonts w:ascii="宋体" w:eastAsia="宋体" w:hAnsi="宋体" w:cs="宋体" w:hint="eastAsia"/>
                <w:color w:val="FF0000"/>
                <w:sz w:val="28"/>
                <w:szCs w:val="28"/>
                <w14:ligatures w14:val="none"/>
              </w:rPr>
            </w:rPrChange>
          </w:rPr>
          <w:t>⊙</w:t>
        </w:r>
        <w:r w:rsidRPr="009A1CB2">
          <w:rPr>
            <w:rFonts w:ascii="Times New Roman" w:eastAsia="宋体" w:hAnsi="Times New Roman" w:cs="Times New Roman" w:hint="eastAsia"/>
            <w:color w:val="000000" w:themeColor="text1"/>
            <w:sz w:val="28"/>
            <w:szCs w:val="28"/>
            <w14:ligatures w14:val="none"/>
            <w:rPrChange w:id="2501" w:author="yun qiao" w:date="2026-04-16T15:38:00Z">
              <w:rPr>
                <w:rFonts w:ascii="Times New Roman" w:eastAsia="宋体" w:hAnsi="Times New Roman" w:cs="Times New Roman" w:hint="eastAsia"/>
                <w:color w:val="FF0000"/>
                <w:sz w:val="28"/>
                <w:szCs w:val="28"/>
                <w14:ligatures w14:val="none"/>
              </w:rPr>
            </w:rPrChange>
          </w:rPr>
          <w:t>表示逐元素乘法，</w:t>
        </w:r>
        <w:r w:rsidRPr="009A1CB2">
          <w:rPr>
            <w:rFonts w:ascii="Times New Roman" w:eastAsia="宋体" w:hAnsi="Times New Roman" w:cs="Times New Roman"/>
            <w:color w:val="000000" w:themeColor="text1"/>
            <w:sz w:val="28"/>
            <w:szCs w:val="28"/>
            <w14:ligatures w14:val="none"/>
            <w:rPrChange w:id="2502" w:author="yun qiao" w:date="2026-04-16T15:38:00Z">
              <w:rPr>
                <w:rFonts w:ascii="Times New Roman" w:eastAsia="宋体" w:hAnsi="Times New Roman" w:cs="Times New Roman"/>
                <w:color w:val="FF0000"/>
                <w:sz w:val="28"/>
                <w:szCs w:val="28"/>
                <w14:ligatures w14:val="none"/>
              </w:rPr>
            </w:rPrChange>
          </w:rPr>
          <w:t xml:space="preserve">Normalize </w:t>
        </w:r>
        <w:r w:rsidRPr="009A1CB2">
          <w:rPr>
            <w:rFonts w:ascii="Times New Roman" w:eastAsia="宋体" w:hAnsi="Times New Roman" w:cs="Times New Roman" w:hint="eastAsia"/>
            <w:color w:val="000000" w:themeColor="text1"/>
            <w:sz w:val="28"/>
            <w:szCs w:val="28"/>
            <w14:ligatures w14:val="none"/>
            <w:rPrChange w:id="2503" w:author="yun qiao" w:date="2026-04-16T15:38:00Z">
              <w:rPr>
                <w:rFonts w:ascii="Times New Roman" w:eastAsia="宋体" w:hAnsi="Times New Roman" w:cs="Times New Roman" w:hint="eastAsia"/>
                <w:color w:val="FF0000"/>
                <w:sz w:val="28"/>
                <w:szCs w:val="28"/>
                <w14:ligatures w14:val="none"/>
              </w:rPr>
            </w:rPrChange>
          </w:rPr>
          <w:t>表示对筛选后的候选集合进行重新归一化。对于不满足约束条件的候选操作原语，其生成概率被抑制或置零，使其不参与当前时间步的选择过程。进一步地，所述筛选与归一化过程等价于在解码过程中对原始概率分布施加结构化约束，从而将不满足约束条件的生成路径从概率空间中剔除。</w:t>
        </w:r>
      </w:ins>
    </w:p>
    <w:p w14:paraId="47BBE310" w14:textId="77777777" w:rsidR="00C2042F" w:rsidRPr="009A1CB2" w:rsidRDefault="00C2042F" w:rsidP="00C2042F">
      <w:pPr>
        <w:spacing w:after="0" w:line="480" w:lineRule="exact"/>
        <w:ind w:firstLineChars="200" w:firstLine="560"/>
        <w:jc w:val="both"/>
        <w:rPr>
          <w:ins w:id="2504" w:author="yun qiao" w:date="2026-04-16T15:27:00Z"/>
          <w:rFonts w:ascii="Times New Roman" w:eastAsia="宋体" w:hAnsi="Times New Roman" w:cs="Times New Roman"/>
          <w:color w:val="000000" w:themeColor="text1"/>
          <w:sz w:val="28"/>
          <w:szCs w:val="28"/>
          <w14:ligatures w14:val="none"/>
          <w:rPrChange w:id="2505" w:author="yun qiao" w:date="2026-04-16T15:38:00Z">
            <w:rPr>
              <w:ins w:id="2506" w:author="yun qiao" w:date="2026-04-16T15:27:00Z"/>
              <w:rFonts w:ascii="Times New Roman" w:eastAsia="宋体" w:hAnsi="Times New Roman" w:cs="Times New Roman"/>
              <w:color w:val="FF0000"/>
              <w:sz w:val="28"/>
              <w:szCs w:val="28"/>
              <w14:ligatures w14:val="none"/>
            </w:rPr>
          </w:rPrChange>
        </w:rPr>
      </w:pPr>
      <w:ins w:id="2507" w:author="yun qiao" w:date="2026-04-16T15:27:00Z">
        <w:r w:rsidRPr="009A1CB2">
          <w:rPr>
            <w:rFonts w:ascii="Times New Roman" w:eastAsia="宋体" w:hAnsi="Times New Roman" w:cs="Times New Roman"/>
            <w:color w:val="000000" w:themeColor="text1"/>
            <w:sz w:val="28"/>
            <w:szCs w:val="28"/>
            <w14:ligatures w14:val="none"/>
            <w:rPrChange w:id="2508" w:author="yun qiao" w:date="2026-04-16T15:38:00Z">
              <w:rPr>
                <w:rFonts w:ascii="Times New Roman" w:eastAsia="宋体" w:hAnsi="Times New Roman" w:cs="Times New Roman"/>
                <w:color w:val="FF0000"/>
                <w:sz w:val="28"/>
                <w:szCs w:val="28"/>
                <w14:ligatures w14:val="none"/>
              </w:rPr>
            </w:rPrChange>
          </w:rPr>
          <w:t>S43</w:t>
        </w:r>
        <w:r w:rsidRPr="009A1CB2">
          <w:rPr>
            <w:rFonts w:ascii="Times New Roman" w:eastAsia="宋体" w:hAnsi="Times New Roman" w:cs="Times New Roman" w:hint="eastAsia"/>
            <w:color w:val="000000" w:themeColor="text1"/>
            <w:sz w:val="28"/>
            <w:szCs w:val="28"/>
            <w14:ligatures w14:val="none"/>
            <w:rPrChange w:id="2509" w:author="yun qiao" w:date="2026-04-16T15:38:00Z">
              <w:rPr>
                <w:rFonts w:ascii="Times New Roman" w:eastAsia="宋体" w:hAnsi="Times New Roman" w:cs="Times New Roman" w:hint="eastAsia"/>
                <w:color w:val="FF0000"/>
                <w:sz w:val="28"/>
                <w:szCs w:val="28"/>
                <w14:ligatures w14:val="none"/>
              </w:rPr>
            </w:rPrChange>
          </w:rPr>
          <w:t>、多候选操作原语序列生成策略。</w:t>
        </w:r>
      </w:ins>
    </w:p>
    <w:p w14:paraId="0E02AD10" w14:textId="77777777" w:rsidR="00C2042F" w:rsidRPr="009A1CB2" w:rsidRDefault="00C2042F" w:rsidP="00C2042F">
      <w:pPr>
        <w:spacing w:after="0" w:line="480" w:lineRule="exact"/>
        <w:ind w:firstLineChars="200" w:firstLine="560"/>
        <w:jc w:val="both"/>
        <w:rPr>
          <w:ins w:id="2510" w:author="yun qiao" w:date="2026-04-16T15:27:00Z"/>
          <w:rFonts w:ascii="Times New Roman" w:eastAsia="宋体" w:hAnsi="Times New Roman" w:cs="Times New Roman"/>
          <w:color w:val="000000" w:themeColor="text1"/>
          <w:sz w:val="28"/>
          <w:szCs w:val="28"/>
          <w14:ligatures w14:val="none"/>
          <w:rPrChange w:id="2511" w:author="yun qiao" w:date="2026-04-16T15:38:00Z">
            <w:rPr>
              <w:ins w:id="2512" w:author="yun qiao" w:date="2026-04-16T15:27:00Z"/>
              <w:rFonts w:ascii="Times New Roman" w:eastAsia="宋体" w:hAnsi="Times New Roman" w:cs="Times New Roman"/>
              <w:color w:val="FF0000"/>
              <w:sz w:val="28"/>
              <w:szCs w:val="28"/>
              <w14:ligatures w14:val="none"/>
            </w:rPr>
          </w:rPrChange>
        </w:rPr>
      </w:pPr>
      <w:ins w:id="2513" w:author="yun qiao" w:date="2026-04-16T15:27:00Z">
        <w:r w:rsidRPr="009A1CB2">
          <w:rPr>
            <w:rFonts w:ascii="Times New Roman" w:eastAsia="宋体" w:hAnsi="Times New Roman" w:cs="Times New Roman" w:hint="eastAsia"/>
            <w:color w:val="000000" w:themeColor="text1"/>
            <w:sz w:val="28"/>
            <w:szCs w:val="28"/>
            <w14:ligatures w14:val="none"/>
            <w:rPrChange w:id="2514" w:author="yun qiao" w:date="2026-04-16T15:38:00Z">
              <w:rPr>
                <w:rFonts w:ascii="Times New Roman" w:eastAsia="宋体" w:hAnsi="Times New Roman" w:cs="Times New Roman" w:hint="eastAsia"/>
                <w:color w:val="FF0000"/>
                <w:sz w:val="28"/>
                <w:szCs w:val="28"/>
                <w14:ligatures w14:val="none"/>
              </w:rPr>
            </w:rPrChange>
          </w:rPr>
          <w:t>由于同一地理处理任务在不同平台或不同处理策略下可能存在多条合理处理路径，在本发明的一种实施方式中，在推理阶段采用多候选序列生成策略，以输出多个结构合理且语义相关的候选操作原语序列。</w:t>
        </w:r>
      </w:ins>
    </w:p>
    <w:p w14:paraId="17B606E5" w14:textId="77777777" w:rsidR="00C2042F" w:rsidRPr="009A1CB2" w:rsidRDefault="00C2042F" w:rsidP="00C2042F">
      <w:pPr>
        <w:spacing w:after="0" w:line="480" w:lineRule="exact"/>
        <w:ind w:firstLineChars="200" w:firstLine="560"/>
        <w:jc w:val="both"/>
        <w:rPr>
          <w:ins w:id="2515" w:author="yun qiao" w:date="2026-04-16T15:27:00Z"/>
          <w:rFonts w:ascii="Times New Roman" w:eastAsia="宋体" w:hAnsi="Times New Roman" w:cs="Times New Roman"/>
          <w:color w:val="000000" w:themeColor="text1"/>
          <w:sz w:val="28"/>
          <w:szCs w:val="28"/>
          <w14:ligatures w14:val="none"/>
          <w:rPrChange w:id="2516" w:author="yun qiao" w:date="2026-04-16T15:38:00Z">
            <w:rPr>
              <w:ins w:id="2517" w:author="yun qiao" w:date="2026-04-16T15:27:00Z"/>
              <w:rFonts w:ascii="Times New Roman" w:eastAsia="宋体" w:hAnsi="Times New Roman" w:cs="Times New Roman"/>
              <w:color w:val="FF0000"/>
              <w:sz w:val="28"/>
              <w:szCs w:val="28"/>
              <w14:ligatures w14:val="none"/>
            </w:rPr>
          </w:rPrChange>
        </w:rPr>
      </w:pPr>
      <w:ins w:id="2518" w:author="yun qiao" w:date="2026-04-16T15:27:00Z">
        <w:r w:rsidRPr="009A1CB2">
          <w:rPr>
            <w:rFonts w:ascii="Times New Roman" w:eastAsia="宋体" w:hAnsi="Times New Roman" w:cs="Times New Roman" w:hint="eastAsia"/>
            <w:color w:val="000000" w:themeColor="text1"/>
            <w:sz w:val="28"/>
            <w:szCs w:val="28"/>
            <w14:ligatures w14:val="none"/>
            <w:rPrChange w:id="2519" w:author="yun qiao" w:date="2026-04-16T15:38:00Z">
              <w:rPr>
                <w:rFonts w:ascii="Times New Roman" w:eastAsia="宋体" w:hAnsi="Times New Roman" w:cs="Times New Roman" w:hint="eastAsia"/>
                <w:color w:val="FF0000"/>
                <w:sz w:val="28"/>
                <w:szCs w:val="28"/>
                <w14:ligatures w14:val="none"/>
              </w:rPr>
            </w:rPrChange>
          </w:rPr>
          <w:t>在这一实施方式中，采用基于搜索的序列扩展方法，在每一时间步对满足约束条件的候选操作原语进行扩展，并保留若干得分较高的候选路径。设候选操作原语序列为：</w:t>
        </w:r>
      </w:ins>
    </w:p>
    <w:p w14:paraId="3D334EFE" w14:textId="77777777" w:rsidR="00C2042F" w:rsidRPr="009A1CB2" w:rsidRDefault="00C2042F" w:rsidP="00C2042F">
      <w:pPr>
        <w:spacing w:after="0" w:line="480" w:lineRule="exact"/>
        <w:jc w:val="both"/>
        <w:rPr>
          <w:ins w:id="2520" w:author="yun qiao" w:date="2026-04-16T15:27:00Z"/>
          <w:rFonts w:ascii="Times New Roman" w:eastAsia="宋体" w:hAnsi="Times New Roman" w:cs="Times New Roman"/>
          <w:color w:val="000000" w:themeColor="text1"/>
          <w:sz w:val="28"/>
          <w:szCs w:val="28"/>
          <w14:ligatures w14:val="none"/>
          <w:rPrChange w:id="2521" w:author="yun qiao" w:date="2026-04-16T15:38:00Z">
            <w:rPr>
              <w:ins w:id="2522" w:author="yun qiao" w:date="2026-04-16T15:27:00Z"/>
              <w:rFonts w:ascii="Times New Roman" w:eastAsia="宋体" w:hAnsi="Times New Roman" w:cs="Times New Roman"/>
              <w:color w:val="FF0000"/>
              <w:sz w:val="28"/>
              <w:szCs w:val="28"/>
              <w14:ligatures w14:val="none"/>
            </w:rPr>
          </w:rPrChange>
        </w:rPr>
      </w:pPr>
      <m:oMathPara>
        <m:oMath>
          <m:r>
            <w:ins w:id="2523" w:author="yun qiao" w:date="2026-04-16T15:27:00Z">
              <w:rPr>
                <w:rFonts w:ascii="Cambria Math" w:eastAsia="宋体" w:hAnsi="Cambria Math" w:cs="Times New Roman"/>
                <w:color w:val="000000" w:themeColor="text1"/>
                <w:sz w:val="28"/>
                <w:szCs w:val="28"/>
                <w14:ligatures w14:val="none"/>
                <w:rPrChange w:id="2524" w:author="yun qiao" w:date="2026-04-16T15:38:00Z">
                  <w:rPr>
                    <w:rFonts w:ascii="Cambria Math" w:eastAsia="宋体" w:hAnsi="Cambria Math" w:cs="Times New Roman"/>
                    <w:color w:val="FF0000"/>
                    <w:sz w:val="28"/>
                    <w:szCs w:val="28"/>
                    <w14:ligatures w14:val="none"/>
                  </w:rPr>
                </w:rPrChange>
              </w:rPr>
              <m:t>O=</m:t>
            </w:ins>
          </m:r>
          <m:r>
            <w:ins w:id="2525" w:author="yun qiao" w:date="2026-04-16T15:27:00Z">
              <m:rPr>
                <m:lit/>
              </m:rPr>
              <w:rPr>
                <w:rFonts w:ascii="Cambria Math" w:eastAsia="宋体" w:hAnsi="Cambria Math" w:cs="Times New Roman"/>
                <w:color w:val="000000" w:themeColor="text1"/>
                <w:sz w:val="28"/>
                <w:szCs w:val="28"/>
                <w14:ligatures w14:val="none"/>
                <w:rPrChange w:id="2526" w:author="yun qiao" w:date="2026-04-16T15:38:00Z">
                  <w:rPr>
                    <w:rFonts w:ascii="Cambria Math" w:eastAsia="宋体" w:hAnsi="Cambria Math" w:cs="Times New Roman"/>
                    <w:color w:val="FF0000"/>
                    <w:sz w:val="28"/>
                    <w:szCs w:val="28"/>
                    <w14:ligatures w14:val="none"/>
                  </w:rPr>
                </w:rPrChange>
              </w:rPr>
              <m:t>{</m:t>
            </w:ins>
          </m:r>
          <m:sSub>
            <m:sSubPr>
              <m:ctrlPr>
                <w:ins w:id="2527" w:author="yun qiao" w:date="2026-04-16T15:27:00Z">
                  <w:rPr>
                    <w:rFonts w:ascii="Cambria Math" w:eastAsia="宋体" w:hAnsi="Cambria Math" w:cs="Times New Roman"/>
                    <w:i/>
                    <w:color w:val="000000" w:themeColor="text1"/>
                    <w:sz w:val="28"/>
                    <w:szCs w:val="28"/>
                    <w14:ligatures w14:val="none"/>
                  </w:rPr>
                </w:ins>
              </m:ctrlPr>
            </m:sSubPr>
            <m:e>
              <m:r>
                <w:ins w:id="2528" w:author="yun qiao" w:date="2026-04-16T15:27:00Z">
                  <w:rPr>
                    <w:rFonts w:ascii="Cambria Math" w:eastAsia="宋体" w:hAnsi="Cambria Math" w:cs="Times New Roman"/>
                    <w:color w:val="000000" w:themeColor="text1"/>
                    <w:sz w:val="28"/>
                    <w:szCs w:val="28"/>
                    <w14:ligatures w14:val="none"/>
                    <w:rPrChange w:id="2529" w:author="yun qiao" w:date="2026-04-16T15:38:00Z">
                      <w:rPr>
                        <w:rFonts w:ascii="Cambria Math" w:eastAsia="宋体" w:hAnsi="Cambria Math" w:cs="Times New Roman"/>
                        <w:color w:val="FF0000"/>
                        <w:sz w:val="28"/>
                        <w:szCs w:val="28"/>
                        <w14:ligatures w14:val="none"/>
                      </w:rPr>
                    </w:rPrChange>
                  </w:rPr>
                  <m:t>o</m:t>
                </w:ins>
              </m:r>
            </m:e>
            <m:sub>
              <m:r>
                <w:ins w:id="2530" w:author="yun qiao" w:date="2026-04-16T15:27:00Z">
                  <w:rPr>
                    <w:rFonts w:ascii="Cambria Math" w:eastAsia="宋体" w:hAnsi="Cambria Math" w:cs="Times New Roman"/>
                    <w:color w:val="000000" w:themeColor="text1"/>
                    <w:sz w:val="28"/>
                    <w:szCs w:val="28"/>
                    <w14:ligatures w14:val="none"/>
                    <w:rPrChange w:id="2531" w:author="yun qiao" w:date="2026-04-16T15:38:00Z">
                      <w:rPr>
                        <w:rFonts w:ascii="Cambria Math" w:eastAsia="宋体" w:hAnsi="Cambria Math" w:cs="Times New Roman"/>
                        <w:color w:val="FF0000"/>
                        <w:sz w:val="28"/>
                        <w:szCs w:val="28"/>
                        <w14:ligatures w14:val="none"/>
                      </w:rPr>
                    </w:rPrChange>
                  </w:rPr>
                  <m:t>1</m:t>
                </w:ins>
              </m:r>
            </m:sub>
          </m:sSub>
          <m:r>
            <w:ins w:id="2532" w:author="yun qiao" w:date="2026-04-16T15:27:00Z">
              <w:rPr>
                <w:rFonts w:ascii="Cambria Math" w:eastAsia="宋体" w:hAnsi="Cambria Math" w:cs="Times New Roman"/>
                <w:color w:val="000000" w:themeColor="text1"/>
                <w:sz w:val="28"/>
                <w:szCs w:val="28"/>
                <w14:ligatures w14:val="none"/>
                <w:rPrChange w:id="2533" w:author="yun qiao" w:date="2026-04-16T15:38:00Z">
                  <w:rPr>
                    <w:rFonts w:ascii="Cambria Math" w:eastAsia="宋体" w:hAnsi="Cambria Math" w:cs="Times New Roman"/>
                    <w:color w:val="FF0000"/>
                    <w:sz w:val="28"/>
                    <w:szCs w:val="28"/>
                    <w14:ligatures w14:val="none"/>
                  </w:rPr>
                </w:rPrChange>
              </w:rPr>
              <m:t>,</m:t>
            </w:ins>
          </m:r>
          <m:sSub>
            <m:sSubPr>
              <m:ctrlPr>
                <w:ins w:id="2534" w:author="yun qiao" w:date="2026-04-16T15:27:00Z">
                  <w:rPr>
                    <w:rFonts w:ascii="Cambria Math" w:eastAsia="宋体" w:hAnsi="Cambria Math" w:cs="Times New Roman"/>
                    <w:i/>
                    <w:color w:val="000000" w:themeColor="text1"/>
                    <w:sz w:val="28"/>
                    <w:szCs w:val="28"/>
                    <w14:ligatures w14:val="none"/>
                  </w:rPr>
                </w:ins>
              </m:ctrlPr>
            </m:sSubPr>
            <m:e>
              <m:r>
                <w:ins w:id="2535" w:author="yun qiao" w:date="2026-04-16T15:27:00Z">
                  <w:rPr>
                    <w:rFonts w:ascii="Cambria Math" w:eastAsia="宋体" w:hAnsi="Cambria Math" w:cs="Times New Roman"/>
                    <w:color w:val="000000" w:themeColor="text1"/>
                    <w:sz w:val="28"/>
                    <w:szCs w:val="28"/>
                    <w14:ligatures w14:val="none"/>
                    <w:rPrChange w:id="2536" w:author="yun qiao" w:date="2026-04-16T15:38:00Z">
                      <w:rPr>
                        <w:rFonts w:ascii="Cambria Math" w:eastAsia="宋体" w:hAnsi="Cambria Math" w:cs="Times New Roman"/>
                        <w:color w:val="FF0000"/>
                        <w:sz w:val="28"/>
                        <w:szCs w:val="28"/>
                        <w14:ligatures w14:val="none"/>
                      </w:rPr>
                    </w:rPrChange>
                  </w:rPr>
                  <m:t>o</m:t>
                </w:ins>
              </m:r>
            </m:e>
            <m:sub>
              <m:r>
                <w:ins w:id="2537" w:author="yun qiao" w:date="2026-04-16T15:27:00Z">
                  <w:rPr>
                    <w:rFonts w:ascii="Cambria Math" w:eastAsia="宋体" w:hAnsi="Cambria Math" w:cs="Times New Roman"/>
                    <w:color w:val="000000" w:themeColor="text1"/>
                    <w:sz w:val="28"/>
                    <w:szCs w:val="28"/>
                    <w14:ligatures w14:val="none"/>
                    <w:rPrChange w:id="2538" w:author="yun qiao" w:date="2026-04-16T15:38:00Z">
                      <w:rPr>
                        <w:rFonts w:ascii="Cambria Math" w:eastAsia="宋体" w:hAnsi="Cambria Math" w:cs="Times New Roman"/>
                        <w:color w:val="FF0000"/>
                        <w:sz w:val="28"/>
                        <w:szCs w:val="28"/>
                        <w14:ligatures w14:val="none"/>
                      </w:rPr>
                    </w:rPrChange>
                  </w:rPr>
                  <m:t>2</m:t>
                </w:ins>
              </m:r>
            </m:sub>
          </m:sSub>
          <m:r>
            <w:ins w:id="2539" w:author="yun qiao" w:date="2026-04-16T15:27:00Z">
              <w:rPr>
                <w:rFonts w:ascii="Cambria Math" w:eastAsia="宋体" w:hAnsi="Cambria Math" w:cs="Times New Roman"/>
                <w:color w:val="000000" w:themeColor="text1"/>
                <w:sz w:val="28"/>
                <w:szCs w:val="28"/>
                <w14:ligatures w14:val="none"/>
                <w:rPrChange w:id="2540" w:author="yun qiao" w:date="2026-04-16T15:38:00Z">
                  <w:rPr>
                    <w:rFonts w:ascii="Cambria Math" w:eastAsia="宋体" w:hAnsi="Cambria Math" w:cs="Times New Roman"/>
                    <w:color w:val="FF0000"/>
                    <w:sz w:val="28"/>
                    <w:szCs w:val="28"/>
                    <w14:ligatures w14:val="none"/>
                  </w:rPr>
                </w:rPrChange>
              </w:rPr>
              <m:t>,</m:t>
            </w:ins>
          </m:r>
          <m:r>
            <w:ins w:id="2541" w:author="yun qiao" w:date="2026-04-16T15:27:00Z">
              <m:rPr>
                <m:sty m:val="p"/>
              </m:rPr>
              <w:rPr>
                <w:rFonts w:ascii="Cambria Math" w:eastAsia="宋体" w:hAnsi="Cambria Math" w:cs="Times New Roman" w:hint="eastAsia"/>
                <w:color w:val="000000" w:themeColor="text1"/>
                <w:sz w:val="28"/>
                <w:szCs w:val="28"/>
                <w14:ligatures w14:val="none"/>
                <w:rPrChange w:id="2542" w:author="yun qiao" w:date="2026-04-16T15:38:00Z">
                  <w:rPr>
                    <w:rFonts w:ascii="Cambria Math" w:eastAsia="宋体" w:hAnsi="Cambria Math" w:cs="Times New Roman" w:hint="eastAsia"/>
                    <w:color w:val="FF0000"/>
                    <w:sz w:val="28"/>
                    <w:szCs w:val="28"/>
                    <w14:ligatures w14:val="none"/>
                  </w:rPr>
                </w:rPrChange>
              </w:rPr>
              <m:t>…</m:t>
            </w:ins>
          </m:r>
          <m:r>
            <w:ins w:id="2543" w:author="yun qiao" w:date="2026-04-16T15:27:00Z">
              <w:rPr>
                <w:rFonts w:ascii="Cambria Math" w:eastAsia="宋体" w:hAnsi="Cambria Math" w:cs="Times New Roman"/>
                <w:color w:val="000000" w:themeColor="text1"/>
                <w:sz w:val="28"/>
                <w:szCs w:val="28"/>
                <w14:ligatures w14:val="none"/>
                <w:rPrChange w:id="2544" w:author="yun qiao" w:date="2026-04-16T15:38:00Z">
                  <w:rPr>
                    <w:rFonts w:ascii="Cambria Math" w:eastAsia="宋体" w:hAnsi="Cambria Math" w:cs="Times New Roman"/>
                    <w:color w:val="FF0000"/>
                    <w:sz w:val="28"/>
                    <w:szCs w:val="28"/>
                    <w14:ligatures w14:val="none"/>
                  </w:rPr>
                </w:rPrChange>
              </w:rPr>
              <m:t>,</m:t>
            </w:ins>
          </m:r>
          <m:sSub>
            <m:sSubPr>
              <m:ctrlPr>
                <w:ins w:id="2545" w:author="yun qiao" w:date="2026-04-16T15:27:00Z">
                  <w:rPr>
                    <w:rFonts w:ascii="Cambria Math" w:eastAsia="宋体" w:hAnsi="Cambria Math" w:cs="Times New Roman"/>
                    <w:i/>
                    <w:color w:val="000000" w:themeColor="text1"/>
                    <w:sz w:val="28"/>
                    <w:szCs w:val="28"/>
                    <w14:ligatures w14:val="none"/>
                  </w:rPr>
                </w:ins>
              </m:ctrlPr>
            </m:sSubPr>
            <m:e>
              <m:r>
                <w:ins w:id="2546" w:author="yun qiao" w:date="2026-04-16T15:27:00Z">
                  <w:rPr>
                    <w:rFonts w:ascii="Cambria Math" w:eastAsia="宋体" w:hAnsi="Cambria Math" w:cs="Times New Roman"/>
                    <w:color w:val="000000" w:themeColor="text1"/>
                    <w:sz w:val="28"/>
                    <w:szCs w:val="28"/>
                    <w14:ligatures w14:val="none"/>
                    <w:rPrChange w:id="2547" w:author="yun qiao" w:date="2026-04-16T15:38:00Z">
                      <w:rPr>
                        <w:rFonts w:ascii="Cambria Math" w:eastAsia="宋体" w:hAnsi="Cambria Math" w:cs="Times New Roman"/>
                        <w:color w:val="FF0000"/>
                        <w:sz w:val="28"/>
                        <w:szCs w:val="28"/>
                        <w14:ligatures w14:val="none"/>
                      </w:rPr>
                    </w:rPrChange>
                  </w:rPr>
                  <m:t>o</m:t>
                </w:ins>
              </m:r>
            </m:e>
            <m:sub>
              <m:r>
                <w:ins w:id="2548" w:author="yun qiao" w:date="2026-04-16T15:27:00Z">
                  <w:rPr>
                    <w:rFonts w:ascii="Cambria Math" w:eastAsia="宋体" w:hAnsi="Cambria Math" w:cs="Times New Roman"/>
                    <w:color w:val="000000" w:themeColor="text1"/>
                    <w:sz w:val="28"/>
                    <w:szCs w:val="28"/>
                    <w14:ligatures w14:val="none"/>
                    <w:rPrChange w:id="2549" w:author="yun qiao" w:date="2026-04-16T15:38:00Z">
                      <w:rPr>
                        <w:rFonts w:ascii="Cambria Math" w:eastAsia="宋体" w:hAnsi="Cambria Math" w:cs="Times New Roman"/>
                        <w:color w:val="FF0000"/>
                        <w:sz w:val="28"/>
                        <w:szCs w:val="28"/>
                        <w14:ligatures w14:val="none"/>
                      </w:rPr>
                    </w:rPrChange>
                  </w:rPr>
                  <m:t>T</m:t>
                </w:ins>
              </m:r>
            </m:sub>
          </m:sSub>
          <m:r>
            <w:ins w:id="2550" w:author="yun qiao" w:date="2026-04-16T15:27:00Z">
              <m:rPr>
                <m:lit/>
              </m:rPr>
              <w:rPr>
                <w:rFonts w:ascii="Cambria Math" w:eastAsia="宋体" w:hAnsi="Cambria Math" w:cs="Times New Roman"/>
                <w:color w:val="000000" w:themeColor="text1"/>
                <w:sz w:val="28"/>
                <w:szCs w:val="28"/>
                <w14:ligatures w14:val="none"/>
                <w:rPrChange w:id="2551" w:author="yun qiao" w:date="2026-04-16T15:38:00Z">
                  <w:rPr>
                    <w:rFonts w:ascii="Cambria Math" w:eastAsia="宋体" w:hAnsi="Cambria Math" w:cs="Times New Roman"/>
                    <w:color w:val="FF0000"/>
                    <w:sz w:val="28"/>
                    <w:szCs w:val="28"/>
                    <w14:ligatures w14:val="none"/>
                  </w:rPr>
                </w:rPrChange>
              </w:rPr>
              <m:t>}</m:t>
            </w:ins>
          </m:r>
        </m:oMath>
      </m:oMathPara>
    </w:p>
    <w:p w14:paraId="746A2AE8" w14:textId="77777777" w:rsidR="00C2042F" w:rsidRPr="009A1CB2" w:rsidRDefault="00C2042F" w:rsidP="00C2042F">
      <w:pPr>
        <w:spacing w:after="0" w:line="480" w:lineRule="exact"/>
        <w:ind w:firstLineChars="200" w:firstLine="560"/>
        <w:jc w:val="both"/>
        <w:rPr>
          <w:ins w:id="2552" w:author="yun qiao" w:date="2026-04-16T15:27:00Z"/>
          <w:rFonts w:ascii="Times New Roman" w:eastAsia="宋体" w:hAnsi="Times New Roman" w:cs="Times New Roman"/>
          <w:color w:val="000000" w:themeColor="text1"/>
          <w:sz w:val="28"/>
          <w:szCs w:val="28"/>
          <w14:ligatures w14:val="none"/>
          <w:rPrChange w:id="2553" w:author="yun qiao" w:date="2026-04-16T15:38:00Z">
            <w:rPr>
              <w:ins w:id="2554" w:author="yun qiao" w:date="2026-04-16T15:27:00Z"/>
              <w:rFonts w:ascii="Times New Roman" w:eastAsia="宋体" w:hAnsi="Times New Roman" w:cs="Times New Roman"/>
              <w:color w:val="FF0000"/>
              <w:sz w:val="28"/>
              <w:szCs w:val="28"/>
              <w14:ligatures w14:val="none"/>
            </w:rPr>
          </w:rPrChange>
        </w:rPr>
      </w:pPr>
      <w:ins w:id="2555" w:author="yun qiao" w:date="2026-04-16T15:27:00Z">
        <w:r w:rsidRPr="009A1CB2">
          <w:rPr>
            <w:rFonts w:ascii="Times New Roman" w:eastAsia="宋体" w:hAnsi="Times New Roman" w:cs="Times New Roman"/>
            <w:color w:val="000000" w:themeColor="text1"/>
            <w:sz w:val="28"/>
            <w:szCs w:val="28"/>
            <w14:ligatures w14:val="none"/>
            <w:rPrChange w:id="2556" w:author="yun qiao" w:date="2026-04-16T15:38:00Z">
              <w:rPr>
                <w:rFonts w:ascii="Times New Roman" w:eastAsia="宋体" w:hAnsi="Times New Roman" w:cs="Times New Roman"/>
                <w:color w:val="FF0000"/>
                <w:sz w:val="28"/>
                <w:szCs w:val="28"/>
                <w14:ligatures w14:val="none"/>
              </w:rPr>
            </w:rPrChange>
          </w:rPr>
          <w:t xml:space="preserve"> </w:t>
        </w:r>
      </w:ins>
    </w:p>
    <w:p w14:paraId="27FCEECF" w14:textId="77777777" w:rsidR="00C2042F" w:rsidRPr="009A1CB2" w:rsidRDefault="00C2042F" w:rsidP="00C2042F">
      <w:pPr>
        <w:spacing w:after="0" w:line="480" w:lineRule="exact"/>
        <w:ind w:firstLineChars="200" w:firstLine="560"/>
        <w:jc w:val="both"/>
        <w:rPr>
          <w:ins w:id="2557" w:author="yun qiao" w:date="2026-04-16T15:27:00Z"/>
          <w:rFonts w:ascii="Times New Roman" w:eastAsia="宋体" w:hAnsi="Times New Roman" w:cs="Times New Roman"/>
          <w:color w:val="000000" w:themeColor="text1"/>
          <w:sz w:val="28"/>
          <w:szCs w:val="28"/>
          <w14:ligatures w14:val="none"/>
          <w:rPrChange w:id="2558" w:author="yun qiao" w:date="2026-04-16T15:38:00Z">
            <w:rPr>
              <w:ins w:id="2559" w:author="yun qiao" w:date="2026-04-16T15:27:00Z"/>
              <w:rFonts w:ascii="Times New Roman" w:eastAsia="宋体" w:hAnsi="Times New Roman" w:cs="Times New Roman"/>
              <w:color w:val="FF0000"/>
              <w:sz w:val="28"/>
              <w:szCs w:val="28"/>
              <w14:ligatures w14:val="none"/>
            </w:rPr>
          </w:rPrChange>
        </w:rPr>
      </w:pPr>
      <w:ins w:id="2560" w:author="yun qiao" w:date="2026-04-16T15:27:00Z">
        <w:r w:rsidRPr="009A1CB2">
          <w:rPr>
            <w:rFonts w:ascii="Times New Roman" w:eastAsia="宋体" w:hAnsi="Times New Roman" w:cs="Times New Roman" w:hint="eastAsia"/>
            <w:color w:val="000000" w:themeColor="text1"/>
            <w:sz w:val="28"/>
            <w:szCs w:val="28"/>
            <w14:ligatures w14:val="none"/>
            <w:rPrChange w:id="2561" w:author="yun qiao" w:date="2026-04-16T15:38:00Z">
              <w:rPr>
                <w:rFonts w:ascii="Times New Roman" w:eastAsia="宋体" w:hAnsi="Times New Roman" w:cs="Times New Roman" w:hint="eastAsia"/>
                <w:color w:val="FF0000"/>
                <w:sz w:val="28"/>
                <w:szCs w:val="28"/>
                <w14:ligatures w14:val="none"/>
              </w:rPr>
            </w:rPrChange>
          </w:rPr>
          <w:t>其累计生成得分可表示为：</w:t>
        </w:r>
      </w:ins>
    </w:p>
    <w:p w14:paraId="2D623DA9" w14:textId="77777777" w:rsidR="00C2042F" w:rsidRPr="009A1CB2" w:rsidRDefault="00C2042F" w:rsidP="00C2042F">
      <w:pPr>
        <w:spacing w:after="0" w:line="360" w:lineRule="auto"/>
        <w:ind w:firstLineChars="200" w:firstLine="560"/>
        <w:jc w:val="both"/>
        <w:rPr>
          <w:ins w:id="2562" w:author="yun qiao" w:date="2026-04-16T15:27:00Z"/>
          <w:rFonts w:ascii="Times New Roman" w:eastAsia="宋体" w:hAnsi="Times New Roman" w:cs="Times New Roman"/>
          <w:color w:val="000000" w:themeColor="text1"/>
          <w:sz w:val="28"/>
          <w:szCs w:val="28"/>
          <w14:ligatures w14:val="none"/>
          <w:rPrChange w:id="2563" w:author="yun qiao" w:date="2026-04-16T15:38:00Z">
            <w:rPr>
              <w:ins w:id="2564" w:author="yun qiao" w:date="2026-04-16T15:27:00Z"/>
              <w:rFonts w:ascii="Times New Roman" w:eastAsia="宋体" w:hAnsi="Times New Roman" w:cs="Times New Roman"/>
              <w:color w:val="FF0000"/>
              <w:sz w:val="28"/>
              <w:szCs w:val="28"/>
              <w14:ligatures w14:val="none"/>
            </w:rPr>
          </w:rPrChange>
        </w:rPr>
      </w:pPr>
      <m:oMathPara>
        <m:oMath>
          <m:r>
            <w:ins w:id="2565" w:author="yun qiao" w:date="2026-04-16T15:27:00Z">
              <w:rPr>
                <w:rFonts w:ascii="Cambria Math" w:eastAsia="宋体" w:hAnsi="Cambria Math" w:cs="Times New Roman"/>
                <w:color w:val="000000" w:themeColor="text1"/>
                <w:sz w:val="28"/>
                <w:szCs w:val="28"/>
                <w14:ligatures w14:val="none"/>
                <w:rPrChange w:id="2566" w:author="yun qiao" w:date="2026-04-16T15:38:00Z">
                  <w:rPr>
                    <w:rFonts w:ascii="Cambria Math" w:eastAsia="宋体" w:hAnsi="Cambria Math" w:cs="Times New Roman"/>
                    <w:color w:val="FF0000"/>
                    <w:sz w:val="28"/>
                    <w:szCs w:val="28"/>
                    <w14:ligatures w14:val="none"/>
                  </w:rPr>
                </w:rPrChange>
              </w:rPr>
              <m:t>Score</m:t>
            </w:ins>
          </m:r>
          <m:d>
            <m:dPr>
              <m:ctrlPr>
                <w:ins w:id="2567" w:author="yun qiao" w:date="2026-04-16T15:27:00Z">
                  <w:rPr>
                    <w:rFonts w:ascii="Cambria Math" w:eastAsia="宋体" w:hAnsi="Cambria Math" w:cs="Times New Roman"/>
                    <w:i/>
                    <w:color w:val="000000" w:themeColor="text1"/>
                    <w:sz w:val="28"/>
                    <w:szCs w:val="28"/>
                    <w14:ligatures w14:val="none"/>
                  </w:rPr>
                </w:ins>
              </m:ctrlPr>
            </m:dPr>
            <m:e>
              <m:r>
                <w:ins w:id="2568" w:author="yun qiao" w:date="2026-04-16T15:27:00Z">
                  <w:rPr>
                    <w:rFonts w:ascii="Cambria Math" w:eastAsia="宋体" w:hAnsi="Cambria Math" w:cs="Times New Roman"/>
                    <w:color w:val="000000" w:themeColor="text1"/>
                    <w:sz w:val="28"/>
                    <w:szCs w:val="28"/>
                    <w14:ligatures w14:val="none"/>
                    <w:rPrChange w:id="2569" w:author="yun qiao" w:date="2026-04-16T15:38:00Z">
                      <w:rPr>
                        <w:rFonts w:ascii="Cambria Math" w:eastAsia="宋体" w:hAnsi="Cambria Math" w:cs="Times New Roman"/>
                        <w:color w:val="FF0000"/>
                        <w:sz w:val="28"/>
                        <w:szCs w:val="28"/>
                        <w14:ligatures w14:val="none"/>
                      </w:rPr>
                    </w:rPrChange>
                  </w:rPr>
                  <m:t>O</m:t>
                </w:ins>
              </m:r>
            </m:e>
          </m:d>
          <m:r>
            <w:ins w:id="2570" w:author="yun qiao" w:date="2026-04-16T15:27:00Z">
              <w:rPr>
                <w:rFonts w:ascii="Cambria Math" w:eastAsia="宋体" w:hAnsi="Cambria Math" w:cs="Times New Roman"/>
                <w:color w:val="000000" w:themeColor="text1"/>
                <w:sz w:val="28"/>
                <w:szCs w:val="28"/>
                <w14:ligatures w14:val="none"/>
                <w:rPrChange w:id="2571" w:author="yun qiao" w:date="2026-04-16T15:38:00Z">
                  <w:rPr>
                    <w:rFonts w:ascii="Cambria Math" w:eastAsia="宋体" w:hAnsi="Cambria Math" w:cs="Times New Roman"/>
                    <w:color w:val="FF0000"/>
                    <w:sz w:val="28"/>
                    <w:szCs w:val="28"/>
                    <w14:ligatures w14:val="none"/>
                  </w:rPr>
                </w:rPrChange>
              </w:rPr>
              <m:t>=</m:t>
            </w:ins>
          </m:r>
          <m:nary>
            <m:naryPr>
              <m:chr m:val="∑"/>
              <m:ctrlPr>
                <w:ins w:id="2572" w:author="yun qiao" w:date="2026-04-16T15:27:00Z">
                  <w:rPr>
                    <w:rFonts w:ascii="Cambria Math" w:eastAsia="宋体" w:hAnsi="Cambria Math" w:cs="Times New Roman"/>
                    <w:color w:val="000000" w:themeColor="text1"/>
                    <w:sz w:val="28"/>
                    <w:szCs w:val="28"/>
                    <w14:ligatures w14:val="none"/>
                  </w:rPr>
                </w:ins>
              </m:ctrlPr>
            </m:naryPr>
            <m:sub>
              <m:r>
                <w:ins w:id="2573" w:author="yun qiao" w:date="2026-04-16T15:27:00Z">
                  <w:rPr>
                    <w:rFonts w:ascii="Cambria Math" w:eastAsia="宋体" w:hAnsi="Cambria Math" w:cs="Times New Roman"/>
                    <w:color w:val="000000" w:themeColor="text1"/>
                    <w:sz w:val="28"/>
                    <w:szCs w:val="28"/>
                    <w14:ligatures w14:val="none"/>
                    <w:rPrChange w:id="2574" w:author="yun qiao" w:date="2026-04-16T15:38:00Z">
                      <w:rPr>
                        <w:rFonts w:ascii="Cambria Math" w:eastAsia="宋体" w:hAnsi="Cambria Math" w:cs="Times New Roman"/>
                        <w:color w:val="FF0000"/>
                        <w:sz w:val="28"/>
                        <w:szCs w:val="28"/>
                        <w14:ligatures w14:val="none"/>
                      </w:rPr>
                    </w:rPrChange>
                  </w:rPr>
                  <m:t>t=1</m:t>
                </w:ins>
              </m:r>
              <m:ctrlPr>
                <w:ins w:id="2575" w:author="yun qiao" w:date="2026-04-16T15:27:00Z">
                  <w:rPr>
                    <w:rFonts w:ascii="Cambria Math" w:eastAsia="宋体" w:hAnsi="Cambria Math" w:cs="Times New Roman"/>
                    <w:i/>
                    <w:color w:val="000000" w:themeColor="text1"/>
                    <w:sz w:val="28"/>
                    <w:szCs w:val="28"/>
                    <w14:ligatures w14:val="none"/>
                  </w:rPr>
                </w:ins>
              </m:ctrlPr>
            </m:sub>
            <m:sup>
              <m:r>
                <w:ins w:id="2576" w:author="yun qiao" w:date="2026-04-16T15:27:00Z">
                  <w:rPr>
                    <w:rFonts w:ascii="Cambria Math" w:eastAsia="宋体" w:hAnsi="Cambria Math" w:cs="Times New Roman"/>
                    <w:color w:val="000000" w:themeColor="text1"/>
                    <w:sz w:val="28"/>
                    <w:szCs w:val="28"/>
                    <w14:ligatures w14:val="none"/>
                    <w:rPrChange w:id="2577" w:author="yun qiao" w:date="2026-04-16T15:38:00Z">
                      <w:rPr>
                        <w:rFonts w:ascii="Cambria Math" w:eastAsia="宋体" w:hAnsi="Cambria Math" w:cs="Times New Roman"/>
                        <w:color w:val="FF0000"/>
                        <w:sz w:val="28"/>
                        <w:szCs w:val="28"/>
                        <w14:ligatures w14:val="none"/>
                      </w:rPr>
                    </w:rPrChange>
                  </w:rPr>
                  <m:t>T</m:t>
                </w:ins>
              </m:r>
              <m:ctrlPr>
                <w:ins w:id="2578" w:author="yun qiao" w:date="2026-04-16T15:27:00Z">
                  <w:rPr>
                    <w:rFonts w:ascii="Cambria Math" w:eastAsia="宋体" w:hAnsi="Cambria Math" w:cs="Times New Roman"/>
                    <w:i/>
                    <w:color w:val="000000" w:themeColor="text1"/>
                    <w:sz w:val="28"/>
                    <w:szCs w:val="28"/>
                    <w14:ligatures w14:val="none"/>
                  </w:rPr>
                </w:ins>
              </m:ctrlPr>
            </m:sup>
            <m:e>
              <m:func>
                <m:funcPr>
                  <m:ctrlPr>
                    <w:ins w:id="2579" w:author="yun qiao" w:date="2026-04-16T15:27:00Z">
                      <w:rPr>
                        <w:rFonts w:ascii="Cambria Math" w:eastAsia="宋体" w:hAnsi="Cambria Math" w:cs="Times New Roman"/>
                        <w:color w:val="000000" w:themeColor="text1"/>
                        <w:sz w:val="28"/>
                        <w:szCs w:val="28"/>
                        <w14:ligatures w14:val="none"/>
                      </w:rPr>
                    </w:ins>
                  </m:ctrlPr>
                </m:funcPr>
                <m:fName>
                  <m:r>
                    <w:ins w:id="2580" w:author="yun qiao" w:date="2026-04-16T15:27:00Z">
                      <m:rPr>
                        <m:sty m:val="p"/>
                      </m:rPr>
                      <w:rPr>
                        <w:rFonts w:ascii="Cambria Math" w:eastAsia="宋体" w:hAnsi="Cambria Math" w:cs="Times New Roman"/>
                        <w:color w:val="000000" w:themeColor="text1"/>
                        <w:sz w:val="28"/>
                        <w:szCs w:val="28"/>
                        <w14:ligatures w14:val="none"/>
                        <w:rPrChange w:id="2581" w:author="yun qiao" w:date="2026-04-16T15:38:00Z">
                          <w:rPr>
                            <w:rFonts w:ascii="Cambria Math" w:eastAsia="宋体" w:hAnsi="Cambria Math" w:cs="Times New Roman"/>
                            <w:color w:val="FF0000"/>
                            <w:sz w:val="28"/>
                            <w:szCs w:val="28"/>
                            <w14:ligatures w14:val="none"/>
                          </w:rPr>
                        </w:rPrChange>
                      </w:rPr>
                      <m:t>log</m:t>
                    </w:ins>
                  </m:r>
                  <m:ctrlPr>
                    <w:ins w:id="2582" w:author="yun qiao" w:date="2026-04-16T15:27:00Z">
                      <w:rPr>
                        <w:rFonts w:ascii="Cambria Math" w:eastAsia="宋体" w:hAnsi="Cambria Math" w:cs="Times New Roman"/>
                        <w:i/>
                        <w:color w:val="000000" w:themeColor="text1"/>
                        <w:sz w:val="28"/>
                        <w:szCs w:val="28"/>
                        <w14:ligatures w14:val="none"/>
                      </w:rPr>
                    </w:ins>
                  </m:ctrlPr>
                </m:fName>
                <m:e>
                  <m:acc>
                    <m:accPr>
                      <m:chr m:val="̃"/>
                      <m:ctrlPr>
                        <w:ins w:id="2583" w:author="yun qiao" w:date="2026-04-16T15:27:00Z">
                          <w:rPr>
                            <w:rFonts w:ascii="Cambria Math" w:eastAsia="宋体" w:hAnsi="Cambria Math" w:cs="Times New Roman"/>
                            <w:color w:val="000000" w:themeColor="text1"/>
                            <w:sz w:val="28"/>
                            <w:szCs w:val="28"/>
                            <w14:ligatures w14:val="none"/>
                          </w:rPr>
                        </w:ins>
                      </m:ctrlPr>
                    </m:accPr>
                    <m:e>
                      <m:r>
                        <w:ins w:id="2584" w:author="yun qiao" w:date="2026-04-16T15:27:00Z">
                          <w:rPr>
                            <w:rFonts w:ascii="Cambria Math" w:eastAsia="宋体" w:hAnsi="Cambria Math" w:cs="Times New Roman"/>
                            <w:color w:val="000000" w:themeColor="text1"/>
                            <w:sz w:val="28"/>
                            <w:szCs w:val="28"/>
                            <w14:ligatures w14:val="none"/>
                            <w:rPrChange w:id="2585" w:author="yun qiao" w:date="2026-04-16T15:38:00Z">
                              <w:rPr>
                                <w:rFonts w:ascii="Cambria Math" w:eastAsia="宋体" w:hAnsi="Cambria Math" w:cs="Times New Roman"/>
                                <w:color w:val="FF0000"/>
                                <w:sz w:val="28"/>
                                <w:szCs w:val="28"/>
                                <w14:ligatures w14:val="none"/>
                              </w:rPr>
                            </w:rPrChange>
                          </w:rPr>
                          <m:t>P</m:t>
                        </w:ins>
                      </m:r>
                    </m:e>
                  </m:acc>
                </m:e>
              </m:func>
              <m:d>
                <m:dPr>
                  <m:sepChr m:val="∣"/>
                  <m:ctrlPr>
                    <w:ins w:id="2586" w:author="yun qiao" w:date="2026-04-16T15:27:00Z">
                      <w:rPr>
                        <w:rFonts w:ascii="Cambria Math" w:eastAsia="宋体" w:hAnsi="Cambria Math" w:cs="Times New Roman"/>
                        <w:i/>
                        <w:color w:val="000000" w:themeColor="text1"/>
                        <w:sz w:val="28"/>
                        <w:szCs w:val="28"/>
                        <w14:ligatures w14:val="none"/>
                      </w:rPr>
                    </w:ins>
                  </m:ctrlPr>
                </m:dPr>
                <m:e>
                  <m:sSub>
                    <m:sSubPr>
                      <m:ctrlPr>
                        <w:ins w:id="2587" w:author="yun qiao" w:date="2026-04-16T15:27:00Z">
                          <w:rPr>
                            <w:rFonts w:ascii="Cambria Math" w:eastAsia="宋体" w:hAnsi="Cambria Math" w:cs="Times New Roman"/>
                            <w:i/>
                            <w:color w:val="000000" w:themeColor="text1"/>
                            <w:sz w:val="28"/>
                            <w:szCs w:val="28"/>
                            <w14:ligatures w14:val="none"/>
                          </w:rPr>
                        </w:ins>
                      </m:ctrlPr>
                    </m:sSubPr>
                    <m:e>
                      <m:r>
                        <w:ins w:id="2588" w:author="yun qiao" w:date="2026-04-16T15:27:00Z">
                          <w:rPr>
                            <w:rFonts w:ascii="Cambria Math" w:eastAsia="宋体" w:hAnsi="Cambria Math" w:cs="Times New Roman"/>
                            <w:color w:val="000000" w:themeColor="text1"/>
                            <w:sz w:val="28"/>
                            <w:szCs w:val="28"/>
                            <w14:ligatures w14:val="none"/>
                            <w:rPrChange w:id="2589" w:author="yun qiao" w:date="2026-04-16T15:38:00Z">
                              <w:rPr>
                                <w:rFonts w:ascii="Cambria Math" w:eastAsia="宋体" w:hAnsi="Cambria Math" w:cs="Times New Roman"/>
                                <w:color w:val="FF0000"/>
                                <w:sz w:val="28"/>
                                <w:szCs w:val="28"/>
                                <w14:ligatures w14:val="none"/>
                              </w:rPr>
                            </w:rPrChange>
                          </w:rPr>
                          <m:t>o</m:t>
                        </w:ins>
                      </m:r>
                    </m:e>
                    <m:sub>
                      <m:r>
                        <w:ins w:id="2590" w:author="yun qiao" w:date="2026-04-16T15:27:00Z">
                          <w:rPr>
                            <w:rFonts w:ascii="Cambria Math" w:eastAsia="宋体" w:hAnsi="Cambria Math" w:cs="Times New Roman"/>
                            <w:color w:val="000000" w:themeColor="text1"/>
                            <w:sz w:val="28"/>
                            <w:szCs w:val="28"/>
                            <w14:ligatures w14:val="none"/>
                            <w:rPrChange w:id="2591" w:author="yun qiao" w:date="2026-04-16T15:38:00Z">
                              <w:rPr>
                                <w:rFonts w:ascii="Cambria Math" w:eastAsia="宋体" w:hAnsi="Cambria Math" w:cs="Times New Roman"/>
                                <w:color w:val="FF0000"/>
                                <w:sz w:val="28"/>
                                <w:szCs w:val="28"/>
                                <w14:ligatures w14:val="none"/>
                              </w:rPr>
                            </w:rPrChange>
                          </w:rPr>
                          <m:t>t</m:t>
                        </w:ins>
                      </m:r>
                    </m:sub>
                  </m:sSub>
                  <m:ctrlPr>
                    <w:ins w:id="2592" w:author="yun qiao" w:date="2026-04-16T15:27:00Z">
                      <w:rPr>
                        <w:rFonts w:ascii="Cambria Math" w:eastAsia="宋体" w:hAnsi="Cambria Math" w:cs="Times New Roman"/>
                        <w:color w:val="000000" w:themeColor="text1"/>
                        <w:sz w:val="28"/>
                        <w:szCs w:val="28"/>
                        <w14:ligatures w14:val="none"/>
                      </w:rPr>
                    </w:ins>
                  </m:ctrlPr>
                </m:e>
                <m:e>
                  <m:sSub>
                    <m:sSubPr>
                      <m:ctrlPr>
                        <w:ins w:id="2593" w:author="yun qiao" w:date="2026-04-16T15:27:00Z">
                          <w:rPr>
                            <w:rFonts w:ascii="Cambria Math" w:eastAsia="宋体" w:hAnsi="Cambria Math" w:cs="Times New Roman"/>
                            <w:i/>
                            <w:color w:val="000000" w:themeColor="text1"/>
                            <w:sz w:val="28"/>
                            <w:szCs w:val="28"/>
                            <w14:ligatures w14:val="none"/>
                          </w:rPr>
                        </w:ins>
                      </m:ctrlPr>
                    </m:sSubPr>
                    <m:e>
                      <m:r>
                        <w:ins w:id="2594" w:author="yun qiao" w:date="2026-04-16T15:27:00Z">
                          <w:rPr>
                            <w:rFonts w:ascii="Cambria Math" w:eastAsia="宋体" w:hAnsi="Cambria Math" w:cs="Times New Roman"/>
                            <w:color w:val="000000" w:themeColor="text1"/>
                            <w:sz w:val="28"/>
                            <w:szCs w:val="28"/>
                            <w14:ligatures w14:val="none"/>
                            <w:rPrChange w:id="2595" w:author="yun qiao" w:date="2026-04-16T15:38:00Z">
                              <w:rPr>
                                <w:rFonts w:ascii="Cambria Math" w:eastAsia="宋体" w:hAnsi="Cambria Math" w:cs="Times New Roman"/>
                                <w:color w:val="FF0000"/>
                                <w:sz w:val="28"/>
                                <w:szCs w:val="28"/>
                                <w14:ligatures w14:val="none"/>
                              </w:rPr>
                            </w:rPrChange>
                          </w:rPr>
                          <m:t>o</m:t>
                        </w:ins>
                      </m:r>
                      <m:ctrlPr>
                        <w:ins w:id="2596" w:author="yun qiao" w:date="2026-04-16T15:27:00Z">
                          <w:rPr>
                            <w:rFonts w:ascii="Cambria Math" w:eastAsia="宋体" w:hAnsi="Cambria Math" w:cs="Times New Roman"/>
                            <w:color w:val="000000" w:themeColor="text1"/>
                            <w:sz w:val="28"/>
                            <w:szCs w:val="28"/>
                            <w14:ligatures w14:val="none"/>
                          </w:rPr>
                        </w:ins>
                      </m:ctrlPr>
                    </m:e>
                    <m:sub>
                      <m:r>
                        <w:ins w:id="2597" w:author="yun qiao" w:date="2026-04-16T15:27:00Z">
                          <w:rPr>
                            <w:rFonts w:ascii="Cambria Math" w:eastAsia="宋体" w:hAnsi="Cambria Math" w:cs="Times New Roman"/>
                            <w:color w:val="000000" w:themeColor="text1"/>
                            <w:sz w:val="28"/>
                            <w:szCs w:val="28"/>
                            <w14:ligatures w14:val="none"/>
                            <w:rPrChange w:id="2598" w:author="yun qiao" w:date="2026-04-16T15:38:00Z">
                              <w:rPr>
                                <w:rFonts w:ascii="Cambria Math" w:eastAsia="宋体" w:hAnsi="Cambria Math" w:cs="Times New Roman"/>
                                <w:color w:val="FF0000"/>
                                <w:sz w:val="28"/>
                                <w:szCs w:val="28"/>
                                <w14:ligatures w14:val="none"/>
                              </w:rPr>
                            </w:rPrChange>
                          </w:rPr>
                          <m:t>&lt;t</m:t>
                        </w:ins>
                      </m:r>
                    </m:sub>
                  </m:sSub>
                  <m:r>
                    <w:ins w:id="2599" w:author="yun qiao" w:date="2026-04-16T15:27:00Z">
                      <w:rPr>
                        <w:rFonts w:ascii="Cambria Math" w:eastAsia="宋体" w:hAnsi="Cambria Math" w:cs="Times New Roman"/>
                        <w:color w:val="000000" w:themeColor="text1"/>
                        <w:sz w:val="28"/>
                        <w:szCs w:val="28"/>
                        <w14:ligatures w14:val="none"/>
                        <w:rPrChange w:id="2600" w:author="yun qiao" w:date="2026-04-16T15:38:00Z">
                          <w:rPr>
                            <w:rFonts w:ascii="Cambria Math" w:eastAsia="宋体" w:hAnsi="Cambria Math" w:cs="Times New Roman"/>
                            <w:color w:val="FF0000"/>
                            <w:sz w:val="28"/>
                            <w:szCs w:val="28"/>
                            <w14:ligatures w14:val="none"/>
                          </w:rPr>
                        </w:rPrChange>
                      </w:rPr>
                      <m:t>,c</m:t>
                    </w:ins>
                  </m:r>
                </m:e>
              </m:d>
              <m:ctrlPr>
                <w:ins w:id="2601" w:author="yun qiao" w:date="2026-04-16T15:27:00Z">
                  <w:rPr>
                    <w:rFonts w:ascii="Cambria Math" w:eastAsia="宋体" w:hAnsi="Cambria Math" w:cs="Times New Roman"/>
                    <w:i/>
                    <w:color w:val="000000" w:themeColor="text1"/>
                    <w:sz w:val="28"/>
                    <w:szCs w:val="28"/>
                    <w14:ligatures w14:val="none"/>
                  </w:rPr>
                </w:ins>
              </m:ctrlPr>
            </m:e>
          </m:nary>
        </m:oMath>
      </m:oMathPara>
    </w:p>
    <w:p w14:paraId="64CCD28E" w14:textId="02CA8B10" w:rsidR="00C2042F" w:rsidRPr="009A1CB2" w:rsidDel="00EF1B50" w:rsidRDefault="00C2042F" w:rsidP="00C2042F">
      <w:pPr>
        <w:widowControl/>
        <w:spacing w:before="100" w:after="0" w:line="480" w:lineRule="exact"/>
        <w:ind w:firstLineChars="202" w:firstLine="566"/>
        <w:jc w:val="both"/>
        <w:rPr>
          <w:del w:id="2602" w:author="yun qiao" w:date="2026-04-16T15:29:00Z"/>
          <w:rFonts w:ascii="Times New Roman" w:eastAsia="宋体" w:hAnsi="Times New Roman" w:cs="Times New Roman"/>
          <w:color w:val="000000" w:themeColor="text1"/>
          <w:sz w:val="28"/>
          <w:szCs w:val="28"/>
          <w14:ligatures w14:val="none"/>
          <w:rPrChange w:id="2603" w:author="yun qiao" w:date="2026-04-16T15:38:00Z">
            <w:rPr>
              <w:del w:id="2604" w:author="yun qiao" w:date="2026-04-16T15:29:00Z"/>
              <w:rFonts w:ascii="Times New Roman" w:eastAsia="宋体" w:hAnsi="Times New Roman" w:cs="Times New Roman"/>
              <w:sz w:val="28"/>
              <w:szCs w:val="28"/>
              <w14:ligatures w14:val="none"/>
            </w:rPr>
          </w:rPrChange>
        </w:rPr>
      </w:pPr>
      <w:ins w:id="2605" w:author="yun qiao" w:date="2026-04-16T15:27:00Z">
        <w:r w:rsidRPr="009A1CB2">
          <w:rPr>
            <w:rFonts w:ascii="Cambria Math" w:eastAsia="宋体" w:hAnsi="Cambria Math" w:cs="Times New Roman" w:hint="eastAsia"/>
            <w:iCs/>
            <w:color w:val="000000" w:themeColor="text1"/>
            <w:sz w:val="28"/>
            <w:szCs w:val="28"/>
            <w14:ligatures w14:val="none"/>
            <w:rPrChange w:id="2606" w:author="yun qiao" w:date="2026-04-16T15:38:00Z">
              <w:rPr>
                <w:rFonts w:ascii="Cambria Math" w:eastAsia="宋体" w:hAnsi="Cambria Math" w:cs="Times New Roman" w:hint="eastAsia"/>
                <w:iCs/>
                <w:color w:val="FF0000"/>
                <w:sz w:val="28"/>
                <w:szCs w:val="28"/>
                <w14:ligatures w14:val="none"/>
              </w:rPr>
            </w:rPrChange>
          </w:rPr>
          <w:t>进一步地，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w:t>
        </w:r>
        <w:r w:rsidRPr="009A1CB2">
          <w:rPr>
            <w:rFonts w:ascii="Cambria Math" w:eastAsia="宋体" w:hAnsi="Cambria Math" w:cs="Times New Roman"/>
            <w:iCs/>
            <w:color w:val="000000" w:themeColor="text1"/>
            <w:sz w:val="28"/>
            <w:szCs w:val="28"/>
            <w14:ligatures w14:val="none"/>
            <w:rPrChange w:id="2607" w:author="yun qiao" w:date="2026-04-16T15:38:00Z">
              <w:rPr>
                <w:rFonts w:ascii="Cambria Math" w:eastAsia="宋体" w:hAnsi="Cambria Math" w:cs="Times New Roman"/>
                <w:iCs/>
                <w:color w:val="FF0000"/>
                <w:sz w:val="28"/>
                <w:szCs w:val="28"/>
                <w14:ligatures w14:val="none"/>
              </w:rPr>
            </w:rPrChange>
          </w:rPr>
          <w:br/>
          <w:t xml:space="preserve">    </w:t>
        </w:r>
        <w:r w:rsidRPr="009A1CB2">
          <w:rPr>
            <w:rFonts w:ascii="Cambria Math" w:eastAsia="宋体" w:hAnsi="Cambria Math" w:cs="Times New Roman" w:hint="eastAsia"/>
            <w:iCs/>
            <w:color w:val="000000" w:themeColor="text1"/>
            <w:sz w:val="28"/>
            <w:szCs w:val="28"/>
            <w14:ligatures w14:val="none"/>
            <w:rPrChange w:id="2608" w:author="yun qiao" w:date="2026-04-16T15:38:00Z">
              <w:rPr>
                <w:rFonts w:ascii="Cambria Math" w:eastAsia="宋体" w:hAnsi="Cambria Math" w:cs="Times New Roman" w:hint="eastAsia"/>
                <w:iCs/>
                <w:color w:val="FF0000"/>
                <w:sz w:val="28"/>
                <w:szCs w:val="28"/>
                <w14:ligatures w14:val="none"/>
              </w:rPr>
            </w:rPrChange>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r w:rsidRPr="009A1CB2">
          <w:rPr>
            <w:rFonts w:ascii="Times New Roman" w:eastAsia="宋体" w:hAnsi="Times New Roman" w:cs="Times New Roman" w:hint="eastAsia"/>
            <w:iCs/>
            <w:color w:val="000000" w:themeColor="text1"/>
            <w:sz w:val="28"/>
            <w:szCs w:val="28"/>
            <w14:ligatures w14:val="none"/>
            <w:rPrChange w:id="2609" w:author="yun qiao" w:date="2026-04-16T15:38:00Z">
              <w:rPr>
                <w:rFonts w:ascii="Times New Roman" w:eastAsia="宋体" w:hAnsi="Times New Roman" w:cs="Times New Roman" w:hint="eastAsia"/>
                <w:iCs/>
                <w:color w:val="FF0000"/>
                <w:sz w:val="28"/>
                <w:szCs w:val="28"/>
                <w14:ligatures w14:val="none"/>
              </w:rPr>
            </w:rPrChange>
          </w:rPr>
          <w:t>。</w:t>
        </w:r>
      </w:ins>
    </w:p>
    <w:p w14:paraId="5A27887A" w14:textId="06CE71B4" w:rsidR="00B95363" w:rsidRPr="009A1CB2" w:rsidDel="00EF1B50" w:rsidRDefault="00000000">
      <w:pPr>
        <w:widowControl/>
        <w:spacing w:before="100" w:after="0" w:line="480" w:lineRule="exact"/>
        <w:ind w:firstLineChars="202" w:firstLine="566"/>
        <w:jc w:val="both"/>
        <w:rPr>
          <w:del w:id="2610" w:author="yun qiao" w:date="2026-04-16T15:28:00Z"/>
          <w:rFonts w:ascii="Times New Roman" w:eastAsia="宋体" w:hAnsi="Times New Roman" w:cs="Times New Roman"/>
          <w:b/>
          <w:bCs/>
          <w:color w:val="000000" w:themeColor="text1"/>
          <w:sz w:val="28"/>
          <w:szCs w:val="28"/>
          <w14:ligatures w14:val="none"/>
          <w:rPrChange w:id="2611" w:author="yun qiao" w:date="2026-04-16T15:38:00Z">
            <w:rPr>
              <w:del w:id="2612" w:author="yun qiao" w:date="2026-04-16T15:28:00Z"/>
              <w:rFonts w:ascii="Times New Roman" w:eastAsia="宋体" w:hAnsi="Times New Roman" w:cs="Times New Roman"/>
              <w:b/>
              <w:bCs/>
              <w:sz w:val="28"/>
              <w:szCs w:val="28"/>
              <w14:ligatures w14:val="none"/>
            </w:rPr>
          </w:rPrChange>
        </w:rPr>
      </w:pPr>
      <w:del w:id="2613" w:author="yun qiao" w:date="2026-04-16T15:28:00Z">
        <w:r w:rsidRPr="009A1CB2" w:rsidDel="00EF1B50">
          <w:rPr>
            <w:rFonts w:ascii="Times New Roman" w:eastAsia="宋体" w:hAnsi="Times New Roman" w:cs="Times New Roman"/>
            <w:color w:val="000000" w:themeColor="text1"/>
            <w:sz w:val="28"/>
            <w:szCs w:val="28"/>
            <w14:ligatures w14:val="none"/>
            <w:rPrChange w:id="2614" w:author="yun qiao" w:date="2026-04-16T15:38:00Z">
              <w:rPr>
                <w:rFonts w:ascii="Times New Roman" w:eastAsia="宋体" w:hAnsi="Times New Roman" w:cs="Times New Roman"/>
                <w:sz w:val="28"/>
                <w:szCs w:val="28"/>
                <w14:ligatures w14:val="none"/>
              </w:rPr>
            </w:rPrChange>
          </w:rPr>
          <w:delText>S47</w:delText>
        </w:r>
        <w:r w:rsidRPr="009A1CB2" w:rsidDel="00EF1B50">
          <w:rPr>
            <w:rFonts w:ascii="Times New Roman" w:eastAsia="宋体" w:hAnsi="Times New Roman" w:cs="Times New Roman" w:hint="eastAsia"/>
            <w:color w:val="000000" w:themeColor="text1"/>
            <w:sz w:val="28"/>
            <w:szCs w:val="28"/>
            <w14:ligatures w14:val="none"/>
            <w:rPrChange w:id="2615" w:author="yun qiao" w:date="2026-04-16T15:38:00Z">
              <w:rPr>
                <w:rFonts w:ascii="Times New Roman" w:eastAsia="宋体" w:hAnsi="Times New Roman" w:cs="Times New Roman" w:hint="eastAsia"/>
                <w:sz w:val="28"/>
                <w:szCs w:val="28"/>
                <w14:ligatures w14:val="none"/>
              </w:rPr>
            </w:rPrChange>
          </w:rPr>
          <w:delText>、推理与候选生成策略。</w:delText>
        </w:r>
      </w:del>
    </w:p>
    <w:p w14:paraId="39AB83DE" w14:textId="38042D2D" w:rsidR="00B95363" w:rsidRPr="009A1CB2" w:rsidDel="00EF1B50" w:rsidRDefault="00000000">
      <w:pPr>
        <w:widowControl/>
        <w:spacing w:before="100" w:after="0" w:line="480" w:lineRule="exact"/>
        <w:ind w:firstLineChars="202" w:firstLine="566"/>
        <w:jc w:val="both"/>
        <w:rPr>
          <w:del w:id="2616" w:author="yun qiao" w:date="2026-04-16T15:28:00Z"/>
          <w:rFonts w:ascii="Times New Roman" w:eastAsia="宋体" w:hAnsi="Times New Roman" w:cs="Times New Roman"/>
          <w:color w:val="000000" w:themeColor="text1"/>
          <w:sz w:val="28"/>
          <w:szCs w:val="28"/>
          <w14:ligatures w14:val="none"/>
          <w:rPrChange w:id="2617" w:author="yun qiao" w:date="2026-04-16T15:38:00Z">
            <w:rPr>
              <w:del w:id="2618" w:author="yun qiao" w:date="2026-04-16T15:28:00Z"/>
              <w:rFonts w:ascii="Times New Roman" w:eastAsia="宋体" w:hAnsi="Times New Roman" w:cs="Times New Roman"/>
              <w:sz w:val="28"/>
              <w:szCs w:val="28"/>
              <w14:ligatures w14:val="none"/>
            </w:rPr>
          </w:rPrChange>
        </w:rPr>
      </w:pPr>
      <w:del w:id="2619"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620" w:author="yun qiao" w:date="2026-04-16T15:38:00Z">
              <w:rPr>
                <w:rFonts w:ascii="Times New Roman" w:eastAsia="宋体" w:hAnsi="Times New Roman" w:cs="Times New Roman" w:hint="eastAsia"/>
                <w:sz w:val="28"/>
                <w:szCs w:val="28"/>
                <w14:ligatures w14:val="none"/>
              </w:rPr>
            </w:rPrChange>
          </w:rPr>
          <w:delText>在推理阶段采用分组多样性</w:delText>
        </w:r>
        <w:r w:rsidRPr="009A1CB2" w:rsidDel="00EF1B50">
          <w:rPr>
            <w:rFonts w:ascii="Times New Roman" w:eastAsia="宋体" w:hAnsi="Times New Roman" w:cs="Times New Roman"/>
            <w:color w:val="000000" w:themeColor="text1"/>
            <w:sz w:val="28"/>
            <w:szCs w:val="28"/>
            <w14:ligatures w14:val="none"/>
            <w:rPrChange w:id="2621" w:author="yun qiao" w:date="2026-04-16T15:38:00Z">
              <w:rPr>
                <w:rFonts w:ascii="Times New Roman" w:eastAsia="宋体" w:hAnsi="Times New Roman" w:cs="Times New Roman"/>
                <w:sz w:val="28"/>
                <w:szCs w:val="28"/>
                <w14:ligatures w14:val="none"/>
              </w:rPr>
            </w:rPrChange>
          </w:rPr>
          <w:delText xml:space="preserve"> Beam Search </w:delText>
        </w:r>
        <w:r w:rsidRPr="009A1CB2" w:rsidDel="00EF1B50">
          <w:rPr>
            <w:rFonts w:ascii="Times New Roman" w:eastAsia="宋体" w:hAnsi="Times New Roman" w:cs="Times New Roman" w:hint="eastAsia"/>
            <w:color w:val="000000" w:themeColor="text1"/>
            <w:sz w:val="28"/>
            <w:szCs w:val="28"/>
            <w14:ligatures w14:val="none"/>
            <w:rPrChange w:id="2622" w:author="yun qiao" w:date="2026-04-16T15:38:00Z">
              <w:rPr>
                <w:rFonts w:ascii="Times New Roman" w:eastAsia="宋体" w:hAnsi="Times New Roman" w:cs="Times New Roman" w:hint="eastAsia"/>
                <w:sz w:val="28"/>
                <w:szCs w:val="28"/>
                <w14:ligatures w14:val="none"/>
              </w:rPr>
            </w:rPrChange>
          </w:rPr>
          <w:delText>与多因子评分机制相结合的方法，以生成多个结构合理且具有差异性的候选操作原语序列。首先，将</w:delText>
        </w:r>
        <w:r w:rsidRPr="009A1CB2" w:rsidDel="00EF1B50">
          <w:rPr>
            <w:rFonts w:ascii="Times New Roman" w:eastAsia="宋体" w:hAnsi="Times New Roman" w:cs="Times New Roman"/>
            <w:color w:val="000000" w:themeColor="text1"/>
            <w:sz w:val="28"/>
            <w:szCs w:val="28"/>
            <w14:ligatures w14:val="none"/>
            <w:rPrChange w:id="2623" w:author="yun qiao" w:date="2026-04-16T15:38:00Z">
              <w:rPr>
                <w:rFonts w:ascii="Times New Roman" w:eastAsia="宋体" w:hAnsi="Times New Roman" w:cs="Times New Roman"/>
                <w:sz w:val="28"/>
                <w:szCs w:val="28"/>
                <w14:ligatures w14:val="none"/>
              </w:rPr>
            </w:rPrChange>
          </w:rPr>
          <w:delText xml:space="preserve"> Beam Search </w:delText>
        </w:r>
        <w:r w:rsidRPr="009A1CB2" w:rsidDel="00EF1B50">
          <w:rPr>
            <w:rFonts w:ascii="Times New Roman" w:eastAsia="宋体" w:hAnsi="Times New Roman" w:cs="Times New Roman" w:hint="eastAsia"/>
            <w:color w:val="000000" w:themeColor="text1"/>
            <w:sz w:val="28"/>
            <w:szCs w:val="28"/>
            <w14:ligatures w14:val="none"/>
            <w:rPrChange w:id="2624" w:author="yun qiao" w:date="2026-04-16T15:38:00Z">
              <w:rPr>
                <w:rFonts w:ascii="Times New Roman" w:eastAsia="宋体" w:hAnsi="Times New Roman" w:cs="Times New Roman" w:hint="eastAsia"/>
                <w:sz w:val="28"/>
                <w:szCs w:val="28"/>
                <w14:ligatures w14:val="none"/>
              </w:rPr>
            </w:rPrChange>
          </w:rPr>
          <w:delText>的搜索空间划分为多个独立分组，不同分组之间通过惩罚机制鼓励生成差异化路径，其评分函数为：</w:delText>
        </w:r>
      </w:del>
    </w:p>
    <w:p w14:paraId="03EEA36F" w14:textId="6418C87D" w:rsidR="00B95363" w:rsidRPr="009A1CB2" w:rsidDel="00EF1B50" w:rsidRDefault="00000000">
      <w:pPr>
        <w:widowControl/>
        <w:spacing w:before="100" w:after="0" w:line="480" w:lineRule="exact"/>
        <w:ind w:firstLineChars="202" w:firstLine="566"/>
        <w:jc w:val="both"/>
        <w:rPr>
          <w:del w:id="2625" w:author="yun qiao" w:date="2026-04-16T15:28:00Z"/>
          <w:rFonts w:ascii="Times New Roman" w:eastAsia="宋体" w:hAnsi="Times New Roman" w:cs="Times New Roman"/>
          <w:color w:val="000000" w:themeColor="text1"/>
          <w:sz w:val="28"/>
          <w:szCs w:val="28"/>
          <w14:ligatures w14:val="none"/>
          <w:rPrChange w:id="2626" w:author="yun qiao" w:date="2026-04-16T15:38:00Z">
            <w:rPr>
              <w:del w:id="2627" w:author="yun qiao" w:date="2026-04-16T15:28:00Z"/>
              <w:rFonts w:ascii="Times New Roman" w:eastAsia="宋体" w:hAnsi="Times New Roman" w:cs="Times New Roman"/>
              <w:sz w:val="28"/>
              <w:szCs w:val="28"/>
              <w14:ligatures w14:val="none"/>
            </w:rPr>
          </w:rPrChange>
        </w:rPr>
        <w:pPrChange w:id="2628" w:author="yun qiao" w:date="2026-04-16T15:29:00Z">
          <w:pPr>
            <w:widowControl/>
            <w:spacing w:before="100" w:after="0" w:line="360" w:lineRule="auto"/>
            <w:ind w:firstLineChars="202" w:firstLine="566"/>
            <w:jc w:val="both"/>
          </w:pPr>
        </w:pPrChange>
      </w:pPr>
      <m:oMathPara>
        <m:oMath>
          <m:sSub>
            <m:sSubPr>
              <m:ctrlPr>
                <w:del w:id="2629" w:author="yun qiao" w:date="2026-04-16T15:28:00Z">
                  <w:rPr>
                    <w:rFonts w:ascii="Cambria Math" w:eastAsia="宋体" w:hAnsi="Cambria Math" w:cs="Times New Roman"/>
                    <w:color w:val="000000" w:themeColor="text1"/>
                    <w:sz w:val="28"/>
                    <w:szCs w:val="28"/>
                    <w14:ligatures w14:val="none"/>
                  </w:rPr>
                </w:del>
              </m:ctrlPr>
            </m:sSubPr>
            <m:e>
              <m:r>
                <w:del w:id="2630" w:author="yun qiao" w:date="2026-04-16T15:28:00Z">
                  <m:rPr>
                    <m:sty m:val="p"/>
                  </m:rPr>
                  <w:rPr>
                    <w:rFonts w:ascii="Cambria Math" w:eastAsia="宋体" w:hAnsi="Cambria Math" w:cs="Times New Roman"/>
                    <w:color w:val="000000" w:themeColor="text1"/>
                    <w:sz w:val="28"/>
                    <w:szCs w:val="28"/>
                    <w14:ligatures w14:val="none"/>
                    <w:rPrChange w:id="2631" w:author="yun qiao" w:date="2026-04-16T15:38:00Z">
                      <w:rPr>
                        <w:rFonts w:ascii="Cambria Math" w:eastAsia="宋体" w:hAnsi="Cambria Math" w:cs="Times New Roman"/>
                        <w:sz w:val="28"/>
                        <w:szCs w:val="28"/>
                        <w14:ligatures w14:val="none"/>
                      </w:rPr>
                    </w:rPrChange>
                  </w:rPr>
                  <m:t>score</m:t>
                </w:del>
              </m:r>
            </m:e>
            <m:sub>
              <m:r>
                <w:del w:id="2632" w:author="yun qiao" w:date="2026-04-16T15:28:00Z">
                  <w:rPr>
                    <w:rFonts w:ascii="Cambria Math" w:eastAsia="宋体" w:hAnsi="Cambria Math" w:cs="Times New Roman"/>
                    <w:color w:val="000000" w:themeColor="text1"/>
                    <w:sz w:val="28"/>
                    <w:szCs w:val="28"/>
                    <w14:ligatures w14:val="none"/>
                    <w:rPrChange w:id="2633" w:author="yun qiao" w:date="2026-04-16T15:38:00Z">
                      <w:rPr>
                        <w:rFonts w:ascii="Cambria Math" w:eastAsia="宋体" w:hAnsi="Cambria Math" w:cs="Times New Roman"/>
                        <w:sz w:val="28"/>
                        <w:szCs w:val="28"/>
                        <w14:ligatures w14:val="none"/>
                      </w:rPr>
                    </w:rPrChange>
                  </w:rPr>
                  <m:t>g</m:t>
                </w:del>
              </m:r>
            </m:sub>
          </m:sSub>
          <m:r>
            <w:del w:id="2634" w:author="yun qiao" w:date="2026-04-16T15:28:00Z">
              <w:rPr>
                <w:rFonts w:ascii="Cambria Math" w:eastAsia="宋体" w:hAnsi="Cambria Math" w:cs="Times New Roman"/>
                <w:color w:val="000000" w:themeColor="text1"/>
                <w:sz w:val="28"/>
                <w:szCs w:val="28"/>
                <w14:ligatures w14:val="none"/>
                <w:rPrChange w:id="2635" w:author="yun qiao" w:date="2026-04-16T15:38:00Z">
                  <w:rPr>
                    <w:rFonts w:ascii="Cambria Math" w:eastAsia="宋体" w:hAnsi="Cambria Math" w:cs="Times New Roman"/>
                    <w:sz w:val="28"/>
                    <w:szCs w:val="28"/>
                    <w14:ligatures w14:val="none"/>
                  </w:rPr>
                </w:rPrChange>
              </w:rPr>
              <m:t>(</m:t>
            </w:del>
          </m:r>
          <m:sSub>
            <m:sSubPr>
              <m:ctrlPr>
                <w:del w:id="2636" w:author="yun qiao" w:date="2026-04-16T15:28:00Z">
                  <w:rPr>
                    <w:rFonts w:ascii="Cambria Math" w:eastAsia="宋体" w:hAnsi="Cambria Math" w:cs="Times New Roman"/>
                    <w:color w:val="000000" w:themeColor="text1"/>
                    <w:sz w:val="28"/>
                    <w:szCs w:val="28"/>
                    <w14:ligatures w14:val="none"/>
                  </w:rPr>
                </w:del>
              </m:ctrlPr>
            </m:sSubPr>
            <m:e>
              <m:r>
                <w:del w:id="2637" w:author="yun qiao" w:date="2026-04-16T15:28:00Z">
                  <w:rPr>
                    <w:rFonts w:ascii="Cambria Math" w:eastAsia="宋体" w:hAnsi="Cambria Math" w:cs="Times New Roman"/>
                    <w:color w:val="000000" w:themeColor="text1"/>
                    <w:sz w:val="28"/>
                    <w:szCs w:val="28"/>
                    <w14:ligatures w14:val="none"/>
                    <w:rPrChange w:id="2638" w:author="yun qiao" w:date="2026-04-16T15:38:00Z">
                      <w:rPr>
                        <w:rFonts w:ascii="Cambria Math" w:eastAsia="宋体" w:hAnsi="Cambria Math" w:cs="Times New Roman"/>
                        <w:sz w:val="28"/>
                        <w:szCs w:val="28"/>
                        <w14:ligatures w14:val="none"/>
                      </w:rPr>
                    </w:rPrChange>
                  </w:rPr>
                  <m:t>y</m:t>
                </w:del>
              </m:r>
            </m:e>
            <m:sub>
              <m:r>
                <w:del w:id="2639" w:author="yun qiao" w:date="2026-04-16T15:28:00Z">
                  <w:rPr>
                    <w:rFonts w:ascii="Cambria Math" w:eastAsia="宋体" w:hAnsi="Cambria Math" w:cs="Times New Roman"/>
                    <w:color w:val="000000" w:themeColor="text1"/>
                    <w:sz w:val="28"/>
                    <w:szCs w:val="28"/>
                    <w14:ligatures w14:val="none"/>
                    <w:rPrChange w:id="2640" w:author="yun qiao" w:date="2026-04-16T15:38:00Z">
                      <w:rPr>
                        <w:rFonts w:ascii="Cambria Math" w:eastAsia="宋体" w:hAnsi="Cambria Math" w:cs="Times New Roman"/>
                        <w:sz w:val="28"/>
                        <w:szCs w:val="28"/>
                        <w14:ligatures w14:val="none"/>
                      </w:rPr>
                    </w:rPrChange>
                  </w:rPr>
                  <m:t>t</m:t>
                </w:del>
              </m:r>
            </m:sub>
          </m:sSub>
          <m:r>
            <w:del w:id="2641" w:author="yun qiao" w:date="2026-04-16T15:28:00Z">
              <w:rPr>
                <w:rFonts w:ascii="Cambria Math" w:eastAsia="宋体" w:hAnsi="Cambria Math" w:cs="Times New Roman"/>
                <w:color w:val="000000" w:themeColor="text1"/>
                <w:sz w:val="28"/>
                <w:szCs w:val="28"/>
                <w14:ligatures w14:val="none"/>
                <w:rPrChange w:id="2642" w:author="yun qiao" w:date="2026-04-16T15:38:00Z">
                  <w:rPr>
                    <w:rFonts w:ascii="Cambria Math" w:eastAsia="宋体" w:hAnsi="Cambria Math" w:cs="Times New Roman"/>
                    <w:sz w:val="28"/>
                    <w:szCs w:val="28"/>
                    <w14:ligatures w14:val="none"/>
                  </w:rPr>
                </w:rPrChange>
              </w:rPr>
              <m:t>)=</m:t>
            </w:del>
          </m:r>
          <m:r>
            <w:del w:id="2643" w:author="yun qiao" w:date="2026-04-16T15:28:00Z">
              <m:rPr>
                <m:sty m:val="p"/>
              </m:rPr>
              <w:rPr>
                <w:rFonts w:ascii="Cambria Math" w:eastAsia="宋体" w:hAnsi="Cambria Math" w:cs="Times New Roman"/>
                <w:color w:val="000000" w:themeColor="text1"/>
                <w:sz w:val="28"/>
                <w:szCs w:val="28"/>
                <w14:ligatures w14:val="none"/>
                <w:rPrChange w:id="2644" w:author="yun qiao" w:date="2026-04-16T15:38:00Z">
                  <w:rPr>
                    <w:rFonts w:ascii="Cambria Math" w:eastAsia="宋体" w:hAnsi="Cambria Math" w:cs="Times New Roman"/>
                    <w:sz w:val="28"/>
                    <w:szCs w:val="28"/>
                    <w14:ligatures w14:val="none"/>
                  </w:rPr>
                </w:rPrChange>
              </w:rPr>
              <m:t>log</m:t>
            </w:del>
          </m:r>
          <m:r>
            <w:del w:id="2645" w:author="yun qiao" w:date="2026-04-16T15:28:00Z">
              <w:rPr>
                <w:rFonts w:ascii="Cambria Math" w:eastAsia="宋体" w:hAnsi="Cambria Math" w:cs="Times New Roman"/>
                <w:color w:val="000000" w:themeColor="text1"/>
                <w:sz w:val="28"/>
                <w:szCs w:val="28"/>
                <w14:ligatures w14:val="none"/>
                <w:rPrChange w:id="2646" w:author="yun qiao" w:date="2026-04-16T15:38:00Z">
                  <w:rPr>
                    <w:rFonts w:ascii="Cambria Math" w:eastAsia="宋体" w:hAnsi="Cambria Math" w:cs="Times New Roman"/>
                    <w:sz w:val="28"/>
                    <w:szCs w:val="28"/>
                    <w14:ligatures w14:val="none"/>
                  </w:rPr>
                </w:rPrChange>
              </w:rPr>
              <m:t>⁡P(</m:t>
            </w:del>
          </m:r>
          <m:sSub>
            <m:sSubPr>
              <m:ctrlPr>
                <w:del w:id="2647" w:author="yun qiao" w:date="2026-04-16T15:28:00Z">
                  <w:rPr>
                    <w:rFonts w:ascii="Cambria Math" w:eastAsia="宋体" w:hAnsi="Cambria Math" w:cs="Times New Roman"/>
                    <w:color w:val="000000" w:themeColor="text1"/>
                    <w:sz w:val="28"/>
                    <w:szCs w:val="28"/>
                    <w14:ligatures w14:val="none"/>
                  </w:rPr>
                </w:del>
              </m:ctrlPr>
            </m:sSubPr>
            <m:e>
              <m:r>
                <w:del w:id="2648" w:author="yun qiao" w:date="2026-04-16T15:28:00Z">
                  <w:rPr>
                    <w:rFonts w:ascii="Cambria Math" w:eastAsia="宋体" w:hAnsi="Cambria Math" w:cs="Times New Roman"/>
                    <w:color w:val="000000" w:themeColor="text1"/>
                    <w:sz w:val="28"/>
                    <w:szCs w:val="28"/>
                    <w14:ligatures w14:val="none"/>
                    <w:rPrChange w:id="2649" w:author="yun qiao" w:date="2026-04-16T15:38:00Z">
                      <w:rPr>
                        <w:rFonts w:ascii="Cambria Math" w:eastAsia="宋体" w:hAnsi="Cambria Math" w:cs="Times New Roman"/>
                        <w:sz w:val="28"/>
                        <w:szCs w:val="28"/>
                        <w14:ligatures w14:val="none"/>
                      </w:rPr>
                    </w:rPrChange>
                  </w:rPr>
                  <m:t>y</m:t>
                </w:del>
              </m:r>
            </m:e>
            <m:sub>
              <m:r>
                <w:del w:id="2650" w:author="yun qiao" w:date="2026-04-16T15:28:00Z">
                  <w:rPr>
                    <w:rFonts w:ascii="Cambria Math" w:eastAsia="宋体" w:hAnsi="Cambria Math" w:cs="Times New Roman"/>
                    <w:color w:val="000000" w:themeColor="text1"/>
                    <w:sz w:val="28"/>
                    <w:szCs w:val="28"/>
                    <w14:ligatures w14:val="none"/>
                    <w:rPrChange w:id="2651" w:author="yun qiao" w:date="2026-04-16T15:38:00Z">
                      <w:rPr>
                        <w:rFonts w:ascii="Cambria Math" w:eastAsia="宋体" w:hAnsi="Cambria Math" w:cs="Times New Roman"/>
                        <w:sz w:val="28"/>
                        <w:szCs w:val="28"/>
                        <w14:ligatures w14:val="none"/>
                      </w:rPr>
                    </w:rPrChange>
                  </w:rPr>
                  <m:t>t</m:t>
                </w:del>
              </m:r>
            </m:sub>
          </m:sSub>
          <m:r>
            <w:del w:id="2652" w:author="yun qiao" w:date="2026-04-16T15:28:00Z">
              <w:rPr>
                <w:rFonts w:ascii="Cambria Math" w:eastAsia="宋体" w:hAnsi="Cambria Math" w:cs="Times New Roman" w:hint="eastAsia"/>
                <w:color w:val="000000" w:themeColor="text1"/>
                <w:sz w:val="28"/>
                <w:szCs w:val="28"/>
                <w14:ligatures w14:val="none"/>
                <w:rPrChange w:id="2653" w:author="yun qiao" w:date="2026-04-16T15:38:00Z">
                  <w:rPr>
                    <w:rFonts w:ascii="Cambria Math" w:eastAsia="宋体" w:hAnsi="Cambria Math" w:cs="Times New Roman" w:hint="eastAsia"/>
                    <w:sz w:val="28"/>
                    <w:szCs w:val="28"/>
                    <w14:ligatures w14:val="none"/>
                  </w:rPr>
                </w:rPrChange>
              </w:rPr>
              <m:t>∣</m:t>
            </w:del>
          </m:r>
          <m:sSub>
            <m:sSubPr>
              <m:ctrlPr>
                <w:del w:id="2654" w:author="yun qiao" w:date="2026-04-16T15:28:00Z">
                  <w:rPr>
                    <w:rFonts w:ascii="Cambria Math" w:eastAsia="宋体" w:hAnsi="Cambria Math" w:cs="Times New Roman"/>
                    <w:color w:val="000000" w:themeColor="text1"/>
                    <w:sz w:val="28"/>
                    <w:szCs w:val="28"/>
                    <w14:ligatures w14:val="none"/>
                  </w:rPr>
                </w:del>
              </m:ctrlPr>
            </m:sSubPr>
            <m:e>
              <m:r>
                <w:del w:id="2655" w:author="yun qiao" w:date="2026-04-16T15:28:00Z">
                  <w:rPr>
                    <w:rFonts w:ascii="Cambria Math" w:eastAsia="宋体" w:hAnsi="Cambria Math" w:cs="Times New Roman"/>
                    <w:color w:val="000000" w:themeColor="text1"/>
                    <w:sz w:val="28"/>
                    <w:szCs w:val="28"/>
                    <w14:ligatures w14:val="none"/>
                    <w:rPrChange w:id="2656" w:author="yun qiao" w:date="2026-04-16T15:38:00Z">
                      <w:rPr>
                        <w:rFonts w:ascii="Cambria Math" w:eastAsia="宋体" w:hAnsi="Cambria Math" w:cs="Times New Roman"/>
                        <w:sz w:val="28"/>
                        <w:szCs w:val="28"/>
                        <w14:ligatures w14:val="none"/>
                      </w:rPr>
                    </w:rPrChange>
                  </w:rPr>
                  <m:t>y</m:t>
                </w:del>
              </m:r>
            </m:e>
            <m:sub>
              <m:r>
                <w:del w:id="2657" w:author="yun qiao" w:date="2026-04-16T15:28:00Z">
                  <w:rPr>
                    <w:rFonts w:ascii="Cambria Math" w:eastAsia="宋体" w:hAnsi="Cambria Math" w:cs="Times New Roman"/>
                    <w:color w:val="000000" w:themeColor="text1"/>
                    <w:sz w:val="28"/>
                    <w:szCs w:val="28"/>
                    <w14:ligatures w14:val="none"/>
                    <w:rPrChange w:id="2658" w:author="yun qiao" w:date="2026-04-16T15:38:00Z">
                      <w:rPr>
                        <w:rFonts w:ascii="Cambria Math" w:eastAsia="宋体" w:hAnsi="Cambria Math" w:cs="Times New Roman"/>
                        <w:sz w:val="28"/>
                        <w:szCs w:val="28"/>
                        <w14:ligatures w14:val="none"/>
                      </w:rPr>
                    </w:rPrChange>
                  </w:rPr>
                  <m:t>&lt;t</m:t>
                </w:del>
              </m:r>
            </m:sub>
          </m:sSub>
          <m:r>
            <w:del w:id="2659" w:author="yun qiao" w:date="2026-04-16T15:28:00Z">
              <w:rPr>
                <w:rFonts w:ascii="Cambria Math" w:eastAsia="宋体" w:hAnsi="Cambria Math" w:cs="Times New Roman"/>
                <w:color w:val="000000" w:themeColor="text1"/>
                <w:sz w:val="28"/>
                <w:szCs w:val="28"/>
                <w14:ligatures w14:val="none"/>
                <w:rPrChange w:id="2660" w:author="yun qiao" w:date="2026-04-16T15:38:00Z">
                  <w:rPr>
                    <w:rFonts w:ascii="Cambria Math" w:eastAsia="宋体" w:hAnsi="Cambria Math" w:cs="Times New Roman"/>
                    <w:sz w:val="28"/>
                    <w:szCs w:val="28"/>
                    <w14:ligatures w14:val="none"/>
                  </w:rPr>
                </w:rPrChange>
              </w:rPr>
              <m:t>,c)-λ</m:t>
            </w:del>
          </m:r>
          <m:nary>
            <m:naryPr>
              <m:chr m:val="∑"/>
              <m:limLoc m:val="undOvr"/>
              <m:grow m:val="1"/>
              <m:supHide m:val="1"/>
              <m:ctrlPr>
                <w:del w:id="2661" w:author="yun qiao" w:date="2026-04-16T15:28:00Z">
                  <w:rPr>
                    <w:rFonts w:ascii="Cambria Math" w:eastAsia="宋体" w:hAnsi="Cambria Math" w:cs="Times New Roman"/>
                    <w:color w:val="000000" w:themeColor="text1"/>
                    <w:sz w:val="28"/>
                    <w:szCs w:val="28"/>
                    <w14:ligatures w14:val="none"/>
                  </w:rPr>
                </w:del>
              </m:ctrlPr>
            </m:naryPr>
            <m:sub>
              <m:sSup>
                <m:sSupPr>
                  <m:ctrlPr>
                    <w:del w:id="2662" w:author="yun qiao" w:date="2026-04-16T15:28:00Z">
                      <w:rPr>
                        <w:rFonts w:ascii="Cambria Math" w:eastAsia="宋体" w:hAnsi="Cambria Math" w:cs="Times New Roman"/>
                        <w:color w:val="000000" w:themeColor="text1"/>
                        <w:sz w:val="28"/>
                        <w:szCs w:val="28"/>
                        <w14:ligatures w14:val="none"/>
                      </w:rPr>
                    </w:del>
                  </m:ctrlPr>
                </m:sSupPr>
                <m:e>
                  <m:r>
                    <w:del w:id="2663" w:author="yun qiao" w:date="2026-04-16T15:28:00Z">
                      <w:rPr>
                        <w:rFonts w:ascii="Cambria Math" w:eastAsia="宋体" w:hAnsi="Cambria Math" w:cs="Times New Roman"/>
                        <w:color w:val="000000" w:themeColor="text1"/>
                        <w:sz w:val="28"/>
                        <w:szCs w:val="28"/>
                        <w14:ligatures w14:val="none"/>
                        <w:rPrChange w:id="2664" w:author="yun qiao" w:date="2026-04-16T15:38:00Z">
                          <w:rPr>
                            <w:rFonts w:ascii="Cambria Math" w:eastAsia="宋体" w:hAnsi="Cambria Math" w:cs="Times New Roman"/>
                            <w:sz w:val="28"/>
                            <w:szCs w:val="28"/>
                            <w14:ligatures w14:val="none"/>
                          </w:rPr>
                        </w:rPrChange>
                      </w:rPr>
                      <m:t>g</m:t>
                    </w:del>
                  </m:r>
                </m:e>
                <m:sup>
                  <m:r>
                    <w:del w:id="2665" w:author="yun qiao" w:date="2026-04-16T15:28:00Z">
                      <m:rPr>
                        <m:sty m:val="p"/>
                      </m:rPr>
                      <w:rPr>
                        <w:rFonts w:ascii="Cambria Math" w:eastAsia="宋体" w:hAnsi="Cambria Math" w:cs="Times New Roman" w:hint="eastAsia"/>
                        <w:color w:val="000000" w:themeColor="text1"/>
                        <w:sz w:val="28"/>
                        <w:szCs w:val="28"/>
                        <w14:ligatures w14:val="none"/>
                        <w:rPrChange w:id="2666" w:author="yun qiao" w:date="2026-04-16T15:38:00Z">
                          <w:rPr>
                            <w:rFonts w:ascii="Cambria Math" w:eastAsia="宋体" w:hAnsi="Cambria Math" w:cs="Times New Roman" w:hint="eastAsia"/>
                            <w:sz w:val="28"/>
                            <w:szCs w:val="28"/>
                            <w14:ligatures w14:val="none"/>
                          </w:rPr>
                        </w:rPrChange>
                      </w:rPr>
                      <m:t>'</m:t>
                    </w:del>
                  </m:r>
                </m:sup>
              </m:sSup>
              <m:r>
                <w:del w:id="2667" w:author="yun qiao" w:date="2026-04-16T15:28:00Z">
                  <w:rPr>
                    <w:rFonts w:ascii="Cambria Math" w:eastAsia="宋体" w:hAnsi="Cambria Math" w:cs="Times New Roman"/>
                    <w:color w:val="000000" w:themeColor="text1"/>
                    <w:sz w:val="28"/>
                    <w:szCs w:val="28"/>
                    <w14:ligatures w14:val="none"/>
                    <w:rPrChange w:id="2668" w:author="yun qiao" w:date="2026-04-16T15:38:00Z">
                      <w:rPr>
                        <w:rFonts w:ascii="Cambria Math" w:eastAsia="宋体" w:hAnsi="Cambria Math" w:cs="Times New Roman"/>
                        <w:sz w:val="28"/>
                        <w:szCs w:val="28"/>
                        <w14:ligatures w14:val="none"/>
                      </w:rPr>
                    </w:rPrChange>
                  </w:rPr>
                  <m:t>&lt;g</m:t>
                </w:del>
              </m:r>
            </m:sub>
            <m:sup/>
            <m:e>
              <m:r>
                <w:del w:id="2669" w:author="yun qiao" w:date="2026-04-16T15:28:00Z">
                  <w:rPr>
                    <w:rFonts w:ascii="Cambria Math" w:eastAsia="宋体" w:hAnsi="Cambria Math" w:cs="Times New Roman"/>
                    <w:color w:val="000000" w:themeColor="text1"/>
                    <w:sz w:val="28"/>
                    <w:szCs w:val="28"/>
                    <w14:ligatures w14:val="none"/>
                    <w:rPrChange w:id="2670" w:author="yun qiao" w:date="2026-04-16T15:38:00Z">
                      <w:rPr>
                        <w:rFonts w:ascii="Cambria Math" w:eastAsia="宋体" w:hAnsi="Cambria Math" w:cs="Times New Roman"/>
                        <w:sz w:val="28"/>
                        <w:szCs w:val="28"/>
                        <w14:ligatures w14:val="none"/>
                      </w:rPr>
                    </w:rPrChange>
                  </w:rPr>
                  <m:t> </m:t>
                </w:del>
              </m:r>
            </m:e>
          </m:nary>
          <m:r>
            <w:del w:id="2671" w:author="yun qiao" w:date="2026-04-16T15:28:00Z">
              <m:rPr>
                <m:scr m:val="double-struck"/>
                <m:sty m:val="p"/>
              </m:rPr>
              <w:rPr>
                <w:rFonts w:ascii="Cambria Math" w:eastAsia="宋体" w:hAnsi="Cambria Math" w:cs="Times New Roman"/>
                <w:color w:val="000000" w:themeColor="text1"/>
                <w:sz w:val="28"/>
                <w:szCs w:val="28"/>
                <w14:ligatures w14:val="none"/>
                <w:rPrChange w:id="2672" w:author="yun qiao" w:date="2026-04-16T15:38:00Z">
                  <w:rPr>
                    <w:rFonts w:ascii="Cambria Math" w:eastAsia="宋体" w:hAnsi="Cambria Math" w:cs="Times New Roman"/>
                    <w:sz w:val="28"/>
                    <w:szCs w:val="28"/>
                    <w14:ligatures w14:val="none"/>
                  </w:rPr>
                </w:rPrChange>
              </w:rPr>
              <m:t>I</m:t>
            </w:del>
          </m:r>
          <m:d>
            <m:dPr>
              <m:ctrlPr>
                <w:del w:id="2673" w:author="yun qiao" w:date="2026-04-16T15:28:00Z">
                  <w:rPr>
                    <w:rFonts w:ascii="Cambria Math" w:eastAsia="宋体" w:hAnsi="Cambria Math" w:cs="Times New Roman"/>
                    <w:color w:val="000000" w:themeColor="text1"/>
                    <w:sz w:val="28"/>
                    <w:szCs w:val="28"/>
                    <w14:ligatures w14:val="none"/>
                  </w:rPr>
                </w:del>
              </m:ctrlPr>
            </m:dPr>
            <m:e>
              <m:sSub>
                <m:sSubPr>
                  <m:ctrlPr>
                    <w:del w:id="2674" w:author="yun qiao" w:date="2026-04-16T15:28:00Z">
                      <w:rPr>
                        <w:rFonts w:ascii="Cambria Math" w:eastAsia="宋体" w:hAnsi="Cambria Math" w:cs="Times New Roman"/>
                        <w:color w:val="000000" w:themeColor="text1"/>
                        <w:sz w:val="28"/>
                        <w:szCs w:val="28"/>
                        <w14:ligatures w14:val="none"/>
                      </w:rPr>
                    </w:del>
                  </m:ctrlPr>
                </m:sSubPr>
                <m:e>
                  <m:r>
                    <w:del w:id="2675" w:author="yun qiao" w:date="2026-04-16T15:28:00Z">
                      <w:rPr>
                        <w:rFonts w:ascii="Cambria Math" w:eastAsia="宋体" w:hAnsi="Cambria Math" w:cs="Times New Roman"/>
                        <w:color w:val="000000" w:themeColor="text1"/>
                        <w:sz w:val="28"/>
                        <w:szCs w:val="28"/>
                        <w14:ligatures w14:val="none"/>
                        <w:rPrChange w:id="2676" w:author="yun qiao" w:date="2026-04-16T15:38:00Z">
                          <w:rPr>
                            <w:rFonts w:ascii="Cambria Math" w:eastAsia="宋体" w:hAnsi="Cambria Math" w:cs="Times New Roman"/>
                            <w:sz w:val="28"/>
                            <w:szCs w:val="28"/>
                            <w14:ligatures w14:val="none"/>
                          </w:rPr>
                        </w:rPrChange>
                      </w:rPr>
                      <m:t>y</m:t>
                    </w:del>
                  </m:r>
                </m:e>
                <m:sub>
                  <m:r>
                    <w:del w:id="2677" w:author="yun qiao" w:date="2026-04-16T15:28:00Z">
                      <w:rPr>
                        <w:rFonts w:ascii="Cambria Math" w:eastAsia="宋体" w:hAnsi="Cambria Math" w:cs="Times New Roman"/>
                        <w:color w:val="000000" w:themeColor="text1"/>
                        <w:sz w:val="28"/>
                        <w:szCs w:val="28"/>
                        <w14:ligatures w14:val="none"/>
                        <w:rPrChange w:id="2678" w:author="yun qiao" w:date="2026-04-16T15:38:00Z">
                          <w:rPr>
                            <w:rFonts w:ascii="Cambria Math" w:eastAsia="宋体" w:hAnsi="Cambria Math" w:cs="Times New Roman"/>
                            <w:sz w:val="28"/>
                            <w:szCs w:val="28"/>
                            <w14:ligatures w14:val="none"/>
                          </w:rPr>
                        </w:rPrChange>
                      </w:rPr>
                      <m:t>t</m:t>
                    </w:del>
                  </m:r>
                </m:sub>
              </m:sSub>
              <m:r>
                <w:del w:id="2679" w:author="yun qiao" w:date="2026-04-16T15:28:00Z">
                  <w:rPr>
                    <w:rFonts w:ascii="Cambria Math" w:eastAsia="宋体" w:hAnsi="Cambria Math" w:cs="Times New Roman" w:hint="eastAsia"/>
                    <w:color w:val="000000" w:themeColor="text1"/>
                    <w:sz w:val="28"/>
                    <w:szCs w:val="28"/>
                    <w14:ligatures w14:val="none"/>
                    <w:rPrChange w:id="2680" w:author="yun qiao" w:date="2026-04-16T15:38:00Z">
                      <w:rPr>
                        <w:rFonts w:ascii="Cambria Math" w:eastAsia="宋体" w:hAnsi="Cambria Math" w:cs="Times New Roman" w:hint="eastAsia"/>
                        <w:sz w:val="28"/>
                        <w:szCs w:val="28"/>
                        <w14:ligatures w14:val="none"/>
                      </w:rPr>
                    </w:rPrChange>
                  </w:rPr>
                  <m:t>∈</m:t>
                </w:del>
              </m:r>
              <m:sSubSup>
                <m:sSubSupPr>
                  <m:ctrlPr>
                    <w:del w:id="2681" w:author="yun qiao" w:date="2026-04-16T15:28:00Z">
                      <w:rPr>
                        <w:rFonts w:ascii="Cambria Math" w:eastAsia="宋体" w:hAnsi="Cambria Math" w:cs="Times New Roman"/>
                        <w:color w:val="000000" w:themeColor="text1"/>
                        <w:sz w:val="28"/>
                        <w:szCs w:val="28"/>
                        <w14:ligatures w14:val="none"/>
                      </w:rPr>
                    </w:del>
                  </m:ctrlPr>
                </m:sSubSupPr>
                <m:e>
                  <m:r>
                    <w:del w:id="2682" w:author="yun qiao" w:date="2026-04-16T15:28:00Z">
                      <m:rPr>
                        <m:scr m:val="script"/>
                      </m:rPr>
                      <w:rPr>
                        <w:rFonts w:ascii="Cambria Math" w:eastAsia="宋体" w:hAnsi="Cambria Math" w:cs="Times New Roman"/>
                        <w:color w:val="000000" w:themeColor="text1"/>
                        <w:sz w:val="28"/>
                        <w:szCs w:val="28"/>
                        <w14:ligatures w14:val="none"/>
                        <w:rPrChange w:id="2683" w:author="yun qiao" w:date="2026-04-16T15:38:00Z">
                          <w:rPr>
                            <w:rFonts w:ascii="Cambria Math" w:eastAsia="宋体" w:hAnsi="Cambria Math" w:cs="Times New Roman"/>
                            <w:sz w:val="28"/>
                            <w:szCs w:val="28"/>
                            <w14:ligatures w14:val="none"/>
                          </w:rPr>
                        </w:rPrChange>
                      </w:rPr>
                      <m:t>S</m:t>
                    </w:del>
                  </m:r>
                </m:e>
                <m:sub>
                  <m:sSup>
                    <m:sSupPr>
                      <m:ctrlPr>
                        <w:del w:id="2684" w:author="yun qiao" w:date="2026-04-16T15:28:00Z">
                          <w:rPr>
                            <w:rFonts w:ascii="Cambria Math" w:eastAsia="宋体" w:hAnsi="Cambria Math" w:cs="Times New Roman"/>
                            <w:color w:val="000000" w:themeColor="text1"/>
                            <w:sz w:val="28"/>
                            <w:szCs w:val="28"/>
                            <w14:ligatures w14:val="none"/>
                          </w:rPr>
                        </w:del>
                      </m:ctrlPr>
                    </m:sSupPr>
                    <m:e>
                      <m:r>
                        <w:del w:id="2685" w:author="yun qiao" w:date="2026-04-16T15:28:00Z">
                          <w:rPr>
                            <w:rFonts w:ascii="Cambria Math" w:eastAsia="宋体" w:hAnsi="Cambria Math" w:cs="Times New Roman"/>
                            <w:color w:val="000000" w:themeColor="text1"/>
                            <w:sz w:val="28"/>
                            <w:szCs w:val="28"/>
                            <w14:ligatures w14:val="none"/>
                            <w:rPrChange w:id="2686" w:author="yun qiao" w:date="2026-04-16T15:38:00Z">
                              <w:rPr>
                                <w:rFonts w:ascii="Cambria Math" w:eastAsia="宋体" w:hAnsi="Cambria Math" w:cs="Times New Roman"/>
                                <w:sz w:val="28"/>
                                <w:szCs w:val="28"/>
                                <w14:ligatures w14:val="none"/>
                              </w:rPr>
                            </w:rPrChange>
                          </w:rPr>
                          <m:t>g</m:t>
                        </w:del>
                      </m:r>
                    </m:e>
                    <m:sup>
                      <m:r>
                        <w:del w:id="2687" w:author="yun qiao" w:date="2026-04-16T15:28:00Z">
                          <m:rPr>
                            <m:sty m:val="p"/>
                          </m:rPr>
                          <w:rPr>
                            <w:rFonts w:ascii="Cambria Math" w:eastAsia="宋体" w:hAnsi="Cambria Math" w:cs="Times New Roman" w:hint="eastAsia"/>
                            <w:color w:val="000000" w:themeColor="text1"/>
                            <w:sz w:val="28"/>
                            <w:szCs w:val="28"/>
                            <w14:ligatures w14:val="none"/>
                            <w:rPrChange w:id="2688" w:author="yun qiao" w:date="2026-04-16T15:38:00Z">
                              <w:rPr>
                                <w:rFonts w:ascii="Cambria Math" w:eastAsia="宋体" w:hAnsi="Cambria Math" w:cs="Times New Roman" w:hint="eastAsia"/>
                                <w:sz w:val="28"/>
                                <w:szCs w:val="28"/>
                                <w14:ligatures w14:val="none"/>
                              </w:rPr>
                            </w:rPrChange>
                          </w:rPr>
                          <m:t>'</m:t>
                        </w:del>
                      </m:r>
                    </m:sup>
                  </m:sSup>
                </m:sub>
                <m:sup>
                  <m:r>
                    <w:del w:id="2689" w:author="yun qiao" w:date="2026-04-16T15:28:00Z">
                      <w:rPr>
                        <w:rFonts w:ascii="Cambria Math" w:eastAsia="宋体" w:hAnsi="Cambria Math" w:cs="Times New Roman"/>
                        <w:color w:val="000000" w:themeColor="text1"/>
                        <w:sz w:val="28"/>
                        <w:szCs w:val="28"/>
                        <w14:ligatures w14:val="none"/>
                        <w:rPrChange w:id="2690" w:author="yun qiao" w:date="2026-04-16T15:38:00Z">
                          <w:rPr>
                            <w:rFonts w:ascii="Cambria Math" w:eastAsia="宋体" w:hAnsi="Cambria Math" w:cs="Times New Roman"/>
                            <w:sz w:val="28"/>
                            <w:szCs w:val="28"/>
                            <w14:ligatures w14:val="none"/>
                          </w:rPr>
                        </w:rPrChange>
                      </w:rPr>
                      <m:t>(t)</m:t>
                    </w:del>
                  </m:r>
                </m:sup>
              </m:sSubSup>
            </m:e>
          </m:d>
        </m:oMath>
      </m:oMathPara>
    </w:p>
    <w:p w14:paraId="75008D3F" w14:textId="5813BF2F" w:rsidR="00B95363" w:rsidRPr="009A1CB2" w:rsidDel="00EF1B50" w:rsidRDefault="00000000" w:rsidP="00EF1B50">
      <w:pPr>
        <w:widowControl/>
        <w:spacing w:before="100" w:after="0" w:line="480" w:lineRule="exact"/>
        <w:ind w:firstLineChars="202" w:firstLine="566"/>
        <w:jc w:val="both"/>
        <w:rPr>
          <w:del w:id="2691" w:author="yun qiao" w:date="2026-04-16T15:28:00Z"/>
          <w:rFonts w:ascii="Times New Roman" w:eastAsia="宋体" w:hAnsi="Times New Roman" w:cs="Times New Roman"/>
          <w:color w:val="000000" w:themeColor="text1"/>
          <w:sz w:val="28"/>
          <w:szCs w:val="28"/>
          <w14:ligatures w14:val="none"/>
          <w:rPrChange w:id="2692" w:author="yun qiao" w:date="2026-04-16T15:38:00Z">
            <w:rPr>
              <w:del w:id="2693" w:author="yun qiao" w:date="2026-04-16T15:28:00Z"/>
              <w:rFonts w:ascii="Times New Roman" w:eastAsia="宋体" w:hAnsi="Times New Roman" w:cs="Times New Roman"/>
              <w:sz w:val="28"/>
              <w:szCs w:val="28"/>
              <w14:ligatures w14:val="none"/>
            </w:rPr>
          </w:rPrChange>
        </w:rPr>
      </w:pPr>
      <w:del w:id="2694"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695" w:author="yun qiao" w:date="2026-04-16T15:38:00Z">
              <w:rPr>
                <w:rFonts w:ascii="Times New Roman" w:eastAsia="宋体" w:hAnsi="Times New Roman" w:cs="Times New Roman" w:hint="eastAsia"/>
                <w:sz w:val="28"/>
                <w:szCs w:val="28"/>
                <w14:ligatures w14:val="none"/>
              </w:rPr>
            </w:rPrChange>
          </w:rPr>
          <w:delText>其中，</w:delText>
        </w:r>
      </w:del>
      <m:oMath>
        <m:r>
          <w:del w:id="2696" w:author="yun qiao" w:date="2026-04-16T15:28:00Z">
            <w:rPr>
              <w:rFonts w:ascii="Cambria Math" w:eastAsia="宋体" w:hAnsi="Cambria Math" w:cs="Times New Roman"/>
              <w:color w:val="000000" w:themeColor="text1"/>
              <w:sz w:val="28"/>
              <w:szCs w:val="28"/>
              <w14:ligatures w14:val="none"/>
              <w:rPrChange w:id="2697" w:author="yun qiao" w:date="2026-04-16T15:38:00Z">
                <w:rPr>
                  <w:rFonts w:ascii="Cambria Math" w:eastAsia="宋体" w:hAnsi="Cambria Math" w:cs="Times New Roman"/>
                  <w:sz w:val="28"/>
                  <w:szCs w:val="28"/>
                  <w14:ligatures w14:val="none"/>
                </w:rPr>
              </w:rPrChange>
            </w:rPr>
            <m:t>λ</m:t>
          </w:del>
        </m:r>
      </m:oMath>
      <w:del w:id="2698"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699" w:author="yun qiao" w:date="2026-04-16T15:38:00Z">
              <w:rPr>
                <w:rFonts w:ascii="Times New Roman" w:eastAsia="宋体" w:hAnsi="Times New Roman" w:cs="Times New Roman" w:hint="eastAsia"/>
                <w:sz w:val="28"/>
                <w:szCs w:val="28"/>
                <w14:ligatures w14:val="none"/>
              </w:rPr>
            </w:rPrChange>
          </w:rPr>
          <w:delText>为多样性惩罚系数，</w:delText>
        </w:r>
      </w:del>
      <m:oMath>
        <m:sSubSup>
          <m:sSubSupPr>
            <m:ctrlPr>
              <w:del w:id="2700" w:author="yun qiao" w:date="2026-04-16T15:28:00Z">
                <w:rPr>
                  <w:rFonts w:ascii="Cambria Math" w:eastAsia="宋体" w:hAnsi="Cambria Math" w:cs="Times New Roman"/>
                  <w:color w:val="000000" w:themeColor="text1"/>
                  <w:sz w:val="28"/>
                  <w:szCs w:val="28"/>
                  <w14:ligatures w14:val="none"/>
                </w:rPr>
              </w:del>
            </m:ctrlPr>
          </m:sSubSupPr>
          <m:e>
            <m:r>
              <w:del w:id="2701" w:author="yun qiao" w:date="2026-04-16T15:28:00Z">
                <m:rPr>
                  <m:scr m:val="script"/>
                </m:rPr>
                <w:rPr>
                  <w:rFonts w:ascii="Cambria Math" w:eastAsia="宋体" w:hAnsi="Cambria Math" w:cs="Times New Roman"/>
                  <w:color w:val="000000" w:themeColor="text1"/>
                  <w:sz w:val="28"/>
                  <w:szCs w:val="28"/>
                  <w14:ligatures w14:val="none"/>
                  <w:rPrChange w:id="2702" w:author="yun qiao" w:date="2026-04-16T15:38:00Z">
                    <w:rPr>
                      <w:rFonts w:ascii="Cambria Math" w:eastAsia="宋体" w:hAnsi="Cambria Math" w:cs="Times New Roman"/>
                      <w:sz w:val="28"/>
                      <w:szCs w:val="28"/>
                      <w14:ligatures w14:val="none"/>
                    </w:rPr>
                  </w:rPrChange>
                </w:rPr>
                <m:t>S</m:t>
              </w:del>
            </m:r>
          </m:e>
          <m:sub>
            <m:sSup>
              <m:sSupPr>
                <m:ctrlPr>
                  <w:del w:id="2703" w:author="yun qiao" w:date="2026-04-16T15:28:00Z">
                    <w:rPr>
                      <w:rFonts w:ascii="Cambria Math" w:eastAsia="宋体" w:hAnsi="Cambria Math" w:cs="Times New Roman"/>
                      <w:color w:val="000000" w:themeColor="text1"/>
                      <w:sz w:val="28"/>
                      <w:szCs w:val="28"/>
                      <w14:ligatures w14:val="none"/>
                    </w:rPr>
                  </w:del>
                </m:ctrlPr>
              </m:sSupPr>
              <m:e>
                <m:r>
                  <w:del w:id="2704" w:author="yun qiao" w:date="2026-04-16T15:28:00Z">
                    <w:rPr>
                      <w:rFonts w:ascii="Cambria Math" w:eastAsia="宋体" w:hAnsi="Cambria Math" w:cs="Times New Roman"/>
                      <w:color w:val="000000" w:themeColor="text1"/>
                      <w:sz w:val="28"/>
                      <w:szCs w:val="28"/>
                      <w14:ligatures w14:val="none"/>
                      <w:rPrChange w:id="2705" w:author="yun qiao" w:date="2026-04-16T15:38:00Z">
                        <w:rPr>
                          <w:rFonts w:ascii="Cambria Math" w:eastAsia="宋体" w:hAnsi="Cambria Math" w:cs="Times New Roman"/>
                          <w:sz w:val="28"/>
                          <w:szCs w:val="28"/>
                          <w14:ligatures w14:val="none"/>
                        </w:rPr>
                      </w:rPrChange>
                    </w:rPr>
                    <m:t>g</m:t>
                  </w:del>
                </m:r>
              </m:e>
              <m:sup>
                <m:r>
                  <w:del w:id="2706" w:author="yun qiao" w:date="2026-04-16T15:28:00Z">
                    <m:rPr>
                      <m:sty m:val="p"/>
                    </m:rPr>
                    <w:rPr>
                      <w:rFonts w:ascii="Cambria Math" w:eastAsia="宋体" w:hAnsi="Cambria Math" w:cs="Times New Roman" w:hint="eastAsia"/>
                      <w:color w:val="000000" w:themeColor="text1"/>
                      <w:sz w:val="28"/>
                      <w:szCs w:val="28"/>
                      <w14:ligatures w14:val="none"/>
                      <w:rPrChange w:id="2707" w:author="yun qiao" w:date="2026-04-16T15:38:00Z">
                        <w:rPr>
                          <w:rFonts w:ascii="Cambria Math" w:eastAsia="宋体" w:hAnsi="Cambria Math" w:cs="Times New Roman" w:hint="eastAsia"/>
                          <w:sz w:val="28"/>
                          <w:szCs w:val="28"/>
                          <w14:ligatures w14:val="none"/>
                        </w:rPr>
                      </w:rPrChange>
                    </w:rPr>
                    <m:t>'</m:t>
                  </w:del>
                </m:r>
              </m:sup>
            </m:sSup>
          </m:sub>
          <m:sup>
            <m:r>
              <w:del w:id="2708" w:author="yun qiao" w:date="2026-04-16T15:28:00Z">
                <w:rPr>
                  <w:rFonts w:ascii="Cambria Math" w:eastAsia="宋体" w:hAnsi="Cambria Math" w:cs="Times New Roman"/>
                  <w:color w:val="000000" w:themeColor="text1"/>
                  <w:sz w:val="28"/>
                  <w:szCs w:val="28"/>
                  <w14:ligatures w14:val="none"/>
                  <w:rPrChange w:id="2709" w:author="yun qiao" w:date="2026-04-16T15:38:00Z">
                    <w:rPr>
                      <w:rFonts w:ascii="Cambria Math" w:eastAsia="宋体" w:hAnsi="Cambria Math" w:cs="Times New Roman"/>
                      <w:sz w:val="28"/>
                      <w:szCs w:val="28"/>
                      <w14:ligatures w14:val="none"/>
                    </w:rPr>
                  </w:rPrChange>
                </w:rPr>
                <m:t>(t)</m:t>
              </w:del>
            </m:r>
          </m:sup>
        </m:sSubSup>
      </m:oMath>
      <w:del w:id="2710"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711" w:author="yun qiao" w:date="2026-04-16T15:38:00Z">
              <w:rPr>
                <w:rFonts w:ascii="Times New Roman" w:eastAsia="宋体" w:hAnsi="Times New Roman" w:cs="Times New Roman" w:hint="eastAsia"/>
                <w:sz w:val="28"/>
                <w:szCs w:val="28"/>
                <w14:ligatures w14:val="none"/>
              </w:rPr>
            </w:rPrChange>
          </w:rPr>
          <w:delText>表示编号小于当前分组</w:delText>
        </w:r>
      </w:del>
      <m:oMath>
        <m:r>
          <w:del w:id="2712" w:author="yun qiao" w:date="2026-04-16T15:28:00Z">
            <w:rPr>
              <w:rFonts w:ascii="Cambria Math" w:eastAsia="宋体" w:hAnsi="Cambria Math" w:cs="Times New Roman"/>
              <w:color w:val="000000" w:themeColor="text1"/>
              <w:sz w:val="28"/>
              <w:szCs w:val="28"/>
              <w14:ligatures w14:val="none"/>
              <w:rPrChange w:id="2713" w:author="yun qiao" w:date="2026-04-16T15:38:00Z">
                <w:rPr>
                  <w:rFonts w:ascii="Cambria Math" w:eastAsia="宋体" w:hAnsi="Cambria Math" w:cs="Times New Roman"/>
                  <w:sz w:val="28"/>
                  <w:szCs w:val="28"/>
                  <w14:ligatures w14:val="none"/>
                </w:rPr>
              </w:rPrChange>
            </w:rPr>
            <m:t>g</m:t>
          </w:del>
        </m:r>
      </m:oMath>
      <w:del w:id="2714"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715" w:author="yun qiao" w:date="2026-04-16T15:38:00Z">
              <w:rPr>
                <w:rFonts w:ascii="Times New Roman" w:eastAsia="宋体" w:hAnsi="Times New Roman" w:cs="Times New Roman" w:hint="eastAsia"/>
                <w:sz w:val="28"/>
                <w:szCs w:val="28"/>
                <w14:ligatures w14:val="none"/>
              </w:rPr>
            </w:rPrChange>
          </w:rPr>
          <w:delText>的各分组在第</w:delText>
        </w:r>
      </w:del>
      <m:oMath>
        <m:r>
          <w:del w:id="2716" w:author="yun qiao" w:date="2026-04-16T15:28:00Z">
            <w:rPr>
              <w:rFonts w:ascii="Cambria Math" w:eastAsia="宋体" w:hAnsi="Cambria Math" w:cs="Times New Roman"/>
              <w:color w:val="000000" w:themeColor="text1"/>
              <w:sz w:val="28"/>
              <w:szCs w:val="28"/>
              <w14:ligatures w14:val="none"/>
              <w:rPrChange w:id="2717" w:author="yun qiao" w:date="2026-04-16T15:38:00Z">
                <w:rPr>
                  <w:rFonts w:ascii="Cambria Math" w:eastAsia="宋体" w:hAnsi="Cambria Math" w:cs="Times New Roman"/>
                  <w:sz w:val="28"/>
                  <w:szCs w:val="28"/>
                  <w14:ligatures w14:val="none"/>
                </w:rPr>
              </w:rPrChange>
            </w:rPr>
            <m:t>t</m:t>
          </w:del>
        </m:r>
      </m:oMath>
      <w:del w:id="2718"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719" w:author="yun qiao" w:date="2026-04-16T15:38:00Z">
              <w:rPr>
                <w:rFonts w:ascii="Times New Roman" w:eastAsia="宋体" w:hAnsi="Times New Roman" w:cs="Times New Roman" w:hint="eastAsia"/>
                <w:sz w:val="28"/>
                <w:szCs w:val="28"/>
                <w14:ligatures w14:val="none"/>
              </w:rPr>
            </w:rPrChange>
          </w:rPr>
          <w:delText>个时间步已选择的操作原语集合，</w:delText>
        </w:r>
      </w:del>
      <m:oMath>
        <m:r>
          <w:del w:id="2720" w:author="yun qiao" w:date="2026-04-16T15:28:00Z">
            <m:rPr>
              <m:scr m:val="double-struck"/>
              <m:sty m:val="p"/>
            </m:rPr>
            <w:rPr>
              <w:rFonts w:ascii="Cambria Math" w:eastAsia="宋体" w:hAnsi="Cambria Math" w:cs="Times New Roman"/>
              <w:color w:val="000000" w:themeColor="text1"/>
              <w:sz w:val="28"/>
              <w:szCs w:val="28"/>
              <w14:ligatures w14:val="none"/>
              <w:rPrChange w:id="2721" w:author="yun qiao" w:date="2026-04-16T15:38:00Z">
                <w:rPr>
                  <w:rFonts w:ascii="Cambria Math" w:eastAsia="宋体" w:hAnsi="Cambria Math" w:cs="Times New Roman"/>
                  <w:sz w:val="28"/>
                  <w:szCs w:val="28"/>
                  <w14:ligatures w14:val="none"/>
                </w:rPr>
              </w:rPrChange>
            </w:rPr>
            <m:t>I</m:t>
          </w:del>
        </m:r>
      </m:oMath>
      <w:del w:id="2722" w:author="yun qiao" w:date="2026-04-16T15:28:00Z">
        <w:r w:rsidRPr="009A1CB2" w:rsidDel="00EF1B50">
          <w:rPr>
            <w:rFonts w:ascii="Times New Roman" w:eastAsia="宋体" w:hAnsi="Times New Roman" w:cs="Times New Roman"/>
            <w:color w:val="000000" w:themeColor="text1"/>
            <w:sz w:val="28"/>
            <w:szCs w:val="28"/>
            <w14:ligatures w14:val="none"/>
            <w:rPrChange w:id="2723" w:author="yun qiao" w:date="2026-04-16T15:38:00Z">
              <w:rPr>
                <w:rFonts w:ascii="Times New Roman" w:eastAsia="宋体" w:hAnsi="Times New Roman" w:cs="Times New Roman"/>
                <w:sz w:val="28"/>
                <w:szCs w:val="28"/>
                <w14:ligatures w14:val="none"/>
              </w:rPr>
            </w:rPrChange>
          </w:rPr>
          <w:delText xml:space="preserve"> (</w:delText>
        </w:r>
        <w:r w:rsidRPr="009A1CB2" w:rsidDel="00EF1B50">
          <w:rPr>
            <w:rFonts w:ascii="MS Gothic" w:eastAsia="MS Gothic" w:hAnsi="MS Gothic" w:cs="MS Gothic"/>
            <w:color w:val="000000" w:themeColor="text1"/>
            <w:sz w:val="28"/>
            <w:szCs w:val="28"/>
            <w14:ligatures w14:val="none"/>
            <w:rPrChange w:id="2724" w:author="yun qiao" w:date="2026-04-16T15:38:00Z">
              <w:rPr>
                <w:rFonts w:ascii="MS Gothic" w:eastAsia="MS Gothic" w:hAnsi="MS Gothic" w:cs="MS Gothic"/>
                <w:sz w:val="28"/>
                <w:szCs w:val="28"/>
                <w14:ligatures w14:val="none"/>
              </w:rPr>
            </w:rPrChange>
          </w:rPr>
          <w:delText>⋅</w:delText>
        </w:r>
        <w:r w:rsidRPr="009A1CB2" w:rsidDel="00EF1B50">
          <w:rPr>
            <w:rFonts w:ascii="Times New Roman" w:eastAsia="宋体" w:hAnsi="Times New Roman" w:cs="Times New Roman"/>
            <w:color w:val="000000" w:themeColor="text1"/>
            <w:sz w:val="28"/>
            <w:szCs w:val="28"/>
            <w14:ligatures w14:val="none"/>
            <w:rPrChange w:id="2725" w:author="yun qiao" w:date="2026-04-16T15:38:00Z">
              <w:rPr>
                <w:rFonts w:ascii="Times New Roman" w:eastAsia="宋体" w:hAnsi="Times New Roman" w:cs="Times New Roman"/>
                <w:sz w:val="28"/>
                <w:szCs w:val="28"/>
                <w14:ligatures w14:val="none"/>
              </w:rPr>
            </w:rPrChange>
          </w:rPr>
          <w:delText>)</w:delText>
        </w:r>
        <w:r w:rsidRPr="009A1CB2" w:rsidDel="00EF1B50">
          <w:rPr>
            <w:rFonts w:ascii="Times New Roman" w:eastAsia="宋体" w:hAnsi="Times New Roman" w:cs="Times New Roman"/>
            <w:i/>
            <w:iCs/>
            <w:color w:val="000000" w:themeColor="text1"/>
            <w:sz w:val="28"/>
            <w:szCs w:val="28"/>
            <w14:ligatures w14:val="none"/>
            <w:rPrChange w:id="2726" w:author="yun qiao" w:date="2026-04-16T15:38:00Z">
              <w:rPr>
                <w:rFonts w:ascii="Times New Roman" w:eastAsia="宋体" w:hAnsi="Times New Roman" w:cs="Times New Roman"/>
                <w:i/>
                <w:iCs/>
                <w:sz w:val="28"/>
                <w:szCs w:val="28"/>
                <w14:ligatures w14:val="none"/>
              </w:rPr>
            </w:rPrChange>
          </w:rPr>
          <w:delText xml:space="preserve"> </w:delText>
        </w:r>
        <w:r w:rsidRPr="009A1CB2" w:rsidDel="00EF1B50">
          <w:rPr>
            <w:rFonts w:ascii="Times New Roman" w:eastAsia="宋体" w:hAnsi="Times New Roman" w:cs="Times New Roman" w:hint="eastAsia"/>
            <w:color w:val="000000" w:themeColor="text1"/>
            <w:sz w:val="28"/>
            <w:szCs w:val="28"/>
            <w14:ligatures w14:val="none"/>
            <w:rPrChange w:id="2727" w:author="yun qiao" w:date="2026-04-16T15:38:00Z">
              <w:rPr>
                <w:rFonts w:ascii="Times New Roman" w:eastAsia="宋体" w:hAnsi="Times New Roman" w:cs="Times New Roman" w:hint="eastAsia"/>
                <w:sz w:val="28"/>
                <w:szCs w:val="28"/>
                <w14:ligatures w14:val="none"/>
              </w:rPr>
            </w:rPrChange>
          </w:rPr>
          <w:delText>为指示函数，当条件成立时取值为</w:delText>
        </w:r>
        <w:r w:rsidRPr="009A1CB2" w:rsidDel="00EF1B50">
          <w:rPr>
            <w:rFonts w:ascii="Times New Roman" w:eastAsia="宋体" w:hAnsi="Times New Roman" w:cs="Times New Roman"/>
            <w:color w:val="000000" w:themeColor="text1"/>
            <w:sz w:val="28"/>
            <w:szCs w:val="28"/>
            <w14:ligatures w14:val="none"/>
            <w:rPrChange w:id="2728" w:author="yun qiao" w:date="2026-04-16T15:38:00Z">
              <w:rPr>
                <w:rFonts w:ascii="Times New Roman" w:eastAsia="宋体" w:hAnsi="Times New Roman" w:cs="Times New Roman"/>
                <w:sz w:val="28"/>
                <w:szCs w:val="28"/>
                <w14:ligatures w14:val="none"/>
              </w:rPr>
            </w:rPrChange>
          </w:rPr>
          <w:delText>1</w:delText>
        </w:r>
        <w:r w:rsidRPr="009A1CB2" w:rsidDel="00EF1B50">
          <w:rPr>
            <w:rFonts w:ascii="Times New Roman" w:eastAsia="宋体" w:hAnsi="Times New Roman" w:cs="Times New Roman" w:hint="eastAsia"/>
            <w:color w:val="000000" w:themeColor="text1"/>
            <w:sz w:val="28"/>
            <w:szCs w:val="28"/>
            <w14:ligatures w14:val="none"/>
            <w:rPrChange w:id="2729" w:author="yun qiao" w:date="2026-04-16T15:38:00Z">
              <w:rPr>
                <w:rFonts w:ascii="Times New Roman" w:eastAsia="宋体" w:hAnsi="Times New Roman" w:cs="Times New Roman" w:hint="eastAsia"/>
                <w:sz w:val="28"/>
                <w:szCs w:val="28"/>
                <w14:ligatures w14:val="none"/>
              </w:rPr>
            </w:rPrChange>
          </w:rPr>
          <w:delText>，否则取值为</w:delText>
        </w:r>
        <w:r w:rsidRPr="009A1CB2" w:rsidDel="00EF1B50">
          <w:rPr>
            <w:rFonts w:ascii="Times New Roman" w:eastAsia="宋体" w:hAnsi="Times New Roman" w:cs="Times New Roman"/>
            <w:color w:val="000000" w:themeColor="text1"/>
            <w:sz w:val="28"/>
            <w:szCs w:val="28"/>
            <w14:ligatures w14:val="none"/>
            <w:rPrChange w:id="2730" w:author="yun qiao" w:date="2026-04-16T15:38:00Z">
              <w:rPr>
                <w:rFonts w:ascii="Times New Roman" w:eastAsia="宋体" w:hAnsi="Times New Roman" w:cs="Times New Roman"/>
                <w:sz w:val="28"/>
                <w:szCs w:val="28"/>
                <w14:ligatures w14:val="none"/>
              </w:rPr>
            </w:rPrChange>
          </w:rPr>
          <w:delText>0</w:delText>
        </w:r>
        <w:r w:rsidRPr="009A1CB2" w:rsidDel="00EF1B50">
          <w:rPr>
            <w:rFonts w:ascii="Times New Roman" w:eastAsia="宋体" w:hAnsi="Times New Roman" w:cs="Times New Roman" w:hint="eastAsia"/>
            <w:color w:val="000000" w:themeColor="text1"/>
            <w:sz w:val="28"/>
            <w:szCs w:val="28"/>
            <w14:ligatures w14:val="none"/>
            <w:rPrChange w:id="2731" w:author="yun qiao" w:date="2026-04-16T15:38:00Z">
              <w:rPr>
                <w:rFonts w:ascii="Times New Roman" w:eastAsia="宋体" w:hAnsi="Times New Roman" w:cs="Times New Roman" w:hint="eastAsia"/>
                <w:sz w:val="28"/>
                <w:szCs w:val="28"/>
                <w14:ligatures w14:val="none"/>
              </w:rPr>
            </w:rPrChange>
          </w:rPr>
          <w:delText>。通过对已被其他分组选取的候选进行惩罚，有效避免所有候选序列收敛至相同路径，从而提升生成结果的多样性。</w:delText>
        </w:r>
      </w:del>
    </w:p>
    <w:p w14:paraId="3137A55F" w14:textId="2582E29E" w:rsidR="00B95363" w:rsidRPr="009A1CB2" w:rsidDel="00EF1B50" w:rsidRDefault="00000000" w:rsidP="00EF1B50">
      <w:pPr>
        <w:widowControl/>
        <w:spacing w:before="100" w:after="0" w:line="480" w:lineRule="exact"/>
        <w:ind w:firstLineChars="202" w:firstLine="566"/>
        <w:jc w:val="both"/>
        <w:rPr>
          <w:del w:id="2732" w:author="yun qiao" w:date="2026-04-16T15:28:00Z"/>
          <w:rFonts w:ascii="Times New Roman" w:eastAsia="宋体" w:hAnsi="Times New Roman" w:cs="Times New Roman"/>
          <w:color w:val="000000" w:themeColor="text1"/>
          <w:sz w:val="28"/>
          <w:szCs w:val="28"/>
          <w14:ligatures w14:val="none"/>
          <w:rPrChange w:id="2733" w:author="yun qiao" w:date="2026-04-16T15:38:00Z">
            <w:rPr>
              <w:del w:id="2734" w:author="yun qiao" w:date="2026-04-16T15:28:00Z"/>
              <w:rFonts w:ascii="Times New Roman" w:eastAsia="宋体" w:hAnsi="Times New Roman" w:cs="Times New Roman"/>
              <w:sz w:val="28"/>
              <w:szCs w:val="28"/>
              <w14:ligatures w14:val="none"/>
            </w:rPr>
          </w:rPrChange>
        </w:rPr>
      </w:pPr>
      <w:del w:id="2735"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736" w:author="yun qiao" w:date="2026-04-16T15:38:00Z">
              <w:rPr>
                <w:rFonts w:ascii="Times New Roman" w:eastAsia="宋体" w:hAnsi="Times New Roman" w:cs="Times New Roman" w:hint="eastAsia"/>
                <w:sz w:val="28"/>
                <w:szCs w:val="28"/>
                <w14:ligatures w14:val="none"/>
              </w:rPr>
            </w:rPrChange>
          </w:rPr>
          <w:delText>进一步地，为控制生成序列长度，引入非对称长度惩罚函数：</w:delText>
        </w:r>
      </w:del>
    </w:p>
    <w:p w14:paraId="3ECFEE2D" w14:textId="7FD39483" w:rsidR="00B95363" w:rsidRPr="009A1CB2" w:rsidDel="00EF1B50" w:rsidRDefault="00000000">
      <w:pPr>
        <w:widowControl/>
        <w:spacing w:before="100" w:after="0" w:line="480" w:lineRule="exact"/>
        <w:ind w:firstLineChars="202" w:firstLine="566"/>
        <w:jc w:val="both"/>
        <w:rPr>
          <w:del w:id="2737" w:author="yun qiao" w:date="2026-04-16T15:28:00Z"/>
          <w:rFonts w:ascii="Times New Roman" w:eastAsia="宋体" w:hAnsi="Times New Roman" w:cs="Times New Roman"/>
          <w:color w:val="000000" w:themeColor="text1"/>
          <w:sz w:val="28"/>
          <w:szCs w:val="28"/>
          <w14:ligatures w14:val="none"/>
          <w:rPrChange w:id="2738" w:author="yun qiao" w:date="2026-04-16T15:38:00Z">
            <w:rPr>
              <w:del w:id="2739" w:author="yun qiao" w:date="2026-04-16T15:28:00Z"/>
              <w:rFonts w:ascii="Times New Roman" w:eastAsia="宋体" w:hAnsi="Times New Roman" w:cs="Times New Roman"/>
              <w:sz w:val="28"/>
              <w:szCs w:val="28"/>
              <w14:ligatures w14:val="none"/>
            </w:rPr>
          </w:rPrChange>
        </w:rPr>
        <w:pPrChange w:id="2740" w:author="yun qiao" w:date="2026-04-16T15:29:00Z">
          <w:pPr>
            <w:widowControl/>
            <w:spacing w:before="100" w:after="0" w:line="360" w:lineRule="auto"/>
            <w:ind w:firstLineChars="202" w:firstLine="566"/>
            <w:jc w:val="both"/>
          </w:pPr>
        </w:pPrChange>
      </w:pPr>
      <m:oMathPara>
        <m:oMath>
          <m:sSub>
            <m:sSubPr>
              <m:ctrlPr>
                <w:del w:id="2741" w:author="yun qiao" w:date="2026-04-16T15:28:00Z">
                  <w:rPr>
                    <w:rFonts w:ascii="Cambria Math" w:eastAsia="宋体" w:hAnsi="Cambria Math" w:cs="Times New Roman"/>
                    <w:color w:val="000000" w:themeColor="text1"/>
                    <w:sz w:val="28"/>
                    <w:szCs w:val="28"/>
                    <w14:ligatures w14:val="none"/>
                  </w:rPr>
                </w:del>
              </m:ctrlPr>
            </m:sSubPr>
            <m:e>
              <m:r>
                <w:del w:id="2742" w:author="yun qiao" w:date="2026-04-16T15:28:00Z">
                  <w:rPr>
                    <w:rFonts w:ascii="Cambria Math" w:eastAsia="宋体" w:hAnsi="Cambria Math" w:cs="Times New Roman"/>
                    <w:color w:val="000000" w:themeColor="text1"/>
                    <w:sz w:val="28"/>
                    <w:szCs w:val="28"/>
                    <w14:ligatures w14:val="none"/>
                    <w:rPrChange w:id="2743" w:author="yun qiao" w:date="2026-04-16T15:38:00Z">
                      <w:rPr>
                        <w:rFonts w:ascii="Cambria Math" w:eastAsia="宋体" w:hAnsi="Cambria Math" w:cs="Times New Roman"/>
                        <w:sz w:val="28"/>
                        <w:szCs w:val="28"/>
                        <w14:ligatures w14:val="none"/>
                      </w:rPr>
                    </w:rPrChange>
                  </w:rPr>
                  <m:t>s</m:t>
                </w:del>
              </m:r>
            </m:e>
            <m:sub>
              <m:r>
                <w:del w:id="2744" w:author="yun qiao" w:date="2026-04-16T15:28:00Z">
                  <m:rPr>
                    <m:sty m:val="p"/>
                  </m:rPr>
                  <w:rPr>
                    <w:rFonts w:ascii="Cambria Math" w:eastAsia="宋体" w:hAnsi="Cambria Math" w:cs="Times New Roman"/>
                    <w:color w:val="000000" w:themeColor="text1"/>
                    <w:sz w:val="28"/>
                    <w:szCs w:val="28"/>
                    <w14:ligatures w14:val="none"/>
                    <w:rPrChange w:id="2745" w:author="yun qiao" w:date="2026-04-16T15:38:00Z">
                      <w:rPr>
                        <w:rFonts w:ascii="Cambria Math" w:eastAsia="宋体" w:hAnsi="Cambria Math" w:cs="Times New Roman"/>
                        <w:sz w:val="28"/>
                        <w:szCs w:val="28"/>
                        <w14:ligatures w14:val="none"/>
                      </w:rPr>
                    </w:rPrChange>
                  </w:rPr>
                  <m:t>len</m:t>
                </w:del>
              </m:r>
            </m:sub>
          </m:sSub>
          <m:r>
            <w:del w:id="2746" w:author="yun qiao" w:date="2026-04-16T15:28:00Z">
              <w:rPr>
                <w:rFonts w:ascii="Cambria Math" w:eastAsia="宋体" w:hAnsi="Cambria Math" w:cs="Times New Roman"/>
                <w:color w:val="000000" w:themeColor="text1"/>
                <w:sz w:val="28"/>
                <w:szCs w:val="28"/>
                <w14:ligatures w14:val="none"/>
                <w:rPrChange w:id="2747" w:author="yun qiao" w:date="2026-04-16T15:38:00Z">
                  <w:rPr>
                    <w:rFonts w:ascii="Cambria Math" w:eastAsia="宋体" w:hAnsi="Cambria Math" w:cs="Times New Roman"/>
                    <w:sz w:val="28"/>
                    <w:szCs w:val="28"/>
                    <w14:ligatures w14:val="none"/>
                  </w:rPr>
                </w:rPrChange>
              </w:rPr>
              <m:t>=</m:t>
            </w:del>
          </m:r>
          <m:d>
            <m:dPr>
              <m:begChr m:val="{"/>
              <m:endChr m:val=""/>
              <m:ctrlPr>
                <w:del w:id="2748" w:author="yun qiao" w:date="2026-04-16T15:28:00Z">
                  <w:rPr>
                    <w:rFonts w:ascii="Cambria Math" w:eastAsia="宋体" w:hAnsi="Cambria Math" w:cs="Times New Roman"/>
                    <w:color w:val="000000" w:themeColor="text1"/>
                    <w:sz w:val="28"/>
                    <w:szCs w:val="28"/>
                    <w14:ligatures w14:val="none"/>
                  </w:rPr>
                </w:del>
              </m:ctrlPr>
            </m:dPr>
            <m:e>
              <m:eqArr>
                <m:eqArrPr>
                  <m:ctrlPr>
                    <w:del w:id="2749" w:author="yun qiao" w:date="2026-04-16T15:28:00Z">
                      <w:rPr>
                        <w:rFonts w:ascii="Cambria Math" w:eastAsia="宋体" w:hAnsi="Cambria Math" w:cs="Times New Roman"/>
                        <w:color w:val="000000" w:themeColor="text1"/>
                        <w:sz w:val="28"/>
                        <w:szCs w:val="28"/>
                        <w14:ligatures w14:val="none"/>
                      </w:rPr>
                    </w:del>
                  </m:ctrlPr>
                </m:eqArrPr>
                <m:e>
                  <m:r>
                    <w:del w:id="2750" w:author="yun qiao" w:date="2026-04-16T15:28:00Z">
                      <w:rPr>
                        <w:rFonts w:ascii="Cambria Math" w:eastAsia="宋体" w:hAnsi="Cambria Math" w:cs="Times New Roman"/>
                        <w:color w:val="000000" w:themeColor="text1"/>
                        <w:sz w:val="28"/>
                        <w:szCs w:val="28"/>
                        <w14:ligatures w14:val="none"/>
                        <w:rPrChange w:id="2751" w:author="yun qiao" w:date="2026-04-16T15:38:00Z">
                          <w:rPr>
                            <w:rFonts w:ascii="Cambria Math" w:eastAsia="宋体" w:hAnsi="Cambria Math" w:cs="Times New Roman"/>
                            <w:sz w:val="28"/>
                            <w:szCs w:val="28"/>
                            <w14:ligatures w14:val="none"/>
                          </w:rPr>
                        </w:rPrChange>
                      </w:rPr>
                      <m:t>&amp;</m:t>
                    </w:del>
                  </m:r>
                  <m:r>
                    <w:del w:id="2752" w:author="yun qiao" w:date="2026-04-16T15:28:00Z">
                      <m:rPr>
                        <m:sty m:val="p"/>
                      </m:rPr>
                      <w:rPr>
                        <w:rFonts w:ascii="Cambria Math" w:eastAsia="宋体" w:hAnsi="Cambria Math" w:cs="Times New Roman"/>
                        <w:color w:val="000000" w:themeColor="text1"/>
                        <w:sz w:val="28"/>
                        <w:szCs w:val="28"/>
                        <w14:ligatures w14:val="none"/>
                        <w:rPrChange w:id="2753" w:author="yun qiao" w:date="2026-04-16T15:38:00Z">
                          <w:rPr>
                            <w:rFonts w:ascii="Cambria Math" w:eastAsia="宋体" w:hAnsi="Cambria Math" w:cs="Times New Roman"/>
                            <w:sz w:val="28"/>
                            <w:szCs w:val="28"/>
                            <w14:ligatures w14:val="none"/>
                          </w:rPr>
                        </w:rPrChange>
                      </w:rPr>
                      <m:t>exp</m:t>
                    </w:del>
                  </m:r>
                  <m:r>
                    <w:del w:id="2754" w:author="yun qiao" w:date="2026-04-16T15:28:00Z">
                      <w:rPr>
                        <w:rFonts w:ascii="Cambria Math" w:eastAsia="宋体" w:hAnsi="Cambria Math" w:cs="Times New Roman"/>
                        <w:color w:val="000000" w:themeColor="text1"/>
                        <w:sz w:val="28"/>
                        <w:szCs w:val="28"/>
                        <w14:ligatures w14:val="none"/>
                        <w:rPrChange w:id="2755" w:author="yun qiao" w:date="2026-04-16T15:38:00Z">
                          <w:rPr>
                            <w:rFonts w:ascii="Cambria Math" w:eastAsia="宋体" w:hAnsi="Cambria Math" w:cs="Times New Roman"/>
                            <w:sz w:val="28"/>
                            <w:szCs w:val="28"/>
                            <w14:ligatures w14:val="none"/>
                          </w:rPr>
                        </w:rPrChange>
                      </w:rPr>
                      <m:t>⁡(-</m:t>
                    </w:del>
                  </m:r>
                  <m:sSub>
                    <m:sSubPr>
                      <m:ctrlPr>
                        <w:del w:id="2756" w:author="yun qiao" w:date="2026-04-16T15:28:00Z">
                          <w:rPr>
                            <w:rFonts w:ascii="Cambria Math" w:eastAsia="宋体" w:hAnsi="Cambria Math" w:cs="Times New Roman"/>
                            <w:color w:val="000000" w:themeColor="text1"/>
                            <w:sz w:val="28"/>
                            <w:szCs w:val="28"/>
                            <w14:ligatures w14:val="none"/>
                          </w:rPr>
                        </w:del>
                      </m:ctrlPr>
                    </m:sSubPr>
                    <m:e>
                      <m:r>
                        <w:del w:id="2757" w:author="yun qiao" w:date="2026-04-16T15:28:00Z">
                          <w:rPr>
                            <w:rFonts w:ascii="Cambria Math" w:eastAsia="宋体" w:hAnsi="Cambria Math" w:cs="Times New Roman"/>
                            <w:color w:val="000000" w:themeColor="text1"/>
                            <w:sz w:val="28"/>
                            <w:szCs w:val="28"/>
                            <w14:ligatures w14:val="none"/>
                            <w:rPrChange w:id="2758" w:author="yun qiao" w:date="2026-04-16T15:38:00Z">
                              <w:rPr>
                                <w:rFonts w:ascii="Cambria Math" w:eastAsia="宋体" w:hAnsi="Cambria Math" w:cs="Times New Roman"/>
                                <w:sz w:val="28"/>
                                <w:szCs w:val="28"/>
                                <w14:ligatures w14:val="none"/>
                              </w:rPr>
                            </w:rPrChange>
                          </w:rPr>
                          <m:t>α</m:t>
                        </w:del>
                      </m:r>
                    </m:e>
                    <m:sub>
                      <m:r>
                        <w:del w:id="2759" w:author="yun qiao" w:date="2026-04-16T15:28:00Z">
                          <w:rPr>
                            <w:rFonts w:ascii="Cambria Math" w:eastAsia="宋体" w:hAnsi="Cambria Math" w:cs="Times New Roman"/>
                            <w:color w:val="000000" w:themeColor="text1"/>
                            <w:sz w:val="28"/>
                            <w:szCs w:val="28"/>
                            <w14:ligatures w14:val="none"/>
                            <w:rPrChange w:id="2760" w:author="yun qiao" w:date="2026-04-16T15:38:00Z">
                              <w:rPr>
                                <w:rFonts w:ascii="Cambria Math" w:eastAsia="宋体" w:hAnsi="Cambria Math" w:cs="Times New Roman"/>
                                <w:sz w:val="28"/>
                                <w:szCs w:val="28"/>
                                <w14:ligatures w14:val="none"/>
                              </w:rPr>
                            </w:rPrChange>
                          </w:rPr>
                          <m:t>1</m:t>
                        </w:del>
                      </m:r>
                    </m:sub>
                  </m:sSub>
                  <m:r>
                    <w:del w:id="2761" w:author="yun qiao" w:date="2026-04-16T15:28:00Z">
                      <w:rPr>
                        <w:rFonts w:ascii="Cambria Math" w:eastAsia="宋体" w:hAnsi="Cambria Math" w:cs="Times New Roman"/>
                        <w:color w:val="000000" w:themeColor="text1"/>
                        <w:sz w:val="28"/>
                        <w:szCs w:val="28"/>
                        <w14:ligatures w14:val="none"/>
                        <w:rPrChange w:id="2762" w:author="yun qiao" w:date="2026-04-16T15:38:00Z">
                          <w:rPr>
                            <w:rFonts w:ascii="Cambria Math" w:eastAsia="宋体" w:hAnsi="Cambria Math" w:cs="Times New Roman"/>
                            <w:sz w:val="28"/>
                            <w:szCs w:val="28"/>
                            <w14:ligatures w14:val="none"/>
                          </w:rPr>
                        </w:rPrChange>
                      </w:rPr>
                      <m:t>|d|),    &amp;&amp;d</m:t>
                    </w:del>
                  </m:r>
                  <m:r>
                    <w:del w:id="2763" w:author="yun qiao" w:date="2026-04-16T15:28:00Z">
                      <w:rPr>
                        <w:rFonts w:ascii="Cambria Math" w:eastAsia="宋体" w:hAnsi="Cambria Math" w:cs="Times New Roman" w:hint="eastAsia"/>
                        <w:color w:val="000000" w:themeColor="text1"/>
                        <w:sz w:val="28"/>
                        <w:szCs w:val="28"/>
                        <w14:ligatures w14:val="none"/>
                        <w:rPrChange w:id="2764" w:author="yun qiao" w:date="2026-04-16T15:38:00Z">
                          <w:rPr>
                            <w:rFonts w:ascii="Cambria Math" w:eastAsia="宋体" w:hAnsi="Cambria Math" w:cs="Times New Roman" w:hint="eastAsia"/>
                            <w:sz w:val="28"/>
                            <w:szCs w:val="28"/>
                            <w14:ligatures w14:val="none"/>
                          </w:rPr>
                        </w:rPrChange>
                      </w:rPr>
                      <m:t>≤</m:t>
                    </w:del>
                  </m:r>
                  <m:r>
                    <w:del w:id="2765" w:author="yun qiao" w:date="2026-04-16T15:28:00Z">
                      <w:rPr>
                        <w:rFonts w:ascii="Cambria Math" w:eastAsia="宋体" w:hAnsi="Cambria Math" w:cs="Times New Roman"/>
                        <w:color w:val="000000" w:themeColor="text1"/>
                        <w:sz w:val="28"/>
                        <w:szCs w:val="28"/>
                        <w14:ligatures w14:val="none"/>
                        <w:rPrChange w:id="2766" w:author="yun qiao" w:date="2026-04-16T15:38:00Z">
                          <w:rPr>
                            <w:rFonts w:ascii="Cambria Math" w:eastAsia="宋体" w:hAnsi="Cambria Math" w:cs="Times New Roman"/>
                            <w:sz w:val="28"/>
                            <w:szCs w:val="28"/>
                            <w14:ligatures w14:val="none"/>
                          </w:rPr>
                        </w:rPrChange>
                      </w:rPr>
                      <m:t>0</m:t>
                    </w:del>
                  </m:r>
                </m:e>
                <m:e>
                  <m:r>
                    <w:del w:id="2767" w:author="yun qiao" w:date="2026-04-16T15:28:00Z">
                      <w:rPr>
                        <w:rFonts w:ascii="Cambria Math" w:eastAsia="宋体" w:hAnsi="Cambria Math" w:cs="Times New Roman"/>
                        <w:color w:val="000000" w:themeColor="text1"/>
                        <w:sz w:val="28"/>
                        <w:szCs w:val="28"/>
                        <w14:ligatures w14:val="none"/>
                        <w:rPrChange w:id="2768" w:author="yun qiao" w:date="2026-04-16T15:38:00Z">
                          <w:rPr>
                            <w:rFonts w:ascii="Cambria Math" w:eastAsia="宋体" w:hAnsi="Cambria Math" w:cs="Times New Roman"/>
                            <w:sz w:val="28"/>
                            <w:szCs w:val="28"/>
                            <w14:ligatures w14:val="none"/>
                          </w:rPr>
                        </w:rPrChange>
                      </w:rPr>
                      <m:t>&amp;</m:t>
                    </w:del>
                  </m:r>
                  <m:r>
                    <w:del w:id="2769" w:author="yun qiao" w:date="2026-04-16T15:28:00Z">
                      <m:rPr>
                        <m:sty m:val="p"/>
                      </m:rPr>
                      <w:rPr>
                        <w:rFonts w:ascii="Cambria Math" w:eastAsia="宋体" w:hAnsi="Cambria Math" w:cs="Times New Roman"/>
                        <w:color w:val="000000" w:themeColor="text1"/>
                        <w:sz w:val="28"/>
                        <w:szCs w:val="28"/>
                        <w14:ligatures w14:val="none"/>
                        <w:rPrChange w:id="2770" w:author="yun qiao" w:date="2026-04-16T15:38:00Z">
                          <w:rPr>
                            <w:rFonts w:ascii="Cambria Math" w:eastAsia="宋体" w:hAnsi="Cambria Math" w:cs="Times New Roman"/>
                            <w:sz w:val="28"/>
                            <w:szCs w:val="28"/>
                            <w14:ligatures w14:val="none"/>
                          </w:rPr>
                        </w:rPrChange>
                      </w:rPr>
                      <m:t>exp</m:t>
                    </w:del>
                  </m:r>
                  <m:r>
                    <w:del w:id="2771" w:author="yun qiao" w:date="2026-04-16T15:28:00Z">
                      <w:rPr>
                        <w:rFonts w:ascii="Cambria Math" w:eastAsia="宋体" w:hAnsi="Cambria Math" w:cs="Times New Roman"/>
                        <w:color w:val="000000" w:themeColor="text1"/>
                        <w:sz w:val="28"/>
                        <w:szCs w:val="28"/>
                        <w14:ligatures w14:val="none"/>
                        <w:rPrChange w:id="2772" w:author="yun qiao" w:date="2026-04-16T15:38:00Z">
                          <w:rPr>
                            <w:rFonts w:ascii="Cambria Math" w:eastAsia="宋体" w:hAnsi="Cambria Math" w:cs="Times New Roman"/>
                            <w:sz w:val="28"/>
                            <w:szCs w:val="28"/>
                            <w14:ligatures w14:val="none"/>
                          </w:rPr>
                        </w:rPrChange>
                      </w:rPr>
                      <m:t>⁡(-</m:t>
                    </w:del>
                  </m:r>
                  <m:sSub>
                    <m:sSubPr>
                      <m:ctrlPr>
                        <w:del w:id="2773" w:author="yun qiao" w:date="2026-04-16T15:28:00Z">
                          <w:rPr>
                            <w:rFonts w:ascii="Cambria Math" w:eastAsia="宋体" w:hAnsi="Cambria Math" w:cs="Times New Roman"/>
                            <w:color w:val="000000" w:themeColor="text1"/>
                            <w:sz w:val="28"/>
                            <w:szCs w:val="28"/>
                            <w14:ligatures w14:val="none"/>
                          </w:rPr>
                        </w:del>
                      </m:ctrlPr>
                    </m:sSubPr>
                    <m:e>
                      <m:r>
                        <w:del w:id="2774" w:author="yun qiao" w:date="2026-04-16T15:28:00Z">
                          <w:rPr>
                            <w:rFonts w:ascii="Cambria Math" w:eastAsia="宋体" w:hAnsi="Cambria Math" w:cs="Times New Roman"/>
                            <w:color w:val="000000" w:themeColor="text1"/>
                            <w:sz w:val="28"/>
                            <w:szCs w:val="28"/>
                            <w14:ligatures w14:val="none"/>
                            <w:rPrChange w:id="2775" w:author="yun qiao" w:date="2026-04-16T15:38:00Z">
                              <w:rPr>
                                <w:rFonts w:ascii="Cambria Math" w:eastAsia="宋体" w:hAnsi="Cambria Math" w:cs="Times New Roman"/>
                                <w:sz w:val="28"/>
                                <w:szCs w:val="28"/>
                                <w14:ligatures w14:val="none"/>
                              </w:rPr>
                            </w:rPrChange>
                          </w:rPr>
                          <m:t>α</m:t>
                        </w:del>
                      </m:r>
                    </m:e>
                    <m:sub>
                      <m:r>
                        <w:del w:id="2776" w:author="yun qiao" w:date="2026-04-16T15:28:00Z">
                          <w:rPr>
                            <w:rFonts w:ascii="Cambria Math" w:eastAsia="宋体" w:hAnsi="Cambria Math" w:cs="Times New Roman"/>
                            <w:color w:val="000000" w:themeColor="text1"/>
                            <w:sz w:val="28"/>
                            <w:szCs w:val="28"/>
                            <w14:ligatures w14:val="none"/>
                            <w:rPrChange w:id="2777" w:author="yun qiao" w:date="2026-04-16T15:38:00Z">
                              <w:rPr>
                                <w:rFonts w:ascii="Cambria Math" w:eastAsia="宋体" w:hAnsi="Cambria Math" w:cs="Times New Roman"/>
                                <w:sz w:val="28"/>
                                <w:szCs w:val="28"/>
                                <w14:ligatures w14:val="none"/>
                              </w:rPr>
                            </w:rPrChange>
                          </w:rPr>
                          <m:t>2</m:t>
                        </w:del>
                      </m:r>
                    </m:sub>
                  </m:sSub>
                  <m:r>
                    <w:del w:id="2778" w:author="yun qiao" w:date="2026-04-16T15:28:00Z">
                      <w:rPr>
                        <w:rFonts w:ascii="Cambria Math" w:eastAsia="宋体" w:hAnsi="Cambria Math" w:cs="Times New Roman"/>
                        <w:color w:val="000000" w:themeColor="text1"/>
                        <w:sz w:val="28"/>
                        <w:szCs w:val="28"/>
                        <w14:ligatures w14:val="none"/>
                        <w:rPrChange w:id="2779" w:author="yun qiao" w:date="2026-04-16T15:38:00Z">
                          <w:rPr>
                            <w:rFonts w:ascii="Cambria Math" w:eastAsia="宋体" w:hAnsi="Cambria Math" w:cs="Times New Roman"/>
                            <w:sz w:val="28"/>
                            <w:szCs w:val="28"/>
                            <w14:ligatures w14:val="none"/>
                          </w:rPr>
                        </w:rPrChange>
                      </w:rPr>
                      <m:t>d),    &amp;&amp;d&gt;0    &amp;&amp;</m:t>
                    </w:del>
                  </m:r>
                </m:e>
              </m:eqArr>
            </m:e>
          </m:d>
        </m:oMath>
      </m:oMathPara>
    </w:p>
    <w:p w14:paraId="49F104D2" w14:textId="02E96BEB" w:rsidR="00B95363" w:rsidRPr="009A1CB2" w:rsidDel="00EF1B50" w:rsidRDefault="00000000" w:rsidP="00EF1B50">
      <w:pPr>
        <w:widowControl/>
        <w:spacing w:before="100" w:after="0" w:line="480" w:lineRule="exact"/>
        <w:ind w:firstLineChars="202" w:firstLine="566"/>
        <w:jc w:val="both"/>
        <w:rPr>
          <w:del w:id="2780" w:author="yun qiao" w:date="2026-04-16T15:28:00Z"/>
          <w:rFonts w:ascii="Times New Roman" w:eastAsia="宋体" w:hAnsi="Times New Roman" w:cs="Times New Roman"/>
          <w:color w:val="000000" w:themeColor="text1"/>
          <w:sz w:val="28"/>
          <w:szCs w:val="28"/>
          <w14:ligatures w14:val="none"/>
          <w:rPrChange w:id="2781" w:author="yun qiao" w:date="2026-04-16T15:38:00Z">
            <w:rPr>
              <w:del w:id="2782" w:author="yun qiao" w:date="2026-04-16T15:28:00Z"/>
              <w:rFonts w:ascii="Times New Roman" w:eastAsia="宋体" w:hAnsi="Times New Roman" w:cs="Times New Roman"/>
              <w:sz w:val="28"/>
              <w:szCs w:val="28"/>
              <w14:ligatures w14:val="none"/>
            </w:rPr>
          </w:rPrChange>
        </w:rPr>
      </w:pPr>
      <w:del w:id="2783"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784" w:author="yun qiao" w:date="2026-04-16T15:38:00Z">
              <w:rPr>
                <w:rFonts w:ascii="Times New Roman" w:eastAsia="宋体" w:hAnsi="Times New Roman" w:cs="Times New Roman" w:hint="eastAsia"/>
                <w:sz w:val="28"/>
                <w:szCs w:val="28"/>
                <w14:ligatures w14:val="none"/>
              </w:rPr>
            </w:rPrChange>
          </w:rPr>
          <w:delText>其中，</w:delText>
        </w:r>
      </w:del>
      <m:oMath>
        <m:r>
          <w:del w:id="2785" w:author="yun qiao" w:date="2026-04-16T15:28:00Z">
            <w:rPr>
              <w:rFonts w:ascii="Cambria Math" w:eastAsia="宋体" w:hAnsi="Cambria Math" w:cs="Times New Roman"/>
              <w:color w:val="000000" w:themeColor="text1"/>
              <w:sz w:val="28"/>
              <w:szCs w:val="28"/>
              <w14:ligatures w14:val="none"/>
              <w:rPrChange w:id="2786" w:author="yun qiao" w:date="2026-04-16T15:38:00Z">
                <w:rPr>
                  <w:rFonts w:ascii="Cambria Math" w:eastAsia="宋体" w:hAnsi="Cambria Math" w:cs="Times New Roman"/>
                  <w:sz w:val="28"/>
                  <w:szCs w:val="28"/>
                  <w14:ligatures w14:val="none"/>
                </w:rPr>
              </w:rPrChange>
            </w:rPr>
            <m:t>d=l-</m:t>
          </w:del>
        </m:r>
        <m:sSub>
          <m:sSubPr>
            <m:ctrlPr>
              <w:del w:id="2787" w:author="yun qiao" w:date="2026-04-16T15:28:00Z">
                <w:rPr>
                  <w:rFonts w:ascii="Cambria Math" w:eastAsia="宋体" w:hAnsi="Cambria Math" w:cs="Times New Roman"/>
                  <w:i/>
                  <w:color w:val="000000" w:themeColor="text1"/>
                  <w:sz w:val="28"/>
                  <w:szCs w:val="28"/>
                  <w14:ligatures w14:val="none"/>
                </w:rPr>
              </w:del>
            </m:ctrlPr>
          </m:sSubPr>
          <m:e>
            <m:r>
              <w:del w:id="2788" w:author="yun qiao" w:date="2026-04-16T15:28:00Z">
                <w:rPr>
                  <w:rFonts w:ascii="Cambria Math" w:eastAsia="宋体" w:hAnsi="Cambria Math" w:cs="Times New Roman"/>
                  <w:color w:val="000000" w:themeColor="text1"/>
                  <w:sz w:val="28"/>
                  <w:szCs w:val="28"/>
                  <w14:ligatures w14:val="none"/>
                  <w:rPrChange w:id="2789" w:author="yun qiao" w:date="2026-04-16T15:38:00Z">
                    <w:rPr>
                      <w:rFonts w:ascii="Cambria Math" w:eastAsia="宋体" w:hAnsi="Cambria Math" w:cs="Times New Roman"/>
                      <w:sz w:val="28"/>
                      <w:szCs w:val="28"/>
                      <w14:ligatures w14:val="none"/>
                    </w:rPr>
                  </w:rPrChange>
                </w:rPr>
                <m:t>l</m:t>
              </w:del>
            </m:r>
          </m:e>
          <m:sub>
            <m:r>
              <w:del w:id="2790" w:author="yun qiao" w:date="2026-04-16T15:28:00Z">
                <w:rPr>
                  <w:rFonts w:ascii="Cambria Math" w:eastAsia="宋体" w:hAnsi="Cambria Math" w:cs="Times New Roman"/>
                  <w:color w:val="000000" w:themeColor="text1"/>
                  <w:sz w:val="28"/>
                  <w:szCs w:val="28"/>
                  <w14:ligatures w14:val="none"/>
                  <w:rPrChange w:id="2791" w:author="yun qiao" w:date="2026-04-16T15:38:00Z">
                    <w:rPr>
                      <w:rFonts w:ascii="Cambria Math" w:eastAsia="宋体" w:hAnsi="Cambria Math" w:cs="Times New Roman"/>
                      <w:sz w:val="28"/>
                      <w:szCs w:val="28"/>
                      <w14:ligatures w14:val="none"/>
                    </w:rPr>
                  </w:rPrChange>
                </w:rPr>
                <m:t>exp</m:t>
              </w:del>
            </m:r>
          </m:sub>
        </m:sSub>
      </m:oMath>
      <w:del w:id="2792"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793" w:author="yun qiao" w:date="2026-04-16T15:38:00Z">
              <w:rPr>
                <w:rFonts w:ascii="Times New Roman" w:eastAsia="宋体" w:hAnsi="Times New Roman" w:cs="Times New Roman" w:hint="eastAsia"/>
                <w:sz w:val="28"/>
                <w:szCs w:val="28"/>
                <w14:ligatures w14:val="none"/>
              </w:rPr>
            </w:rPrChange>
          </w:rPr>
          <w:delText>表示当前序列长度</w:delText>
        </w:r>
      </w:del>
      <m:oMath>
        <m:r>
          <w:del w:id="2794" w:author="yun qiao" w:date="2026-04-16T15:28:00Z">
            <w:rPr>
              <w:rFonts w:ascii="Cambria Math" w:eastAsia="宋体" w:hAnsi="Cambria Math" w:cs="Times New Roman"/>
              <w:color w:val="000000" w:themeColor="text1"/>
              <w:sz w:val="28"/>
              <w:szCs w:val="28"/>
              <w14:ligatures w14:val="none"/>
              <w:rPrChange w:id="2795" w:author="yun qiao" w:date="2026-04-16T15:38:00Z">
                <w:rPr>
                  <w:rFonts w:ascii="Cambria Math" w:eastAsia="宋体" w:hAnsi="Cambria Math" w:cs="Times New Roman"/>
                  <w:sz w:val="28"/>
                  <w:szCs w:val="28"/>
                  <w14:ligatures w14:val="none"/>
                </w:rPr>
              </w:rPrChange>
            </w:rPr>
            <m:t>l</m:t>
          </w:del>
        </m:r>
      </m:oMath>
      <w:del w:id="2796"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797" w:author="yun qiao" w:date="2026-04-16T15:38:00Z">
              <w:rPr>
                <w:rFonts w:ascii="Times New Roman" w:eastAsia="宋体" w:hAnsi="Times New Roman" w:cs="Times New Roman" w:hint="eastAsia"/>
                <w:sz w:val="28"/>
                <w:szCs w:val="28"/>
                <w14:ligatures w14:val="none"/>
              </w:rPr>
            </w:rPrChange>
          </w:rPr>
          <w:delText>与期望长度</w:delText>
        </w:r>
      </w:del>
      <m:oMath>
        <m:sSub>
          <m:sSubPr>
            <m:ctrlPr>
              <w:del w:id="2798" w:author="yun qiao" w:date="2026-04-16T15:28:00Z">
                <w:rPr>
                  <w:rFonts w:ascii="Cambria Math" w:eastAsia="宋体" w:hAnsi="Cambria Math" w:cs="Times New Roman"/>
                  <w:i/>
                  <w:color w:val="000000" w:themeColor="text1"/>
                  <w:sz w:val="28"/>
                  <w:szCs w:val="28"/>
                  <w14:ligatures w14:val="none"/>
                </w:rPr>
              </w:del>
            </m:ctrlPr>
          </m:sSubPr>
          <m:e>
            <m:r>
              <w:del w:id="2799" w:author="yun qiao" w:date="2026-04-16T15:28:00Z">
                <w:rPr>
                  <w:rFonts w:ascii="Cambria Math" w:eastAsia="宋体" w:hAnsi="Cambria Math" w:cs="Times New Roman"/>
                  <w:color w:val="000000" w:themeColor="text1"/>
                  <w:sz w:val="28"/>
                  <w:szCs w:val="28"/>
                  <w14:ligatures w14:val="none"/>
                  <w:rPrChange w:id="2800" w:author="yun qiao" w:date="2026-04-16T15:38:00Z">
                    <w:rPr>
                      <w:rFonts w:ascii="Cambria Math" w:eastAsia="宋体" w:hAnsi="Cambria Math" w:cs="Times New Roman"/>
                      <w:sz w:val="28"/>
                      <w:szCs w:val="28"/>
                      <w14:ligatures w14:val="none"/>
                    </w:rPr>
                  </w:rPrChange>
                </w:rPr>
                <m:t>l</m:t>
              </w:del>
            </m:r>
          </m:e>
          <m:sub>
            <m:r>
              <w:del w:id="2801" w:author="yun qiao" w:date="2026-04-16T15:28:00Z">
                <w:rPr>
                  <w:rFonts w:ascii="Cambria Math" w:eastAsia="宋体" w:hAnsi="Cambria Math" w:cs="Times New Roman"/>
                  <w:color w:val="000000" w:themeColor="text1"/>
                  <w:sz w:val="28"/>
                  <w:szCs w:val="28"/>
                  <w14:ligatures w14:val="none"/>
                  <w:rPrChange w:id="2802" w:author="yun qiao" w:date="2026-04-16T15:38:00Z">
                    <w:rPr>
                      <w:rFonts w:ascii="Cambria Math" w:eastAsia="宋体" w:hAnsi="Cambria Math" w:cs="Times New Roman"/>
                      <w:sz w:val="28"/>
                      <w:szCs w:val="28"/>
                      <w14:ligatures w14:val="none"/>
                    </w:rPr>
                  </w:rPrChange>
                </w:rPr>
                <m:t>exp</m:t>
              </w:del>
            </m:r>
          </m:sub>
        </m:sSub>
      </m:oMath>
      <w:del w:id="2803"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804" w:author="yun qiao" w:date="2026-04-16T15:38:00Z">
              <w:rPr>
                <w:rFonts w:ascii="Times New Roman" w:eastAsia="宋体" w:hAnsi="Times New Roman" w:cs="Times New Roman" w:hint="eastAsia"/>
                <w:sz w:val="28"/>
                <w:szCs w:val="28"/>
                <w14:ligatures w14:val="none"/>
              </w:rPr>
            </w:rPrChange>
          </w:rPr>
          <w:delText>之间的差异，且满足</w:delText>
        </w:r>
      </w:del>
      <m:oMath>
        <m:sSub>
          <m:sSubPr>
            <m:ctrlPr>
              <w:del w:id="2805" w:author="yun qiao" w:date="2026-04-16T15:28:00Z">
                <w:rPr>
                  <w:rFonts w:ascii="Cambria Math" w:eastAsia="宋体" w:hAnsi="Cambria Math" w:cs="Times New Roman"/>
                  <w:color w:val="000000" w:themeColor="text1"/>
                  <w:sz w:val="28"/>
                  <w:szCs w:val="28"/>
                  <w14:ligatures w14:val="none"/>
                </w:rPr>
              </w:del>
            </m:ctrlPr>
          </m:sSubPr>
          <m:e>
            <m:r>
              <w:del w:id="2806" w:author="yun qiao" w:date="2026-04-16T15:28:00Z">
                <w:rPr>
                  <w:rFonts w:ascii="Cambria Math" w:eastAsia="宋体" w:hAnsi="Cambria Math" w:cs="Times New Roman"/>
                  <w:color w:val="000000" w:themeColor="text1"/>
                  <w:sz w:val="28"/>
                  <w:szCs w:val="28"/>
                  <w14:ligatures w14:val="none"/>
                  <w:rPrChange w:id="2807" w:author="yun qiao" w:date="2026-04-16T15:38:00Z">
                    <w:rPr>
                      <w:rFonts w:ascii="Cambria Math" w:eastAsia="宋体" w:hAnsi="Cambria Math" w:cs="Times New Roman"/>
                      <w:sz w:val="28"/>
                      <w:szCs w:val="28"/>
                      <w14:ligatures w14:val="none"/>
                    </w:rPr>
                  </w:rPrChange>
                </w:rPr>
                <m:t>α</m:t>
              </w:del>
            </m:r>
          </m:e>
          <m:sub>
            <m:r>
              <w:del w:id="2808" w:author="yun qiao" w:date="2026-04-16T15:28:00Z">
                <w:rPr>
                  <w:rFonts w:ascii="Cambria Math" w:eastAsia="宋体" w:hAnsi="Cambria Math" w:cs="Times New Roman"/>
                  <w:color w:val="000000" w:themeColor="text1"/>
                  <w:sz w:val="28"/>
                  <w:szCs w:val="28"/>
                  <w14:ligatures w14:val="none"/>
                  <w:rPrChange w:id="2809" w:author="yun qiao" w:date="2026-04-16T15:38:00Z">
                    <w:rPr>
                      <w:rFonts w:ascii="Cambria Math" w:eastAsia="宋体" w:hAnsi="Cambria Math" w:cs="Times New Roman"/>
                      <w:sz w:val="28"/>
                      <w:szCs w:val="28"/>
                      <w14:ligatures w14:val="none"/>
                    </w:rPr>
                  </w:rPrChange>
                </w:rPr>
                <m:t>2</m:t>
              </w:del>
            </m:r>
          </m:sub>
        </m:sSub>
        <m:r>
          <w:del w:id="2810" w:author="yun qiao" w:date="2026-04-16T15:28:00Z">
            <w:rPr>
              <w:rFonts w:ascii="Cambria Math" w:eastAsia="宋体" w:hAnsi="Cambria Math" w:cs="Times New Roman"/>
              <w:color w:val="000000" w:themeColor="text1"/>
              <w:sz w:val="28"/>
              <w:szCs w:val="28"/>
              <w14:ligatures w14:val="none"/>
              <w:rPrChange w:id="2811" w:author="yun qiao" w:date="2026-04-16T15:38:00Z">
                <w:rPr>
                  <w:rFonts w:ascii="Cambria Math" w:eastAsia="宋体" w:hAnsi="Cambria Math" w:cs="Times New Roman"/>
                  <w:sz w:val="28"/>
                  <w:szCs w:val="28"/>
                  <w14:ligatures w14:val="none"/>
                </w:rPr>
              </w:rPrChange>
            </w:rPr>
            <m:t>&gt;</m:t>
          </w:del>
        </m:r>
        <m:sSub>
          <m:sSubPr>
            <m:ctrlPr>
              <w:del w:id="2812" w:author="yun qiao" w:date="2026-04-16T15:28:00Z">
                <w:rPr>
                  <w:rFonts w:ascii="Cambria Math" w:eastAsia="宋体" w:hAnsi="Cambria Math" w:cs="Times New Roman"/>
                  <w:color w:val="000000" w:themeColor="text1"/>
                  <w:sz w:val="28"/>
                  <w:szCs w:val="28"/>
                  <w14:ligatures w14:val="none"/>
                </w:rPr>
              </w:del>
            </m:ctrlPr>
          </m:sSubPr>
          <m:e>
            <m:r>
              <w:del w:id="2813" w:author="yun qiao" w:date="2026-04-16T15:28:00Z">
                <w:rPr>
                  <w:rFonts w:ascii="Cambria Math" w:eastAsia="宋体" w:hAnsi="Cambria Math" w:cs="Times New Roman"/>
                  <w:color w:val="000000" w:themeColor="text1"/>
                  <w:sz w:val="28"/>
                  <w:szCs w:val="28"/>
                  <w14:ligatures w14:val="none"/>
                  <w:rPrChange w:id="2814" w:author="yun qiao" w:date="2026-04-16T15:38:00Z">
                    <w:rPr>
                      <w:rFonts w:ascii="Cambria Math" w:eastAsia="宋体" w:hAnsi="Cambria Math" w:cs="Times New Roman"/>
                      <w:sz w:val="28"/>
                      <w:szCs w:val="28"/>
                      <w14:ligatures w14:val="none"/>
                    </w:rPr>
                  </w:rPrChange>
                </w:rPr>
                <m:t>α</m:t>
              </w:del>
            </m:r>
          </m:e>
          <m:sub>
            <m:r>
              <w:del w:id="2815" w:author="yun qiao" w:date="2026-04-16T15:28:00Z">
                <w:rPr>
                  <w:rFonts w:ascii="Cambria Math" w:eastAsia="宋体" w:hAnsi="Cambria Math" w:cs="Times New Roman"/>
                  <w:color w:val="000000" w:themeColor="text1"/>
                  <w:sz w:val="28"/>
                  <w:szCs w:val="28"/>
                  <w14:ligatures w14:val="none"/>
                  <w:rPrChange w:id="2816" w:author="yun qiao" w:date="2026-04-16T15:38:00Z">
                    <w:rPr>
                      <w:rFonts w:ascii="Cambria Math" w:eastAsia="宋体" w:hAnsi="Cambria Math" w:cs="Times New Roman"/>
                      <w:sz w:val="28"/>
                      <w:szCs w:val="28"/>
                      <w14:ligatures w14:val="none"/>
                    </w:rPr>
                  </w:rPrChange>
                </w:rPr>
                <m:t>1</m:t>
              </w:del>
            </m:r>
          </m:sub>
        </m:sSub>
      </m:oMath>
      <w:del w:id="2817"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818" w:author="yun qiao" w:date="2026-04-16T15:38:00Z">
              <w:rPr>
                <w:rFonts w:ascii="Times New Roman" w:eastAsia="宋体" w:hAnsi="Times New Roman" w:cs="Times New Roman" w:hint="eastAsia"/>
                <w:sz w:val="28"/>
                <w:szCs w:val="28"/>
                <w14:ligatures w14:val="none"/>
              </w:rPr>
            </w:rPrChange>
          </w:rPr>
          <w:delText>。最终，对候选序列进行多因子综合评分：</w:delText>
        </w:r>
      </w:del>
    </w:p>
    <w:p w14:paraId="3E52C947" w14:textId="0532B3E2" w:rsidR="00B95363" w:rsidRPr="009A1CB2" w:rsidDel="00EF1B50" w:rsidRDefault="00000000">
      <w:pPr>
        <w:widowControl/>
        <w:spacing w:before="100" w:after="0" w:line="480" w:lineRule="exact"/>
        <w:ind w:firstLineChars="202" w:firstLine="566"/>
        <w:jc w:val="both"/>
        <w:rPr>
          <w:del w:id="2819" w:author="yun qiao" w:date="2026-04-16T15:28:00Z"/>
          <w:rFonts w:ascii="Times New Roman" w:eastAsia="宋体" w:hAnsi="Times New Roman" w:cs="Times New Roman"/>
          <w:color w:val="000000" w:themeColor="text1"/>
          <w:sz w:val="28"/>
          <w:szCs w:val="28"/>
          <w14:ligatures w14:val="none"/>
          <w:rPrChange w:id="2820" w:author="yun qiao" w:date="2026-04-16T15:38:00Z">
            <w:rPr>
              <w:del w:id="2821" w:author="yun qiao" w:date="2026-04-16T15:28:00Z"/>
              <w:rFonts w:ascii="Times New Roman" w:eastAsia="宋体" w:hAnsi="Times New Roman" w:cs="Times New Roman"/>
              <w:sz w:val="28"/>
              <w:szCs w:val="28"/>
              <w14:ligatures w14:val="none"/>
            </w:rPr>
          </w:rPrChange>
        </w:rPr>
        <w:pPrChange w:id="2822" w:author="yun qiao" w:date="2026-04-16T15:29:00Z">
          <w:pPr>
            <w:widowControl/>
            <w:spacing w:before="100" w:after="0" w:line="360" w:lineRule="auto"/>
            <w:ind w:firstLineChars="202" w:firstLine="566"/>
            <w:jc w:val="both"/>
          </w:pPr>
        </w:pPrChange>
      </w:pPr>
      <m:oMathPara>
        <m:oMath>
          <m:r>
            <w:del w:id="2823" w:author="yun qiao" w:date="2026-04-16T15:28:00Z">
              <m:rPr>
                <m:sty m:val="p"/>
              </m:rPr>
              <w:rPr>
                <w:rFonts w:ascii="Cambria Math" w:eastAsia="宋体" w:hAnsi="Cambria Math" w:cs="Times New Roman"/>
                <w:color w:val="000000" w:themeColor="text1"/>
                <w:sz w:val="28"/>
                <w:szCs w:val="28"/>
                <w14:ligatures w14:val="none"/>
                <w:rPrChange w:id="2824" w:author="yun qiao" w:date="2026-04-16T15:38:00Z">
                  <w:rPr>
                    <w:rFonts w:ascii="Cambria Math" w:eastAsia="宋体" w:hAnsi="Cambria Math" w:cs="Times New Roman"/>
                    <w:sz w:val="28"/>
                    <w:szCs w:val="28"/>
                    <w14:ligatures w14:val="none"/>
                  </w:rPr>
                </w:rPrChange>
              </w:rPr>
              <m:t>score</m:t>
            </w:del>
          </m:r>
          <m:r>
            <w:del w:id="2825" w:author="yun qiao" w:date="2026-04-16T15:28:00Z">
              <w:rPr>
                <w:rFonts w:ascii="Cambria Math" w:eastAsia="宋体" w:hAnsi="Cambria Math" w:cs="Times New Roman"/>
                <w:color w:val="000000" w:themeColor="text1"/>
                <w:sz w:val="28"/>
                <w:szCs w:val="28"/>
                <w14:ligatures w14:val="none"/>
                <w:rPrChange w:id="2826" w:author="yun qiao" w:date="2026-04-16T15:38:00Z">
                  <w:rPr>
                    <w:rFonts w:ascii="Cambria Math" w:eastAsia="宋体" w:hAnsi="Cambria Math" w:cs="Times New Roman"/>
                    <w:sz w:val="28"/>
                    <w:szCs w:val="28"/>
                    <w14:ligatures w14:val="none"/>
                  </w:rPr>
                </w:rPrChange>
              </w:rPr>
              <m:t>=</m:t>
            </w:del>
          </m:r>
          <m:sSub>
            <m:sSubPr>
              <m:ctrlPr>
                <w:del w:id="2827" w:author="yun qiao" w:date="2026-04-16T15:28:00Z">
                  <w:rPr>
                    <w:rFonts w:ascii="Cambria Math" w:eastAsia="宋体" w:hAnsi="Cambria Math" w:cs="Times New Roman"/>
                    <w:color w:val="000000" w:themeColor="text1"/>
                    <w:sz w:val="28"/>
                    <w:szCs w:val="28"/>
                    <w14:ligatures w14:val="none"/>
                  </w:rPr>
                </w:del>
              </m:ctrlPr>
            </m:sSubPr>
            <m:e>
              <m:r>
                <w:del w:id="2828" w:author="yun qiao" w:date="2026-04-16T15:28:00Z">
                  <w:rPr>
                    <w:rFonts w:ascii="Cambria Math" w:eastAsia="宋体" w:hAnsi="Cambria Math" w:cs="Times New Roman"/>
                    <w:color w:val="000000" w:themeColor="text1"/>
                    <w:sz w:val="28"/>
                    <w:szCs w:val="28"/>
                    <w14:ligatures w14:val="none"/>
                    <w:rPrChange w:id="2829" w:author="yun qiao" w:date="2026-04-16T15:38:00Z">
                      <w:rPr>
                        <w:rFonts w:ascii="Cambria Math" w:eastAsia="宋体" w:hAnsi="Cambria Math" w:cs="Times New Roman"/>
                        <w:sz w:val="28"/>
                        <w:szCs w:val="28"/>
                        <w14:ligatures w14:val="none"/>
                      </w:rPr>
                    </w:rPrChange>
                  </w:rPr>
                  <m:t>w</m:t>
                </w:del>
              </m:r>
            </m:e>
            <m:sub>
              <m:r>
                <w:del w:id="2830" w:author="yun qiao" w:date="2026-04-16T15:28:00Z">
                  <w:rPr>
                    <w:rFonts w:ascii="Cambria Math" w:eastAsia="宋体" w:hAnsi="Cambria Math" w:cs="Times New Roman"/>
                    <w:color w:val="000000" w:themeColor="text1"/>
                    <w:sz w:val="28"/>
                    <w:szCs w:val="28"/>
                    <w14:ligatures w14:val="none"/>
                    <w:rPrChange w:id="2831" w:author="yun qiao" w:date="2026-04-16T15:38:00Z">
                      <w:rPr>
                        <w:rFonts w:ascii="Cambria Math" w:eastAsia="宋体" w:hAnsi="Cambria Math" w:cs="Times New Roman"/>
                        <w:sz w:val="28"/>
                        <w:szCs w:val="28"/>
                        <w14:ligatures w14:val="none"/>
                      </w:rPr>
                    </w:rPrChange>
                  </w:rPr>
                  <m:t>p</m:t>
                </w:del>
              </m:r>
            </m:sub>
          </m:sSub>
          <m:sSub>
            <m:sSubPr>
              <m:ctrlPr>
                <w:del w:id="2832" w:author="yun qiao" w:date="2026-04-16T15:28:00Z">
                  <w:rPr>
                    <w:rFonts w:ascii="Cambria Math" w:eastAsia="宋体" w:hAnsi="Cambria Math" w:cs="Times New Roman"/>
                    <w:color w:val="000000" w:themeColor="text1"/>
                    <w:sz w:val="28"/>
                    <w:szCs w:val="28"/>
                    <w14:ligatures w14:val="none"/>
                  </w:rPr>
                </w:del>
              </m:ctrlPr>
            </m:sSubPr>
            <m:e>
              <m:r>
                <w:del w:id="2833" w:author="yun qiao" w:date="2026-04-16T15:28:00Z">
                  <w:rPr>
                    <w:rFonts w:ascii="Cambria Math" w:eastAsia="宋体" w:hAnsi="Cambria Math" w:cs="Times New Roman"/>
                    <w:color w:val="000000" w:themeColor="text1"/>
                    <w:sz w:val="28"/>
                    <w:szCs w:val="28"/>
                    <w14:ligatures w14:val="none"/>
                    <w:rPrChange w:id="2834" w:author="yun qiao" w:date="2026-04-16T15:38:00Z">
                      <w:rPr>
                        <w:rFonts w:ascii="Cambria Math" w:eastAsia="宋体" w:hAnsi="Cambria Math" w:cs="Times New Roman"/>
                        <w:sz w:val="28"/>
                        <w:szCs w:val="28"/>
                        <w14:ligatures w14:val="none"/>
                      </w:rPr>
                    </w:rPrChange>
                  </w:rPr>
                  <m:t>⋅</m:t>
                </w:del>
              </m:r>
              <m:sSub>
                <m:sSubPr>
                  <m:ctrlPr>
                    <w:del w:id="2835" w:author="yun qiao" w:date="2026-04-16T15:28:00Z">
                      <w:rPr>
                        <w:rFonts w:ascii="Cambria Math" w:eastAsia="宋体" w:hAnsi="Cambria Math" w:cs="Times New Roman"/>
                        <w:i/>
                        <w:color w:val="000000" w:themeColor="text1"/>
                        <w:sz w:val="28"/>
                        <w:szCs w:val="28"/>
                        <w14:ligatures w14:val="none"/>
                      </w:rPr>
                    </w:del>
                  </m:ctrlPr>
                </m:sSubPr>
                <m:e>
                  <m:r>
                    <w:del w:id="2836" w:author="yun qiao" w:date="2026-04-16T15:28:00Z">
                      <w:rPr>
                        <w:rFonts w:ascii="Cambria Math" w:eastAsia="宋体" w:hAnsi="Cambria Math" w:cs="Times New Roman"/>
                        <w:color w:val="000000" w:themeColor="text1"/>
                        <w:sz w:val="28"/>
                        <w:szCs w:val="28"/>
                        <w14:ligatures w14:val="none"/>
                        <w:rPrChange w:id="2837" w:author="yun qiao" w:date="2026-04-16T15:38:00Z">
                          <w:rPr>
                            <w:rFonts w:ascii="Cambria Math" w:eastAsia="宋体" w:hAnsi="Cambria Math" w:cs="Times New Roman"/>
                            <w:sz w:val="28"/>
                            <w:szCs w:val="28"/>
                            <w14:ligatures w14:val="none"/>
                          </w:rPr>
                        </w:rPrChange>
                      </w:rPr>
                      <m:t>S</m:t>
                    </w:del>
                  </m:r>
                </m:e>
                <m:sub>
                  <m:r>
                    <w:del w:id="2838" w:author="yun qiao" w:date="2026-04-16T15:28:00Z">
                      <m:rPr>
                        <m:sty m:val="p"/>
                      </m:rPr>
                      <w:rPr>
                        <w:rFonts w:ascii="Cambria Math" w:eastAsia="宋体" w:hAnsi="Cambria Math" w:cs="Times New Roman"/>
                        <w:color w:val="000000" w:themeColor="text1"/>
                        <w:sz w:val="28"/>
                        <w:szCs w:val="28"/>
                        <w14:ligatures w14:val="none"/>
                        <w:rPrChange w:id="2839" w:author="yun qiao" w:date="2026-04-16T15:38:00Z">
                          <w:rPr>
                            <w:rFonts w:ascii="Cambria Math" w:eastAsia="宋体" w:hAnsi="Cambria Math" w:cs="Times New Roman"/>
                            <w:sz w:val="28"/>
                            <w:szCs w:val="28"/>
                            <w14:ligatures w14:val="none"/>
                          </w:rPr>
                        </w:rPrChange>
                      </w:rPr>
                      <m:t>logprob</m:t>
                    </w:del>
                  </m:r>
                </m:sub>
              </m:sSub>
            </m:e>
            <m:sub>
              <m:r>
                <w:del w:id="2840" w:author="yun qiao" w:date="2026-04-16T15:28:00Z">
                  <w:rPr>
                    <w:rFonts w:ascii="Cambria Math" w:eastAsia="宋体" w:hAnsi="Cambria Math" w:cs="Times New Roman"/>
                    <w:color w:val="000000" w:themeColor="text1"/>
                    <w:sz w:val="28"/>
                    <w:szCs w:val="28"/>
                    <w14:ligatures w14:val="none"/>
                    <w:rPrChange w:id="2841" w:author="yun qiao" w:date="2026-04-16T15:38:00Z">
                      <w:rPr>
                        <w:rFonts w:ascii="Cambria Math" w:eastAsia="宋体" w:hAnsi="Cambria Math" w:cs="Times New Roman"/>
                        <w:sz w:val="28"/>
                        <w:szCs w:val="28"/>
                        <w14:ligatures w14:val="none"/>
                      </w:rPr>
                    </w:rPrChange>
                  </w:rPr>
                  <m:t xml:space="preserve"> </m:t>
                </w:del>
              </m:r>
            </m:sub>
          </m:sSub>
          <m:r>
            <w:del w:id="2842" w:author="yun qiao" w:date="2026-04-16T15:28:00Z">
              <w:rPr>
                <w:rFonts w:ascii="Cambria Math" w:eastAsia="宋体" w:hAnsi="Cambria Math" w:cs="Times New Roman"/>
                <w:color w:val="000000" w:themeColor="text1"/>
                <w:sz w:val="28"/>
                <w:szCs w:val="28"/>
                <w14:ligatures w14:val="none"/>
                <w:rPrChange w:id="2843" w:author="yun qiao" w:date="2026-04-16T15:38:00Z">
                  <w:rPr>
                    <w:rFonts w:ascii="Cambria Math" w:eastAsia="宋体" w:hAnsi="Cambria Math" w:cs="Times New Roman"/>
                    <w:sz w:val="28"/>
                    <w:szCs w:val="28"/>
                    <w14:ligatures w14:val="none"/>
                  </w:rPr>
                </w:rPrChange>
              </w:rPr>
              <m:t>+</m:t>
            </w:del>
          </m:r>
          <m:sSub>
            <m:sSubPr>
              <m:ctrlPr>
                <w:del w:id="2844" w:author="yun qiao" w:date="2026-04-16T15:28:00Z">
                  <w:rPr>
                    <w:rFonts w:ascii="Cambria Math" w:eastAsia="宋体" w:hAnsi="Cambria Math" w:cs="Times New Roman"/>
                    <w:color w:val="000000" w:themeColor="text1"/>
                    <w:sz w:val="28"/>
                    <w:szCs w:val="28"/>
                    <w14:ligatures w14:val="none"/>
                  </w:rPr>
                </w:del>
              </m:ctrlPr>
            </m:sSubPr>
            <m:e>
              <m:r>
                <w:del w:id="2845" w:author="yun qiao" w:date="2026-04-16T15:28:00Z">
                  <w:rPr>
                    <w:rFonts w:ascii="Cambria Math" w:eastAsia="宋体" w:hAnsi="Cambria Math" w:cs="Times New Roman"/>
                    <w:color w:val="000000" w:themeColor="text1"/>
                    <w:sz w:val="28"/>
                    <w:szCs w:val="28"/>
                    <w14:ligatures w14:val="none"/>
                    <w:rPrChange w:id="2846" w:author="yun qiao" w:date="2026-04-16T15:38:00Z">
                      <w:rPr>
                        <w:rFonts w:ascii="Cambria Math" w:eastAsia="宋体" w:hAnsi="Cambria Math" w:cs="Times New Roman"/>
                        <w:sz w:val="28"/>
                        <w:szCs w:val="28"/>
                        <w14:ligatures w14:val="none"/>
                      </w:rPr>
                    </w:rPrChange>
                  </w:rPr>
                  <m:t>w</m:t>
                </w:del>
              </m:r>
            </m:e>
            <m:sub>
              <m:r>
                <w:del w:id="2847" w:author="yun qiao" w:date="2026-04-16T15:28:00Z">
                  <w:rPr>
                    <w:rFonts w:ascii="Cambria Math" w:eastAsia="宋体" w:hAnsi="Cambria Math" w:cs="Times New Roman"/>
                    <w:color w:val="000000" w:themeColor="text1"/>
                    <w:sz w:val="28"/>
                    <w:szCs w:val="28"/>
                    <w14:ligatures w14:val="none"/>
                    <w:rPrChange w:id="2848" w:author="yun qiao" w:date="2026-04-16T15:38:00Z">
                      <w:rPr>
                        <w:rFonts w:ascii="Cambria Math" w:eastAsia="宋体" w:hAnsi="Cambria Math" w:cs="Times New Roman"/>
                        <w:sz w:val="28"/>
                        <w:szCs w:val="28"/>
                        <w14:ligatures w14:val="none"/>
                      </w:rPr>
                    </w:rPrChange>
                  </w:rPr>
                  <m:t>t</m:t>
                </w:del>
              </m:r>
            </m:sub>
          </m:sSub>
          <m:sSub>
            <m:sSubPr>
              <m:ctrlPr>
                <w:del w:id="2849" w:author="yun qiao" w:date="2026-04-16T15:28:00Z">
                  <w:rPr>
                    <w:rFonts w:ascii="Cambria Math" w:eastAsia="宋体" w:hAnsi="Cambria Math" w:cs="Times New Roman"/>
                    <w:color w:val="000000" w:themeColor="text1"/>
                    <w:sz w:val="28"/>
                    <w:szCs w:val="28"/>
                    <w14:ligatures w14:val="none"/>
                  </w:rPr>
                </w:del>
              </m:ctrlPr>
            </m:sSubPr>
            <m:e>
              <m:r>
                <w:del w:id="2850" w:author="yun qiao" w:date="2026-04-16T15:28:00Z">
                  <w:rPr>
                    <w:rFonts w:ascii="Cambria Math" w:eastAsia="宋体" w:hAnsi="Cambria Math" w:cs="Times New Roman"/>
                    <w:color w:val="000000" w:themeColor="text1"/>
                    <w:sz w:val="28"/>
                    <w:szCs w:val="28"/>
                    <w14:ligatures w14:val="none"/>
                    <w:rPrChange w:id="2851" w:author="yun qiao" w:date="2026-04-16T15:38:00Z">
                      <w:rPr>
                        <w:rFonts w:ascii="Cambria Math" w:eastAsia="宋体" w:hAnsi="Cambria Math" w:cs="Times New Roman"/>
                        <w:sz w:val="28"/>
                        <w:szCs w:val="28"/>
                        <w14:ligatures w14:val="none"/>
                      </w:rPr>
                    </w:rPrChange>
                  </w:rPr>
                  <m:t>⋅S</m:t>
                </w:del>
              </m:r>
            </m:e>
            <m:sub>
              <m:r>
                <w:del w:id="2852" w:author="yun qiao" w:date="2026-04-16T15:28:00Z">
                  <m:rPr>
                    <m:sty m:val="p"/>
                  </m:rPr>
                  <w:rPr>
                    <w:rFonts w:ascii="Cambria Math" w:eastAsia="宋体" w:hAnsi="Cambria Math" w:cs="Times New Roman"/>
                    <w:color w:val="000000" w:themeColor="text1"/>
                    <w:sz w:val="28"/>
                    <w:szCs w:val="28"/>
                    <w14:ligatures w14:val="none"/>
                    <w:rPrChange w:id="2853" w:author="yun qiao" w:date="2026-04-16T15:38:00Z">
                      <w:rPr>
                        <w:rFonts w:ascii="Cambria Math" w:eastAsia="宋体" w:hAnsi="Cambria Math" w:cs="Times New Roman"/>
                        <w:sz w:val="28"/>
                        <w:szCs w:val="28"/>
                        <w14:ligatures w14:val="none"/>
                      </w:rPr>
                    </w:rPrChange>
                  </w:rPr>
                  <m:t>trans</m:t>
                </w:del>
              </m:r>
            </m:sub>
          </m:sSub>
          <m:r>
            <w:del w:id="2854" w:author="yun qiao" w:date="2026-04-16T15:28:00Z">
              <w:rPr>
                <w:rFonts w:ascii="Cambria Math" w:eastAsia="宋体" w:hAnsi="Cambria Math" w:cs="Times New Roman"/>
                <w:color w:val="000000" w:themeColor="text1"/>
                <w:sz w:val="28"/>
                <w:szCs w:val="28"/>
                <w14:ligatures w14:val="none"/>
                <w:rPrChange w:id="2855" w:author="yun qiao" w:date="2026-04-16T15:38:00Z">
                  <w:rPr>
                    <w:rFonts w:ascii="Cambria Math" w:eastAsia="宋体" w:hAnsi="Cambria Math" w:cs="Times New Roman"/>
                    <w:sz w:val="28"/>
                    <w:szCs w:val="28"/>
                    <w14:ligatures w14:val="none"/>
                  </w:rPr>
                </w:rPrChange>
              </w:rPr>
              <m:t>+</m:t>
            </w:del>
          </m:r>
          <m:sSub>
            <m:sSubPr>
              <m:ctrlPr>
                <w:del w:id="2856" w:author="yun qiao" w:date="2026-04-16T15:28:00Z">
                  <w:rPr>
                    <w:rFonts w:ascii="Cambria Math" w:eastAsia="宋体" w:hAnsi="Cambria Math" w:cs="Times New Roman"/>
                    <w:color w:val="000000" w:themeColor="text1"/>
                    <w:sz w:val="28"/>
                    <w:szCs w:val="28"/>
                    <w14:ligatures w14:val="none"/>
                  </w:rPr>
                </w:del>
              </m:ctrlPr>
            </m:sSubPr>
            <m:e>
              <m:r>
                <w:del w:id="2857" w:author="yun qiao" w:date="2026-04-16T15:28:00Z">
                  <w:rPr>
                    <w:rFonts w:ascii="Cambria Math" w:eastAsia="宋体" w:hAnsi="Cambria Math" w:cs="Times New Roman"/>
                    <w:color w:val="000000" w:themeColor="text1"/>
                    <w:sz w:val="28"/>
                    <w:szCs w:val="28"/>
                    <w14:ligatures w14:val="none"/>
                    <w:rPrChange w:id="2858" w:author="yun qiao" w:date="2026-04-16T15:38:00Z">
                      <w:rPr>
                        <w:rFonts w:ascii="Cambria Math" w:eastAsia="宋体" w:hAnsi="Cambria Math" w:cs="Times New Roman"/>
                        <w:sz w:val="28"/>
                        <w:szCs w:val="28"/>
                        <w14:ligatures w14:val="none"/>
                      </w:rPr>
                    </w:rPrChange>
                  </w:rPr>
                  <m:t>w</m:t>
                </w:del>
              </m:r>
            </m:e>
            <m:sub>
              <m:r>
                <w:del w:id="2859" w:author="yun qiao" w:date="2026-04-16T15:28:00Z">
                  <w:rPr>
                    <w:rFonts w:ascii="Cambria Math" w:eastAsia="宋体" w:hAnsi="Cambria Math" w:cs="Times New Roman"/>
                    <w:color w:val="000000" w:themeColor="text1"/>
                    <w:sz w:val="28"/>
                    <w:szCs w:val="28"/>
                    <w14:ligatures w14:val="none"/>
                    <w:rPrChange w:id="2860" w:author="yun qiao" w:date="2026-04-16T15:38:00Z">
                      <w:rPr>
                        <w:rFonts w:ascii="Cambria Math" w:eastAsia="宋体" w:hAnsi="Cambria Math" w:cs="Times New Roman"/>
                        <w:sz w:val="28"/>
                        <w:szCs w:val="28"/>
                        <w14:ligatures w14:val="none"/>
                      </w:rPr>
                    </w:rPrChange>
                  </w:rPr>
                  <m:t>l</m:t>
                </w:del>
              </m:r>
            </m:sub>
          </m:sSub>
          <m:sSub>
            <m:sSubPr>
              <m:ctrlPr>
                <w:del w:id="2861" w:author="yun qiao" w:date="2026-04-16T15:28:00Z">
                  <w:rPr>
                    <w:rFonts w:ascii="Cambria Math" w:eastAsia="宋体" w:hAnsi="Cambria Math" w:cs="Times New Roman"/>
                    <w:color w:val="000000" w:themeColor="text1"/>
                    <w:sz w:val="28"/>
                    <w:szCs w:val="28"/>
                    <w14:ligatures w14:val="none"/>
                  </w:rPr>
                </w:del>
              </m:ctrlPr>
            </m:sSubPr>
            <m:e>
              <m:r>
                <w:del w:id="2862" w:author="yun qiao" w:date="2026-04-16T15:28:00Z">
                  <w:rPr>
                    <w:rFonts w:ascii="Cambria Math" w:eastAsia="宋体" w:hAnsi="Cambria Math" w:cs="Times New Roman"/>
                    <w:color w:val="000000" w:themeColor="text1"/>
                    <w:sz w:val="28"/>
                    <w:szCs w:val="28"/>
                    <w14:ligatures w14:val="none"/>
                    <w:rPrChange w:id="2863" w:author="yun qiao" w:date="2026-04-16T15:38:00Z">
                      <w:rPr>
                        <w:rFonts w:ascii="Cambria Math" w:eastAsia="宋体" w:hAnsi="Cambria Math" w:cs="Times New Roman"/>
                        <w:sz w:val="28"/>
                        <w:szCs w:val="28"/>
                        <w14:ligatures w14:val="none"/>
                      </w:rPr>
                    </w:rPrChange>
                  </w:rPr>
                  <m:t>⋅S</m:t>
                </w:del>
              </m:r>
            </m:e>
            <m:sub>
              <m:r>
                <w:del w:id="2864" w:author="yun qiao" w:date="2026-04-16T15:28:00Z">
                  <m:rPr>
                    <m:sty m:val="p"/>
                  </m:rPr>
                  <w:rPr>
                    <w:rFonts w:ascii="Cambria Math" w:eastAsia="宋体" w:hAnsi="Cambria Math" w:cs="Times New Roman"/>
                    <w:color w:val="000000" w:themeColor="text1"/>
                    <w:sz w:val="28"/>
                    <w:szCs w:val="28"/>
                    <w14:ligatures w14:val="none"/>
                    <w:rPrChange w:id="2865" w:author="yun qiao" w:date="2026-04-16T15:38:00Z">
                      <w:rPr>
                        <w:rFonts w:ascii="Cambria Math" w:eastAsia="宋体" w:hAnsi="Cambria Math" w:cs="Times New Roman"/>
                        <w:sz w:val="28"/>
                        <w:szCs w:val="28"/>
                        <w14:ligatures w14:val="none"/>
                      </w:rPr>
                    </w:rPrChange>
                  </w:rPr>
                  <m:t>len</m:t>
                </w:del>
              </m:r>
            </m:sub>
          </m:sSub>
          <m:r>
            <w:del w:id="2866" w:author="yun qiao" w:date="2026-04-16T15:28:00Z">
              <w:rPr>
                <w:rFonts w:ascii="Cambria Math" w:eastAsia="宋体" w:hAnsi="Cambria Math" w:cs="Times New Roman"/>
                <w:color w:val="000000" w:themeColor="text1"/>
                <w:sz w:val="28"/>
                <w:szCs w:val="28"/>
                <w14:ligatures w14:val="none"/>
                <w:rPrChange w:id="2867" w:author="yun qiao" w:date="2026-04-16T15:38:00Z">
                  <w:rPr>
                    <w:rFonts w:ascii="Cambria Math" w:eastAsia="宋体" w:hAnsi="Cambria Math" w:cs="Times New Roman"/>
                    <w:sz w:val="28"/>
                    <w:szCs w:val="28"/>
                    <w14:ligatures w14:val="none"/>
                  </w:rPr>
                </w:rPrChange>
              </w:rPr>
              <m:t>+</m:t>
            </w:del>
          </m:r>
          <m:sSub>
            <m:sSubPr>
              <m:ctrlPr>
                <w:del w:id="2868" w:author="yun qiao" w:date="2026-04-16T15:28:00Z">
                  <w:rPr>
                    <w:rFonts w:ascii="Cambria Math" w:eastAsia="宋体" w:hAnsi="Cambria Math" w:cs="Times New Roman"/>
                    <w:color w:val="000000" w:themeColor="text1"/>
                    <w:sz w:val="28"/>
                    <w:szCs w:val="28"/>
                    <w14:ligatures w14:val="none"/>
                  </w:rPr>
                </w:del>
              </m:ctrlPr>
            </m:sSubPr>
            <m:e>
              <m:r>
                <w:del w:id="2869" w:author="yun qiao" w:date="2026-04-16T15:28:00Z">
                  <w:rPr>
                    <w:rFonts w:ascii="Cambria Math" w:eastAsia="宋体" w:hAnsi="Cambria Math" w:cs="Times New Roman"/>
                    <w:color w:val="000000" w:themeColor="text1"/>
                    <w:sz w:val="28"/>
                    <w:szCs w:val="28"/>
                    <w14:ligatures w14:val="none"/>
                    <w:rPrChange w:id="2870" w:author="yun qiao" w:date="2026-04-16T15:38:00Z">
                      <w:rPr>
                        <w:rFonts w:ascii="Cambria Math" w:eastAsia="宋体" w:hAnsi="Cambria Math" w:cs="Times New Roman"/>
                        <w:sz w:val="28"/>
                        <w:szCs w:val="28"/>
                        <w14:ligatures w14:val="none"/>
                      </w:rPr>
                    </w:rPrChange>
                  </w:rPr>
                  <m:t>w</m:t>
                </w:del>
              </m:r>
            </m:e>
            <m:sub>
              <m:r>
                <w:del w:id="2871" w:author="yun qiao" w:date="2026-04-16T15:28:00Z">
                  <w:rPr>
                    <w:rFonts w:ascii="Cambria Math" w:eastAsia="宋体" w:hAnsi="Cambria Math" w:cs="Times New Roman"/>
                    <w:color w:val="000000" w:themeColor="text1"/>
                    <w:sz w:val="28"/>
                    <w:szCs w:val="28"/>
                    <w14:ligatures w14:val="none"/>
                    <w:rPrChange w:id="2872" w:author="yun qiao" w:date="2026-04-16T15:38:00Z">
                      <w:rPr>
                        <w:rFonts w:ascii="Cambria Math" w:eastAsia="宋体" w:hAnsi="Cambria Math" w:cs="Times New Roman"/>
                        <w:sz w:val="28"/>
                        <w:szCs w:val="28"/>
                        <w14:ligatures w14:val="none"/>
                      </w:rPr>
                    </w:rPrChange>
                  </w:rPr>
                  <m:t>d</m:t>
                </w:del>
              </m:r>
            </m:sub>
          </m:sSub>
          <m:r>
            <w:del w:id="2873" w:author="yun qiao" w:date="2026-04-16T15:28:00Z">
              <w:rPr>
                <w:rFonts w:ascii="Cambria Math" w:eastAsia="宋体" w:hAnsi="Cambria Math" w:cs="Times New Roman"/>
                <w:color w:val="000000" w:themeColor="text1"/>
                <w:sz w:val="28"/>
                <w:szCs w:val="28"/>
                <w14:ligatures w14:val="none"/>
                <w:rPrChange w:id="2874" w:author="yun qiao" w:date="2026-04-16T15:38:00Z">
                  <w:rPr>
                    <w:rFonts w:ascii="Cambria Math" w:eastAsia="宋体" w:hAnsi="Cambria Math" w:cs="Times New Roman"/>
                    <w:sz w:val="28"/>
                    <w:szCs w:val="28"/>
                    <w14:ligatures w14:val="none"/>
                  </w:rPr>
                </w:rPrChange>
              </w:rPr>
              <m:t>⋅</m:t>
            </w:del>
          </m:r>
          <m:sSub>
            <m:sSubPr>
              <m:ctrlPr>
                <w:del w:id="2875" w:author="yun qiao" w:date="2026-04-16T15:28:00Z">
                  <w:rPr>
                    <w:rFonts w:ascii="Cambria Math" w:eastAsia="宋体" w:hAnsi="Cambria Math" w:cs="Times New Roman"/>
                    <w:color w:val="000000" w:themeColor="text1"/>
                    <w:sz w:val="28"/>
                    <w:szCs w:val="28"/>
                    <w14:ligatures w14:val="none"/>
                  </w:rPr>
                </w:del>
              </m:ctrlPr>
            </m:sSubPr>
            <m:e>
              <m:r>
                <w:del w:id="2876" w:author="yun qiao" w:date="2026-04-16T15:28:00Z">
                  <w:rPr>
                    <w:rFonts w:ascii="Cambria Math" w:eastAsia="宋体" w:hAnsi="Cambria Math" w:cs="Times New Roman"/>
                    <w:color w:val="000000" w:themeColor="text1"/>
                    <w:sz w:val="28"/>
                    <w:szCs w:val="28"/>
                    <w14:ligatures w14:val="none"/>
                    <w:rPrChange w:id="2877" w:author="yun qiao" w:date="2026-04-16T15:38:00Z">
                      <w:rPr>
                        <w:rFonts w:ascii="Cambria Math" w:eastAsia="宋体" w:hAnsi="Cambria Math" w:cs="Times New Roman"/>
                        <w:sz w:val="28"/>
                        <w:szCs w:val="28"/>
                        <w14:ligatures w14:val="none"/>
                      </w:rPr>
                    </w:rPrChange>
                  </w:rPr>
                  <m:t>S</m:t>
                </w:del>
              </m:r>
            </m:e>
            <m:sub>
              <m:r>
                <w:del w:id="2878" w:author="yun qiao" w:date="2026-04-16T15:28:00Z">
                  <m:rPr>
                    <m:sty m:val="p"/>
                  </m:rPr>
                  <w:rPr>
                    <w:rFonts w:ascii="Cambria Math" w:eastAsia="宋体" w:hAnsi="Cambria Math" w:cs="Times New Roman"/>
                    <w:color w:val="000000" w:themeColor="text1"/>
                    <w:sz w:val="28"/>
                    <w:szCs w:val="28"/>
                    <w14:ligatures w14:val="none"/>
                    <w:rPrChange w:id="2879" w:author="yun qiao" w:date="2026-04-16T15:38:00Z">
                      <w:rPr>
                        <w:rFonts w:ascii="Cambria Math" w:eastAsia="宋体" w:hAnsi="Cambria Math" w:cs="Times New Roman"/>
                        <w:sz w:val="28"/>
                        <w:szCs w:val="28"/>
                        <w14:ligatures w14:val="none"/>
                      </w:rPr>
                    </w:rPrChange>
                  </w:rPr>
                  <m:t>div</m:t>
                </w:del>
              </m:r>
            </m:sub>
          </m:sSub>
        </m:oMath>
      </m:oMathPara>
    </w:p>
    <w:p w14:paraId="09006C3B" w14:textId="3429A382" w:rsidR="00B95363" w:rsidRPr="009A1CB2"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Change w:id="2880" w:author="yun qiao" w:date="2026-04-16T15:38:00Z">
            <w:rPr>
              <w:rFonts w:ascii="Times New Roman" w:eastAsia="宋体" w:hAnsi="Times New Roman" w:cs="Times New Roman"/>
              <w:sz w:val="28"/>
              <w:szCs w:val="28"/>
              <w14:ligatures w14:val="none"/>
            </w:rPr>
          </w:rPrChange>
        </w:rPr>
        <w:pPrChange w:id="2881" w:author="yun qiao" w:date="2026-04-16T15:29:00Z">
          <w:pPr>
            <w:widowControl/>
            <w:spacing w:before="100" w:after="0" w:line="500" w:lineRule="exact"/>
            <w:ind w:firstLineChars="202" w:firstLine="566"/>
            <w:jc w:val="both"/>
          </w:pPr>
        </w:pPrChange>
      </w:pPr>
      <w:del w:id="2882"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883" w:author="yun qiao" w:date="2026-04-16T15:38:00Z">
              <w:rPr>
                <w:rFonts w:ascii="Times New Roman" w:eastAsia="宋体" w:hAnsi="Times New Roman" w:cs="Times New Roman" w:hint="eastAsia"/>
                <w:sz w:val="28"/>
                <w:szCs w:val="28"/>
                <w14:ligatures w14:val="none"/>
              </w:rPr>
            </w:rPrChange>
          </w:rPr>
          <w:delText>其中，</w:delText>
        </w:r>
      </w:del>
      <m:oMath>
        <m:sSub>
          <m:sSubPr>
            <m:ctrlPr>
              <w:del w:id="2884" w:author="yun qiao" w:date="2026-04-16T15:28:00Z">
                <w:rPr>
                  <w:rFonts w:ascii="Cambria Math" w:eastAsia="宋体" w:hAnsi="Cambria Math" w:cs="Times New Roman"/>
                  <w:i/>
                  <w:color w:val="000000" w:themeColor="text1"/>
                  <w:sz w:val="28"/>
                  <w:szCs w:val="28"/>
                  <w14:ligatures w14:val="none"/>
                </w:rPr>
              </w:del>
            </m:ctrlPr>
          </m:sSubPr>
          <m:e>
            <m:sSub>
              <m:sSubPr>
                <m:ctrlPr>
                  <w:del w:id="2885" w:author="yun qiao" w:date="2026-04-16T15:28:00Z">
                    <w:rPr>
                      <w:rFonts w:ascii="Cambria Math" w:eastAsia="宋体" w:hAnsi="Cambria Math" w:cs="Times New Roman"/>
                      <w:i/>
                      <w:color w:val="000000" w:themeColor="text1"/>
                      <w:sz w:val="28"/>
                      <w:szCs w:val="28"/>
                      <w14:ligatures w14:val="none"/>
                    </w:rPr>
                  </w:del>
                </m:ctrlPr>
              </m:sSubPr>
              <m:e>
                <m:r>
                  <w:del w:id="2886" w:author="yun qiao" w:date="2026-04-16T15:28:00Z">
                    <w:rPr>
                      <w:rFonts w:ascii="Cambria Math" w:eastAsia="宋体" w:hAnsi="Cambria Math" w:cs="Times New Roman"/>
                      <w:color w:val="000000" w:themeColor="text1"/>
                      <w:sz w:val="28"/>
                      <w:szCs w:val="28"/>
                      <w14:ligatures w14:val="none"/>
                      <w:rPrChange w:id="2887" w:author="yun qiao" w:date="2026-04-16T15:38:00Z">
                        <w:rPr>
                          <w:rFonts w:ascii="Cambria Math" w:eastAsia="宋体" w:hAnsi="Cambria Math" w:cs="Times New Roman"/>
                          <w:sz w:val="28"/>
                          <w:szCs w:val="28"/>
                          <w14:ligatures w14:val="none"/>
                        </w:rPr>
                      </w:rPrChange>
                    </w:rPr>
                    <m:t>S</m:t>
                  </w:del>
                </m:r>
              </m:e>
              <m:sub>
                <m:r>
                  <w:del w:id="2888" w:author="yun qiao" w:date="2026-04-16T15:28:00Z">
                    <w:rPr>
                      <w:rFonts w:ascii="Cambria Math" w:eastAsia="宋体" w:hAnsi="Cambria Math" w:cs="Times New Roman"/>
                      <w:color w:val="000000" w:themeColor="text1"/>
                      <w:sz w:val="28"/>
                      <w:szCs w:val="28"/>
                      <w14:ligatures w14:val="none"/>
                      <w:rPrChange w:id="2889" w:author="yun qiao" w:date="2026-04-16T15:38:00Z">
                        <w:rPr>
                          <w:rFonts w:ascii="Cambria Math" w:eastAsia="宋体" w:hAnsi="Cambria Math" w:cs="Times New Roman"/>
                          <w:sz w:val="28"/>
                          <w:szCs w:val="28"/>
                          <w14:ligatures w14:val="none"/>
                        </w:rPr>
                      </w:rPrChange>
                    </w:rPr>
                    <m:t>logprob</m:t>
                  </w:del>
                </m:r>
              </m:sub>
            </m:sSub>
          </m:e>
          <m:sub>
            <m:r>
              <w:del w:id="2890" w:author="yun qiao" w:date="2026-04-16T15:28:00Z">
                <w:rPr>
                  <w:rFonts w:ascii="Cambria Math" w:eastAsia="宋体" w:hAnsi="Cambria Math" w:cs="Times New Roman"/>
                  <w:color w:val="000000" w:themeColor="text1"/>
                  <w:sz w:val="28"/>
                  <w:szCs w:val="28"/>
                  <w14:ligatures w14:val="none"/>
                  <w:rPrChange w:id="2891" w:author="yun qiao" w:date="2026-04-16T15:38:00Z">
                    <w:rPr>
                      <w:rFonts w:ascii="Cambria Math" w:eastAsia="宋体" w:hAnsi="Cambria Math" w:cs="Times New Roman"/>
                      <w:sz w:val="28"/>
                      <w:szCs w:val="28"/>
                      <w14:ligatures w14:val="none"/>
                    </w:rPr>
                  </w:rPrChange>
                </w:rPr>
                <m:t xml:space="preserve"> </m:t>
              </w:del>
            </m:r>
          </m:sub>
        </m:sSub>
      </m:oMath>
      <w:del w:id="2892"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893" w:author="yun qiao" w:date="2026-04-16T15:38:00Z">
              <w:rPr>
                <w:rFonts w:ascii="Times New Roman" w:eastAsia="宋体" w:hAnsi="Times New Roman" w:cs="Times New Roman" w:hint="eastAsia"/>
                <w:sz w:val="28"/>
                <w:szCs w:val="28"/>
                <w14:ligatures w14:val="none"/>
              </w:rPr>
            </w:rPrChange>
          </w:rPr>
          <w:delText>表示序列的归一化对数概率，反映模型对该序列的生成置信度；</w:delText>
        </w:r>
      </w:del>
      <m:oMath>
        <m:sSub>
          <m:sSubPr>
            <m:ctrlPr>
              <w:del w:id="2894" w:author="yun qiao" w:date="2026-04-16T15:28:00Z">
                <w:rPr>
                  <w:rFonts w:ascii="Cambria Math" w:eastAsia="宋体" w:hAnsi="Cambria Math" w:cs="Times New Roman"/>
                  <w:i/>
                  <w:color w:val="000000" w:themeColor="text1"/>
                  <w:sz w:val="28"/>
                  <w:szCs w:val="28"/>
                  <w14:ligatures w14:val="none"/>
                </w:rPr>
              </w:del>
            </m:ctrlPr>
          </m:sSubPr>
          <m:e>
            <m:r>
              <w:del w:id="2895" w:author="yun qiao" w:date="2026-04-16T15:28:00Z">
                <w:rPr>
                  <w:rFonts w:ascii="Cambria Math" w:eastAsia="宋体" w:hAnsi="Cambria Math" w:cs="Times New Roman"/>
                  <w:color w:val="000000" w:themeColor="text1"/>
                  <w:sz w:val="28"/>
                  <w:szCs w:val="28"/>
                  <w14:ligatures w14:val="none"/>
                  <w:rPrChange w:id="2896" w:author="yun qiao" w:date="2026-04-16T15:38:00Z">
                    <w:rPr>
                      <w:rFonts w:ascii="Cambria Math" w:eastAsia="宋体" w:hAnsi="Cambria Math" w:cs="Times New Roman"/>
                      <w:sz w:val="28"/>
                      <w:szCs w:val="28"/>
                      <w14:ligatures w14:val="none"/>
                    </w:rPr>
                  </w:rPrChange>
                </w:rPr>
                <m:t>S</m:t>
              </w:del>
            </m:r>
          </m:e>
          <m:sub>
            <m:r>
              <w:del w:id="2897" w:author="yun qiao" w:date="2026-04-16T15:28:00Z">
                <w:rPr>
                  <w:rFonts w:ascii="Cambria Math" w:eastAsia="宋体" w:hAnsi="Cambria Math" w:cs="Times New Roman"/>
                  <w:color w:val="000000" w:themeColor="text1"/>
                  <w:sz w:val="28"/>
                  <w:szCs w:val="28"/>
                  <w14:ligatures w14:val="none"/>
                  <w:rPrChange w:id="2898" w:author="yun qiao" w:date="2026-04-16T15:38:00Z">
                    <w:rPr>
                      <w:rFonts w:ascii="Cambria Math" w:eastAsia="宋体" w:hAnsi="Cambria Math" w:cs="Times New Roman"/>
                      <w:sz w:val="28"/>
                      <w:szCs w:val="28"/>
                      <w14:ligatures w14:val="none"/>
                    </w:rPr>
                  </w:rPrChange>
                </w:rPr>
                <m:t>trans</m:t>
              </w:del>
            </m:r>
          </m:sub>
        </m:sSub>
      </m:oMath>
      <w:del w:id="2899"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900" w:author="yun qiao" w:date="2026-04-16T15:38:00Z">
              <w:rPr>
                <w:rFonts w:ascii="Times New Roman" w:eastAsia="宋体" w:hAnsi="Times New Roman" w:cs="Times New Roman" w:hint="eastAsia"/>
                <w:sz w:val="28"/>
                <w:szCs w:val="28"/>
                <w14:ligatures w14:val="none"/>
              </w:rPr>
            </w:rPrChange>
          </w:rPr>
          <w:delText>表示转移合法性评分，衡量序列中操作原语转移是否符合训练数据中的统计规律；</w:delText>
        </w:r>
      </w:del>
      <m:oMath>
        <m:sSub>
          <m:sSubPr>
            <m:ctrlPr>
              <w:del w:id="2901" w:author="yun qiao" w:date="2026-04-16T15:28:00Z">
                <w:rPr>
                  <w:rFonts w:ascii="Cambria Math" w:eastAsia="宋体" w:hAnsi="Cambria Math" w:cs="Times New Roman"/>
                  <w:i/>
                  <w:color w:val="000000" w:themeColor="text1"/>
                  <w:sz w:val="28"/>
                  <w:szCs w:val="28"/>
                  <w14:ligatures w14:val="none"/>
                </w:rPr>
              </w:del>
            </m:ctrlPr>
          </m:sSubPr>
          <m:e>
            <m:r>
              <w:del w:id="2902" w:author="yun qiao" w:date="2026-04-16T15:28:00Z">
                <w:rPr>
                  <w:rFonts w:ascii="Cambria Math" w:eastAsia="宋体" w:hAnsi="Cambria Math" w:cs="Times New Roman"/>
                  <w:color w:val="000000" w:themeColor="text1"/>
                  <w:sz w:val="28"/>
                  <w:szCs w:val="28"/>
                  <w14:ligatures w14:val="none"/>
                  <w:rPrChange w:id="2903" w:author="yun qiao" w:date="2026-04-16T15:38:00Z">
                    <w:rPr>
                      <w:rFonts w:ascii="Cambria Math" w:eastAsia="宋体" w:hAnsi="Cambria Math" w:cs="Times New Roman"/>
                      <w:sz w:val="28"/>
                      <w:szCs w:val="28"/>
                      <w14:ligatures w14:val="none"/>
                    </w:rPr>
                  </w:rPrChange>
                </w:rPr>
                <m:t>S</m:t>
              </w:del>
            </m:r>
          </m:e>
          <m:sub>
            <m:r>
              <w:del w:id="2904" w:author="yun qiao" w:date="2026-04-16T15:28:00Z">
                <w:rPr>
                  <w:rFonts w:ascii="Cambria Math" w:eastAsia="宋体" w:hAnsi="Cambria Math" w:cs="Times New Roman"/>
                  <w:color w:val="000000" w:themeColor="text1"/>
                  <w:sz w:val="28"/>
                  <w:szCs w:val="28"/>
                  <w14:ligatures w14:val="none"/>
                  <w:rPrChange w:id="2905" w:author="yun qiao" w:date="2026-04-16T15:38:00Z">
                    <w:rPr>
                      <w:rFonts w:ascii="Cambria Math" w:eastAsia="宋体" w:hAnsi="Cambria Math" w:cs="Times New Roman"/>
                      <w:sz w:val="28"/>
                      <w:szCs w:val="28"/>
                      <w14:ligatures w14:val="none"/>
                    </w:rPr>
                  </w:rPrChange>
                </w:rPr>
                <m:t>len</m:t>
              </w:del>
            </m:r>
          </m:sub>
        </m:sSub>
      </m:oMath>
      <w:del w:id="2906"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907" w:author="yun qiao" w:date="2026-04-16T15:38:00Z">
              <w:rPr>
                <w:rFonts w:ascii="Times New Roman" w:eastAsia="宋体" w:hAnsi="Times New Roman" w:cs="Times New Roman" w:hint="eastAsia"/>
                <w:sz w:val="28"/>
                <w:szCs w:val="28"/>
                <w14:ligatures w14:val="none"/>
              </w:rPr>
            </w:rPrChange>
          </w:rPr>
          <w:delText>表示长度合理性评分，由上述长度惩罚函数计算得到；</w:delText>
        </w:r>
      </w:del>
      <m:oMath>
        <m:sSub>
          <m:sSubPr>
            <m:ctrlPr>
              <w:del w:id="2908" w:author="yun qiao" w:date="2026-04-16T15:28:00Z">
                <w:rPr>
                  <w:rFonts w:ascii="Cambria Math" w:eastAsia="宋体" w:hAnsi="Cambria Math" w:cs="Times New Roman"/>
                  <w:i/>
                  <w:color w:val="000000" w:themeColor="text1"/>
                  <w:sz w:val="28"/>
                  <w:szCs w:val="28"/>
                  <w14:ligatures w14:val="none"/>
                </w:rPr>
              </w:del>
            </m:ctrlPr>
          </m:sSubPr>
          <m:e>
            <m:r>
              <w:del w:id="2909" w:author="yun qiao" w:date="2026-04-16T15:28:00Z">
                <w:rPr>
                  <w:rFonts w:ascii="Cambria Math" w:eastAsia="宋体" w:hAnsi="Cambria Math" w:cs="Times New Roman"/>
                  <w:color w:val="000000" w:themeColor="text1"/>
                  <w:sz w:val="28"/>
                  <w:szCs w:val="28"/>
                  <w14:ligatures w14:val="none"/>
                  <w:rPrChange w:id="2910" w:author="yun qiao" w:date="2026-04-16T15:38:00Z">
                    <w:rPr>
                      <w:rFonts w:ascii="Cambria Math" w:eastAsia="宋体" w:hAnsi="Cambria Math" w:cs="Times New Roman"/>
                      <w:sz w:val="28"/>
                      <w:szCs w:val="28"/>
                      <w14:ligatures w14:val="none"/>
                    </w:rPr>
                  </w:rPrChange>
                </w:rPr>
                <m:t>S</m:t>
              </w:del>
            </m:r>
          </m:e>
          <m:sub>
            <m:r>
              <w:del w:id="2911" w:author="yun qiao" w:date="2026-04-16T15:28:00Z">
                <w:rPr>
                  <w:rFonts w:ascii="Cambria Math" w:eastAsia="宋体" w:hAnsi="Cambria Math" w:cs="Times New Roman"/>
                  <w:color w:val="000000" w:themeColor="text1"/>
                  <w:sz w:val="28"/>
                  <w:szCs w:val="28"/>
                  <w14:ligatures w14:val="none"/>
                  <w:rPrChange w:id="2912" w:author="yun qiao" w:date="2026-04-16T15:38:00Z">
                    <w:rPr>
                      <w:rFonts w:ascii="Cambria Math" w:eastAsia="宋体" w:hAnsi="Cambria Math" w:cs="Times New Roman"/>
                      <w:sz w:val="28"/>
                      <w:szCs w:val="28"/>
                      <w14:ligatures w14:val="none"/>
                    </w:rPr>
                  </w:rPrChange>
                </w:rPr>
                <m:t>div</m:t>
              </w:del>
            </m:r>
          </m:sub>
        </m:sSub>
      </m:oMath>
      <w:del w:id="2913"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914" w:author="yun qiao" w:date="2026-04-16T15:38:00Z">
              <w:rPr>
                <w:rFonts w:ascii="Times New Roman" w:eastAsia="宋体" w:hAnsi="Times New Roman" w:cs="Times New Roman" w:hint="eastAsia"/>
                <w:sz w:val="28"/>
                <w:szCs w:val="28"/>
                <w14:ligatures w14:val="none"/>
              </w:rPr>
            </w:rPrChange>
          </w:rPr>
          <w:delText>表示多样性评分，用于衡量候选序列之间的差异程度；</w:delText>
        </w:r>
      </w:del>
      <m:oMath>
        <m:sSub>
          <m:sSubPr>
            <m:ctrlPr>
              <w:del w:id="2915" w:author="yun qiao" w:date="2026-04-16T15:28:00Z">
                <w:rPr>
                  <w:rFonts w:ascii="Cambria Math" w:eastAsia="宋体" w:hAnsi="Cambria Math" w:cs="Times New Roman"/>
                  <w:color w:val="000000" w:themeColor="text1"/>
                  <w:sz w:val="28"/>
                  <w:szCs w:val="28"/>
                  <w14:ligatures w14:val="none"/>
                </w:rPr>
              </w:del>
            </m:ctrlPr>
          </m:sSubPr>
          <m:e>
            <m:r>
              <w:del w:id="2916" w:author="yun qiao" w:date="2026-04-16T15:28:00Z">
                <w:rPr>
                  <w:rFonts w:ascii="Cambria Math" w:eastAsia="宋体" w:hAnsi="Cambria Math" w:cs="Times New Roman"/>
                  <w:color w:val="000000" w:themeColor="text1"/>
                  <w:sz w:val="28"/>
                  <w:szCs w:val="28"/>
                  <w14:ligatures w14:val="none"/>
                  <w:rPrChange w:id="2917" w:author="yun qiao" w:date="2026-04-16T15:38:00Z">
                    <w:rPr>
                      <w:rFonts w:ascii="Cambria Math" w:eastAsia="宋体" w:hAnsi="Cambria Math" w:cs="Times New Roman"/>
                      <w:sz w:val="28"/>
                      <w:szCs w:val="28"/>
                      <w14:ligatures w14:val="none"/>
                    </w:rPr>
                  </w:rPrChange>
                </w:rPr>
                <m:t>w</m:t>
              </w:del>
            </m:r>
          </m:e>
          <m:sub>
            <m:r>
              <w:del w:id="2918" w:author="yun qiao" w:date="2026-04-16T15:28:00Z">
                <w:rPr>
                  <w:rFonts w:ascii="Cambria Math" w:eastAsia="宋体" w:hAnsi="Cambria Math" w:cs="Times New Roman"/>
                  <w:color w:val="000000" w:themeColor="text1"/>
                  <w:sz w:val="28"/>
                  <w:szCs w:val="28"/>
                  <w14:ligatures w14:val="none"/>
                  <w:rPrChange w:id="2919" w:author="yun qiao" w:date="2026-04-16T15:38:00Z">
                    <w:rPr>
                      <w:rFonts w:ascii="Cambria Math" w:eastAsia="宋体" w:hAnsi="Cambria Math" w:cs="Times New Roman"/>
                      <w:sz w:val="28"/>
                      <w:szCs w:val="28"/>
                      <w14:ligatures w14:val="none"/>
                    </w:rPr>
                  </w:rPrChange>
                </w:rPr>
                <m:t>p</m:t>
              </w:del>
            </m:r>
          </m:sub>
        </m:sSub>
      </m:oMath>
      <w:del w:id="2920"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921" w:author="yun qiao" w:date="2026-04-16T15:38:00Z">
              <w:rPr>
                <w:rFonts w:ascii="Times New Roman" w:eastAsia="宋体" w:hAnsi="Times New Roman" w:cs="Times New Roman" w:hint="eastAsia"/>
                <w:sz w:val="28"/>
                <w:szCs w:val="28"/>
                <w14:ligatures w14:val="none"/>
              </w:rPr>
            </w:rPrChange>
          </w:rPr>
          <w:delText>、</w:delText>
        </w:r>
      </w:del>
      <m:oMath>
        <m:sSub>
          <m:sSubPr>
            <m:ctrlPr>
              <w:del w:id="2922" w:author="yun qiao" w:date="2026-04-16T15:28:00Z">
                <w:rPr>
                  <w:rFonts w:ascii="Cambria Math" w:eastAsia="宋体" w:hAnsi="Cambria Math" w:cs="Times New Roman"/>
                  <w:color w:val="000000" w:themeColor="text1"/>
                  <w:sz w:val="28"/>
                  <w:szCs w:val="28"/>
                  <w14:ligatures w14:val="none"/>
                </w:rPr>
              </w:del>
            </m:ctrlPr>
          </m:sSubPr>
          <m:e>
            <m:r>
              <w:del w:id="2923" w:author="yun qiao" w:date="2026-04-16T15:28:00Z">
                <w:rPr>
                  <w:rFonts w:ascii="Cambria Math" w:eastAsia="宋体" w:hAnsi="Cambria Math" w:cs="Times New Roman"/>
                  <w:color w:val="000000" w:themeColor="text1"/>
                  <w:sz w:val="28"/>
                  <w:szCs w:val="28"/>
                  <w14:ligatures w14:val="none"/>
                  <w:rPrChange w:id="2924" w:author="yun qiao" w:date="2026-04-16T15:38:00Z">
                    <w:rPr>
                      <w:rFonts w:ascii="Cambria Math" w:eastAsia="宋体" w:hAnsi="Cambria Math" w:cs="Times New Roman"/>
                      <w:sz w:val="28"/>
                      <w:szCs w:val="28"/>
                      <w14:ligatures w14:val="none"/>
                    </w:rPr>
                  </w:rPrChange>
                </w:rPr>
                <m:t>w</m:t>
              </w:del>
            </m:r>
          </m:e>
          <m:sub>
            <m:r>
              <w:del w:id="2925" w:author="yun qiao" w:date="2026-04-16T15:28:00Z">
                <w:rPr>
                  <w:rFonts w:ascii="Cambria Math" w:eastAsia="宋体" w:hAnsi="Cambria Math" w:cs="Times New Roman"/>
                  <w:color w:val="000000" w:themeColor="text1"/>
                  <w:sz w:val="28"/>
                  <w:szCs w:val="28"/>
                  <w14:ligatures w14:val="none"/>
                  <w:rPrChange w:id="2926" w:author="yun qiao" w:date="2026-04-16T15:38:00Z">
                    <w:rPr>
                      <w:rFonts w:ascii="Cambria Math" w:eastAsia="宋体" w:hAnsi="Cambria Math" w:cs="Times New Roman"/>
                      <w:sz w:val="28"/>
                      <w:szCs w:val="28"/>
                      <w14:ligatures w14:val="none"/>
                    </w:rPr>
                  </w:rPrChange>
                </w:rPr>
                <m:t>t</m:t>
              </w:del>
            </m:r>
          </m:sub>
        </m:sSub>
      </m:oMath>
      <w:del w:id="2927"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928" w:author="yun qiao" w:date="2026-04-16T15:38:00Z">
              <w:rPr>
                <w:rFonts w:ascii="Times New Roman" w:eastAsia="宋体" w:hAnsi="Times New Roman" w:cs="Times New Roman" w:hint="eastAsia"/>
                <w:sz w:val="28"/>
                <w:szCs w:val="28"/>
                <w14:ligatures w14:val="none"/>
              </w:rPr>
            </w:rPrChange>
          </w:rPr>
          <w:delText>、</w:delText>
        </w:r>
      </w:del>
      <m:oMath>
        <m:sSub>
          <m:sSubPr>
            <m:ctrlPr>
              <w:del w:id="2929" w:author="yun qiao" w:date="2026-04-16T15:28:00Z">
                <w:rPr>
                  <w:rFonts w:ascii="Cambria Math" w:eastAsia="宋体" w:hAnsi="Cambria Math" w:cs="Times New Roman"/>
                  <w:color w:val="000000" w:themeColor="text1"/>
                  <w:sz w:val="28"/>
                  <w:szCs w:val="28"/>
                  <w14:ligatures w14:val="none"/>
                </w:rPr>
              </w:del>
            </m:ctrlPr>
          </m:sSubPr>
          <m:e>
            <m:r>
              <w:del w:id="2930" w:author="yun qiao" w:date="2026-04-16T15:28:00Z">
                <w:rPr>
                  <w:rFonts w:ascii="Cambria Math" w:eastAsia="宋体" w:hAnsi="Cambria Math" w:cs="Times New Roman"/>
                  <w:color w:val="000000" w:themeColor="text1"/>
                  <w:sz w:val="28"/>
                  <w:szCs w:val="28"/>
                  <w14:ligatures w14:val="none"/>
                  <w:rPrChange w:id="2931" w:author="yun qiao" w:date="2026-04-16T15:38:00Z">
                    <w:rPr>
                      <w:rFonts w:ascii="Cambria Math" w:eastAsia="宋体" w:hAnsi="Cambria Math" w:cs="Times New Roman"/>
                      <w:sz w:val="28"/>
                      <w:szCs w:val="28"/>
                      <w14:ligatures w14:val="none"/>
                    </w:rPr>
                  </w:rPrChange>
                </w:rPr>
                <m:t>w</m:t>
              </w:del>
            </m:r>
          </m:e>
          <m:sub>
            <m:r>
              <w:del w:id="2932" w:author="yun qiao" w:date="2026-04-16T15:28:00Z">
                <w:rPr>
                  <w:rFonts w:ascii="Cambria Math" w:eastAsia="宋体" w:hAnsi="Cambria Math" w:cs="Times New Roman"/>
                  <w:color w:val="000000" w:themeColor="text1"/>
                  <w:sz w:val="28"/>
                  <w:szCs w:val="28"/>
                  <w14:ligatures w14:val="none"/>
                  <w:rPrChange w:id="2933" w:author="yun qiao" w:date="2026-04-16T15:38:00Z">
                    <w:rPr>
                      <w:rFonts w:ascii="Cambria Math" w:eastAsia="宋体" w:hAnsi="Cambria Math" w:cs="Times New Roman"/>
                      <w:sz w:val="28"/>
                      <w:szCs w:val="28"/>
                      <w14:ligatures w14:val="none"/>
                    </w:rPr>
                  </w:rPrChange>
                </w:rPr>
                <m:t>l</m:t>
              </w:del>
            </m:r>
          </m:sub>
        </m:sSub>
      </m:oMath>
      <w:del w:id="2934"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935" w:author="yun qiao" w:date="2026-04-16T15:38:00Z">
              <w:rPr>
                <w:rFonts w:ascii="Times New Roman" w:eastAsia="宋体" w:hAnsi="Times New Roman" w:cs="Times New Roman" w:hint="eastAsia"/>
                <w:sz w:val="28"/>
                <w:szCs w:val="28"/>
                <w14:ligatures w14:val="none"/>
              </w:rPr>
            </w:rPrChange>
          </w:rPr>
          <w:delText>、</w:delText>
        </w:r>
      </w:del>
      <m:oMath>
        <m:sSub>
          <m:sSubPr>
            <m:ctrlPr>
              <w:del w:id="2936" w:author="yun qiao" w:date="2026-04-16T15:28:00Z">
                <w:rPr>
                  <w:rFonts w:ascii="Cambria Math" w:eastAsia="宋体" w:hAnsi="Cambria Math" w:cs="Times New Roman"/>
                  <w:color w:val="000000" w:themeColor="text1"/>
                  <w:sz w:val="28"/>
                  <w:szCs w:val="28"/>
                  <w14:ligatures w14:val="none"/>
                </w:rPr>
              </w:del>
            </m:ctrlPr>
          </m:sSubPr>
          <m:e>
            <m:r>
              <w:del w:id="2937" w:author="yun qiao" w:date="2026-04-16T15:28:00Z">
                <w:rPr>
                  <w:rFonts w:ascii="Cambria Math" w:eastAsia="宋体" w:hAnsi="Cambria Math" w:cs="Times New Roman"/>
                  <w:color w:val="000000" w:themeColor="text1"/>
                  <w:sz w:val="28"/>
                  <w:szCs w:val="28"/>
                  <w14:ligatures w14:val="none"/>
                  <w:rPrChange w:id="2938" w:author="yun qiao" w:date="2026-04-16T15:38:00Z">
                    <w:rPr>
                      <w:rFonts w:ascii="Cambria Math" w:eastAsia="宋体" w:hAnsi="Cambria Math" w:cs="Times New Roman"/>
                      <w:sz w:val="28"/>
                      <w:szCs w:val="28"/>
                      <w14:ligatures w14:val="none"/>
                    </w:rPr>
                  </w:rPrChange>
                </w:rPr>
                <m:t>w</m:t>
              </w:del>
            </m:r>
          </m:e>
          <m:sub>
            <m:r>
              <w:del w:id="2939" w:author="yun qiao" w:date="2026-04-16T15:28:00Z">
                <w:rPr>
                  <w:rFonts w:ascii="Cambria Math" w:eastAsia="宋体" w:hAnsi="Cambria Math" w:cs="Times New Roman"/>
                  <w:color w:val="000000" w:themeColor="text1"/>
                  <w:sz w:val="28"/>
                  <w:szCs w:val="28"/>
                  <w14:ligatures w14:val="none"/>
                  <w:rPrChange w:id="2940" w:author="yun qiao" w:date="2026-04-16T15:38:00Z">
                    <w:rPr>
                      <w:rFonts w:ascii="Cambria Math" w:eastAsia="宋体" w:hAnsi="Cambria Math" w:cs="Times New Roman"/>
                      <w:sz w:val="28"/>
                      <w:szCs w:val="28"/>
                      <w14:ligatures w14:val="none"/>
                    </w:rPr>
                  </w:rPrChange>
                </w:rPr>
                <m:t>d</m:t>
              </w:del>
            </m:r>
          </m:sub>
        </m:sSub>
      </m:oMath>
      <w:del w:id="2941" w:author="yun qiao" w:date="2026-04-16T15:28:00Z">
        <w:r w:rsidRPr="009A1CB2" w:rsidDel="00EF1B50">
          <w:rPr>
            <w:rFonts w:ascii="Times New Roman" w:eastAsia="宋体" w:hAnsi="Times New Roman" w:cs="Times New Roman" w:hint="eastAsia"/>
            <w:color w:val="000000" w:themeColor="text1"/>
            <w:sz w:val="28"/>
            <w:szCs w:val="28"/>
            <w14:ligatures w14:val="none"/>
            <w:rPrChange w:id="2942" w:author="yun qiao" w:date="2026-04-16T15:38:00Z">
              <w:rPr>
                <w:rFonts w:ascii="Times New Roman" w:eastAsia="宋体" w:hAnsi="Times New Roman" w:cs="Times New Roman" w:hint="eastAsia"/>
                <w:sz w:val="28"/>
                <w:szCs w:val="28"/>
                <w14:ligatures w14:val="none"/>
              </w:rPr>
            </w:rPrChange>
          </w:rPr>
          <w:delText>为各评分项的权重系数。使模型在保证生成合理性的同时，能够输出多个具有代表性的候选操作序列，为后续算子映射与执行提供可靠输入。</w:delText>
        </w:r>
      </w:del>
    </w:p>
    <w:p w14:paraId="7044D930" w14:textId="17514338" w:rsidR="00B95363" w:rsidRPr="009A1CB2"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Change w:id="2943" w:author="yun qiao" w:date="2026-04-16T15:38:00Z">
            <w:rPr>
              <w:rFonts w:ascii="Times New Roman" w:eastAsia="宋体" w:hAnsi="Times New Roman" w:cs="Times New Roman"/>
              <w:sz w:val="28"/>
              <w:szCs w:val="28"/>
              <w14:ligatures w14:val="none"/>
            </w:rPr>
          </w:rPrChange>
        </w:rPr>
      </w:pPr>
      <w:r w:rsidRPr="009A1CB2">
        <w:rPr>
          <w:rFonts w:ascii="Times New Roman" w:eastAsia="宋体" w:hAnsi="Times New Roman" w:cs="Times New Roman"/>
          <w:color w:val="000000" w:themeColor="text1"/>
          <w:sz w:val="28"/>
          <w:szCs w:val="28"/>
          <w14:ligatures w14:val="none"/>
          <w:rPrChange w:id="2944" w:author="yun qiao" w:date="2026-04-16T15:38:00Z">
            <w:rPr>
              <w:rFonts w:ascii="Times New Roman" w:eastAsia="宋体" w:hAnsi="Times New Roman" w:cs="Times New Roman"/>
              <w:sz w:val="28"/>
              <w:szCs w:val="28"/>
              <w14:ligatures w14:val="none"/>
            </w:rPr>
          </w:rPrChange>
        </w:rPr>
        <w:t>S5</w:t>
      </w:r>
      <w:r w:rsidRPr="009A1CB2">
        <w:rPr>
          <w:rFonts w:ascii="Times New Roman" w:eastAsia="宋体" w:hAnsi="Times New Roman" w:cs="Times New Roman" w:hint="eastAsia"/>
          <w:color w:val="000000" w:themeColor="text1"/>
          <w:sz w:val="28"/>
          <w:szCs w:val="28"/>
          <w14:ligatures w14:val="none"/>
          <w:rPrChange w:id="2945" w:author="yun qiao" w:date="2026-04-16T15:38:00Z">
            <w:rPr>
              <w:rFonts w:ascii="Times New Roman" w:eastAsia="宋体" w:hAnsi="Times New Roman" w:cs="Times New Roman" w:hint="eastAsia"/>
              <w:sz w:val="28"/>
              <w:szCs w:val="28"/>
              <w14:ligatures w14:val="none"/>
            </w:rPr>
          </w:rPrChange>
        </w:rPr>
        <w:t>、</w:t>
      </w:r>
      <w:ins w:id="2946" w:author="yun qiao" w:date="2026-04-16T15:29:00Z">
        <w:r w:rsidR="00EF1B50" w:rsidRPr="009A1CB2">
          <w:rPr>
            <w:rFonts w:ascii="Times New Roman" w:eastAsia="宋体" w:hAnsi="Times New Roman" w:cs="Times New Roman" w:hint="eastAsia"/>
            <w:color w:val="000000" w:themeColor="text1"/>
            <w:sz w:val="28"/>
            <w:szCs w:val="28"/>
            <w14:ligatures w14:val="none"/>
            <w:rPrChange w:id="2947" w:author="yun qiao" w:date="2026-04-16T15:38:00Z">
              <w:rPr>
                <w:rFonts w:ascii="Times New Roman" w:eastAsia="宋体" w:hAnsi="Times New Roman" w:cs="Times New Roman" w:hint="eastAsia"/>
                <w:color w:val="FF0000"/>
                <w:sz w:val="28"/>
                <w:szCs w:val="28"/>
                <w14:ligatures w14:val="none"/>
              </w:rPr>
            </w:rPrChange>
          </w:rPr>
          <w:t>基于所述知识图谱中操作原语与具体算子的映射关系，将所述候选操作原语序列映射为目标平台中的候选算子链，并结合映射覆盖度、语义相似度及输入输出数据类型兼容性约束对映射结果进行筛选</w:t>
        </w:r>
      </w:ins>
      <w:del w:id="2948" w:author="yun qiao" w:date="2026-04-16T15:29:00Z">
        <w:r w:rsidRPr="009A1CB2" w:rsidDel="00EF1B50">
          <w:rPr>
            <w:rFonts w:ascii="Times New Roman" w:eastAsia="宋体" w:hAnsi="Times New Roman" w:cs="Times New Roman" w:hint="eastAsia"/>
            <w:color w:val="000000" w:themeColor="text1"/>
            <w:sz w:val="28"/>
            <w:szCs w:val="28"/>
            <w14:ligatures w14:val="none"/>
            <w:rPrChange w:id="2949" w:author="yun qiao" w:date="2026-04-16T15:38:00Z">
              <w:rPr>
                <w:rFonts w:ascii="Times New Roman" w:eastAsia="宋体" w:hAnsi="Times New Roman" w:cs="Times New Roman" w:hint="eastAsia"/>
                <w:sz w:val="28"/>
                <w:szCs w:val="28"/>
                <w14:ligatures w14:val="none"/>
              </w:rPr>
            </w:rPrChange>
          </w:rPr>
          <w:delText>基于所述知识图谱中操作原语与具体算子的映射关系，对所述候选操作原语序列进行逐步映射，并对所述候选操作原语序列在目标平台中的可映射情况执行映射覆盖度校验，结合语义相似度及输入输出数据类型的兼容性约束，对映射结果进行筛选，得到候选算子链</w:delText>
        </w:r>
      </w:del>
      <w:r w:rsidRPr="009A1CB2">
        <w:rPr>
          <w:rFonts w:ascii="Times New Roman" w:eastAsia="宋体" w:hAnsi="Times New Roman" w:cs="Times New Roman" w:hint="eastAsia"/>
          <w:color w:val="000000" w:themeColor="text1"/>
          <w:sz w:val="28"/>
          <w:szCs w:val="28"/>
          <w14:ligatures w14:val="none"/>
          <w:rPrChange w:id="2950" w:author="yun qiao" w:date="2026-04-16T15:38:00Z">
            <w:rPr>
              <w:rFonts w:ascii="Times New Roman" w:eastAsia="宋体" w:hAnsi="Times New Roman" w:cs="Times New Roman" w:hint="eastAsia"/>
              <w:sz w:val="28"/>
              <w:szCs w:val="28"/>
              <w14:ligatures w14:val="none"/>
            </w:rPr>
          </w:rPrChange>
        </w:rPr>
        <w:t>。</w:t>
      </w:r>
    </w:p>
    <w:p w14:paraId="1C4D0AC3"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S51</w:t>
      </w:r>
      <w:r>
        <w:rPr>
          <w:rFonts w:ascii="Times New Roman" w:eastAsia="宋体" w:hAnsi="Times New Roman" w:cs="Times New Roman" w:hint="eastAsia"/>
          <w:sz w:val="28"/>
          <w:szCs w:val="28"/>
          <w14:ligatures w14:val="none"/>
        </w:rPr>
        <w:t>、映射检索与语义评分。</w:t>
      </w:r>
    </w:p>
    <w:p w14:paraId="24B3F15E" w14:textId="77777777" w:rsidR="00EF1B50" w:rsidRDefault="00000000">
      <w:pPr>
        <w:widowControl/>
        <w:spacing w:before="100" w:after="0" w:line="480" w:lineRule="exact"/>
        <w:ind w:firstLineChars="202" w:firstLine="566"/>
        <w:jc w:val="both"/>
        <w:rPr>
          <w:ins w:id="2951" w:author="yun qiao" w:date="2026-04-16T15:29:00Z"/>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lastRenderedPageBreak/>
        <w:t>在已建立的操作原语与具体算子之间的映射关系基础上，针对目标平台对各操作原语相关联的候选算子集合进行检索，并结合语义匹配程度对候选算子进行排序与筛选，以确定与所述操作原语序列相对应的具体平台算子路径。</w:t>
      </w:r>
    </w:p>
    <w:p w14:paraId="52A2AC49" w14:textId="7494A817" w:rsidR="00B95363" w:rsidRDefault="00EF1B50" w:rsidP="00EF1B50">
      <w:pPr>
        <w:widowControl/>
        <w:spacing w:before="100" w:after="0" w:line="480" w:lineRule="exact"/>
        <w:ind w:firstLineChars="202" w:firstLine="566"/>
        <w:jc w:val="both"/>
        <w:rPr>
          <w:rFonts w:ascii="Times New Roman" w:eastAsia="宋体" w:hAnsi="Times New Roman" w:cs="Times New Roman"/>
          <w:sz w:val="28"/>
          <w:szCs w:val="28"/>
          <w14:ligatures w14:val="none"/>
        </w:rPr>
      </w:pPr>
      <w:ins w:id="2952" w:author="yun qiao" w:date="2026-04-16T15:29:00Z">
        <w:r w:rsidRPr="0081762D">
          <w:rPr>
            <w:rFonts w:ascii="Times New Roman" w:eastAsia="宋体" w:hAnsi="Times New Roman" w:cs="Times New Roman"/>
            <w:sz w:val="28"/>
            <w:szCs w:val="28"/>
            <w14:ligatures w14:val="none"/>
          </w:rPr>
          <w:t>在本实施方式中，以下以</w:t>
        </w:r>
      </w:ins>
      <m:oMath>
        <m:sSub>
          <m:sSubPr>
            <m:ctrlPr>
              <w:ins w:id="2953" w:author="yun qiao" w:date="2026-04-16T15:29:00Z">
                <w:rPr>
                  <w:rFonts w:ascii="Cambria Math" w:eastAsia="宋体" w:hAnsi="Cambria Math" w:cs="Times New Roman"/>
                  <w:i/>
                  <w:sz w:val="28"/>
                  <w:szCs w:val="28"/>
                  <w14:ligatures w14:val="none"/>
                </w:rPr>
              </w:ins>
            </m:ctrlPr>
          </m:sSubPr>
          <m:e>
            <m:r>
              <w:ins w:id="2954" w:author="yun qiao" w:date="2026-04-16T15:29:00Z">
                <w:rPr>
                  <w:rFonts w:ascii="Cambria Math" w:eastAsia="宋体" w:hAnsi="Cambria Math" w:cs="Times New Roman"/>
                  <w:sz w:val="28"/>
                  <w:szCs w:val="28"/>
                  <w14:ligatures w14:val="none"/>
                </w:rPr>
                <m:t>p</m:t>
              </w:ins>
            </m:r>
          </m:e>
          <m:sub>
            <m:r>
              <w:ins w:id="2955" w:author="yun qiao" w:date="2026-04-16T15:29:00Z">
                <w:rPr>
                  <w:rFonts w:ascii="Cambria Math" w:eastAsia="宋体" w:hAnsi="Cambria Math" w:cs="Times New Roman"/>
                  <w:sz w:val="28"/>
                  <w:szCs w:val="28"/>
                  <w14:ligatures w14:val="none"/>
                </w:rPr>
                <m:t>i</m:t>
              </w:ins>
            </m:r>
          </m:sub>
        </m:sSub>
      </m:oMath>
      <w:ins w:id="2956" w:author="yun qiao" w:date="2026-04-16T15:29:00Z">
        <w:r w:rsidRPr="0081762D">
          <w:rPr>
            <w:rFonts w:ascii="Times New Roman" w:eastAsia="宋体" w:hAnsi="Times New Roman" w:cs="Times New Roman"/>
            <w:sz w:val="28"/>
            <w:szCs w:val="28"/>
            <w14:ligatures w14:val="none"/>
          </w:rPr>
          <w:t>表示候选操作原语序列中的第</w:t>
        </w:r>
      </w:ins>
      <m:oMath>
        <m:r>
          <w:ins w:id="2957" w:author="yun qiao" w:date="2026-04-16T15:29:00Z">
            <w:rPr>
              <w:rFonts w:ascii="Cambria Math" w:eastAsia="宋体" w:hAnsi="Cambria Math" w:cs="Times New Roman"/>
              <w:sz w:val="28"/>
              <w:szCs w:val="28"/>
              <w14:ligatures w14:val="none"/>
            </w:rPr>
            <m:t xml:space="preserve"> i </m:t>
          </w:ins>
        </m:r>
      </m:oMath>
      <w:ins w:id="2958" w:author="yun qiao" w:date="2026-04-16T15:29:00Z">
        <w:r w:rsidRPr="0081762D">
          <w:rPr>
            <w:rFonts w:ascii="Times New Roman" w:eastAsia="宋体" w:hAnsi="Times New Roman" w:cs="Times New Roman"/>
            <w:sz w:val="28"/>
            <w:szCs w:val="28"/>
            <w14:ligatures w14:val="none"/>
          </w:rPr>
          <w:t>个操作原语，以</w:t>
        </w:r>
      </w:ins>
      <m:oMath>
        <m:sSub>
          <m:sSubPr>
            <m:ctrlPr>
              <w:ins w:id="2959" w:author="yun qiao" w:date="2026-04-16T15:29:00Z">
                <w:rPr>
                  <w:rFonts w:ascii="Cambria Math" w:eastAsia="宋体" w:hAnsi="Cambria Math" w:cs="Times New Roman"/>
                  <w:i/>
                  <w:sz w:val="28"/>
                  <w:szCs w:val="28"/>
                  <w14:ligatures w14:val="none"/>
                </w:rPr>
              </w:ins>
            </m:ctrlPr>
          </m:sSubPr>
          <m:e>
            <m:r>
              <w:ins w:id="2960" w:author="yun qiao" w:date="2026-04-16T15:29:00Z">
                <w:rPr>
                  <w:rFonts w:ascii="Cambria Math" w:eastAsia="宋体" w:hAnsi="Cambria Math" w:cs="Times New Roman"/>
                  <w:sz w:val="28"/>
                  <w:szCs w:val="28"/>
                  <w14:ligatures w14:val="none"/>
                </w:rPr>
                <m:t>o</m:t>
              </w:ins>
            </m:r>
          </m:e>
          <m:sub>
            <m:r>
              <w:ins w:id="2961" w:author="yun qiao" w:date="2026-04-16T15:29:00Z">
                <w:rPr>
                  <w:rFonts w:ascii="Cambria Math" w:eastAsia="宋体" w:hAnsi="Cambria Math" w:cs="Times New Roman"/>
                  <w:sz w:val="28"/>
                  <w:szCs w:val="28"/>
                  <w14:ligatures w14:val="none"/>
                </w:rPr>
                <m:t>j</m:t>
              </w:ins>
            </m:r>
          </m:sub>
        </m:sSub>
      </m:oMath>
      <w:ins w:id="2962" w:author="yun qiao" w:date="2026-04-16T15:29:00Z">
        <w:r w:rsidRPr="0081762D">
          <w:rPr>
            <w:rFonts w:ascii="Times New Roman" w:eastAsia="宋体" w:hAnsi="Times New Roman" w:cs="Times New Roman"/>
            <w:sz w:val="28"/>
            <w:szCs w:val="28"/>
            <w14:ligatures w14:val="none"/>
          </w:rPr>
          <w:t>表示目标平台中的候选具体算子。</w:t>
        </w:r>
      </w:ins>
      <w:r>
        <w:rPr>
          <w:rFonts w:ascii="Times New Roman" w:eastAsia="宋体" w:hAnsi="Times New Roman" w:cs="Times New Roman" w:hint="eastAsia"/>
          <w:sz w:val="28"/>
          <w:szCs w:val="28"/>
          <w14:ligatures w14:val="none"/>
        </w:rPr>
        <w:t>对于</w:t>
      </w:r>
      <w:r>
        <w:rPr>
          <w:rFonts w:ascii="Times New Roman" w:eastAsia="宋体" w:hAnsi="Times New Roman" w:cs="Times New Roman"/>
          <w:sz w:val="28"/>
          <w:szCs w:val="28"/>
          <w14:ligatures w14:val="none"/>
        </w:rPr>
        <w:t>S4</w:t>
      </w:r>
      <w:r>
        <w:rPr>
          <w:rFonts w:ascii="Times New Roman" w:eastAsia="宋体" w:hAnsi="Times New Roman" w:cs="Times New Roman" w:hint="eastAsia"/>
          <w:sz w:val="28"/>
          <w:szCs w:val="28"/>
          <w14:ligatures w14:val="none"/>
        </w:rPr>
        <w:t>输出的每条操作原语序列</w:t>
      </w:r>
      <w:r>
        <w:rPr>
          <w:rFonts w:ascii="Times New Roman" w:eastAsia="宋体" w:hAnsi="Times New Roman" w:cs="Times New Roman"/>
          <w:sz w:val="28"/>
          <w:szCs w:val="28"/>
          <w14:ligatures w14:val="none"/>
        </w:rPr>
        <w:t>{</w:t>
      </w:r>
      <m:oMath>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T</m:t>
            </m:r>
          </m:sub>
        </m:sSub>
      </m:oMath>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oMath>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，从知识图谱中检索所有与其存在映射关系的候选算子集合：</w:t>
      </w:r>
    </w:p>
    <w:p w14:paraId="45B8575E"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m:oMathPara>
        <m:oMath>
          <m:r>
            <m:rPr>
              <m:scr m:val="script"/>
            </m:rPr>
            <w:rPr>
              <w:rFonts w:ascii="Cambria Math" w:eastAsia="宋体" w:hAnsi="Cambria Math" w:cs="Times New Roman"/>
              <w:sz w:val="28"/>
              <w:szCs w:val="28"/>
              <w14:ligatures w14:val="none"/>
            </w:rPr>
            <m:t>O</m:t>
          </m:r>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r>
            <m:rPr>
              <m:lit/>
              <m:sty m:val="p"/>
            </m:rP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m:rPr>
              <m:sty m:val="p"/>
            </m:rPr>
            <w:rPr>
              <w:rFonts w:ascii="Cambria Math" w:eastAsia="宋体" w:hAnsi="Cambria Math" w:cs="Times New Roman" w:hint="eastAsia"/>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j</m:t>
              </m:r>
            </m:sub>
          </m:sSub>
          <m:r>
            <m:rPr>
              <m:sty m:val="p"/>
            </m:rPr>
            <w:rPr>
              <w:rFonts w:ascii="Cambria Math" w:eastAsia="宋体" w:hAnsi="Cambria Math" w:cs="Times New Roman" w:hint="eastAsia"/>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i</m:t>
              </m:r>
            </m:sub>
          </m:sSub>
          <m:r>
            <m:rPr>
              <m:lit/>
            </m:rPr>
            <w:rPr>
              <w:rFonts w:ascii="Cambria Math" w:eastAsia="宋体" w:hAnsi="Cambria Math" w:cs="Times New Roman"/>
              <w:sz w:val="28"/>
              <w:szCs w:val="28"/>
              <w14:ligatures w14:val="none"/>
            </w:rPr>
            <m:t>}</m:t>
          </m:r>
        </m:oMath>
      </m:oMathPara>
    </w:p>
    <w:p w14:paraId="4BFC8BBD"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对每个候选算子</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oMath>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，计算其与操作原语之间的语义匹配评分：</w:t>
      </w:r>
    </w:p>
    <w:p w14:paraId="32899C4A"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m:oMathPara>
    </w:p>
    <w:p w14:paraId="643D996C"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w:r>
        <w:rPr>
          <w:rFonts w:ascii="Times New Roman" w:eastAsia="宋体" w:hAnsi="Times New Roman" w:cs="Times New Roman" w:hint="eastAsia"/>
          <w:sz w:val="28"/>
          <w:szCs w:val="28"/>
          <w14:ligatures w14:val="none"/>
        </w:rPr>
        <w:t>表示基于语义编码模型计算的语义相似度，用于衡量候选算子与操作原语在功能描述上的一致程度。在搜索过程中，以语义匹配评分作为主要评价依据，对候选算子进行排序与筛选，从而优先保留语义一致性较高的映射路径。</w:t>
      </w:r>
    </w:p>
    <w:p w14:paraId="2A33BC92"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S52</w:t>
      </w:r>
      <w:r>
        <w:rPr>
          <w:rFonts w:ascii="Times New Roman" w:eastAsia="宋体" w:hAnsi="Times New Roman" w:cs="Times New Roman" w:hint="eastAsia"/>
          <w:sz w:val="28"/>
          <w:szCs w:val="28"/>
          <w14:ligatures w14:val="none"/>
        </w:rPr>
        <w:t>、输入输出兼容性约束。</w:t>
      </w:r>
    </w:p>
    <w:p w14:paraId="1DD5FBF1"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在算子链构建过程中，相邻算子之间需满足数据类型兼容性约束。为此，引入输入输出兼容性因子：</w:t>
      </w:r>
    </w:p>
    <w:p w14:paraId="352F0A4B" w14:textId="77777777" w:rsidR="00B95363" w:rsidRDefault="00000000">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f</m:t>
              </m:r>
            </m:e>
            <m:sub>
              <m:r>
                <m:rPr>
                  <m:sty m:val="p"/>
                </m:rPr>
                <w:rPr>
                  <w:rFonts w:ascii="Cambria Math" w:eastAsia="宋体" w:hAnsi="Cambria Math" w:cs="Times New Roman"/>
                  <w:sz w:val="28"/>
                  <w:szCs w:val="28"/>
                  <w14:ligatures w14:val="none"/>
                </w:rPr>
                <m:t>io</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d>
            <m:dPr>
              <m:begChr m:val="{"/>
              <m:endChr m:val=""/>
              <m:ctrlPr>
                <w:rPr>
                  <w:rFonts w:ascii="Cambria Math" w:eastAsia="宋体" w:hAnsi="Cambria Math" w:cs="Times New Roman"/>
                  <w:sz w:val="28"/>
                  <w:szCs w:val="28"/>
                  <w14:ligatures w14:val="none"/>
                </w:rPr>
              </m:ctrlPr>
            </m:dPr>
            <m:e>
              <m:eqArr>
                <m:eqArrPr>
                  <m:ctrlPr>
                    <w:rPr>
                      <w:rFonts w:ascii="Cambria Math" w:eastAsia="宋体" w:hAnsi="Cambria Math" w:cs="Times New Roman"/>
                      <w:sz w:val="28"/>
                      <w:szCs w:val="28"/>
                      <w14:ligatures w14:val="none"/>
                    </w:rPr>
                  </m:ctrlPr>
                </m:eqArrPr>
                <m:e>
                  <m:r>
                    <w:rPr>
                      <w:rFonts w:ascii="Cambria Math" w:eastAsia="宋体" w:hAnsi="Cambria Math" w:cs="Times New Roman"/>
                      <w:sz w:val="28"/>
                      <w:szCs w:val="28"/>
                      <w14:ligatures w14:val="none"/>
                    </w:rPr>
                    <m:t xml:space="preserve">&amp;1.0,    if  </m:t>
                  </m:r>
                  <m:r>
                    <m:rPr>
                      <m:nor/>
                    </m:rPr>
                    <w:rPr>
                      <w:rFonts w:ascii="Times New Roman" w:eastAsia="宋体" w:hAnsi="Times New Roman" w:cs="Times New Roman"/>
                      <w:i/>
                      <w:iCs/>
                      <w:sz w:val="28"/>
                      <w:szCs w:val="28"/>
                      <w14:ligatures w14:val="none"/>
                    </w:rPr>
                    <m:t>Types_out</m:t>
                  </m:r>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)∩Types_in(</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e>
                <m:e>
                  <m:r>
                    <w:rPr>
                      <w:rFonts w:ascii="Cambria Math" w:eastAsia="宋体" w:hAnsi="Cambria Math" w:cs="Times New Roman"/>
                      <w:sz w:val="28"/>
                      <w:szCs w:val="28"/>
                      <w14:ligatures w14:val="none"/>
                    </w:rPr>
                    <m:t>&amp;δ,        otherwise   &amp;&amp;   &amp;&amp;</m:t>
                  </m:r>
                </m:e>
              </m:eqArr>
            </m:e>
          </m:d>
        </m:oMath>
      </m:oMathPara>
    </w:p>
    <w:p w14:paraId="68AAAC7F"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r>
          <m:rPr>
            <m:nor/>
          </m:rPr>
          <w:rPr>
            <w:rFonts w:ascii="Times New Roman" w:eastAsia="宋体" w:hAnsi="Times New Roman" w:cs="Times New Roman"/>
            <w:sz w:val="28"/>
            <w:szCs w:val="28"/>
            <w14:ligatures w14:val="none"/>
          </w:rPr>
          <m:t>Types_out</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oMath>
      <w:r>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oMath>
      <w:r>
        <w:rPr>
          <w:rFonts w:ascii="Times New Roman" w:eastAsia="宋体" w:hAnsi="Times New Roman" w:cs="Times New Roman" w:hint="eastAsia"/>
          <w:sz w:val="28"/>
          <w:szCs w:val="28"/>
          <w14:ligatures w14:val="none"/>
        </w:rPr>
        <w:t>的输出数据类型集合，</w:t>
      </w:r>
      <m:oMath>
        <m:r>
          <m:rPr>
            <m:sty m:val="p"/>
          </m:rPr>
          <w:rPr>
            <w:rFonts w:ascii="Cambria Math" w:eastAsia="宋体" w:hAnsi="Cambria Math" w:cs="Times New Roman"/>
            <w:sz w:val="28"/>
            <w:szCs w:val="28"/>
            <w14:ligatures w14:val="none"/>
          </w:rPr>
          <m:t>Types_in</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oMath>
      <w:r>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oMath>
      <w:r>
        <w:rPr>
          <w:rFonts w:ascii="Times New Roman" w:eastAsia="宋体" w:hAnsi="Times New Roman" w:cs="Times New Roman" w:hint="eastAsia"/>
          <w:sz w:val="28"/>
          <w:szCs w:val="28"/>
          <w14:ligatures w14:val="none"/>
        </w:rPr>
        <w:t>的输入数据类型集合，所述数据类型经归一化处理后进行匹配，</w:t>
      </w:r>
      <m:oMath>
        <m:r>
          <w:rPr>
            <w:rFonts w:ascii="Cambria Math" w:eastAsia="宋体" w:hAnsi="Cambria Math" w:cs="Times New Roman"/>
            <w:sz w:val="28"/>
            <w:szCs w:val="28"/>
            <w14:ligatures w14:val="none"/>
          </w:rPr>
          <m:t>δ</m:t>
        </m:r>
      </m:oMath>
      <w:r>
        <w:rPr>
          <w:rFonts w:ascii="Times New Roman" w:eastAsia="宋体" w:hAnsi="Times New Roman" w:cs="Times New Roman" w:hint="eastAsia"/>
          <w:sz w:val="28"/>
          <w:szCs w:val="28"/>
          <w14:ligatures w14:val="none"/>
        </w:rPr>
        <w:t>为惩罚系数且</w:t>
      </w:r>
      <w:r>
        <w:rPr>
          <w:rFonts w:ascii="Times New Roman" w:eastAsia="宋体" w:hAnsi="Times New Roman" w:cs="Times New Roman"/>
          <w:sz w:val="28"/>
          <w:szCs w:val="28"/>
          <w14:ligatures w14:val="none"/>
        </w:rPr>
        <w:t xml:space="preserve"> 0 &lt;</w:t>
      </w:r>
      <w:r>
        <w:rPr>
          <w:rFonts w:ascii="Times New Roman" w:eastAsia="宋体" w:hAnsi="Times New Roman" w:cs="Times New Roman"/>
          <w:i/>
          <w:sz w:val="28"/>
          <w:szCs w:val="28"/>
          <w14:ligatures w14:val="none"/>
        </w:rPr>
        <w:t xml:space="preserve"> </w:t>
      </w:r>
      <m:oMath>
        <m:r>
          <w:rPr>
            <w:rFonts w:ascii="Cambria Math" w:eastAsia="宋体" w:hAnsi="Cambria Math" w:cs="Times New Roman"/>
            <w:sz w:val="28"/>
            <w:szCs w:val="28"/>
            <w14:ligatures w14:val="none"/>
          </w:rPr>
          <m:t>δ</m:t>
        </m:r>
      </m:oMath>
      <w:r>
        <w:rPr>
          <w:rFonts w:ascii="Times New Roman" w:eastAsia="宋体" w:hAnsi="Times New Roman" w:cs="Times New Roman"/>
          <w:sz w:val="28"/>
          <w:szCs w:val="28"/>
          <w14:ligatures w14:val="none"/>
        </w:rPr>
        <w:t xml:space="preserve"> &lt; 1</w:t>
      </w:r>
      <w:r>
        <w:rPr>
          <w:rFonts w:ascii="Times New Roman" w:eastAsia="宋体" w:hAnsi="Times New Roman" w:cs="Times New Roman" w:hint="eastAsia"/>
          <w:sz w:val="28"/>
          <w:szCs w:val="28"/>
          <w14:ligatures w14:val="none"/>
        </w:rPr>
        <w:t>；在搜索过程中，将语义评分与兼容性因子结合，更新路径评分：</w:t>
      </w:r>
    </w:p>
    <w:p w14:paraId="76A86863" w14:textId="0B574EF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m:oMathPara>
        <m:oMath>
          <m:r>
            <m:rPr>
              <m:nor/>
            </m:rPr>
            <w:rPr>
              <w:rFonts w:ascii="Times New Roman" w:eastAsia="宋体" w:hAnsi="Times New Roman" w:cs="Times New Roman"/>
              <w:sz w:val="28"/>
              <w:szCs w:val="28"/>
              <w14:ligatures w14:val="none"/>
            </w:rPr>
            <m:t>scor</m:t>
          </m:r>
          <m:sSub>
            <m:sSubPr>
              <m:ctrlPr>
                <w:rPr>
                  <w:rFonts w:ascii="Cambria Math" w:eastAsia="宋体" w:hAnsi="Cambria Math" w:cs="Times New Roman"/>
                  <w:sz w:val="28"/>
                  <w:szCs w:val="28"/>
                  <w14:ligatures w14:val="none"/>
                </w:rPr>
              </m:ctrlPr>
            </m:sSubPr>
            <m:e>
              <m:r>
                <m:rPr>
                  <m:nor/>
                </m:rPr>
                <w:rPr>
                  <w:rFonts w:ascii="Times New Roman" w:eastAsia="宋体" w:hAnsi="Times New Roman" w:cs="Times New Roman"/>
                  <w:sz w:val="28"/>
                  <w:szCs w:val="28"/>
                  <w14:ligatures w14:val="none"/>
                </w:rPr>
                <m:t>e</m:t>
              </m:r>
            </m:e>
            <m:sub>
              <m:r>
                <m:rPr>
                  <m:nor/>
                </m:rPr>
                <w:rPr>
                  <w:rFonts w:ascii="Times New Roman" w:eastAsia="宋体" w:hAnsi="Times New Roman" w:cs="Times New Roman"/>
                  <w:sz w:val="28"/>
                  <w:szCs w:val="28"/>
                  <w14:ligatures w14:val="none"/>
                </w:rPr>
                <m:t>new</m:t>
              </m:r>
            </m:sub>
          </m:sSub>
          <m:r>
            <w:rPr>
              <w:rFonts w:ascii="Cambria Math" w:eastAsia="宋体" w:hAnsi="Cambria Math" w:cs="Times New Roman"/>
              <w:sz w:val="28"/>
              <w:szCs w:val="28"/>
              <w14:ligatures w14:val="none"/>
            </w:rPr>
            <m:t>=</m:t>
          </m:r>
          <m:r>
            <m:rPr>
              <m:nor/>
            </m:rPr>
            <w:rPr>
              <w:rFonts w:ascii="Times New Roman" w:eastAsia="宋体" w:hAnsi="Times New Roman" w:cs="Times New Roman"/>
              <w:sz w:val="28"/>
              <w:szCs w:val="28"/>
              <w14:ligatures w14:val="none"/>
            </w:rPr>
            <m:t>scor</m:t>
          </m:r>
          <m:sSub>
            <m:sSubPr>
              <m:ctrlPr>
                <w:rPr>
                  <w:rFonts w:ascii="Cambria Math" w:eastAsia="宋体" w:hAnsi="Cambria Math" w:cs="Times New Roman"/>
                  <w:sz w:val="28"/>
                  <w:szCs w:val="28"/>
                  <w14:ligatures w14:val="none"/>
                </w:rPr>
              </m:ctrlPr>
            </m:sSubPr>
            <m:e>
              <m:r>
                <m:rPr>
                  <m:nor/>
                </m:rPr>
                <w:rPr>
                  <w:rFonts w:ascii="Times New Roman" w:eastAsia="宋体" w:hAnsi="Times New Roman" w:cs="Times New Roman"/>
                  <w:sz w:val="28"/>
                  <w:szCs w:val="28"/>
                  <w14:ligatures w14:val="none"/>
                </w:rPr>
                <m:t>e</m:t>
              </m:r>
            </m:e>
            <m:sub>
              <m:r>
                <m:rPr>
                  <m:nor/>
                </m:rPr>
                <w:rPr>
                  <w:rFonts w:ascii="Times New Roman" w:eastAsia="宋体" w:hAnsi="Times New Roman" w:cs="Times New Roman"/>
                  <w:sz w:val="28"/>
                  <w:szCs w:val="28"/>
                  <w14:ligatures w14:val="none"/>
                </w:rPr>
                <m:t>acc</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m:rPr>
              <m:sty m:val="p"/>
            </m:rPr>
            <w:rPr>
              <w:rFonts w:ascii="Cambria Math" w:eastAsia="宋体" w:hAnsi="Cambria Math" w:cs="Times New Roman"/>
              <w:sz w:val="28"/>
              <w:szCs w:val="28"/>
              <w14:ligatures w14:val="none"/>
            </w:rPr>
            <m:t>⋅</m:t>
          </m:r>
          <m:sSub>
            <m:sSubPr>
              <m:ctrlPr>
                <w:ins w:id="2963" w:author="yun qiao" w:date="2026-04-16T15:30:00Z">
                  <w:rPr>
                    <w:rFonts w:ascii="Cambria Math" w:eastAsia="宋体" w:hAnsi="Cambria Math" w:cs="Times New Roman"/>
                    <w:sz w:val="28"/>
                    <w:szCs w:val="28"/>
                    <w14:ligatures w14:val="none"/>
                  </w:rPr>
                </w:ins>
              </m:ctrlPr>
            </m:sSubPr>
            <m:e>
              <m:r>
                <w:ins w:id="2964" w:author="yun qiao" w:date="2026-04-16T15:30:00Z">
                  <w:rPr>
                    <w:rFonts w:ascii="Cambria Math" w:eastAsia="宋体" w:hAnsi="Cambria Math" w:cs="Times New Roman"/>
                    <w:sz w:val="28"/>
                    <w:szCs w:val="28"/>
                    <w14:ligatures w14:val="none"/>
                  </w:rPr>
                  <m:t>f</m:t>
                </w:ins>
              </m:r>
            </m:e>
            <m:sub>
              <m:r>
                <w:ins w:id="2965" w:author="yun qiao" w:date="2026-04-16T15:30:00Z">
                  <m:rPr>
                    <m:sty m:val="p"/>
                  </m:rPr>
                  <w:rPr>
                    <w:rFonts w:ascii="Cambria Math" w:eastAsia="宋体" w:hAnsi="Cambria Math" w:cs="Times New Roman"/>
                    <w:sz w:val="28"/>
                    <w:szCs w:val="28"/>
                    <w14:ligatures w14:val="none"/>
                  </w:rPr>
                  <m:t>io</m:t>
                </w:ins>
              </m:r>
            </m:sub>
          </m:sSub>
          <m:r>
            <w:ins w:id="2966" w:author="yun qiao" w:date="2026-04-16T15:30:00Z">
              <w:rPr>
                <w:rFonts w:ascii="Cambria Math" w:eastAsia="宋体" w:hAnsi="Cambria Math" w:cs="Times New Roman"/>
                <w:sz w:val="28"/>
                <w:szCs w:val="28"/>
                <w14:ligatures w14:val="none"/>
              </w:rPr>
              <m:t>(</m:t>
            </w:ins>
          </m:r>
          <m:sSub>
            <m:sSubPr>
              <m:ctrlPr>
                <w:ins w:id="2967" w:author="yun qiao" w:date="2026-04-16T15:30:00Z">
                  <w:rPr>
                    <w:rFonts w:ascii="Cambria Math" w:eastAsia="宋体" w:hAnsi="Cambria Math" w:cs="Times New Roman"/>
                    <w:sz w:val="28"/>
                    <w:szCs w:val="28"/>
                    <w14:ligatures w14:val="none"/>
                  </w:rPr>
                </w:ins>
              </m:ctrlPr>
            </m:sSubPr>
            <m:e>
              <m:r>
                <w:ins w:id="2968" w:author="yun qiao" w:date="2026-04-16T15:30:00Z">
                  <w:rPr>
                    <w:rFonts w:ascii="Cambria Math" w:eastAsia="宋体" w:hAnsi="Cambria Math" w:cs="Times New Roman"/>
                    <w:sz w:val="28"/>
                    <w:szCs w:val="28"/>
                    <w14:ligatures w14:val="none"/>
                  </w:rPr>
                  <m:t>o</m:t>
                </w:ins>
              </m:r>
            </m:e>
            <m:sub>
              <m:r>
                <w:ins w:id="2969" w:author="yun qiao" w:date="2026-04-16T15:30:00Z">
                  <w:rPr>
                    <w:rFonts w:ascii="Cambria Math" w:eastAsia="宋体" w:hAnsi="Cambria Math" w:cs="Times New Roman"/>
                    <w:sz w:val="28"/>
                    <w:szCs w:val="28"/>
                    <w14:ligatures w14:val="none"/>
                  </w:rPr>
                  <m:t>i</m:t>
                </w:ins>
              </m:r>
            </m:sub>
          </m:sSub>
          <m:r>
            <w:ins w:id="2970" w:author="yun qiao" w:date="2026-04-16T15:30:00Z">
              <w:rPr>
                <w:rFonts w:ascii="Cambria Math" w:eastAsia="宋体" w:hAnsi="Cambria Math" w:cs="Times New Roman"/>
                <w:sz w:val="28"/>
                <w:szCs w:val="28"/>
                <w14:ligatures w14:val="none"/>
              </w:rPr>
              <m:t>,</m:t>
            </w:ins>
          </m:r>
          <m:sSub>
            <m:sSubPr>
              <m:ctrlPr>
                <w:ins w:id="2971" w:author="yun qiao" w:date="2026-04-16T15:30:00Z">
                  <w:rPr>
                    <w:rFonts w:ascii="Cambria Math" w:eastAsia="宋体" w:hAnsi="Cambria Math" w:cs="Times New Roman"/>
                    <w:sz w:val="28"/>
                    <w:szCs w:val="28"/>
                    <w14:ligatures w14:val="none"/>
                  </w:rPr>
                </w:ins>
              </m:ctrlPr>
            </m:sSubPr>
            <m:e>
              <m:r>
                <w:ins w:id="2972" w:author="yun qiao" w:date="2026-04-16T15:30:00Z">
                  <w:rPr>
                    <w:rFonts w:ascii="Cambria Math" w:eastAsia="宋体" w:hAnsi="Cambria Math" w:cs="Times New Roman"/>
                    <w:sz w:val="28"/>
                    <w:szCs w:val="28"/>
                    <w14:ligatures w14:val="none"/>
                  </w:rPr>
                  <m:t>o</m:t>
                </w:ins>
              </m:r>
            </m:e>
            <m:sub>
              <m:r>
                <w:ins w:id="2973" w:author="yun qiao" w:date="2026-04-16T15:30:00Z">
                  <w:rPr>
                    <w:rFonts w:ascii="Cambria Math" w:eastAsia="宋体" w:hAnsi="Cambria Math" w:cs="Times New Roman"/>
                    <w:sz w:val="28"/>
                    <w:szCs w:val="28"/>
                    <w14:ligatures w14:val="none"/>
                  </w:rPr>
                  <m:t>i+1</m:t>
                </w:ins>
              </m:r>
            </m:sub>
          </m:sSub>
          <m:r>
            <w:ins w:id="2974" w:author="yun qiao" w:date="2026-04-16T15:30:00Z">
              <w:rPr>
                <w:rFonts w:ascii="Cambria Math" w:eastAsia="宋体" w:hAnsi="Cambria Math" w:cs="Times New Roman"/>
                <w:sz w:val="28"/>
                <w:szCs w:val="28"/>
                <w14:ligatures w14:val="none"/>
              </w:rPr>
              <m:t>)</m:t>
            </w:ins>
          </m:r>
          <m:sSub>
            <m:sSubPr>
              <m:ctrlPr>
                <w:del w:id="2975" w:author="yun qiao" w:date="2026-04-16T15:30:00Z">
                  <w:rPr>
                    <w:rFonts w:ascii="Cambria Math" w:eastAsia="宋体" w:hAnsi="Cambria Math" w:cs="Times New Roman"/>
                    <w:i/>
                    <w:sz w:val="28"/>
                    <w:szCs w:val="28"/>
                    <w14:ligatures w14:val="none"/>
                  </w:rPr>
                </w:del>
              </m:ctrlPr>
            </m:sSubPr>
            <m:e>
              <m:r>
                <w:del w:id="2976" w:author="yun qiao" w:date="2026-04-16T15:30:00Z">
                  <w:rPr>
                    <w:rFonts w:ascii="Cambria Math" w:eastAsia="宋体" w:hAnsi="Cambria Math" w:cs="Times New Roman"/>
                    <w:sz w:val="28"/>
                    <w:szCs w:val="28"/>
                    <w14:ligatures w14:val="none"/>
                  </w:rPr>
                  <m:t>f</m:t>
                </w:del>
              </m:r>
              <m:ctrlPr>
                <w:del w:id="2977" w:author="yun qiao" w:date="2026-04-16T15:30:00Z">
                  <w:rPr>
                    <w:rFonts w:ascii="Cambria Math" w:eastAsia="宋体" w:hAnsi="Cambria Math" w:cs="Times New Roman"/>
                    <w:sz w:val="28"/>
                    <w:szCs w:val="28"/>
                    <w14:ligatures w14:val="none"/>
                  </w:rPr>
                </w:del>
              </m:ctrlPr>
            </m:e>
            <m:sub>
              <m:r>
                <w:del w:id="2978" w:author="yun qiao" w:date="2026-04-16T15:30:00Z">
                  <w:rPr>
                    <w:rFonts w:ascii="Cambria Math" w:eastAsia="宋体" w:hAnsi="Cambria Math" w:cs="Times New Roman"/>
                    <w:sz w:val="28"/>
                    <w:szCs w:val="28"/>
                    <w14:ligatures w14:val="none"/>
                  </w:rPr>
                  <m:t>io</m:t>
                </w:del>
              </m:r>
            </m:sub>
          </m:sSub>
        </m:oMath>
      </m:oMathPara>
    </w:p>
    <w:p w14:paraId="3DDFCB00"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r>
          <m:rPr>
            <m:nor/>
          </m:rPr>
          <w:rPr>
            <w:rFonts w:ascii="Times New Roman" w:eastAsia="宋体" w:hAnsi="Times New Roman" w:cs="Times New Roman"/>
            <w:sz w:val="28"/>
            <w:szCs w:val="28"/>
            <w14:ligatures w14:val="none"/>
          </w:rPr>
          <m:t>scor</m:t>
        </m:r>
        <m:sSub>
          <m:sSubPr>
            <m:ctrlPr>
              <w:rPr>
                <w:rFonts w:ascii="Cambria Math" w:eastAsia="宋体" w:hAnsi="Cambria Math" w:cs="Times New Roman"/>
                <w:sz w:val="28"/>
                <w:szCs w:val="28"/>
                <w14:ligatures w14:val="none"/>
              </w:rPr>
            </m:ctrlPr>
          </m:sSubPr>
          <m:e>
            <m:r>
              <m:rPr>
                <m:nor/>
              </m:rPr>
              <w:rPr>
                <w:rFonts w:ascii="Times New Roman" w:eastAsia="宋体" w:hAnsi="Times New Roman" w:cs="Times New Roman"/>
                <w:sz w:val="28"/>
                <w:szCs w:val="28"/>
                <w14:ligatures w14:val="none"/>
              </w:rPr>
              <m:t>e</m:t>
            </m:r>
          </m:e>
          <m:sub>
            <m:r>
              <m:rPr>
                <m:nor/>
              </m:rPr>
              <w:rPr>
                <w:rFonts w:ascii="Times New Roman" w:eastAsia="宋体" w:hAnsi="Times New Roman" w:cs="Times New Roman"/>
                <w:sz w:val="28"/>
                <w:szCs w:val="28"/>
                <w14:ligatures w14:val="none"/>
              </w:rPr>
              <m:t>acc</m:t>
            </m:r>
          </m:sub>
        </m:sSub>
      </m:oMath>
      <w:r>
        <w:rPr>
          <w:rFonts w:ascii="Times New Roman" w:eastAsia="宋体" w:hAnsi="Times New Roman" w:cs="Times New Roman" w:hint="eastAsia"/>
          <w:sz w:val="28"/>
          <w:szCs w:val="28"/>
          <w14:ligatures w14:val="none"/>
        </w:rPr>
        <w:t>为当前</w:t>
      </w:r>
      <w:r>
        <w:rPr>
          <w:rFonts w:ascii="Times New Roman" w:eastAsia="宋体" w:hAnsi="Times New Roman" w:cs="Times New Roman" w:hint="eastAsia"/>
          <w:sz w:val="28"/>
          <w:szCs w:val="28"/>
          <w14:ligatures w14:val="none"/>
        </w:rPr>
        <w:t>beam</w:t>
      </w:r>
      <w:r>
        <w:rPr>
          <w:rFonts w:ascii="Times New Roman" w:eastAsia="宋体" w:hAnsi="Times New Roman" w:cs="Times New Roman" w:hint="eastAsia"/>
          <w:sz w:val="28"/>
          <w:szCs w:val="28"/>
          <w14:ligatures w14:val="none"/>
        </w:rPr>
        <w:t>路径的累积分数。在每步扩展完成后，系统保留得分最高的</w:t>
      </w:r>
      <w:r>
        <w:rPr>
          <w:rFonts w:ascii="Times New Roman" w:eastAsia="宋体" w:hAnsi="Times New Roman" w:cs="Times New Roman" w:hint="eastAsia"/>
          <w:sz w:val="28"/>
          <w:szCs w:val="28"/>
          <w14:ligatures w14:val="none"/>
        </w:rPr>
        <w:t>Top-K</w:t>
      </w:r>
      <w:r>
        <w:rPr>
          <w:rFonts w:ascii="Times New Roman" w:eastAsia="宋体" w:hAnsi="Times New Roman" w:cs="Times New Roman" w:hint="eastAsia"/>
          <w:sz w:val="28"/>
          <w:szCs w:val="28"/>
          <w14:ligatures w14:val="none"/>
        </w:rPr>
        <w:t>条</w:t>
      </w:r>
      <w:r>
        <w:rPr>
          <w:rFonts w:ascii="Times New Roman" w:eastAsia="宋体" w:hAnsi="Times New Roman" w:cs="Times New Roman" w:hint="eastAsia"/>
          <w:sz w:val="28"/>
          <w:szCs w:val="28"/>
          <w14:ligatures w14:val="none"/>
        </w:rPr>
        <w:t>beam</w:t>
      </w:r>
      <w:r>
        <w:rPr>
          <w:rFonts w:ascii="Times New Roman" w:eastAsia="宋体" w:hAnsi="Times New Roman" w:cs="Times New Roman" w:hint="eastAsia"/>
          <w:sz w:val="28"/>
          <w:szCs w:val="28"/>
          <w14:ligatures w14:val="none"/>
        </w:rPr>
        <w:t>路径继续下一步扩展，直至</w:t>
      </w:r>
      <w:r>
        <w:rPr>
          <w:rFonts w:ascii="Times New Roman" w:eastAsia="宋体" w:hAnsi="Times New Roman" w:cs="Times New Roman" w:hint="eastAsia"/>
          <w:sz w:val="28"/>
          <w:szCs w:val="28"/>
          <w14:ligatures w14:val="none"/>
        </w:rPr>
        <w:t>L3</w:t>
      </w:r>
      <w:r>
        <w:rPr>
          <w:rFonts w:ascii="Times New Roman" w:eastAsia="宋体" w:hAnsi="Times New Roman" w:cs="Times New Roman" w:hint="eastAsia"/>
          <w:sz w:val="28"/>
          <w:szCs w:val="28"/>
          <w14:ligatures w14:val="none"/>
        </w:rPr>
        <w:t>序列的所有步骤映射完成。</w:t>
      </w:r>
    </w:p>
    <w:p w14:paraId="35B99F84"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lastRenderedPageBreak/>
        <w:t>S53</w:t>
      </w:r>
      <w:r>
        <w:rPr>
          <w:rFonts w:ascii="Times New Roman" w:eastAsia="宋体" w:hAnsi="Times New Roman" w:cs="Times New Roman" w:hint="eastAsia"/>
          <w:sz w:val="28"/>
          <w:szCs w:val="28"/>
          <w14:ligatures w14:val="none"/>
        </w:rPr>
        <w:t>、语义扩展映射机制。</w:t>
      </w:r>
    </w:p>
    <w:p w14:paraId="2D29670B"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当某一操作原语在知识图谱中不存在直接映射关系时，采用基于语义相似度的扩展检索机制，从全体算子集合中检索语义相近的候选算子：</w:t>
      </w:r>
    </w:p>
    <w:p w14:paraId="2862CD8A" w14:textId="77777777" w:rsidR="00B95363" w:rsidRDefault="00000000">
      <w:pPr>
        <w:widowControl/>
        <w:spacing w:before="100" w:after="0" w:line="480" w:lineRule="exact"/>
        <w:ind w:firstLineChars="202" w:firstLine="566"/>
        <w:jc w:val="both"/>
        <w:rPr>
          <w:rFonts w:ascii="Cambria Math" w:eastAsia="宋体" w:hAnsi="Cambria Math" w:cs="Times New Roman"/>
          <w:sz w:val="28"/>
          <w:szCs w:val="28"/>
          <w14:ligatures w14:val="none"/>
        </w:rPr>
      </w:pPr>
      <m:oMathPara>
        <m:oMath>
          <m:sSup>
            <m:sSupPr>
              <m:ctrlPr>
                <w:rPr>
                  <w:rFonts w:ascii="Cambria Math" w:eastAsia="宋体" w:hAnsi="Cambria Math" w:cs="Times New Roman"/>
                  <w:i/>
                  <w:sz w:val="28"/>
                  <w:szCs w:val="28"/>
                  <w14:ligatures w14:val="none"/>
                </w:rPr>
              </m:ctrlPr>
            </m:sSupPr>
            <m:e>
              <m:r>
                <m:rPr>
                  <m:scr m:val="script"/>
                </m:rPr>
                <w:rPr>
                  <w:rFonts w:ascii="Cambria Math" w:eastAsia="宋体" w:hAnsi="Cambria Math" w:cs="Times New Roman"/>
                  <w:sz w:val="28"/>
                  <w:szCs w:val="28"/>
                  <w14:ligatures w14:val="none"/>
                </w:rPr>
                <m:t>O</m:t>
              </m:r>
            </m:e>
            <m:sup>
              <m:r>
                <w:rPr>
                  <w:rFonts w:ascii="Cambria Math" w:eastAsia="宋体" w:hAnsi="Cambria Math" w:cs="Times New Roman"/>
                  <w:sz w:val="28"/>
                  <w:szCs w:val="28"/>
                  <w14:ligatures w14:val="none"/>
                </w:rPr>
                <m:t>'</m:t>
              </m:r>
            </m:sup>
          </m:sSup>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r>
            <m:rPr>
              <m:lit/>
              <m:sty m:val="p"/>
            </m:rP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m:rPr>
              <m:sty m:val="p"/>
            </m:rPr>
            <w:rPr>
              <w:rFonts w:ascii="Cambria Math" w:eastAsia="宋体" w:hAnsi="Cambria Math" w:cs="Times New Roman"/>
              <w:sz w:val="28"/>
              <w:szCs w:val="28"/>
              <w14:ligatures w14:val="none"/>
            </w:rPr>
            <m:t>≥τ</m:t>
          </m:r>
          <m:r>
            <m:rPr>
              <m:lit/>
            </m:rPr>
            <w:rPr>
              <w:rFonts w:ascii="Cambria Math" w:eastAsia="宋体" w:hAnsi="Cambria Math" w:cs="Times New Roman"/>
              <w:sz w:val="28"/>
              <w:szCs w:val="28"/>
              <w14:ligatures w14:val="none"/>
            </w:rPr>
            <m:t>}</m:t>
          </m:r>
        </m:oMath>
      </m:oMathPara>
    </w:p>
    <w:p w14:paraId="2299028A" w14:textId="10549F46" w:rsidR="00B95363" w:rsidRDefault="00000000">
      <w:pPr>
        <w:widowControl/>
        <w:spacing w:before="100" w:after="0" w:line="480" w:lineRule="exact"/>
        <w:ind w:firstLineChars="202" w:firstLine="566"/>
        <w:jc w:val="both"/>
        <w:rPr>
          <w:ins w:id="2979" w:author="yun qiao" w:date="2026-04-09T15:37:00Z"/>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r>
          <w:rPr>
            <w:rFonts w:ascii="Cambria Math" w:eastAsia="宋体" w:hAnsi="Cambria Math" w:cs="Times New Roman"/>
            <w:sz w:val="28"/>
            <w:szCs w:val="28"/>
            <w14:ligatures w14:val="none"/>
          </w:rPr>
          <m:t>τ</m:t>
        </m:r>
      </m:oMath>
      <w:r>
        <w:rPr>
          <w:rFonts w:ascii="Times New Roman" w:eastAsia="宋体" w:hAnsi="Times New Roman" w:cs="Times New Roman" w:hint="eastAsia"/>
          <w:sz w:val="28"/>
          <w:szCs w:val="28"/>
          <w14:ligatures w14:val="none"/>
        </w:rPr>
        <w:t>为语义相似度阈值。该机制用于弥补知识图谱映射覆盖不足的问题，使系统能够在缺失显式映射关系时仍具备候选算子发现能力。</w:t>
      </w:r>
      <w:del w:id="2980" w:author="yun qiao" w:date="2026-04-16T15:30:00Z">
        <w:r w:rsidDel="00EF1B50">
          <w:rPr>
            <w:rFonts w:ascii="Times New Roman" w:eastAsia="宋体" w:hAnsi="Times New Roman" w:cs="Times New Roman" w:hint="eastAsia"/>
            <w:sz w:val="28"/>
            <w:szCs w:val="28"/>
            <w14:ligatures w14:val="none"/>
          </w:rPr>
          <w:delText>当某一操作原语既无显式映射，也无满足阈值的语义扩展候选时，引入类型化占位符节点作为替代表示，以维持链结构的完整性，但对其整体评分施加惩罚。</w:delText>
        </w:r>
      </w:del>
      <w:ins w:id="2981" w:author="yun qiao" w:date="2026-04-09T15:36:00Z">
        <w:r>
          <w:rPr>
            <w:rFonts w:ascii="Times New Roman" w:eastAsia="宋体" w:hAnsi="Times New Roman" w:cs="Times New Roman"/>
            <w:sz w:val="28"/>
            <w:szCs w:val="28"/>
            <w14:ligatures w14:val="none"/>
          </w:rPr>
          <w:t>在完成每一步映射后统计当前候选路径中已成功映射至目标平台具体算子的操作原语数量，并结合预设关键位置的映射情况计算映射覆盖度</w:t>
        </w:r>
        <w:r>
          <w:rPr>
            <w:rFonts w:ascii="Times New Roman" w:eastAsia="宋体" w:hAnsi="Times New Roman" w:cs="Times New Roman" w:hint="eastAsia"/>
            <w:sz w:val="28"/>
            <w:szCs w:val="28"/>
            <w14:ligatures w14:val="none"/>
          </w:rPr>
          <w:t>：</w:t>
        </w:r>
      </w:ins>
    </w:p>
    <w:p w14:paraId="68140BA9" w14:textId="77777777" w:rsidR="00B95363" w:rsidRDefault="00000000">
      <w:pPr>
        <w:widowControl/>
        <w:spacing w:before="100" w:after="0" w:line="360" w:lineRule="auto"/>
        <w:ind w:firstLineChars="202" w:firstLine="566"/>
        <w:jc w:val="both"/>
        <w:rPr>
          <w:ins w:id="2982" w:author="yun qiao" w:date="2026-04-09T15:45:00Z"/>
          <w:rFonts w:ascii="Times New Roman" w:eastAsia="宋体" w:hAnsi="Times New Roman" w:cs="Times New Roman"/>
          <w:sz w:val="28"/>
          <w:szCs w:val="28"/>
          <w14:ligatures w14:val="none"/>
        </w:rPr>
      </w:pPr>
      <m:oMathPara>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R</m:t>
              </m:r>
            </m:e>
            <m:sub>
              <m:r>
                <m:rPr>
                  <m:nor/>
                </m:rPr>
                <w:rPr>
                  <w:rFonts w:ascii="Cambria Math" w:eastAsia="宋体" w:hAnsi="Cambria Math" w:cs="Times New Roman"/>
                  <w:sz w:val="28"/>
                  <w:szCs w:val="28"/>
                  <w14:ligatures w14:val="none"/>
                </w:rPr>
                <m:t>cover</m:t>
              </m:r>
            </m:sub>
          </m:sSub>
          <m:r>
            <w:rPr>
              <w:rFonts w:ascii="Cambria Math" w:eastAsia="宋体" w:hAnsi="Cambria Math" w:cs="Times New Roman"/>
              <w:sz w:val="28"/>
              <w:szCs w:val="28"/>
              <w14:ligatures w14:val="none"/>
            </w:rPr>
            <m:t>=</m:t>
          </m:r>
          <m:f>
            <m:fPr>
              <m:ctrlPr>
                <w:rPr>
                  <w:rFonts w:ascii="Cambria Math" w:eastAsia="宋体" w:hAnsi="Cambria Math" w:cs="Times New Roman"/>
                  <w:sz w:val="28"/>
                  <w:szCs w:val="28"/>
                  <w14:ligatures w14:val="none"/>
                </w:rPr>
              </m:ctrlPr>
            </m:fPr>
            <m:num>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N</m:t>
                  </m:r>
                  <m:ctrlPr>
                    <w:rPr>
                      <w:rFonts w:ascii="Cambria Math" w:eastAsia="宋体" w:hAnsi="Cambria Math" w:cs="Times New Roman"/>
                      <w:sz w:val="28"/>
                      <w:szCs w:val="28"/>
                      <w14:ligatures w14:val="none"/>
                    </w:rPr>
                  </m:ctrlPr>
                </m:e>
                <m:sub>
                  <m:r>
                    <m:rPr>
                      <m:nor/>
                    </m:rPr>
                    <w:rPr>
                      <w:rFonts w:ascii="Cambria Math" w:eastAsia="宋体" w:hAnsi="Cambria Math" w:cs="Times New Roman"/>
                      <w:sz w:val="28"/>
                      <w:szCs w:val="28"/>
                      <w14:ligatures w14:val="none"/>
                    </w:rPr>
                    <m:t>map</m:t>
                  </m:r>
                </m:sub>
              </m:sSub>
            </m:num>
            <m:den>
              <m:r>
                <w:rPr>
                  <w:rFonts w:ascii="Cambria Math" w:eastAsia="宋体" w:hAnsi="Cambria Math" w:cs="Times New Roman"/>
                  <w:sz w:val="28"/>
                  <w:szCs w:val="28"/>
                  <w14:ligatures w14:val="none"/>
                </w:rPr>
                <m:t>T</m:t>
              </m:r>
            </m:den>
          </m:f>
        </m:oMath>
      </m:oMathPara>
    </w:p>
    <w:p w14:paraId="7173F7FA" w14:textId="6A52BF2F"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ins w:id="2983" w:author="yun qiao" w:date="2026-04-09T15:36:00Z">
        <w:r>
          <w:rPr>
            <w:rFonts w:ascii="Times New Roman" w:eastAsia="宋体" w:hAnsi="Times New Roman" w:cs="Times New Roman" w:hint="eastAsia"/>
            <w:sz w:val="28"/>
            <w:szCs w:val="28"/>
            <w14:ligatures w14:val="none"/>
          </w:rPr>
          <w:t>其中，</w:t>
        </w:r>
        <w:r>
          <w:rPr>
            <w:rFonts w:ascii="Times New Roman" w:eastAsia="宋体" w:hAnsi="Times New Roman" w:cs="Times New Roman"/>
            <w:sz w:val="28"/>
            <w:szCs w:val="28"/>
            <w14:ligatures w14:val="none"/>
          </w:rPr>
          <w:t>候选操作原语序列长度为</w:t>
        </w:r>
        <w:r>
          <w:rPr>
            <w:rFonts w:ascii="Times New Roman" w:eastAsia="宋体" w:hAnsi="Times New Roman" w:cs="Times New Roman"/>
            <w:sz w:val="28"/>
            <w:szCs w:val="28"/>
            <w14:ligatures w14:val="none"/>
          </w:rPr>
          <w:t>T</w:t>
        </w:r>
        <w:r>
          <w:rPr>
            <w:rFonts w:ascii="Times New Roman" w:eastAsia="宋体" w:hAnsi="Times New Roman" w:cs="Times New Roman"/>
            <w:sz w:val="28"/>
            <w:szCs w:val="28"/>
            <w14:ligatures w14:val="none"/>
          </w:rPr>
          <w:t>，成功映射的操作原语数量为</w:t>
        </w:r>
      </w:ins>
      <m:oMath>
        <m:sSub>
          <m:sSubPr>
            <m:ctrlPr>
              <w:ins w:id="2984" w:author="yun qiao" w:date="2026-04-09T15:46:00Z">
                <w:rPr>
                  <w:rFonts w:ascii="Cambria Math" w:eastAsia="宋体" w:hAnsi="Cambria Math" w:cs="Times New Roman"/>
                  <w:i/>
                  <w:sz w:val="28"/>
                  <w:szCs w:val="28"/>
                  <w14:ligatures w14:val="none"/>
                </w:rPr>
              </w:ins>
            </m:ctrlPr>
          </m:sSubPr>
          <m:e>
            <m:r>
              <w:ins w:id="2985" w:author="yun qiao" w:date="2026-04-09T15:46:00Z">
                <w:rPr>
                  <w:rFonts w:ascii="Cambria Math" w:eastAsia="宋体" w:hAnsi="Cambria Math" w:cs="Times New Roman"/>
                  <w:sz w:val="28"/>
                  <w:szCs w:val="28"/>
                  <w14:ligatures w14:val="none"/>
                </w:rPr>
                <m:t>N</m:t>
              </w:ins>
            </m:r>
            <m:ctrlPr>
              <w:ins w:id="2986" w:author="yun qiao" w:date="2026-04-09T15:46:00Z">
                <w:rPr>
                  <w:rFonts w:ascii="Cambria Math" w:eastAsia="宋体" w:hAnsi="Cambria Math" w:cs="Times New Roman"/>
                  <w:sz w:val="28"/>
                  <w:szCs w:val="28"/>
                  <w14:ligatures w14:val="none"/>
                </w:rPr>
              </w:ins>
            </m:ctrlPr>
          </m:e>
          <m:sub>
            <m:r>
              <w:ins w:id="2987" w:author="yun qiao" w:date="2026-04-09T15:46:00Z">
                <m:rPr>
                  <m:nor/>
                </m:rPr>
                <w:rPr>
                  <w:rFonts w:ascii="Cambria Math" w:eastAsia="宋体" w:hAnsi="Cambria Math" w:cs="Times New Roman"/>
                  <w:sz w:val="28"/>
                  <w:szCs w:val="28"/>
                  <w14:ligatures w14:val="none"/>
                </w:rPr>
                <m:t>map</m:t>
              </w:ins>
            </m:r>
          </m:sub>
        </m:sSub>
      </m:oMath>
      <w:ins w:id="2988" w:author="yun qiao" w:date="2026-04-09T15:36:00Z">
        <w:r>
          <w:rPr>
            <w:rFonts w:ascii="Times New Roman" w:eastAsia="宋体" w:hAnsi="Times New Roman" w:cs="Times New Roman" w:hint="eastAsia"/>
            <w:sz w:val="28"/>
            <w:szCs w:val="28"/>
            <w14:ligatures w14:val="none"/>
          </w:rPr>
          <w:t>；</w:t>
        </w:r>
      </w:ins>
      <w:ins w:id="2989" w:author="yun qiao" w:date="2026-04-16T15:30:00Z">
        <w:r w:rsidR="00EF1B50" w:rsidRPr="0081762D">
          <w:rPr>
            <w:rFonts w:ascii="Times New Roman" w:eastAsia="宋体" w:hAnsi="Times New Roman" w:cs="Times New Roman" w:hint="eastAsia"/>
            <w:sz w:val="28"/>
            <w:szCs w:val="28"/>
            <w14:ligatures w14:val="none"/>
          </w:rPr>
          <w:t>若所述映射覆盖度低于预设阈值，或关键位置操作原语未映射成功，则记录对应位置的映射缺失信息，以供后续评估与修复阶段使用</w:t>
        </w:r>
      </w:ins>
      <w:ins w:id="2990" w:author="yun qiao" w:date="2026-04-09T15:36:00Z">
        <w:r>
          <w:rPr>
            <w:rFonts w:ascii="Times New Roman" w:eastAsia="宋体" w:hAnsi="Times New Roman" w:cs="Times New Roman"/>
            <w:sz w:val="28"/>
            <w:szCs w:val="28"/>
            <w14:ligatures w14:val="none"/>
          </w:rPr>
          <w:t>；当既不存在显式映射关系，也不存在满足语义扩展条件的候选算子时，引入带有功能类别标签的占位符节点，以维持链结构完整性并记录映射缺失信息。</w:t>
        </w:r>
      </w:ins>
    </w:p>
    <w:p w14:paraId="08FD31A7"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S54</w:t>
      </w:r>
      <w:r>
        <w:rPr>
          <w:rFonts w:ascii="Times New Roman" w:eastAsia="宋体" w:hAnsi="Times New Roman" w:cs="Times New Roman" w:hint="eastAsia"/>
          <w:sz w:val="28"/>
          <w:szCs w:val="28"/>
          <w14:ligatures w14:val="none"/>
        </w:rPr>
        <w:t>、候选算子链生成与评分。</w:t>
      </w:r>
    </w:p>
    <w:p w14:paraId="746682A5" w14:textId="19C0EB4B"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在完成逐步映射后，对每条候选算子链进行整体评分</w:t>
      </w:r>
      <w:ins w:id="2991" w:author="yun qiao" w:date="2026-04-09T15:39:00Z">
        <w:r>
          <w:rPr>
            <w:rFonts w:ascii="Times New Roman" w:eastAsia="宋体" w:hAnsi="Times New Roman" w:cs="Times New Roman" w:hint="eastAsia"/>
            <w:sz w:val="28"/>
            <w:szCs w:val="28"/>
            <w14:ligatures w14:val="none"/>
          </w:rPr>
          <w:t>，</w:t>
        </w:r>
      </w:ins>
      <w:ins w:id="2992" w:author="yun qiao" w:date="2026-04-16T15:32:00Z">
        <w:r w:rsidR="00EF1B50">
          <w:rPr>
            <w:rFonts w:ascii="Times New Roman" w:eastAsia="宋体" w:hAnsi="Times New Roman" w:cs="Times New Roman" w:hint="eastAsia"/>
            <w:sz w:val="28"/>
            <w:szCs w:val="28"/>
            <w14:ligatures w14:val="none"/>
          </w:rPr>
          <w:t>并</w:t>
        </w:r>
      </w:ins>
      <w:ins w:id="2993" w:author="yun qiao" w:date="2026-04-09T15:39:00Z">
        <w:r>
          <w:rPr>
            <w:rFonts w:ascii="Times New Roman" w:eastAsia="宋体" w:hAnsi="Times New Roman" w:cs="Times New Roman"/>
            <w:sz w:val="28"/>
            <w:szCs w:val="28"/>
            <w14:ligatures w14:val="none"/>
          </w:rPr>
          <w:t>将所述映射覆盖度作为独立评分因子或筛选阈值，以优先保留映射完整度较高的候选链。</w:t>
        </w:r>
      </w:ins>
      <w:r>
        <w:rPr>
          <w:rFonts w:ascii="Times New Roman" w:eastAsia="宋体" w:hAnsi="Times New Roman" w:cs="Times New Roman" w:hint="eastAsia"/>
          <w:sz w:val="28"/>
          <w:szCs w:val="28"/>
          <w14:ligatures w14:val="none"/>
        </w:rPr>
        <w:t>设候选链为</w:t>
      </w:r>
      <w:r>
        <w:rPr>
          <w:rFonts w:ascii="Times New Roman" w:eastAsia="宋体" w:hAnsi="Times New Roman" w:cs="Times New Roman"/>
          <w:sz w:val="28"/>
          <w:szCs w:val="28"/>
          <w14:ligatures w14:val="none"/>
        </w:rPr>
        <w:t>{</w:t>
      </w:r>
      <m:oMath>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T</m:t>
            </m:r>
          </m:sub>
        </m:sSub>
      </m:oMath>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，其综合评分定义为：</w:t>
      </w:r>
    </w:p>
    <w:p w14:paraId="1BAEEFE0" w14:textId="77777777" w:rsidR="00B95363" w:rsidRDefault="00000000">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r>
            <m:rPr>
              <m:nor/>
            </m:rPr>
            <w:rPr>
              <w:rFonts w:ascii="Times New Roman" w:eastAsia="宋体" w:hAnsi="Times New Roman" w:cs="Times New Roman"/>
              <w:sz w:val="28"/>
              <w:szCs w:val="28"/>
              <w14:ligatures w14:val="none"/>
            </w:rPr>
            <m:t>Score</m:t>
          </m:r>
          <m:d>
            <m:dPr>
              <m:ctrlPr>
                <w:rPr>
                  <w:rFonts w:ascii="Cambria Math" w:eastAsia="宋体" w:hAnsi="Cambria Math" w:cs="Times New Roman"/>
                  <w:i/>
                  <w:sz w:val="28"/>
                  <w:szCs w:val="28"/>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nary>
            <m:naryPr>
              <m:chr m:val="∑"/>
              <m:ctrlPr>
                <w:rPr>
                  <w:rFonts w:ascii="Cambria Math" w:eastAsia="宋体" w:hAnsi="Cambria Math" w:cs="Times New Roman"/>
                  <w:sz w:val="28"/>
                  <w:szCs w:val="28"/>
                  <w14:ligatures w14:val="none"/>
                </w:rPr>
              </m:ctrlPr>
            </m:naryPr>
            <m:sub>
              <m:r>
                <w:rPr>
                  <w:rFonts w:ascii="Cambria Math" w:eastAsia="宋体" w:hAnsi="Cambria Math" w:cs="Times New Roman"/>
                  <w:sz w:val="28"/>
                  <w:szCs w:val="28"/>
                  <w14:ligatures w14:val="none"/>
                </w:rPr>
                <m:t>i=1</m:t>
              </m:r>
              <m:ctrlPr>
                <w:rPr>
                  <w:rFonts w:ascii="Cambria Math" w:eastAsia="宋体" w:hAnsi="Cambria Math" w:cs="Times New Roman"/>
                  <w:i/>
                  <w:sz w:val="28"/>
                  <w:szCs w:val="28"/>
                  <w14:ligatures w14:val="none"/>
                </w:rPr>
              </m:ctrlPr>
            </m:sub>
            <m:sup>
              <m:r>
                <w:rPr>
                  <w:rFonts w:ascii="Cambria Math" w:eastAsia="宋体" w:hAnsi="Cambria Math" w:cs="Times New Roman"/>
                  <w:sz w:val="28"/>
                  <w:szCs w:val="28"/>
                  <w14:ligatures w14:val="none"/>
                </w:rPr>
                <m:t>T</m:t>
              </m:r>
              <m:ctrlPr>
                <w:rPr>
                  <w:rFonts w:ascii="Cambria Math" w:eastAsia="宋体" w:hAnsi="Cambria Math" w:cs="Times New Roman"/>
                  <w:i/>
                  <w:sz w:val="28"/>
                  <w:szCs w:val="28"/>
                  <w14:ligatures w14:val="none"/>
                </w:rPr>
              </m:ctrlPr>
            </m:sup>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ctrlPr>
                <w:rPr>
                  <w:rFonts w:ascii="Cambria Math" w:eastAsia="宋体" w:hAnsi="Cambria Math" w:cs="Times New Roman"/>
                  <w:i/>
                  <w:sz w:val="28"/>
                  <w:szCs w:val="28"/>
                  <w14:ligatures w14:val="none"/>
                </w:rPr>
              </m:ctrlPr>
            </m:e>
          </m:nary>
          <m:r>
            <w:rPr>
              <w:rFonts w:ascii="Cambria Math" w:eastAsia="宋体" w:hAnsi="Cambria Math" w:cs="Times New Roman"/>
              <w:sz w:val="28"/>
              <w:szCs w:val="28"/>
              <w14:ligatures w14:val="none"/>
            </w:rPr>
            <m:t>+</m:t>
          </m:r>
          <m:nary>
            <m:naryPr>
              <m:chr m:val="∑"/>
              <m:ctrlPr>
                <w:rPr>
                  <w:rFonts w:ascii="Cambria Math" w:eastAsia="宋体" w:hAnsi="Cambria Math" w:cs="Times New Roman"/>
                  <w:sz w:val="28"/>
                  <w:szCs w:val="28"/>
                  <w14:ligatures w14:val="none"/>
                </w:rPr>
              </m:ctrlPr>
            </m:naryPr>
            <m:sub>
              <m:r>
                <w:rPr>
                  <w:rFonts w:ascii="Cambria Math" w:eastAsia="宋体" w:hAnsi="Cambria Math" w:cs="Times New Roman"/>
                  <w:sz w:val="28"/>
                  <w:szCs w:val="28"/>
                  <w14:ligatures w14:val="none"/>
                </w:rPr>
                <m:t>i=1</m:t>
              </m:r>
              <m:ctrlPr>
                <w:rPr>
                  <w:rFonts w:ascii="Cambria Math" w:eastAsia="宋体" w:hAnsi="Cambria Math" w:cs="Times New Roman"/>
                  <w:i/>
                  <w:sz w:val="28"/>
                  <w:szCs w:val="28"/>
                  <w14:ligatures w14:val="none"/>
                </w:rPr>
              </m:ctrlPr>
            </m:sub>
            <m:sup>
              <m:r>
                <w:rPr>
                  <w:rFonts w:ascii="Cambria Math" w:eastAsia="宋体" w:hAnsi="Cambria Math" w:cs="Times New Roman"/>
                  <w:sz w:val="28"/>
                  <w:szCs w:val="28"/>
                  <w14:ligatures w14:val="none"/>
                </w:rPr>
                <m:t>T-1</m:t>
              </m:r>
              <m:ctrlPr>
                <w:rPr>
                  <w:rFonts w:ascii="Cambria Math" w:eastAsia="宋体" w:hAnsi="Cambria Math" w:cs="Times New Roman"/>
                  <w:i/>
                  <w:sz w:val="28"/>
                  <w:szCs w:val="28"/>
                  <w14:ligatures w14:val="none"/>
                </w:rPr>
              </m:ctrlPr>
            </m:sup>
            <m:e>
              <m:r>
                <w:rPr>
                  <w:rFonts w:ascii="Cambria Math" w:eastAsia="宋体" w:hAnsi="Cambria Math" w:cs="Times New Roman"/>
                  <w:sz w:val="28"/>
                  <w:szCs w:val="28"/>
                  <w14:ligatures w14:val="none"/>
                </w:rPr>
                <m:t xml:space="preserve"> </m:t>
              </m:r>
              <m:ctrlPr>
                <w:rPr>
                  <w:rFonts w:ascii="Cambria Math" w:eastAsia="宋体" w:hAnsi="Cambria Math" w:cs="Times New Roman"/>
                  <w:i/>
                  <w:sz w:val="28"/>
                  <w:szCs w:val="28"/>
                  <w14:ligatures w14:val="none"/>
                </w:rPr>
              </m:ctrlPr>
            </m:e>
          </m:nary>
          <m:func>
            <m:funcPr>
              <m:ctrlPr>
                <w:rPr>
                  <w:rFonts w:ascii="Cambria Math" w:eastAsia="宋体" w:hAnsi="Cambria Math" w:cs="Times New Roman"/>
                  <w:sz w:val="28"/>
                  <w:szCs w:val="28"/>
                  <w14:ligatures w14:val="none"/>
                </w:rPr>
              </m:ctrlPr>
            </m:funcPr>
            <m:fName>
              <m:r>
                <m:rPr>
                  <m:sty m:val="p"/>
                </m:rPr>
                <w:rPr>
                  <w:rFonts w:ascii="Cambria Math" w:eastAsia="宋体" w:hAnsi="Cambria Math" w:cs="Times New Roman"/>
                  <w:sz w:val="28"/>
                  <w:szCs w:val="28"/>
                  <w14:ligatures w14:val="none"/>
                </w:rPr>
                <m:t>log</m:t>
              </m:r>
            </m:fName>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f</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io</m:t>
                  </m:r>
                </m:sub>
              </m:sSub>
            </m:e>
          </m:func>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e>
          </m:d>
        </m:oMath>
      </m:oMathPara>
    </w:p>
    <w:p w14:paraId="213528A3"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其中，第一项衡量语义匹配程度，第二项衡量结构兼容性；对所有候选链进行排序与去重处理，保留得分最高的前</w:t>
      </w:r>
      <m:oMath>
        <m:r>
          <m:rPr>
            <m:nor/>
          </m:rPr>
          <w:rPr>
            <w:rFonts w:ascii="Times New Roman" w:eastAsia="宋体" w:hAnsi="Times New Roman" w:cs="Times New Roman"/>
            <w:iCs/>
            <w:sz w:val="28"/>
            <w:szCs w:val="28"/>
            <w14:ligatures w14:val="none"/>
          </w:rPr>
          <m:t>K</m:t>
        </m:r>
      </m:oMath>
      <w:r>
        <w:rPr>
          <w:rFonts w:ascii="Times New Roman" w:eastAsia="宋体" w:hAnsi="Times New Roman" w:cs="Times New Roman" w:hint="eastAsia"/>
          <w:sz w:val="28"/>
          <w:szCs w:val="28"/>
          <w14:ligatures w14:val="none"/>
        </w:rPr>
        <w:t>条候选算子链：</w:t>
      </w:r>
    </w:p>
    <w:p w14:paraId="0F64BAE7" w14:textId="77777777" w:rsidR="00B95363" w:rsidRDefault="00000000">
      <w:pPr>
        <w:widowControl/>
        <w:spacing w:before="100" w:after="0" w:line="480" w:lineRule="exact"/>
        <w:ind w:firstLineChars="202" w:firstLine="566"/>
        <w:jc w:val="both"/>
        <w:rPr>
          <w:rFonts w:ascii="Times New Roman" w:eastAsia="宋体" w:hAnsi="Times New Roman" w:cs="Times New Roman"/>
          <w:iCs/>
          <w:sz w:val="28"/>
          <w:szCs w:val="28"/>
          <w14:ligatures w14:val="none"/>
        </w:rPr>
      </w:pPr>
      <m:oMathPara>
        <m:oMath>
          <m:sSub>
            <m:sSubPr>
              <m:ctrlPr>
                <w:rPr>
                  <w:rFonts w:ascii="Cambria Math" w:eastAsia="宋体" w:hAnsi="Cambria Math" w:cs="Times New Roman"/>
                  <w:iCs/>
                  <w:sz w:val="28"/>
                  <w:szCs w:val="28"/>
                  <w14:ligatures w14:val="none"/>
                </w:rPr>
              </m:ctrlPr>
            </m:sSubPr>
            <m:e>
              <m:r>
                <m:rPr>
                  <m:scr m:val="script"/>
                  <m:sty m:val="p"/>
                </m:rPr>
                <w:rPr>
                  <w:rFonts w:ascii="Cambria Math" w:eastAsia="宋体" w:hAnsi="Cambria Math" w:cs="Times New Roman"/>
                  <w:sz w:val="28"/>
                  <w:szCs w:val="28"/>
                  <w14:ligatures w14:val="none"/>
                </w:rPr>
                <m:t>C</m:t>
              </m:r>
            </m:e>
            <m:sub>
              <m:r>
                <m:rPr>
                  <m:scr m:val="script"/>
                  <m:sty m:val="p"/>
                </m:rPr>
                <w:rPr>
                  <w:rFonts w:ascii="Cambria Math" w:eastAsia="宋体" w:hAnsi="Cambria Math" w:cs="Times New Roman"/>
                  <w:sz w:val="28"/>
                  <w:szCs w:val="28"/>
                  <w14:ligatures w14:val="none"/>
                </w:rPr>
                <m:t>top</m:t>
              </m:r>
            </m:sub>
          </m:sSub>
          <m:r>
            <m:rPr>
              <m:sty m:val="p"/>
            </m:rPr>
            <w:rPr>
              <w:rFonts w:ascii="Cambria Math" w:eastAsia="宋体" w:hAnsi="Cambria Math" w:cs="Times New Roman"/>
              <w:sz w:val="28"/>
              <w:szCs w:val="28"/>
              <w14:ligatures w14:val="none"/>
            </w:rPr>
            <m:t>=</m:t>
          </m:r>
          <m:r>
            <m:rPr>
              <m:nor/>
            </m:rPr>
            <w:rPr>
              <w:rFonts w:ascii="Times New Roman" w:eastAsia="宋体" w:hAnsi="Times New Roman" w:cs="Times New Roman"/>
              <w:iCs/>
              <w:sz w:val="28"/>
              <w:szCs w:val="28"/>
              <w14:ligatures w14:val="none"/>
            </w:rPr>
            <m:t>TopK</m:t>
          </m:r>
          <m:d>
            <m:dPr>
              <m:ctrlPr>
                <w:rPr>
                  <w:rFonts w:ascii="Cambria Math" w:eastAsia="宋体" w:hAnsi="Cambria Math" w:cs="Times New Roman"/>
                  <w:iCs/>
                  <w:sz w:val="28"/>
                  <w:szCs w:val="28"/>
                  <w14:ligatures w14:val="none"/>
                </w:rPr>
              </m:ctrlPr>
            </m:dPr>
            <m:e>
              <m:r>
                <m:rPr>
                  <m:scr m:val="script"/>
                  <m:sty m:val="p"/>
                </m:rPr>
                <w:rPr>
                  <w:rFonts w:ascii="Cambria Math" w:eastAsia="宋体" w:hAnsi="Cambria Math" w:cs="Times New Roman"/>
                  <w:sz w:val="28"/>
                  <w:szCs w:val="28"/>
                  <w14:ligatures w14:val="none"/>
                </w:rPr>
                <m:t>C</m:t>
              </m:r>
            </m:e>
          </m:d>
        </m:oMath>
      </m:oMathPara>
    </w:p>
    <w:p w14:paraId="2662E08C"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最终输出候选算子链集合，每条候选链包含算子序列，对应操作原语序列，映射路径信息以及综合评分，供后续步骤进行进一步优化与执行验证。</w:t>
      </w:r>
    </w:p>
    <w:p w14:paraId="3A4D3047" w14:textId="20ECA5BD" w:rsidR="00B95363" w:rsidRPr="009A1CB2" w:rsidRDefault="00EF1B50">
      <w:pPr>
        <w:spacing w:after="0" w:line="480" w:lineRule="exact"/>
        <w:ind w:firstLineChars="200" w:firstLine="560"/>
        <w:jc w:val="both"/>
        <w:rPr>
          <w:rFonts w:ascii="Times New Roman" w:eastAsia="宋体" w:hAnsi="Times New Roman" w:cs="Times New Roman"/>
          <w:color w:val="000000" w:themeColor="text1"/>
          <w:sz w:val="28"/>
          <w:szCs w:val="28"/>
          <w14:ligatures w14:val="none"/>
          <w:rPrChange w:id="2994" w:author="yun qiao" w:date="2026-04-16T15:38:00Z">
            <w:rPr>
              <w:rFonts w:ascii="Times New Roman" w:eastAsia="宋体" w:hAnsi="Times New Roman" w:cs="Times New Roman"/>
              <w:sz w:val="28"/>
              <w:szCs w:val="28"/>
              <w14:ligatures w14:val="none"/>
            </w:rPr>
          </w:rPrChange>
        </w:rPr>
        <w:pPrChange w:id="2995" w:author="yun qiao" w:date="2026-04-16T15:32:00Z">
          <w:pPr>
            <w:widowControl/>
            <w:spacing w:before="100" w:after="0" w:line="480" w:lineRule="exact"/>
            <w:ind w:firstLineChars="200" w:firstLine="560"/>
            <w:jc w:val="both"/>
          </w:pPr>
        </w:pPrChange>
      </w:pPr>
      <w:ins w:id="2996" w:author="yun qiao" w:date="2026-04-16T15:32:00Z">
        <w:r w:rsidRPr="009A1CB2">
          <w:rPr>
            <w:rFonts w:ascii="Times New Roman" w:eastAsia="宋体" w:hAnsi="Times New Roman" w:cs="Times New Roman"/>
            <w:color w:val="000000" w:themeColor="text1"/>
            <w:sz w:val="28"/>
            <w:szCs w:val="28"/>
            <w14:ligatures w14:val="none"/>
            <w:rPrChange w:id="2997" w:author="yun qiao" w:date="2026-04-16T15:38:00Z">
              <w:rPr>
                <w:rFonts w:ascii="Times New Roman" w:eastAsia="宋体" w:hAnsi="Times New Roman" w:cs="Times New Roman"/>
                <w:color w:val="FF0000"/>
                <w:sz w:val="28"/>
                <w:szCs w:val="28"/>
                <w14:ligatures w14:val="none"/>
              </w:rPr>
            </w:rPrChange>
          </w:rPr>
          <w:t>S6</w:t>
        </w:r>
        <w:r w:rsidRPr="009A1CB2">
          <w:rPr>
            <w:rFonts w:ascii="Times New Roman" w:eastAsia="宋体" w:hAnsi="Times New Roman" w:cs="Times New Roman" w:hint="eastAsia"/>
            <w:color w:val="000000" w:themeColor="text1"/>
            <w:sz w:val="28"/>
            <w:szCs w:val="28"/>
            <w14:ligatures w14:val="none"/>
            <w:rPrChange w:id="2998" w:author="yun qiao" w:date="2026-04-16T15:38:00Z">
              <w:rPr>
                <w:rFonts w:ascii="Times New Roman" w:eastAsia="宋体" w:hAnsi="Times New Roman" w:cs="Times New Roman" w:hint="eastAsia"/>
                <w:color w:val="FF0000"/>
                <w:sz w:val="28"/>
                <w:szCs w:val="28"/>
                <w14:ligatures w14:val="none"/>
              </w:rPr>
            </w:rPrChange>
          </w:rPr>
          <w:t>、基于多源约束对所述候选算子链进行评估与优化，并针对存在映射缺</w:t>
        </w:r>
        <w:r w:rsidRPr="009A1CB2">
          <w:rPr>
            <w:rFonts w:ascii="Times New Roman" w:eastAsia="宋体" w:hAnsi="Times New Roman" w:cs="Times New Roman" w:hint="eastAsia"/>
            <w:color w:val="000000" w:themeColor="text1"/>
            <w:sz w:val="28"/>
            <w:szCs w:val="28"/>
            <w14:ligatures w14:val="none"/>
            <w:rPrChange w:id="2999" w:author="yun qiao" w:date="2026-04-16T15:38:00Z">
              <w:rPr>
                <w:rFonts w:ascii="Times New Roman" w:eastAsia="宋体" w:hAnsi="Times New Roman" w:cs="Times New Roman" w:hint="eastAsia"/>
                <w:color w:val="FF0000"/>
                <w:sz w:val="28"/>
                <w:szCs w:val="28"/>
                <w14:ligatures w14:val="none"/>
              </w:rPr>
            </w:rPrChange>
          </w:rPr>
          <w:lastRenderedPageBreak/>
          <w:t>失、输入输出不兼容或局部链路不合法的候选算子链进行替代修复，输出最优的地理处理算子链及对应的自动化模型结构</w:t>
        </w:r>
      </w:ins>
      <w:del w:id="3000" w:author="yun qiao" w:date="2026-04-16T15:32:00Z">
        <w:r w:rsidRPr="009A1CB2" w:rsidDel="00EF1B50">
          <w:rPr>
            <w:rFonts w:ascii="Times New Roman" w:eastAsia="宋体" w:hAnsi="Times New Roman" w:cs="Times New Roman"/>
            <w:color w:val="000000" w:themeColor="text1"/>
            <w:sz w:val="28"/>
            <w:szCs w:val="28"/>
            <w14:ligatures w14:val="none"/>
            <w:rPrChange w:id="3001" w:author="yun qiao" w:date="2026-04-16T15:38:00Z">
              <w:rPr>
                <w:rFonts w:ascii="Times New Roman" w:eastAsia="宋体" w:hAnsi="Times New Roman" w:cs="Times New Roman"/>
                <w:sz w:val="28"/>
                <w:szCs w:val="28"/>
                <w14:ligatures w14:val="none"/>
              </w:rPr>
            </w:rPrChange>
          </w:rPr>
          <w:delText>S6</w:delText>
        </w:r>
        <w:r w:rsidRPr="009A1CB2" w:rsidDel="00EF1B50">
          <w:rPr>
            <w:rFonts w:ascii="Times New Roman" w:eastAsia="宋体" w:hAnsi="Times New Roman" w:cs="Times New Roman" w:hint="eastAsia"/>
            <w:color w:val="000000" w:themeColor="text1"/>
            <w:sz w:val="28"/>
            <w:szCs w:val="28"/>
            <w14:ligatures w14:val="none"/>
            <w:rPrChange w:id="3002" w:author="yun qiao" w:date="2026-04-16T15:38:00Z">
              <w:rPr>
                <w:rFonts w:ascii="Times New Roman" w:eastAsia="宋体" w:hAnsi="Times New Roman" w:cs="Times New Roman" w:hint="eastAsia"/>
                <w:sz w:val="28"/>
                <w:szCs w:val="28"/>
                <w14:ligatures w14:val="none"/>
              </w:rPr>
            </w:rPrChange>
          </w:rPr>
          <w:delText>、基于多源约束对所述候选算子链进行评估与优化，包括结构约束评估、语义一致性评估及映射覆盖度评估，并针对存在映射缺失、输入输出不兼容或局部链路不合法的候选算子链进行替代修复，输出最优的地理处理算子链及对应的自动化模型结构，实现从自然语言任务到可执行地理处理模型的全自动构建</w:delText>
        </w:r>
      </w:del>
      <w:r w:rsidRPr="009A1CB2">
        <w:rPr>
          <w:rFonts w:ascii="Times New Roman" w:eastAsia="宋体" w:hAnsi="Times New Roman" w:cs="Times New Roman" w:hint="eastAsia"/>
          <w:color w:val="000000" w:themeColor="text1"/>
          <w:sz w:val="28"/>
          <w:szCs w:val="28"/>
          <w14:ligatures w14:val="none"/>
          <w:rPrChange w:id="3003" w:author="yun qiao" w:date="2026-04-16T15:38:00Z">
            <w:rPr>
              <w:rFonts w:ascii="Times New Roman" w:eastAsia="宋体" w:hAnsi="Times New Roman" w:cs="Times New Roman" w:hint="eastAsia"/>
              <w:sz w:val="28"/>
              <w:szCs w:val="28"/>
              <w14:ligatures w14:val="none"/>
            </w:rPr>
          </w:rPrChange>
        </w:rPr>
        <w:t>。</w:t>
      </w:r>
    </w:p>
    <w:p w14:paraId="3E41F054"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S61</w:t>
      </w:r>
      <w:r>
        <w:rPr>
          <w:rFonts w:ascii="Times New Roman" w:eastAsia="宋体" w:hAnsi="Times New Roman" w:cs="Times New Roman" w:hint="eastAsia"/>
          <w:sz w:val="28"/>
          <w:szCs w:val="28"/>
          <w14:ligatures w14:val="none"/>
        </w:rPr>
        <w:t>、结构一致性评估。</w:t>
      </w:r>
    </w:p>
    <w:p w14:paraId="02ADACDF" w14:textId="3C5EC012"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利用知识图谱对每条候选算子链进行结构化评分，从多个维度衡量算子链的</w:t>
      </w:r>
      <w:ins w:id="3004" w:author="yun qiao" w:date="2026-04-16T15:32:00Z">
        <w:r w:rsidR="00EF1B50" w:rsidRPr="00A46C25">
          <w:rPr>
            <w:rFonts w:ascii="Times New Roman" w:eastAsia="宋体" w:hAnsi="Times New Roman" w:cs="Times New Roman" w:hint="eastAsia"/>
            <w:sz w:val="28"/>
            <w:szCs w:val="28"/>
            <w14:ligatures w14:val="none"/>
          </w:rPr>
          <w:t>结构合理性与可执行性</w:t>
        </w:r>
      </w:ins>
      <w:del w:id="3005" w:author="yun qiao" w:date="2026-04-16T15:32:00Z">
        <w:r w:rsidDel="00EF1B50">
          <w:rPr>
            <w:rFonts w:ascii="Times New Roman" w:eastAsia="宋体" w:hAnsi="Times New Roman" w:cs="Times New Roman" w:hint="eastAsia"/>
            <w:sz w:val="28"/>
            <w:szCs w:val="28"/>
            <w14:ligatures w14:val="none"/>
          </w:rPr>
          <w:delText>质量</w:delText>
        </w:r>
      </w:del>
      <w:r>
        <w:rPr>
          <w:rFonts w:ascii="Times New Roman" w:eastAsia="宋体" w:hAnsi="Times New Roman" w:cs="Times New Roman" w:hint="eastAsia"/>
          <w:sz w:val="28"/>
          <w:szCs w:val="28"/>
          <w14:ligatures w14:val="none"/>
        </w:rPr>
        <w:t>。对于每条候选算子链，首先基于知识图谱对链中各算子的有效性进行验证，判断各算子是否能够在所述知识图谱中检索到对应节点，并据此统计链中有效算子的占比，用于表征算子链的可识别程度。</w:t>
      </w:r>
      <w:ins w:id="3006" w:author="yun qiao" w:date="2026-04-16T15:32:00Z">
        <w:r w:rsidR="00EF1B50">
          <w:rPr>
            <w:rFonts w:ascii="Times New Roman" w:eastAsia="宋体" w:hAnsi="Times New Roman" w:cs="Times New Roman" w:hint="eastAsia"/>
            <w:sz w:val="28"/>
            <w:szCs w:val="28"/>
            <w14:ligatures w14:val="none"/>
          </w:rPr>
          <w:t>进一步地，</w:t>
        </w:r>
      </w:ins>
      <w:r>
        <w:rPr>
          <w:rFonts w:ascii="Times New Roman" w:eastAsia="宋体" w:hAnsi="Times New Roman" w:cs="Times New Roman" w:hint="eastAsia"/>
          <w:sz w:val="28"/>
          <w:szCs w:val="28"/>
          <w14:ligatures w14:val="none"/>
        </w:rPr>
        <w:t>对候选算子链中相邻算子之间的数据流关系进行逐步分析，通过查询前一算子的输出数据类型以及后一算子的输入数据类型，并结合知识图谱中数据类型之间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w:t>
      </w:r>
      <w:del w:id="3007" w:author="yun qiao" w:date="2026-04-16T15:33:00Z">
        <w:r w:rsidDel="00EF1B50">
          <w:rPr>
            <w:rFonts w:ascii="Times New Roman" w:eastAsia="宋体" w:hAnsi="Times New Roman" w:cs="Times New Roman" w:hint="eastAsia"/>
            <w:sz w:val="28"/>
            <w:szCs w:val="28"/>
            <w14:ligatures w14:val="none"/>
          </w:rPr>
          <w:delText>对算子链</w:delText>
        </w:r>
      </w:del>
      <w:r>
        <w:rPr>
          <w:rFonts w:ascii="Times New Roman" w:eastAsia="宋体" w:hAnsi="Times New Roman" w:cs="Times New Roman" w:hint="eastAsia"/>
          <w:sz w:val="28"/>
          <w:szCs w:val="28"/>
          <w14:ligatures w14:val="none"/>
        </w:rPr>
        <w:t>进行综合分析，得到对应的结构有效性评分。</w:t>
      </w:r>
      <w:ins w:id="3008" w:author="yun qiao" w:date="2026-04-16T15:33:00Z">
        <w:r w:rsidR="00EF1B50">
          <w:rPr>
            <w:rFonts w:ascii="Times New Roman" w:eastAsia="宋体" w:hAnsi="Times New Roman" w:cs="Times New Roman" w:hint="eastAsia"/>
            <w:sz w:val="28"/>
            <w:szCs w:val="28"/>
            <w14:ligatures w14:val="none"/>
          </w:rPr>
          <w:t>在此基础上，构建结构一致性评分函数：</w:t>
        </w:r>
      </w:ins>
      <w:del w:id="3009" w:author="yun qiao" w:date="2026-04-16T15:33:00Z">
        <w:r w:rsidDel="00EF1B50">
          <w:rPr>
            <w:rFonts w:ascii="Times New Roman" w:eastAsia="宋体" w:hAnsi="Times New Roman" w:cs="Times New Roman" w:hint="eastAsia"/>
            <w:sz w:val="28"/>
            <w:szCs w:val="28"/>
            <w14:ligatures w14:val="none"/>
          </w:rPr>
          <w:delText>结构化评分公式如下：</w:delText>
        </w:r>
      </w:del>
    </w:p>
    <w:p w14:paraId="55E2C45F" w14:textId="77777777" w:rsidR="00B95363" w:rsidRDefault="00000000">
      <w:pPr>
        <w:widowControl/>
        <w:spacing w:before="100" w:after="0" w:line="480" w:lineRule="exact"/>
        <w:jc w:val="both"/>
        <w:rPr>
          <w:rFonts w:ascii="Cambria Math" w:eastAsia="宋体" w:hAnsi="Cambria Math"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R</m:t>
              </m:r>
            </m:e>
            <m:sub>
              <m:r>
                <w:rPr>
                  <w:rFonts w:ascii="Cambria Math" w:eastAsia="宋体" w:hAnsi="Cambria Math" w:cs="Times New Roman" w:hint="eastAsia"/>
                  <w:sz w:val="28"/>
                  <w:szCs w:val="28"/>
                  <w14:ligatures w14:val="none"/>
                </w:rPr>
                <m:t>cover</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3</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4</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valid</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oMath>
      </m:oMathPara>
    </w:p>
    <w:p w14:paraId="7A5EB710" w14:textId="77777777" w:rsidR="00B95363" w:rsidRDefault="00000000">
      <w:pPr>
        <w:spacing w:after="120" w:line="50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等线" w:hint="eastAsia"/>
          <w:sz w:val="28"/>
          <w14:ligatures w14:val="none"/>
        </w:rPr>
        <w:t>其中，</w:t>
      </w:r>
      <w:r>
        <w:rPr>
          <w:rFonts w:ascii="Cambria Math" w:eastAsia="宋体" w:hAnsi="Cambria Math" w:cs="等线"/>
          <w:i/>
          <w:iCs/>
          <w:sz w:val="28"/>
          <w14:ligatures w14:val="none"/>
        </w:rPr>
        <w:t>C</w:t>
      </w:r>
      <w:r>
        <w:rPr>
          <w:rFonts w:ascii="Times New Roman" w:eastAsia="宋体" w:hAnsi="Times New Roman" w:cs="等线" w:hint="eastAsia"/>
          <w:sz w:val="28"/>
          <w14:ligatures w14:val="none"/>
        </w:rPr>
        <w:t>表示候选算子链，</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map</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等线" w:hint="eastAsia"/>
          <w:sz w:val="28"/>
          <w14:ligatures w14:val="none"/>
        </w:rPr>
        <w:t>表示链中各步骤语义映射评分的平均值，</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R</m:t>
            </m:r>
          </m:e>
          <m:sub>
            <m:r>
              <w:rPr>
                <w:rFonts w:ascii="Cambria Math" w:eastAsia="宋体" w:hAnsi="Cambria Math" w:cs="Times New Roman" w:hint="eastAsia"/>
                <w:sz w:val="28"/>
                <w14:ligatures w14:val="none"/>
              </w:rPr>
              <m:t>cover</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Times New Roman"/>
          <w:sz w:val="28"/>
          <w:szCs w:val="28"/>
          <w14:ligatures w14:val="none"/>
        </w:rPr>
        <w:t>表示候选算子链对应原语序列中已成功映射至目标平台具体算子的步骤占总步骤数的比例</w:t>
      </w:r>
      <w:r>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等线" w:hint="eastAsia"/>
          <w:sz w:val="28"/>
          <w14:ligatures w14:val="none"/>
        </w:rPr>
        <w:t>表示链中相邻算子间输</w:t>
      </w:r>
      <w:r>
        <w:rPr>
          <w:rFonts w:ascii="Times New Roman" w:eastAsia="宋体" w:hAnsi="Times New Roman" w:cs="Times New Roman" w:hint="eastAsia"/>
          <w:sz w:val="28"/>
          <w14:ligatures w14:val="none"/>
        </w:rPr>
        <w:t>入输出兼容的比例，</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valid</m:t>
            </m:r>
          </m:sub>
        </m:sSub>
        <m:d>
          <m:dPr>
            <m:ctrlPr>
              <w:rPr>
                <w:rFonts w:ascii="Cambria Math" w:eastAsia="宋体" w:hAnsi="Cambria Math" w:cs="Times New Roman"/>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Times New Roman" w:hint="eastAsia"/>
          <w:sz w:val="28"/>
          <w14:ligatures w14:val="none"/>
        </w:rPr>
        <w:t>表示基于知识图谱对算子链逐步验证所得的验证评分，</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1</m:t>
            </m:r>
          </m:sub>
        </m:sSub>
      </m:oMath>
      <w:r>
        <w:rPr>
          <w:rFonts w:ascii="Times New Roman" w:eastAsia="宋体" w:hAnsi="Times New Roman" w:cs="Times New Roman" w:hint="eastAsia"/>
          <w:sz w:val="28"/>
          <w14:ligatures w14:val="none"/>
        </w:rPr>
        <w:t>至</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4</m:t>
            </m:r>
          </m:sub>
        </m:sSub>
      </m:oMath>
      <w:r>
        <w:rPr>
          <w:rFonts w:ascii="Times New Roman" w:eastAsia="宋体" w:hAnsi="Times New Roman" w:cs="Times New Roman" w:hint="eastAsia"/>
          <w:sz w:val="28"/>
          <w14:ligatures w14:val="none"/>
        </w:rPr>
        <w:t>为可调权重系数</w:t>
      </w:r>
      <w:r>
        <w:rPr>
          <w:rFonts w:ascii="Times New Roman" w:eastAsia="宋体" w:hAnsi="Times New Roman" w:cs="等线" w:hint="eastAsia"/>
          <w:sz w:val="28"/>
          <w14:ligatures w14:val="none"/>
        </w:rPr>
        <w:t>；</w:t>
      </w:r>
      <w:r>
        <w:rPr>
          <w:rFonts w:ascii="Times New Roman" w:eastAsia="宋体" w:hAnsi="Times New Roman" w:cs="Times New Roman" w:hint="eastAsia"/>
          <w:sz w:val="28"/>
          <w:szCs w:val="28"/>
          <w14:ligatures w14:val="none"/>
        </w:rPr>
        <w:t>所述结构评估基于知识图谱的多跳关系查询实现，用于提取算子之间的输入输出关系、功能关联及数据类型约束。</w:t>
      </w:r>
    </w:p>
    <w:p w14:paraId="1EA1DE3F"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S62</w:t>
      </w: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语义一致性验证与融合排序</w:t>
      </w:r>
      <w:r>
        <w:rPr>
          <w:rFonts w:ascii="Times New Roman" w:eastAsia="宋体" w:hAnsi="Times New Roman" w:cs="Times New Roman" w:hint="eastAsia"/>
          <w:sz w:val="28"/>
          <w:szCs w:val="28"/>
          <w14:ligatures w14:val="none"/>
        </w:rPr>
        <w:t>。</w:t>
      </w:r>
    </w:p>
    <w:p w14:paraId="42D7CD0F" w14:textId="21D0D2E0"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ins w:id="3010" w:author="yun qiao" w:date="2026-04-09T15:49:00Z">
        <w:r>
          <w:rPr>
            <w:rFonts w:ascii="Times New Roman" w:eastAsia="宋体" w:hAnsi="Times New Roman" w:cs="Times New Roman" w:hint="eastAsia"/>
            <w:sz w:val="28"/>
            <w:szCs w:val="28"/>
            <w14:ligatures w14:val="none"/>
          </w:rPr>
          <w:t>为验证候选算子链在语义层面是否符合用户任务意图，将候选算子链的结构化描述输入大语言模型进行语义一致性验证。对于每条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w:ins>
      <w:del w:id="3011" w:author="yun qiao" w:date="2026-04-09T15:49:00Z">
        <w:r>
          <w:rPr>
            <w:rFonts w:ascii="Times New Roman" w:eastAsia="宋体" w:hAnsi="Times New Roman" w:cs="Times New Roman" w:hint="eastAsia"/>
            <w:sz w:val="28"/>
            <w:szCs w:val="28"/>
            <w14:ligatures w14:val="none"/>
          </w:rPr>
          <w:delText>为评估候选算子链在语义层面是否符合用户任务意图，将候选算子链的结构化描述输入大语言模型进行推理评分。对于每条待评估的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合理性评分</w:delText>
        </w:r>
      </w:del>
      <w:r>
        <w:rPr>
          <w:rFonts w:ascii="Times New Roman" w:eastAsia="宋体" w:hAnsi="Times New Roman" w:cs="Times New Roman" w:hint="eastAsia"/>
          <w:sz w:val="28"/>
          <w:szCs w:val="28"/>
          <w14:ligatures w14:val="none"/>
        </w:rPr>
        <w:t>。在此基础上，将结构一致</w:t>
      </w:r>
      <w:r>
        <w:rPr>
          <w:rFonts w:ascii="Times New Roman" w:eastAsia="宋体" w:hAnsi="Times New Roman" w:cs="Times New Roman" w:hint="eastAsia"/>
          <w:sz w:val="28"/>
          <w:szCs w:val="28"/>
          <w14:ligatures w14:val="none"/>
        </w:rPr>
        <w:lastRenderedPageBreak/>
        <w:t>性评分与</w:t>
      </w:r>
      <w:ins w:id="3012" w:author="yun qiao" w:date="2026-04-16T15:33:00Z">
        <w:r w:rsidR="00F95018">
          <w:rPr>
            <w:rFonts w:ascii="Times New Roman" w:eastAsia="宋体" w:hAnsi="Times New Roman" w:cs="Times New Roman" w:hint="eastAsia"/>
            <w:sz w:val="28"/>
            <w:szCs w:val="28"/>
            <w14:ligatures w14:val="none"/>
          </w:rPr>
          <w:t>语义一致性</w:t>
        </w:r>
      </w:ins>
      <w:del w:id="3013" w:author="yun qiao" w:date="2026-04-16T15:33:00Z">
        <w:r w:rsidDel="00F95018">
          <w:rPr>
            <w:rFonts w:ascii="Times New Roman" w:eastAsia="宋体" w:hAnsi="Times New Roman" w:cs="Times New Roman" w:hint="eastAsia"/>
            <w:sz w:val="28"/>
            <w:szCs w:val="28"/>
            <w14:ligatures w14:val="none"/>
          </w:rPr>
          <w:delText>大语言模型语义</w:delText>
        </w:r>
      </w:del>
      <w:r>
        <w:rPr>
          <w:rFonts w:ascii="Times New Roman" w:eastAsia="宋体" w:hAnsi="Times New Roman" w:cs="Times New Roman" w:hint="eastAsia"/>
          <w:sz w:val="28"/>
          <w:szCs w:val="28"/>
          <w14:ligatures w14:val="none"/>
        </w:rPr>
        <w:t>评分进行融合，得到候选算子链的综合评分，其计算方式如下：</w:t>
      </w:r>
    </w:p>
    <w:p w14:paraId="6BE29ECD"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final</m:t>
              </m:r>
            </m:sub>
          </m:sSub>
          <m:d>
            <m:dPr>
              <m:ctrlPr>
                <w:rPr>
                  <w:rFonts w:ascii="Cambria Math" w:eastAsia="宋体" w:hAnsi="Cambria Math" w:cs="Times New Roman"/>
                  <w:sz w:val="28"/>
                  <w:szCs w:val="28"/>
                  <w14:ligatures w14:val="none"/>
                </w:rPr>
              </m:ctrlPr>
            </m:dPr>
            <m:e>
              <m:r>
                <w:rPr>
                  <w:rFonts w:ascii="Cambria Math" w:eastAsia="宋体" w:hAnsi="Cambria Math" w:cs="Times New Roman"/>
                  <w:sz w:val="28"/>
                  <w:szCs w:val="28"/>
                  <w14:ligatures w14:val="none"/>
                </w:rPr>
                <m:t>C</m:t>
              </m:r>
            </m:e>
          </m:d>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λ</m:t>
              </m:r>
            </m:e>
            <m:sub>
              <m:r>
                <m:rPr>
                  <m:sty m:val="p"/>
                </m:rPr>
                <w:rPr>
                  <w:rFonts w:ascii="Cambria Math" w:eastAsia="宋体" w:hAnsi="Cambria Math" w:cs="Times New Roman"/>
                  <w:sz w:val="28"/>
                  <w:szCs w:val="28"/>
                  <w14:ligatures w14:val="none"/>
                </w:rPr>
                <m:t>1</m:t>
              </m:r>
            </m:sub>
          </m:sSub>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sz w:val="28"/>
                  <w:szCs w:val="28"/>
                  <w14:ligatures w14:val="none"/>
                </w:rPr>
              </m:ctrlPr>
            </m:dPr>
            <m:e>
              <m:r>
                <w:rPr>
                  <w:rFonts w:ascii="Cambria Math" w:eastAsia="宋体" w:hAnsi="Cambria Math" w:cs="Times New Roman"/>
                  <w:sz w:val="28"/>
                  <w:szCs w:val="28"/>
                  <w14:ligatures w14:val="none"/>
                </w:rPr>
                <m:t>C</m:t>
              </m:r>
            </m:e>
          </m:d>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λ</m:t>
              </m:r>
            </m:e>
            <m:sub>
              <m:r>
                <m:rPr>
                  <m:sty m:val="p"/>
                </m:rPr>
                <w:rPr>
                  <w:rFonts w:ascii="Cambria Math" w:eastAsia="宋体" w:hAnsi="Cambria Math" w:cs="Times New Roman"/>
                  <w:sz w:val="28"/>
                  <w:szCs w:val="28"/>
                  <w14:ligatures w14:val="none"/>
                </w:rPr>
                <m:t>2</m:t>
              </m:r>
            </m:sub>
          </m:sSub>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llm</m:t>
              </m:r>
            </m:sub>
          </m:sSub>
          <m:d>
            <m:dPr>
              <m:ctrlPr>
                <w:rPr>
                  <w:rFonts w:ascii="Cambria Math" w:eastAsia="宋体" w:hAnsi="Cambria Math" w:cs="Times New Roman"/>
                  <w:sz w:val="28"/>
                  <w:szCs w:val="28"/>
                  <w14:ligatures w14:val="none"/>
                </w:rPr>
              </m:ctrlPr>
            </m:dPr>
            <m:e>
              <m:r>
                <w:rPr>
                  <w:rFonts w:ascii="Cambria Math" w:eastAsia="宋体" w:hAnsi="Cambria Math" w:cs="Times New Roman"/>
                  <w:sz w:val="28"/>
                  <w:szCs w:val="28"/>
                  <w14:ligatures w14:val="none"/>
                </w:rPr>
                <m:t>C</m:t>
              </m:r>
            </m:e>
          </m:d>
        </m:oMath>
      </m:oMathPara>
    </w:p>
    <w:p w14:paraId="6FF2FCF4" w14:textId="132CDB56"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llm</m:t>
            </m:r>
          </m:sub>
        </m:sSub>
        <m:d>
          <m:dPr>
            <m:ctrlPr>
              <w:rPr>
                <w:rFonts w:ascii="Cambria Math" w:eastAsia="宋体" w:hAnsi="Cambria Math" w:cs="Times New Roman"/>
                <w:i/>
                <w:sz w:val="28"/>
                <w:szCs w:val="28"/>
                <w14:ligatures w14:val="none"/>
              </w:rPr>
            </m:ctrlPr>
          </m:dPr>
          <m:e>
            <m:r>
              <w:rPr>
                <w:rFonts w:ascii="Cambria Math" w:eastAsia="宋体" w:hAnsi="Cambria Math" w:cs="Times New Roman"/>
                <w:sz w:val="28"/>
                <w:szCs w:val="28"/>
                <w14:ligatures w14:val="none"/>
              </w:rPr>
              <m:t>C</m:t>
            </m:r>
          </m:e>
        </m:d>
      </m:oMath>
      <w:r>
        <w:rPr>
          <w:rFonts w:ascii="Times New Roman" w:eastAsia="宋体" w:hAnsi="Times New Roman" w:cs="Times New Roman" w:hint="eastAsia"/>
          <w:sz w:val="28"/>
          <w:szCs w:val="28"/>
          <w14:ligatures w14:val="none"/>
        </w:rPr>
        <w:t>表示大语言模型对候选算子链的</w:t>
      </w:r>
      <w:del w:id="3014" w:author="yun qiao" w:date="2026-04-16T15:53:00Z">
        <w:r w:rsidDel="00DC19C2">
          <w:rPr>
            <w:rFonts w:ascii="Times New Roman" w:eastAsia="宋体" w:hAnsi="Times New Roman" w:cs="Times New Roman" w:hint="eastAsia"/>
            <w:sz w:val="28"/>
            <w:szCs w:val="28"/>
            <w14:ligatures w14:val="none"/>
          </w:rPr>
          <w:delText>语义合理性</w:delText>
        </w:r>
      </w:del>
      <w:ins w:id="3015" w:author="yun qiao" w:date="2026-04-16T15:53:00Z">
        <w:r w:rsidR="00DC19C2">
          <w:rPr>
            <w:rFonts w:ascii="Times New Roman" w:eastAsia="宋体" w:hAnsi="Times New Roman" w:cs="Times New Roman" w:hint="eastAsia"/>
            <w:sz w:val="28"/>
            <w:szCs w:val="28"/>
            <w14:ligatures w14:val="none"/>
          </w:rPr>
          <w:t>语义一致性</w:t>
        </w:r>
      </w:ins>
      <w:r>
        <w:rPr>
          <w:rFonts w:ascii="Times New Roman" w:eastAsia="宋体" w:hAnsi="Times New Roman" w:cs="Times New Roman" w:hint="eastAsia"/>
          <w:sz w:val="28"/>
          <w:szCs w:val="28"/>
          <w14:ligatures w14:val="none"/>
        </w:rPr>
        <w:t>评分，</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λ</m:t>
            </m:r>
          </m:e>
          <m:sub>
            <m:r>
              <w:rPr>
                <w:rFonts w:ascii="Cambria Math" w:eastAsia="宋体" w:hAnsi="Cambria Math" w:cs="Times New Roman"/>
                <w:sz w:val="28"/>
                <w:szCs w:val="28"/>
                <w14:ligatures w14:val="none"/>
              </w:rPr>
              <m:t>1</m:t>
            </m:r>
          </m:sub>
        </m:sSub>
      </m:oMath>
      <w:r>
        <w:rPr>
          <w:rFonts w:ascii="Times New Roman" w:eastAsia="宋体" w:hAnsi="Times New Roman" w:cs="Times New Roman" w:hint="eastAsia"/>
          <w:sz w:val="28"/>
          <w:szCs w:val="28"/>
          <w14:ligatures w14:val="none"/>
        </w:rPr>
        <w:t>和</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λ</m:t>
            </m:r>
          </m:e>
          <m:sub>
            <m:r>
              <w:rPr>
                <w:rFonts w:ascii="Cambria Math" w:eastAsia="宋体" w:hAnsi="Cambria Math" w:cs="Times New Roman"/>
                <w:sz w:val="28"/>
                <w:szCs w:val="28"/>
                <w14:ligatures w14:val="none"/>
              </w:rPr>
              <m:t>2</m:t>
            </m:r>
          </m:sub>
        </m:sSub>
      </m:oMath>
      <w:r>
        <w:rPr>
          <w:rFonts w:ascii="Times New Roman" w:eastAsia="宋体" w:hAnsi="Times New Roman" w:cs="Times New Roman" w:hint="eastAsia"/>
          <w:sz w:val="28"/>
          <w:szCs w:val="28"/>
          <w14:ligatures w14:val="none"/>
        </w:rPr>
        <w:t>为可调权重系数；</w:t>
      </w:r>
      <w:del w:id="3016" w:author="yun qiao" w:date="2026-04-16T15:34:00Z">
        <w:r w:rsidDel="0057249C">
          <w:rPr>
            <w:rFonts w:ascii="Times New Roman" w:eastAsia="宋体" w:hAnsi="Times New Roman" w:cs="Times New Roman" w:hint="eastAsia"/>
            <w:sz w:val="28"/>
            <w:szCs w:val="28"/>
            <w14:ligatures w14:val="none"/>
          </w:rPr>
          <w:delText>所述结构一致性评分中已综合考虑映射覆盖度、输入输出兼容性及链路合法性等因素。</w:delText>
        </w:r>
      </w:del>
      <w:r>
        <w:rPr>
          <w:rFonts w:ascii="Times New Roman" w:eastAsia="宋体" w:hAnsi="Times New Roman" w:cs="Times New Roman" w:hint="eastAsia"/>
          <w:sz w:val="28"/>
          <w:szCs w:val="28"/>
          <w14:ligatures w14:val="none"/>
        </w:rPr>
        <w:t>根据</w:t>
      </w:r>
      <w:del w:id="3017" w:author="yun qiao" w:date="2026-04-16T15:34:00Z">
        <w:r w:rsidDel="0057249C">
          <w:rPr>
            <w:rFonts w:ascii="Times New Roman" w:eastAsia="宋体" w:hAnsi="Times New Roman" w:cs="Times New Roman" w:hint="eastAsia"/>
            <w:sz w:val="28"/>
            <w:szCs w:val="28"/>
            <w14:ligatures w14:val="none"/>
          </w:rPr>
          <w:delText>上述</w:delText>
        </w:r>
      </w:del>
      <w:r>
        <w:rPr>
          <w:rFonts w:ascii="Times New Roman" w:eastAsia="宋体" w:hAnsi="Times New Roman" w:cs="Times New Roman" w:hint="eastAsia"/>
          <w:sz w:val="28"/>
          <w:szCs w:val="28"/>
          <w14:ligatures w14:val="none"/>
        </w:rPr>
        <w:t>综合评分对候选算子链进行排序，选取得分最高的候选链作为当前最优候选链</w:t>
      </w:r>
      <w:del w:id="3018" w:author="yun qiao" w:date="2026-04-16T15:34:00Z">
        <w:r w:rsidDel="0057249C">
          <w:rPr>
            <w:rFonts w:ascii="Times New Roman" w:eastAsia="宋体" w:hAnsi="Times New Roman" w:cs="Times New Roman" w:hint="eastAsia"/>
            <w:sz w:val="28"/>
            <w:szCs w:val="28"/>
            <w14:ligatures w14:val="none"/>
          </w:rPr>
          <w:delText>，并进入下一阶段处理</w:delText>
        </w:r>
      </w:del>
      <w:r>
        <w:rPr>
          <w:rFonts w:ascii="Times New Roman" w:eastAsia="宋体" w:hAnsi="Times New Roman" w:cs="Times New Roman" w:hint="eastAsia"/>
          <w:sz w:val="28"/>
          <w:szCs w:val="28"/>
          <w14:ligatures w14:val="none"/>
        </w:rPr>
        <w:t>。</w:t>
      </w:r>
    </w:p>
    <w:p w14:paraId="57DF1ECA" w14:textId="77777777"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S63</w:t>
      </w:r>
      <w:r>
        <w:rPr>
          <w:rFonts w:ascii="Times New Roman" w:eastAsia="宋体" w:hAnsi="Times New Roman" w:cs="Times New Roman" w:hint="eastAsia"/>
          <w:sz w:val="28"/>
          <w:szCs w:val="28"/>
          <w14:ligatures w14:val="none"/>
        </w:rPr>
        <w:t>、迭代式算子链修复。</w:t>
      </w:r>
    </w:p>
    <w:p w14:paraId="25AD18DB" w14:textId="2676091E" w:rsidR="00B95363" w:rsidRDefault="00605FD7" w:rsidP="00605FD7">
      <w:pPr>
        <w:widowControl/>
        <w:spacing w:before="100" w:after="0" w:line="480" w:lineRule="exact"/>
        <w:ind w:firstLineChars="202" w:firstLine="566"/>
        <w:jc w:val="both"/>
        <w:rPr>
          <w:rFonts w:ascii="Times New Roman" w:eastAsia="宋体" w:hAnsi="Times New Roman" w:cs="Times New Roman"/>
          <w:sz w:val="28"/>
          <w:szCs w:val="28"/>
          <w14:ligatures w14:val="none"/>
        </w:rPr>
      </w:pPr>
      <w:ins w:id="3019" w:author="yun qiao" w:date="2026-04-16T15:34:00Z">
        <w:r w:rsidRPr="00A46C25">
          <w:rPr>
            <w:rFonts w:ascii="Times New Roman" w:eastAsia="宋体" w:hAnsi="Times New Roman" w:cs="Times New Roman" w:hint="eastAsia"/>
            <w:sz w:val="28"/>
            <w:szCs w:val="28"/>
            <w14:ligatures w14:val="none"/>
          </w:rPr>
          <w:t>当最优候选算子链在结构校验过程中仍存在输入输出不兼容或局部链路不合法问题时，启动迭代式算子链修复机制</w:t>
        </w:r>
      </w:ins>
      <w:del w:id="3020" w:author="yun qiao" w:date="2026-04-16T15:34:00Z">
        <w:r w:rsidDel="00605FD7">
          <w:rPr>
            <w:rFonts w:ascii="Times New Roman" w:eastAsia="宋体" w:hAnsi="Times New Roman" w:cs="Times New Roman" w:hint="eastAsia"/>
            <w:sz w:val="28"/>
            <w:szCs w:val="28"/>
            <w14:ligatures w14:val="none"/>
          </w:rPr>
          <w:delText>当经前述步骤筛选得到的最优候选算子链在结构校验过程中仍存在输入输出不兼容问题时，系统启动迭代式算子链修复机制</w:delText>
        </w:r>
      </w:del>
      <w:r>
        <w:rPr>
          <w:rFonts w:ascii="Times New Roman" w:eastAsia="宋体" w:hAnsi="Times New Roman" w:cs="Times New Roman" w:hint="eastAsia"/>
          <w:sz w:val="28"/>
          <w:szCs w:val="28"/>
          <w14:ligatures w14:val="none"/>
        </w:rPr>
        <w:t>，请参阅图</w:t>
      </w:r>
      <w:r>
        <w:rPr>
          <w:rFonts w:ascii="Times New Roman" w:eastAsia="宋体" w:hAnsi="Times New Roman" w:cs="Times New Roman"/>
          <w:sz w:val="28"/>
          <w:szCs w:val="28"/>
          <w14:ligatures w14:val="none"/>
        </w:rPr>
        <w:t>4</w:t>
      </w:r>
      <w:r>
        <w:rPr>
          <w:rFonts w:ascii="Times New Roman" w:eastAsia="宋体" w:hAnsi="Times New Roman" w:cs="Times New Roman" w:hint="eastAsia"/>
          <w:sz w:val="28"/>
          <w:szCs w:val="28"/>
          <w14:ligatures w14:val="none"/>
        </w:rPr>
        <w:t>。</w:t>
      </w:r>
      <w:ins w:id="3021" w:author="yun qiao" w:date="2026-04-16T15:35:00Z">
        <w:r w:rsidRPr="00A46C25">
          <w:rPr>
            <w:rFonts w:ascii="Times New Roman" w:eastAsia="宋体" w:hAnsi="Times New Roman" w:cs="Times New Roman" w:hint="eastAsia"/>
            <w:sz w:val="28"/>
            <w:szCs w:val="28"/>
            <w14:ligatures w14:val="none"/>
          </w:rPr>
          <w:t>在不改变整体算子链语义结构的前提下，通过对局部算子进行替换，以消除数据流冲突并提升链的可执行性。所述修复过程在预设最大迭代次数约束下进行多轮优化，</w:t>
        </w:r>
      </w:ins>
      <w:del w:id="3022" w:author="yun qiao" w:date="2026-04-16T15:35:00Z">
        <w:r w:rsidDel="00605FD7">
          <w:rPr>
            <w:rFonts w:ascii="Times New Roman" w:eastAsia="宋体" w:hAnsi="Times New Roman" w:cs="Times New Roman" w:hint="eastAsia"/>
            <w:sz w:val="28"/>
            <w:szCs w:val="28"/>
            <w14:ligatures w14:val="none"/>
          </w:rPr>
          <w:delText>在不改变整体算子链结构语义的前提下，通过对局部算子进行替换，以消除数据流冲突并提升链的可执行性。所述修复过程由链修复模块执行，并在预设最大迭代次数约束下进行多轮优化，</w:delText>
        </w:r>
      </w:del>
      <w:r>
        <w:rPr>
          <w:rFonts w:ascii="Times New Roman" w:eastAsia="宋体" w:hAnsi="Times New Roman" w:cs="Times New Roman" w:hint="eastAsia"/>
          <w:sz w:val="28"/>
          <w:szCs w:val="28"/>
          <w14:ligatures w14:val="none"/>
        </w:rPr>
        <w:t>每一轮修复包括如下步骤：</w:t>
      </w:r>
    </w:p>
    <w:p w14:paraId="6647C72B" w14:textId="77777777" w:rsidR="00605FD7" w:rsidRPr="00A46C25" w:rsidRDefault="00605FD7" w:rsidP="00605FD7">
      <w:pPr>
        <w:widowControl/>
        <w:spacing w:before="100" w:after="0" w:line="480" w:lineRule="exact"/>
        <w:ind w:firstLineChars="202" w:firstLine="566"/>
        <w:jc w:val="both"/>
        <w:rPr>
          <w:ins w:id="3023" w:author="yun qiao" w:date="2026-04-16T15:35:00Z"/>
          <w:rFonts w:ascii="Times New Roman" w:eastAsia="宋体" w:hAnsi="Times New Roman" w:cs="Times New Roman"/>
          <w:sz w:val="28"/>
          <w:szCs w:val="28"/>
          <w14:ligatures w14:val="none"/>
        </w:rPr>
      </w:pPr>
      <w:ins w:id="3024" w:author="yun qiao" w:date="2026-04-16T15:35:00Z">
        <w:r w:rsidRPr="00A46C25">
          <w:rPr>
            <w:rFonts w:ascii="Times New Roman" w:eastAsia="宋体" w:hAnsi="Times New Roman" w:cs="Times New Roman" w:hint="eastAsia"/>
            <w:sz w:val="28"/>
            <w:szCs w:val="28"/>
            <w14:ligatures w14:val="none"/>
          </w:rPr>
          <w:t>（</w:t>
        </w:r>
        <w:r w:rsidRPr="00A46C25">
          <w:rPr>
            <w:rFonts w:ascii="Times New Roman" w:eastAsia="宋体" w:hAnsi="Times New Roman" w:cs="Times New Roman" w:hint="eastAsia"/>
            <w:sz w:val="28"/>
            <w:szCs w:val="28"/>
            <w14:ligatures w14:val="none"/>
          </w:rPr>
          <w:t>1</w:t>
        </w:r>
        <w:r w:rsidRPr="00A46C25">
          <w:rPr>
            <w:rFonts w:ascii="Times New Roman" w:eastAsia="宋体" w:hAnsi="Times New Roman" w:cs="Times New Roman" w:hint="eastAsia"/>
            <w:sz w:val="28"/>
            <w:szCs w:val="28"/>
            <w14:ligatures w14:val="none"/>
          </w:rPr>
          <w:t>）问题定位：</w:t>
        </w:r>
      </w:ins>
    </w:p>
    <w:p w14:paraId="6AB0AA8A" w14:textId="77777777" w:rsidR="00605FD7" w:rsidRPr="00A46C25" w:rsidRDefault="00605FD7" w:rsidP="00605FD7">
      <w:pPr>
        <w:widowControl/>
        <w:spacing w:before="100" w:after="0" w:line="480" w:lineRule="exact"/>
        <w:ind w:firstLineChars="202" w:firstLine="566"/>
        <w:jc w:val="both"/>
        <w:rPr>
          <w:ins w:id="3025" w:author="yun qiao" w:date="2026-04-16T15:35:00Z"/>
          <w:rFonts w:ascii="Times New Roman" w:eastAsia="宋体" w:hAnsi="Times New Roman" w:cs="Times New Roman"/>
          <w:sz w:val="28"/>
          <w:szCs w:val="28"/>
          <w14:ligatures w14:val="none"/>
        </w:rPr>
      </w:pPr>
      <w:ins w:id="3026" w:author="yun qiao" w:date="2026-04-16T15:35:00Z">
        <w:r w:rsidRPr="00A46C25">
          <w:rPr>
            <w:rFonts w:ascii="Times New Roman" w:eastAsia="宋体" w:hAnsi="Times New Roman" w:cs="Times New Roman" w:hint="eastAsia"/>
            <w:sz w:val="28"/>
            <w:szCs w:val="28"/>
            <w14:ligatures w14:val="none"/>
          </w:rPr>
          <w:t>对候选算子链中各步骤的输入输出关系进行逐一分析，识别存在数据类型不兼容的位置，并确定对应算子节点作为待修复对象。</w:t>
        </w:r>
      </w:ins>
    </w:p>
    <w:p w14:paraId="168B5BE2" w14:textId="77777777" w:rsidR="00605FD7" w:rsidRPr="00A46C25" w:rsidRDefault="00605FD7" w:rsidP="00605FD7">
      <w:pPr>
        <w:widowControl/>
        <w:spacing w:before="100" w:after="0" w:line="480" w:lineRule="exact"/>
        <w:ind w:firstLineChars="202" w:firstLine="566"/>
        <w:jc w:val="both"/>
        <w:rPr>
          <w:ins w:id="3027" w:author="yun qiao" w:date="2026-04-16T15:35:00Z"/>
          <w:rFonts w:ascii="Times New Roman" w:eastAsia="宋体" w:hAnsi="Times New Roman" w:cs="Times New Roman"/>
          <w:sz w:val="28"/>
          <w:szCs w:val="28"/>
          <w14:ligatures w14:val="none"/>
        </w:rPr>
      </w:pPr>
      <w:ins w:id="3028" w:author="yun qiao" w:date="2026-04-16T15:35:00Z">
        <w:r w:rsidRPr="00A46C25">
          <w:rPr>
            <w:rFonts w:ascii="Times New Roman" w:eastAsia="宋体" w:hAnsi="Times New Roman" w:cs="Times New Roman" w:hint="eastAsia"/>
            <w:sz w:val="28"/>
            <w:szCs w:val="28"/>
            <w14:ligatures w14:val="none"/>
          </w:rPr>
          <w:t>（</w:t>
        </w:r>
        <w:r w:rsidRPr="00A46C25">
          <w:rPr>
            <w:rFonts w:ascii="Times New Roman" w:eastAsia="宋体" w:hAnsi="Times New Roman" w:cs="Times New Roman" w:hint="eastAsia"/>
            <w:sz w:val="28"/>
            <w:szCs w:val="28"/>
            <w14:ligatures w14:val="none"/>
          </w:rPr>
          <w:t>2</w:t>
        </w:r>
        <w:r w:rsidRPr="00A46C25">
          <w:rPr>
            <w:rFonts w:ascii="Times New Roman" w:eastAsia="宋体" w:hAnsi="Times New Roman" w:cs="Times New Roman" w:hint="eastAsia"/>
            <w:sz w:val="28"/>
            <w:szCs w:val="28"/>
            <w14:ligatures w14:val="none"/>
          </w:rPr>
          <w:t>）替代候选检索与兼容性预筛选：</w:t>
        </w:r>
      </w:ins>
    </w:p>
    <w:p w14:paraId="7B50A837" w14:textId="77777777" w:rsidR="00605FD7" w:rsidRPr="00A46C25" w:rsidRDefault="00605FD7" w:rsidP="00605FD7">
      <w:pPr>
        <w:widowControl/>
        <w:spacing w:before="100" w:after="0" w:line="480" w:lineRule="exact"/>
        <w:ind w:firstLineChars="202" w:firstLine="566"/>
        <w:jc w:val="both"/>
        <w:rPr>
          <w:ins w:id="3029" w:author="yun qiao" w:date="2026-04-16T15:35:00Z"/>
          <w:rFonts w:ascii="Times New Roman" w:eastAsia="宋体" w:hAnsi="Times New Roman" w:cs="Times New Roman"/>
          <w:sz w:val="28"/>
          <w:szCs w:val="28"/>
          <w14:ligatures w14:val="none"/>
        </w:rPr>
      </w:pPr>
      <w:ins w:id="3030" w:author="yun qiao" w:date="2026-04-16T15:35:00Z">
        <w:r w:rsidRPr="00A46C25">
          <w:rPr>
            <w:rFonts w:ascii="Times New Roman" w:eastAsia="宋体" w:hAnsi="Times New Roman" w:cs="Times New Roman" w:hint="eastAsia"/>
            <w:sz w:val="28"/>
            <w:szCs w:val="28"/>
            <w14:ligatures w14:val="none"/>
          </w:rPr>
          <w:t>针对待修复位置，优先从知识图谱中检索与当前算子对应同一操作原语的候选算子集合，并对其执行输入输出兼容性筛选，分别验证其与前驱算子及后继算子的衔接关系；若不存在满足约束的候选算子，则在同一操作子类中检索替代操作原语，并基于所述替代操作原语重新执行映射检索与筛选。</w:t>
        </w:r>
      </w:ins>
    </w:p>
    <w:p w14:paraId="6052523F" w14:textId="77777777" w:rsidR="00605FD7" w:rsidRPr="00A46C25" w:rsidRDefault="00605FD7" w:rsidP="00605FD7">
      <w:pPr>
        <w:widowControl/>
        <w:spacing w:before="100" w:after="0" w:line="480" w:lineRule="exact"/>
        <w:ind w:firstLineChars="202" w:firstLine="566"/>
        <w:jc w:val="both"/>
        <w:rPr>
          <w:ins w:id="3031" w:author="yun qiao" w:date="2026-04-16T15:35:00Z"/>
          <w:rFonts w:ascii="Times New Roman" w:eastAsia="宋体" w:hAnsi="Times New Roman" w:cs="Times New Roman"/>
          <w:sz w:val="28"/>
          <w:szCs w:val="28"/>
          <w14:ligatures w14:val="none"/>
        </w:rPr>
      </w:pPr>
      <w:ins w:id="3032" w:author="yun qiao" w:date="2026-04-16T15:35:00Z">
        <w:r w:rsidRPr="00A46C25">
          <w:rPr>
            <w:rFonts w:ascii="Times New Roman" w:eastAsia="宋体" w:hAnsi="Times New Roman" w:cs="Times New Roman" w:hint="eastAsia"/>
            <w:sz w:val="28"/>
            <w:szCs w:val="28"/>
            <w14:ligatures w14:val="none"/>
          </w:rPr>
          <w:t>（</w:t>
        </w:r>
        <w:r w:rsidRPr="00A46C25">
          <w:rPr>
            <w:rFonts w:ascii="Times New Roman" w:eastAsia="宋体" w:hAnsi="Times New Roman" w:cs="Times New Roman" w:hint="eastAsia"/>
            <w:sz w:val="28"/>
            <w:szCs w:val="28"/>
            <w14:ligatures w14:val="none"/>
          </w:rPr>
          <w:t>3</w:t>
        </w:r>
        <w:r w:rsidRPr="00A46C25">
          <w:rPr>
            <w:rFonts w:ascii="Times New Roman" w:eastAsia="宋体" w:hAnsi="Times New Roman" w:cs="Times New Roman" w:hint="eastAsia"/>
            <w:sz w:val="28"/>
            <w:szCs w:val="28"/>
            <w14:ligatures w14:val="none"/>
          </w:rPr>
          <w:t>）基于语义一致性的候选选择：</w:t>
        </w:r>
      </w:ins>
    </w:p>
    <w:p w14:paraId="512A15ED" w14:textId="77777777" w:rsidR="00605FD7" w:rsidRPr="00A46C25" w:rsidRDefault="00605FD7" w:rsidP="00605FD7">
      <w:pPr>
        <w:widowControl/>
        <w:spacing w:before="100" w:after="0" w:line="480" w:lineRule="exact"/>
        <w:ind w:firstLineChars="202" w:firstLine="566"/>
        <w:jc w:val="both"/>
        <w:rPr>
          <w:ins w:id="3033" w:author="yun qiao" w:date="2026-04-16T15:35:00Z"/>
          <w:rFonts w:ascii="Times New Roman" w:eastAsia="宋体" w:hAnsi="Times New Roman" w:cs="Times New Roman"/>
          <w:sz w:val="28"/>
          <w:szCs w:val="28"/>
          <w14:ligatures w14:val="none"/>
        </w:rPr>
      </w:pPr>
      <w:ins w:id="3034" w:author="yun qiao" w:date="2026-04-16T15:35:00Z">
        <w:r w:rsidRPr="00A46C25">
          <w:rPr>
            <w:rFonts w:ascii="Times New Roman" w:eastAsia="宋体" w:hAnsi="Times New Roman" w:cs="Times New Roman" w:hint="eastAsia"/>
            <w:sz w:val="28"/>
            <w:szCs w:val="28"/>
            <w14:ligatures w14:val="none"/>
          </w:rPr>
          <w:t>对通过兼容性筛选的候选结果进行语义一致性评估，将候选算子或替代操作原语及其上下文信息输入大语言模型进行评估，选取得分最优的替代结果；在大语言模型不可用时，采用基于语义相似度与结构约束的排序策略进行替代选择。</w:t>
        </w:r>
      </w:ins>
    </w:p>
    <w:p w14:paraId="5697F32C" w14:textId="77777777" w:rsidR="00605FD7" w:rsidRPr="00A46C25" w:rsidRDefault="00605FD7" w:rsidP="00605FD7">
      <w:pPr>
        <w:widowControl/>
        <w:spacing w:before="100" w:after="0" w:line="480" w:lineRule="exact"/>
        <w:ind w:firstLineChars="202" w:firstLine="566"/>
        <w:jc w:val="both"/>
        <w:rPr>
          <w:ins w:id="3035" w:author="yun qiao" w:date="2026-04-16T15:35:00Z"/>
          <w:rFonts w:ascii="Times New Roman" w:eastAsia="宋体" w:hAnsi="Times New Roman" w:cs="Times New Roman"/>
          <w:sz w:val="28"/>
          <w:szCs w:val="28"/>
          <w14:ligatures w14:val="none"/>
        </w:rPr>
      </w:pPr>
      <w:ins w:id="3036" w:author="yun qiao" w:date="2026-04-16T15:35:00Z">
        <w:r w:rsidRPr="00A46C25">
          <w:rPr>
            <w:rFonts w:ascii="Times New Roman" w:eastAsia="宋体" w:hAnsi="Times New Roman" w:cs="Times New Roman" w:hint="eastAsia"/>
            <w:sz w:val="28"/>
            <w:szCs w:val="28"/>
            <w14:ligatures w14:val="none"/>
          </w:rPr>
          <w:t>（</w:t>
        </w:r>
        <w:r w:rsidRPr="00A46C25">
          <w:rPr>
            <w:rFonts w:ascii="Times New Roman" w:eastAsia="宋体" w:hAnsi="Times New Roman" w:cs="Times New Roman" w:hint="eastAsia"/>
            <w:sz w:val="28"/>
            <w:szCs w:val="28"/>
            <w14:ligatures w14:val="none"/>
          </w:rPr>
          <w:t>4</w:t>
        </w:r>
        <w:r w:rsidRPr="00A46C25">
          <w:rPr>
            <w:rFonts w:ascii="Times New Roman" w:eastAsia="宋体" w:hAnsi="Times New Roman" w:cs="Times New Roman" w:hint="eastAsia"/>
            <w:sz w:val="28"/>
            <w:szCs w:val="28"/>
            <w14:ligatures w14:val="none"/>
          </w:rPr>
          <w:t>）替换执行与重验证：</w:t>
        </w:r>
      </w:ins>
    </w:p>
    <w:p w14:paraId="1E58C32A" w14:textId="77777777" w:rsidR="00605FD7" w:rsidRPr="00A46C25" w:rsidRDefault="00605FD7" w:rsidP="00605FD7">
      <w:pPr>
        <w:widowControl/>
        <w:spacing w:before="100" w:after="0" w:line="480" w:lineRule="exact"/>
        <w:ind w:firstLineChars="202" w:firstLine="566"/>
        <w:jc w:val="both"/>
        <w:rPr>
          <w:ins w:id="3037" w:author="yun qiao" w:date="2026-04-16T15:35:00Z"/>
          <w:rFonts w:ascii="Times New Roman" w:eastAsia="宋体" w:hAnsi="Times New Roman" w:cs="Times New Roman"/>
          <w:sz w:val="28"/>
          <w:szCs w:val="28"/>
          <w14:ligatures w14:val="none"/>
        </w:rPr>
      </w:pPr>
      <w:ins w:id="3038" w:author="yun qiao" w:date="2026-04-16T15:35:00Z">
        <w:r w:rsidRPr="00A46C25">
          <w:rPr>
            <w:rFonts w:ascii="Times New Roman" w:eastAsia="宋体" w:hAnsi="Times New Roman" w:cs="Times New Roman" w:hint="eastAsia"/>
            <w:sz w:val="28"/>
            <w:szCs w:val="28"/>
            <w14:ligatures w14:val="none"/>
          </w:rPr>
          <w:lastRenderedPageBreak/>
          <w:t>对当前算子链进行复制并执行替换操作；若为替代算子，则直接替换对应节点；若为替代操作原语，则重新执行映射过程后完成替换。替换完成后，对更新后的算子链重新执行输入输出兼容性检查、映射覆盖度评估及结构一致性验证。</w:t>
        </w:r>
      </w:ins>
    </w:p>
    <w:p w14:paraId="4E43F67A" w14:textId="77777777" w:rsidR="00605FD7" w:rsidRPr="00A46C25" w:rsidRDefault="00605FD7" w:rsidP="00605FD7">
      <w:pPr>
        <w:widowControl/>
        <w:spacing w:before="100" w:after="0" w:line="480" w:lineRule="exact"/>
        <w:ind w:firstLineChars="202" w:firstLine="566"/>
        <w:jc w:val="both"/>
        <w:rPr>
          <w:ins w:id="3039" w:author="yun qiao" w:date="2026-04-16T15:35:00Z"/>
          <w:rFonts w:ascii="Times New Roman" w:eastAsia="宋体" w:hAnsi="Times New Roman" w:cs="Times New Roman"/>
          <w:sz w:val="28"/>
          <w:szCs w:val="28"/>
          <w14:ligatures w14:val="none"/>
        </w:rPr>
      </w:pPr>
      <w:ins w:id="3040" w:author="yun qiao" w:date="2026-04-16T15:35:00Z">
        <w:r w:rsidRPr="00A46C25">
          <w:rPr>
            <w:rFonts w:ascii="Times New Roman" w:eastAsia="宋体" w:hAnsi="Times New Roman" w:cs="Times New Roman" w:hint="eastAsia"/>
            <w:sz w:val="28"/>
            <w:szCs w:val="28"/>
            <w14:ligatures w14:val="none"/>
          </w:rPr>
          <w:t>（</w:t>
        </w:r>
        <w:r w:rsidRPr="00A46C25">
          <w:rPr>
            <w:rFonts w:ascii="Times New Roman" w:eastAsia="宋体" w:hAnsi="Times New Roman" w:cs="Times New Roman" w:hint="eastAsia"/>
            <w:sz w:val="28"/>
            <w:szCs w:val="28"/>
            <w14:ligatures w14:val="none"/>
          </w:rPr>
          <w:t>5</w:t>
        </w:r>
        <w:r w:rsidRPr="00A46C25">
          <w:rPr>
            <w:rFonts w:ascii="Times New Roman" w:eastAsia="宋体" w:hAnsi="Times New Roman" w:cs="Times New Roman" w:hint="eastAsia"/>
            <w:sz w:val="28"/>
            <w:szCs w:val="28"/>
            <w14:ligatures w14:val="none"/>
          </w:rPr>
          <w:t>）回滚控制与终止条件：</w:t>
        </w:r>
      </w:ins>
    </w:p>
    <w:p w14:paraId="20538675" w14:textId="77777777" w:rsidR="00605FD7" w:rsidRDefault="00605FD7" w:rsidP="00605FD7">
      <w:pPr>
        <w:widowControl/>
        <w:spacing w:before="100" w:after="0" w:line="480" w:lineRule="exact"/>
        <w:ind w:firstLineChars="202" w:firstLine="566"/>
        <w:jc w:val="both"/>
        <w:rPr>
          <w:ins w:id="3041" w:author="yun qiao" w:date="2026-04-16T15:35:00Z"/>
          <w:rFonts w:ascii="Times New Roman" w:eastAsia="宋体" w:hAnsi="Times New Roman" w:cs="Times New Roman"/>
          <w:sz w:val="28"/>
          <w:szCs w:val="28"/>
          <w14:ligatures w14:val="none"/>
        </w:rPr>
      </w:pPr>
      <w:ins w:id="3042" w:author="yun qiao" w:date="2026-04-16T15:35:00Z">
        <w:r w:rsidRPr="00A46C25">
          <w:rPr>
            <w:rFonts w:ascii="Times New Roman" w:eastAsia="宋体" w:hAnsi="Times New Roman" w:cs="Times New Roman" w:hint="eastAsia"/>
            <w:sz w:val="28"/>
            <w:szCs w:val="28"/>
            <w14:ligatures w14:val="none"/>
          </w:rPr>
          <w:t>比较替换前后算子链中的不兼容问题数量及映射覆盖度变化情况；当替换后不兼容问题减少，或在不增加不兼容问题的前提下映射覆盖度提高时，接受该替换结果；否则撤销本次替换操作并尝试其他候选方案。</w:t>
        </w:r>
      </w:ins>
    </w:p>
    <w:p w14:paraId="3F59EBB4" w14:textId="77777777" w:rsidR="00605FD7" w:rsidRPr="00A46C25" w:rsidRDefault="00605FD7" w:rsidP="00605FD7">
      <w:pPr>
        <w:widowControl/>
        <w:spacing w:before="100" w:after="0" w:line="480" w:lineRule="exact"/>
        <w:ind w:firstLineChars="202" w:firstLine="566"/>
        <w:jc w:val="both"/>
        <w:rPr>
          <w:ins w:id="3043" w:author="yun qiao" w:date="2026-04-16T15:35:00Z"/>
          <w:rFonts w:ascii="Times New Roman" w:eastAsia="宋体" w:hAnsi="Times New Roman" w:cs="Times New Roman"/>
          <w:sz w:val="28"/>
          <w:szCs w:val="28"/>
          <w14:ligatures w14:val="none"/>
        </w:rPr>
      </w:pPr>
      <w:ins w:id="3044" w:author="yun qiao" w:date="2026-04-16T15:35:00Z">
        <w:r w:rsidRPr="00A46C25">
          <w:rPr>
            <w:rFonts w:ascii="Times New Roman" w:eastAsia="宋体" w:hAnsi="Times New Roman" w:cs="Times New Roman" w:hint="eastAsia"/>
            <w:sz w:val="28"/>
            <w:szCs w:val="28"/>
            <w14:ligatures w14:val="none"/>
          </w:rPr>
          <w:t>当满足以下任一条件时终止修复过程：算子链中不存在不兼容问题、达到预设最大迭代次数、当前问题不存在可行替代方案或触发回滚终止机制。</w:t>
        </w:r>
      </w:ins>
    </w:p>
    <w:p w14:paraId="7C9F4B7E" w14:textId="6F6C67EB" w:rsidR="00B95363" w:rsidDel="00605FD7" w:rsidRDefault="00605FD7" w:rsidP="00605FD7">
      <w:pPr>
        <w:widowControl/>
        <w:spacing w:before="100" w:after="0" w:line="480" w:lineRule="exact"/>
        <w:ind w:firstLineChars="202" w:firstLine="566"/>
        <w:jc w:val="both"/>
        <w:rPr>
          <w:del w:id="3045" w:author="yun qiao" w:date="2026-04-16T15:35:00Z"/>
          <w:rFonts w:ascii="Times New Roman" w:eastAsia="宋体" w:hAnsi="Times New Roman" w:cs="Times New Roman"/>
          <w:sz w:val="28"/>
          <w:szCs w:val="28"/>
          <w14:ligatures w14:val="none"/>
        </w:rPr>
      </w:pPr>
      <w:ins w:id="3046" w:author="yun qiao" w:date="2026-04-16T15:35:00Z">
        <w:r w:rsidRPr="00A46C25">
          <w:rPr>
            <w:rFonts w:ascii="Times New Roman" w:eastAsia="宋体" w:hAnsi="Times New Roman" w:cs="Times New Roman" w:hint="eastAsia"/>
            <w:sz w:val="28"/>
            <w:szCs w:val="28"/>
            <w14:ligatures w14:val="none"/>
          </w:rPr>
          <w:t>最终输出满足结构一致性与可执行性的最优算子链</w:t>
        </w:r>
      </w:ins>
      <w:del w:id="3047" w:author="yun qiao" w:date="2026-04-16T15:35:00Z">
        <w:r w:rsidDel="00605FD7">
          <w:rPr>
            <w:rFonts w:ascii="Times New Roman" w:eastAsia="宋体" w:hAnsi="Times New Roman" w:cs="Times New Roman" w:hint="eastAsia"/>
            <w:sz w:val="28"/>
            <w:szCs w:val="28"/>
            <w14:ligatures w14:val="none"/>
          </w:rPr>
          <w:delText>（</w:delText>
        </w:r>
        <w:r w:rsidDel="00605FD7">
          <w:rPr>
            <w:rFonts w:ascii="Times New Roman" w:eastAsia="宋体" w:hAnsi="Times New Roman" w:cs="Times New Roman"/>
            <w:sz w:val="28"/>
            <w:szCs w:val="28"/>
            <w14:ligatures w14:val="none"/>
          </w:rPr>
          <w:delText>1</w:delText>
        </w:r>
        <w:r w:rsidDel="00605FD7">
          <w:rPr>
            <w:rFonts w:ascii="Times New Roman" w:eastAsia="宋体" w:hAnsi="Times New Roman" w:cs="Times New Roman" w:hint="eastAsia"/>
            <w:sz w:val="28"/>
            <w:szCs w:val="28"/>
            <w14:ligatures w14:val="none"/>
          </w:rPr>
          <w:delText>）问题定位：首先，对候选算子链中各步骤的输入输出关系进行逐一分析，识别存在数据类型不兼容的位置；对于检测到的不兼容情况，确定对应的算子节点作为待修复对象，并按照算子链的顺序依次选取待修复节点进行处理。</w:delText>
        </w:r>
      </w:del>
    </w:p>
    <w:p w14:paraId="2472EFBE" w14:textId="41BE9D60" w:rsidR="00B95363" w:rsidDel="00605FD7" w:rsidRDefault="00000000">
      <w:pPr>
        <w:widowControl/>
        <w:spacing w:before="100" w:after="0" w:line="480" w:lineRule="exact"/>
        <w:ind w:firstLineChars="202" w:firstLine="566"/>
        <w:jc w:val="both"/>
        <w:rPr>
          <w:del w:id="3048" w:author="yun qiao" w:date="2026-04-16T15:35:00Z"/>
          <w:rFonts w:ascii="Times New Roman" w:eastAsia="宋体" w:hAnsi="Times New Roman" w:cs="Times New Roman"/>
          <w:sz w:val="28"/>
          <w:szCs w:val="28"/>
          <w14:ligatures w14:val="none"/>
        </w:rPr>
      </w:pPr>
      <w:del w:id="3049" w:author="yun qiao" w:date="2026-04-16T15:35:00Z">
        <w:r w:rsidDel="00605FD7">
          <w:rPr>
            <w:rFonts w:ascii="Times New Roman" w:eastAsia="宋体" w:hAnsi="Times New Roman" w:cs="Times New Roman" w:hint="eastAsia"/>
            <w:sz w:val="28"/>
            <w:szCs w:val="28"/>
            <w14:ligatures w14:val="none"/>
          </w:rPr>
          <w:delText>（</w:delText>
        </w:r>
        <w:r w:rsidDel="00605FD7">
          <w:rPr>
            <w:rFonts w:ascii="Times New Roman" w:eastAsia="宋体" w:hAnsi="Times New Roman" w:cs="Times New Roman" w:hint="eastAsia"/>
            <w:sz w:val="28"/>
            <w:szCs w:val="28"/>
            <w14:ligatures w14:val="none"/>
          </w:rPr>
          <w:delText>2</w:delText>
        </w:r>
        <w:r w:rsidDel="00605FD7">
          <w:rPr>
            <w:rFonts w:ascii="Times New Roman" w:eastAsia="宋体" w:hAnsi="Times New Roman" w:cs="Times New Roman" w:hint="eastAsia"/>
            <w:sz w:val="28"/>
            <w:szCs w:val="28"/>
            <w14:ligatures w14:val="none"/>
          </w:rPr>
          <w:delText>）替代候选检索与兼容性预筛选：针对待修复位置，优先从知识图谱中检索与当前算子对应同一操作原语的候选算子集合，并对所述候选算子集合执行输入输出兼容性预筛选，分别判断候选算子的输入数据类型是否能够匹配前驱算子的输出数据类型，以及候选算子的输出数据类型是否能够匹配后继算子的输入数据类型，过滤掉不满足前后衔接约束的候选算子。若不存在满足约束的候选算子，则进一步在同一操作子类中检索满足前后可衔接关系的替代操作原语，并基于所述替代操作原语重新执行映射检索与兼容性筛选。</w:delText>
        </w:r>
      </w:del>
    </w:p>
    <w:p w14:paraId="66275B88" w14:textId="20526F0E" w:rsidR="00B95363" w:rsidDel="00605FD7" w:rsidRDefault="00000000">
      <w:pPr>
        <w:widowControl/>
        <w:spacing w:before="100" w:after="0" w:line="480" w:lineRule="exact"/>
        <w:ind w:firstLineChars="202" w:firstLine="566"/>
        <w:jc w:val="both"/>
        <w:rPr>
          <w:del w:id="3050" w:author="yun qiao" w:date="2026-04-16T15:35:00Z"/>
          <w:rFonts w:ascii="Times New Roman" w:eastAsia="宋体" w:hAnsi="Times New Roman" w:cs="Times New Roman"/>
          <w:sz w:val="28"/>
          <w:szCs w:val="28"/>
          <w14:ligatures w14:val="none"/>
        </w:rPr>
      </w:pPr>
      <w:del w:id="3051" w:author="yun qiao" w:date="2026-04-16T15:35:00Z">
        <w:r w:rsidDel="00605FD7">
          <w:rPr>
            <w:rFonts w:ascii="Times New Roman" w:eastAsia="宋体" w:hAnsi="Times New Roman" w:cs="Times New Roman" w:hint="eastAsia"/>
            <w:sz w:val="28"/>
            <w:szCs w:val="28"/>
            <w14:ligatures w14:val="none"/>
          </w:rPr>
          <w:delText>（</w:delText>
        </w:r>
        <w:r w:rsidDel="00605FD7">
          <w:rPr>
            <w:rFonts w:ascii="Times New Roman" w:eastAsia="宋体" w:hAnsi="Times New Roman" w:cs="Times New Roman" w:hint="eastAsia"/>
            <w:sz w:val="28"/>
            <w:szCs w:val="28"/>
            <w14:ligatures w14:val="none"/>
          </w:rPr>
          <w:delText>3</w:delText>
        </w:r>
        <w:r w:rsidDel="00605FD7">
          <w:rPr>
            <w:rFonts w:ascii="Times New Roman" w:eastAsia="宋体" w:hAnsi="Times New Roman" w:cs="Times New Roman" w:hint="eastAsia"/>
            <w:sz w:val="28"/>
            <w:szCs w:val="28"/>
            <w14:ligatures w14:val="none"/>
          </w:rPr>
          <w:delText>）基于语义约束的候选选择：在完成兼容性筛选后，结合任务语义信息对候选替代结果进行综合评估。具体地，将候选算子或替代操作原语对应的候选映射结果及其上下文信息输入大语言模型，由其从语义匹配度、数据流合理性及任务目标一致性等方面进行判断，选取得分最优的替代结果；当大语言模型不可用时，则采用基于语义相似度、映射关系强度及结构兼容性的排序策略进行替代选择。</w:delText>
        </w:r>
      </w:del>
    </w:p>
    <w:p w14:paraId="0EE1246E" w14:textId="3521E8D8" w:rsidR="00B95363" w:rsidDel="00605FD7" w:rsidRDefault="00000000">
      <w:pPr>
        <w:widowControl/>
        <w:spacing w:before="100" w:after="0" w:line="480" w:lineRule="exact"/>
        <w:ind w:firstLineChars="202" w:firstLine="566"/>
        <w:jc w:val="both"/>
        <w:rPr>
          <w:del w:id="3052" w:author="yun qiao" w:date="2026-04-16T15:35:00Z"/>
          <w:rFonts w:ascii="Times New Roman" w:eastAsia="宋体" w:hAnsi="Times New Roman" w:cs="Times New Roman"/>
          <w:sz w:val="28"/>
          <w:szCs w:val="28"/>
          <w14:ligatures w14:val="none"/>
        </w:rPr>
      </w:pPr>
      <w:del w:id="3053" w:author="yun qiao" w:date="2026-04-16T15:35:00Z">
        <w:r w:rsidDel="00605FD7">
          <w:rPr>
            <w:rFonts w:ascii="Times New Roman" w:eastAsia="宋体" w:hAnsi="Times New Roman" w:cs="Times New Roman" w:hint="eastAsia"/>
            <w:sz w:val="28"/>
            <w:szCs w:val="28"/>
            <w14:ligatures w14:val="none"/>
          </w:rPr>
          <w:delText>（</w:delText>
        </w:r>
        <w:r w:rsidDel="00605FD7">
          <w:rPr>
            <w:rFonts w:ascii="Times New Roman" w:eastAsia="宋体" w:hAnsi="Times New Roman" w:cs="Times New Roman" w:hint="eastAsia"/>
            <w:sz w:val="28"/>
            <w:szCs w:val="28"/>
            <w14:ligatures w14:val="none"/>
          </w:rPr>
          <w:delText>4</w:delText>
        </w:r>
        <w:r w:rsidDel="00605FD7">
          <w:rPr>
            <w:rFonts w:ascii="Times New Roman" w:eastAsia="宋体" w:hAnsi="Times New Roman" w:cs="Times New Roman" w:hint="eastAsia"/>
            <w:sz w:val="28"/>
            <w:szCs w:val="28"/>
            <w14:ligatures w14:val="none"/>
          </w:rPr>
          <w:delText>）替换执行与重验证：对当前候选算子链进行复制；若所选结果为替代算子，则直接替换待修复位置的当前算子；若所选结果为替代操作原语，则基于所述替代操作原语重新检索目标平台中的候选算子并完成映射筛选后，再将重映射结果替换至对应位置。替换完成后，对更新后的算子链重新执行输入输出兼容性检查、映射覆盖度评估及整体结构合理性验证，以评估本次替换的有效性。</w:delText>
        </w:r>
      </w:del>
    </w:p>
    <w:p w14:paraId="5B0C8A27" w14:textId="79DE7552" w:rsidR="00B95363"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del w:id="3054" w:author="yun qiao" w:date="2026-04-16T15:35:00Z">
        <w:r w:rsidDel="00605FD7">
          <w:rPr>
            <w:rFonts w:ascii="Times New Roman" w:eastAsia="宋体" w:hAnsi="Times New Roman" w:cs="Times New Roman" w:hint="eastAsia"/>
            <w:sz w:val="28"/>
            <w:szCs w:val="28"/>
            <w14:ligatures w14:val="none"/>
          </w:rPr>
          <w:delText>（</w:delText>
        </w:r>
        <w:r w:rsidDel="00605FD7">
          <w:rPr>
            <w:rFonts w:ascii="Times New Roman" w:eastAsia="宋体" w:hAnsi="Times New Roman" w:cs="Times New Roman" w:hint="eastAsia"/>
            <w:sz w:val="28"/>
            <w:szCs w:val="28"/>
            <w14:ligatures w14:val="none"/>
          </w:rPr>
          <w:delText>5</w:delText>
        </w:r>
        <w:r w:rsidDel="00605FD7">
          <w:rPr>
            <w:rFonts w:ascii="Times New Roman" w:eastAsia="宋体" w:hAnsi="Times New Roman" w:cs="Times New Roman" w:hint="eastAsia"/>
            <w:sz w:val="28"/>
            <w:szCs w:val="28"/>
            <w14:ligatures w14:val="none"/>
          </w:rPr>
          <w:delText>）回滚控制与终止条件：比较替换前后算子链中的不兼容问题数量及映射覆盖状态；当替换后不兼容问题数量减少，或在不增加不兼容问题数量的前提下映射覆盖度提高时，接受该替换结果并进入下一轮修复；若替换操作既未减少算子链中的不兼容问题数量，也未提高映射覆盖度，则撤销该替换并尝试其他候选替换方案或选择新的待修复位置进行修复。整个修复过程在满足以下任一条件时结束：算子链中已不存在输入输出不兼容问题、达到预设最大修复轮数、当前问题不存在可行替代结果或触发回滚终止机制。最终输出满足结构一致性与可执行性的最优算子链，并保留修复过程中的关键调整信息，以支持后续结果解释与验证</w:delText>
        </w:r>
      </w:del>
      <w:r>
        <w:rPr>
          <w:rFonts w:ascii="Times New Roman" w:eastAsia="宋体" w:hAnsi="Times New Roman" w:cs="Times New Roman" w:hint="eastAsia"/>
          <w:sz w:val="28"/>
          <w:szCs w:val="28"/>
          <w14:ligatures w14:val="none"/>
        </w:rPr>
        <w:t>。</w:t>
      </w:r>
    </w:p>
    <w:p w14:paraId="6BEA034D" w14:textId="39A143F2" w:rsidR="00B95363" w:rsidRDefault="00605FD7">
      <w:pPr>
        <w:widowControl/>
        <w:spacing w:before="100" w:after="0" w:line="480" w:lineRule="exact"/>
        <w:ind w:firstLineChars="202" w:firstLine="566"/>
        <w:jc w:val="both"/>
        <w:rPr>
          <w:rFonts w:ascii="Times New Roman" w:eastAsia="宋体" w:hAnsi="Times New Roman" w:cs="Times New Roman"/>
          <w:sz w:val="28"/>
          <w:szCs w:val="28"/>
          <w14:ligatures w14:val="none"/>
        </w:rPr>
        <w:sectPr w:rsidR="00B95363">
          <w:headerReference w:type="default" r:id="rId20"/>
          <w:footerReference w:type="default" r:id="rId21"/>
          <w:pgSz w:w="11906" w:h="16838"/>
          <w:pgMar w:top="1361" w:right="1133" w:bottom="851" w:left="1134" w:header="794" w:footer="113" w:gutter="0"/>
          <w:cols w:space="720"/>
          <w:docGrid w:type="lines" w:linePitch="312"/>
        </w:sectPr>
      </w:pPr>
      <w:ins w:id="3055" w:author="yun qiao" w:date="2026-04-16T15:35:00Z">
        <w:r w:rsidRPr="00A46C25">
          <w:rPr>
            <w:rFonts w:ascii="Times New Roman" w:eastAsia="宋体" w:hAnsi="Times New Roman" w:cs="Times New Roman"/>
            <w:sz w:val="28"/>
            <w:szCs w:val="28"/>
            <w14:ligatures w14:val="none"/>
          </w:rPr>
          <w:t>在</w:t>
        </w:r>
        <w:r>
          <w:rPr>
            <w:rFonts w:ascii="Times New Roman" w:eastAsia="宋体" w:hAnsi="Times New Roman" w:cs="Times New Roman" w:hint="eastAsia"/>
            <w:sz w:val="28"/>
            <w:szCs w:val="28"/>
            <w14:ligatures w14:val="none"/>
          </w:rPr>
          <w:t>这</w:t>
        </w:r>
        <w:r w:rsidRPr="00A46C25">
          <w:rPr>
            <w:rFonts w:ascii="Times New Roman" w:eastAsia="宋体" w:hAnsi="Times New Roman" w:cs="Times New Roman"/>
            <w:sz w:val="28"/>
            <w:szCs w:val="28"/>
            <w14:ligatures w14:val="none"/>
          </w:rPr>
          <w:t>一实施方式中，在输出所述最优地理处理算子链及对应自动化模型结构后，还可接收用户针对所生成模型的问询请求；基于知识图谱检索相关算子信息、输入输出关系及操作语义，并结合大语言模型生成解释性应答，以支持用户对生成结果的理解与验证</w:t>
        </w:r>
      </w:ins>
      <w:del w:id="3056" w:author="yun qiao" w:date="2026-04-16T15:35:00Z">
        <w:r w:rsidDel="00605FD7">
          <w:rPr>
            <w:rFonts w:ascii="Times New Roman" w:eastAsia="宋体" w:hAnsi="Times New Roman" w:cs="Times New Roman" w:hint="eastAsia"/>
            <w:sz w:val="28"/>
            <w:szCs w:val="28"/>
            <w14:ligatures w14:val="none"/>
          </w:rPr>
          <w:delText>经过上述三个子阶段处理后，系统输出最优的地理处理算子链及对应的自动化模型结构，以及相应的融合评分、链校验结果和修复记录。所述地理处理算子链表征所述自动化模型结构中的处理节点组成、连接关系及执行顺序，所述自动化模型结构可由所述地理处理算子链解析生成。进一步地，在输出所述最优地理处理算子链及对应的自动化模型结构后，还可接收用户针对所生成地理处理模型的问询请求；基于所述知识图谱检索与所述算子链、所述自动化模型结构及所述问询请求相关的算子信息、输入输出类型及操作语义等上下文信息，并结合大语言模型生成针对所述地理处理模型的解释性应答，以支持用户对生成结果的理解与验证</w:delText>
        </w:r>
      </w:del>
      <w:r>
        <w:rPr>
          <w:rFonts w:ascii="Times New Roman" w:eastAsia="宋体" w:hAnsi="Times New Roman" w:cs="Times New Roman" w:hint="eastAsia"/>
          <w:sz w:val="28"/>
          <w:szCs w:val="28"/>
          <w14:ligatures w14:val="none"/>
        </w:rPr>
        <w:t>。</w:t>
      </w:r>
    </w:p>
    <w:p w14:paraId="15FE9FFF" w14:textId="475F01E3" w:rsidR="00B95363" w:rsidDel="004E0819" w:rsidRDefault="004E0819">
      <w:pPr>
        <w:rPr>
          <w:del w:id="3057" w:author="yun qiao" w:date="2026-04-16T19:07:00Z"/>
          <w:rFonts w:hint="eastAsia"/>
        </w:rPr>
      </w:pPr>
      <w:ins w:id="3058" w:author="yun qiao" w:date="2026-04-16T19:07:00Z">
        <w:r>
          <w:rPr>
            <w:rFonts w:hint="eastAsia"/>
            <w:noProof/>
          </w:rPr>
          <w:lastRenderedPageBreak/>
          <w:drawing>
            <wp:inline distT="0" distB="0" distL="0" distR="0" wp14:anchorId="22D84D4A" wp14:editId="5CEAEDDF">
              <wp:extent cx="5842000" cy="5768149"/>
              <wp:effectExtent l="0" t="0" r="6350"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15">
                        <a:extLst>
                          <a:ext uri="{28A0092B-C50C-407E-A947-70E740481C1C}">
                            <a14:useLocalDpi xmlns:a14="http://schemas.microsoft.com/office/drawing/2010/main" val="0"/>
                          </a:ext>
                        </a:extLst>
                      </a:blip>
                      <a:stretch>
                        <a:fillRect/>
                      </a:stretch>
                    </pic:blipFill>
                    <pic:spPr>
                      <a:xfrm>
                        <a:off x="0" y="0"/>
                        <a:ext cx="5845175" cy="5771284"/>
                      </a:xfrm>
                      <a:prstGeom prst="rect">
                        <a:avLst/>
                      </a:prstGeom>
                    </pic:spPr>
                  </pic:pic>
                </a:graphicData>
              </a:graphic>
            </wp:inline>
          </w:drawing>
        </w:r>
      </w:ins>
    </w:p>
    <w:p w14:paraId="644CC443" w14:textId="0BAF9AF5" w:rsidR="00B95363" w:rsidDel="004E0819" w:rsidRDefault="00000000">
      <w:pPr>
        <w:rPr>
          <w:del w:id="3059" w:author="yun qiao" w:date="2026-04-16T19:07:00Z"/>
          <w:rFonts w:hint="eastAsia"/>
        </w:rPr>
      </w:pPr>
      <w:del w:id="3060" w:author="yun qiao" w:date="2026-04-16T19:07:00Z">
        <w:r w:rsidDel="004E0819">
          <w:rPr>
            <w:noProof/>
          </w:rPr>
          <w:drawing>
            <wp:inline distT="0" distB="0" distL="0" distR="0" wp14:anchorId="223EC9FF" wp14:editId="2CA7F47D">
              <wp:extent cx="6083935" cy="5976620"/>
              <wp:effectExtent l="0" t="0" r="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094310" cy="5986453"/>
                      </a:xfrm>
                      <a:prstGeom prst="rect">
                        <a:avLst/>
                      </a:prstGeom>
                      <a:noFill/>
                      <a:ln>
                        <a:noFill/>
                      </a:ln>
                    </pic:spPr>
                  </pic:pic>
                </a:graphicData>
              </a:graphic>
            </wp:inline>
          </w:drawing>
        </w:r>
      </w:del>
    </w:p>
    <w:p w14:paraId="70123B3E" w14:textId="77777777" w:rsidR="00B95363" w:rsidRDefault="00000000">
      <w:pPr>
        <w:pStyle w:val="a3"/>
        <w:spacing w:line="240" w:lineRule="atLeast"/>
        <w:jc w:val="center"/>
        <w:rPr>
          <w:rFonts w:ascii="Times New Roman" w:eastAsia="宋体" w:hAnsi="Times New Roman"/>
          <w:sz w:val="28"/>
          <w:szCs w:val="28"/>
        </w:rPr>
      </w:pPr>
      <w:commentRangeStart w:id="3061"/>
      <w:r>
        <w:rPr>
          <w:rFonts w:ascii="Times New Roman" w:eastAsia="宋体" w:hAnsi="Times New Roman"/>
          <w:sz w:val="28"/>
          <w:szCs w:val="28"/>
        </w:rPr>
        <w:t>图</w:t>
      </w:r>
      <w:r>
        <w:rPr>
          <w:rFonts w:ascii="Times New Roman" w:eastAsia="宋体" w:hAnsi="Times New Roman"/>
          <w:sz w:val="28"/>
          <w:szCs w:val="28"/>
        </w:rPr>
        <w:t xml:space="preserve"> </w:t>
      </w:r>
      <w:r>
        <w:rPr>
          <w:rFonts w:ascii="Times New Roman" w:eastAsia="宋体" w:hAnsi="Times New Roman" w:hint="eastAsia"/>
          <w:sz w:val="28"/>
          <w:szCs w:val="28"/>
        </w:rPr>
        <w:t>1</w:t>
      </w:r>
      <w:commentRangeEnd w:id="3061"/>
      <w:r>
        <w:commentReference w:id="3061"/>
      </w:r>
    </w:p>
    <w:p w14:paraId="0677B1DD" w14:textId="77777777" w:rsidR="00B95363" w:rsidRDefault="00000000">
      <w:pPr>
        <w:rPr>
          <w:rFonts w:hint="eastAsia"/>
        </w:rPr>
      </w:pPr>
      <w:r>
        <w:rPr>
          <w:noProof/>
        </w:rPr>
        <w:lastRenderedPageBreak/>
        <w:drawing>
          <wp:inline distT="0" distB="0" distL="0" distR="0" wp14:anchorId="424A42B2" wp14:editId="35ED7F3B">
            <wp:extent cx="6108700" cy="57727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117292" cy="5780715"/>
                    </a:xfrm>
                    <a:prstGeom prst="rect">
                      <a:avLst/>
                    </a:prstGeom>
                    <a:noFill/>
                    <a:ln>
                      <a:noFill/>
                    </a:ln>
                  </pic:spPr>
                </pic:pic>
              </a:graphicData>
            </a:graphic>
          </wp:inline>
        </w:drawing>
      </w:r>
    </w:p>
    <w:p w14:paraId="38EF13F9" w14:textId="77777777" w:rsidR="00B95363" w:rsidRDefault="00000000">
      <w:pPr>
        <w:jc w:val="center"/>
        <w:rPr>
          <w:rFonts w:hint="eastAsia"/>
        </w:rPr>
      </w:pPr>
      <w:r>
        <w:rPr>
          <w:sz w:val="28"/>
          <w:szCs w:val="28"/>
        </w:rPr>
        <w:t xml:space="preserve">图 </w:t>
      </w:r>
      <w:r>
        <w:rPr>
          <w:rFonts w:hint="eastAsia"/>
          <w:sz w:val="28"/>
          <w:szCs w:val="28"/>
        </w:rPr>
        <w:t>2</w:t>
      </w:r>
      <w:r>
        <w:t xml:space="preserve"> </w:t>
      </w:r>
    </w:p>
    <w:p w14:paraId="390637F8" w14:textId="77777777" w:rsidR="00B95363" w:rsidRDefault="00000000">
      <w:pPr>
        <w:jc w:val="center"/>
        <w:rPr>
          <w:rFonts w:hint="eastAsia"/>
          <w:sz w:val="28"/>
          <w:szCs w:val="28"/>
        </w:rPr>
      </w:pPr>
      <w:r>
        <w:rPr>
          <w:noProof/>
          <w:sz w:val="28"/>
          <w:szCs w:val="28"/>
        </w:rPr>
        <w:lastRenderedPageBreak/>
        <w:drawing>
          <wp:inline distT="0" distB="0" distL="0" distR="0" wp14:anchorId="7336C8BB" wp14:editId="17BFA705">
            <wp:extent cx="6102350" cy="694880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109502" cy="6956859"/>
                    </a:xfrm>
                    <a:prstGeom prst="rect">
                      <a:avLst/>
                    </a:prstGeom>
                    <a:noFill/>
                    <a:ln>
                      <a:noFill/>
                    </a:ln>
                  </pic:spPr>
                </pic:pic>
              </a:graphicData>
            </a:graphic>
          </wp:inline>
        </w:drawing>
      </w:r>
    </w:p>
    <w:p w14:paraId="46DE0322" w14:textId="77777777" w:rsidR="00B95363" w:rsidRDefault="00000000">
      <w:pPr>
        <w:jc w:val="center"/>
        <w:rPr>
          <w:rFonts w:hint="eastAsia"/>
          <w:sz w:val="28"/>
          <w:szCs w:val="28"/>
        </w:rPr>
      </w:pPr>
      <w:r>
        <w:rPr>
          <w:sz w:val="28"/>
          <w:szCs w:val="28"/>
        </w:rPr>
        <w:t xml:space="preserve">图 </w:t>
      </w:r>
      <w:r>
        <w:rPr>
          <w:rFonts w:hint="eastAsia"/>
          <w:sz w:val="28"/>
          <w:szCs w:val="28"/>
        </w:rPr>
        <w:t>3</w:t>
      </w:r>
    </w:p>
    <w:p w14:paraId="4E2B1AB9" w14:textId="77777777" w:rsidR="00B95363" w:rsidRDefault="00B95363">
      <w:pPr>
        <w:jc w:val="center"/>
        <w:rPr>
          <w:rFonts w:hint="eastAsia"/>
          <w:sz w:val="28"/>
          <w:szCs w:val="28"/>
        </w:rPr>
      </w:pPr>
    </w:p>
    <w:p w14:paraId="66AD1035" w14:textId="77777777" w:rsidR="00B95363" w:rsidRDefault="00000000">
      <w:pPr>
        <w:jc w:val="center"/>
        <w:rPr>
          <w:rFonts w:hint="eastAsia"/>
        </w:rPr>
      </w:pPr>
      <w:r>
        <w:rPr>
          <w:noProof/>
        </w:rPr>
        <w:lastRenderedPageBreak/>
        <w:drawing>
          <wp:inline distT="0" distB="0" distL="0" distR="0" wp14:anchorId="2E7732AD" wp14:editId="2DDFD1BE">
            <wp:extent cx="6055995" cy="7049770"/>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062834" cy="7057734"/>
                    </a:xfrm>
                    <a:prstGeom prst="rect">
                      <a:avLst/>
                    </a:prstGeom>
                    <a:noFill/>
                    <a:ln>
                      <a:noFill/>
                    </a:ln>
                  </pic:spPr>
                </pic:pic>
              </a:graphicData>
            </a:graphic>
          </wp:inline>
        </w:drawing>
      </w:r>
    </w:p>
    <w:p w14:paraId="1853BBC4" w14:textId="77777777" w:rsidR="00B95363" w:rsidRDefault="00000000">
      <w:pPr>
        <w:jc w:val="center"/>
        <w:rPr>
          <w:rFonts w:hint="eastAsia"/>
        </w:rPr>
      </w:pPr>
      <w:r>
        <w:rPr>
          <w:sz w:val="28"/>
          <w:szCs w:val="28"/>
        </w:rPr>
        <w:t xml:space="preserve">图 </w:t>
      </w:r>
      <w:r>
        <w:rPr>
          <w:rFonts w:hint="eastAsia"/>
          <w:sz w:val="28"/>
          <w:szCs w:val="28"/>
        </w:rPr>
        <w:t>4</w:t>
      </w:r>
    </w:p>
    <w:p w14:paraId="693F7AD2" w14:textId="77777777" w:rsidR="00B95363" w:rsidRDefault="00B95363">
      <w:pPr>
        <w:widowControl/>
        <w:spacing w:before="100" w:after="0" w:line="480" w:lineRule="exact"/>
        <w:jc w:val="both"/>
        <w:rPr>
          <w:rFonts w:hint="eastAsia"/>
        </w:rPr>
      </w:pPr>
    </w:p>
    <w:sectPr w:rsidR="00B95363">
      <w:headerReference w:type="default" r:id="rId2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mdzhang" w:date="2026-04-11T08:08:00Z" w:initials="da">
    <w:p w14:paraId="7AB889F2" w14:textId="77777777" w:rsidR="00B95363" w:rsidRDefault="00000000">
      <w:pPr>
        <w:pStyle w:val="a4"/>
      </w:pPr>
      <w:r>
        <w:rPr>
          <w:rFonts w:hint="eastAsia"/>
        </w:rPr>
        <w:t>与杨倩工作的区别。</w:t>
      </w:r>
    </w:p>
  </w:comment>
  <w:comment w:id="4" w:author="mdzhang" w:date="2026-04-11T08:10:00Z" w:initials="da">
    <w:p w14:paraId="45070FD6" w14:textId="77777777" w:rsidR="00B95363" w:rsidRDefault="00000000">
      <w:pPr>
        <w:pStyle w:val="a4"/>
      </w:pPr>
      <w:r>
        <w:rPr>
          <w:rFonts w:hint="eastAsia"/>
        </w:rPr>
        <w:t>重点突出后半部分</w:t>
      </w:r>
    </w:p>
  </w:comment>
  <w:comment w:id="5" w:author="mdzhang" w:date="2026-04-11T08:09:00Z" w:initials="da">
    <w:p w14:paraId="0E242424" w14:textId="77777777" w:rsidR="00B95363" w:rsidRDefault="00000000">
      <w:pPr>
        <w:pStyle w:val="a4"/>
      </w:pPr>
      <w:r>
        <w:rPr>
          <w:rFonts w:hint="eastAsia"/>
        </w:rPr>
        <w:t>考虑了数据的类型的语义</w:t>
      </w:r>
    </w:p>
  </w:comment>
  <w:comment w:id="40" w:author="mdzhang" w:date="2026-04-11T08:12:00Z" w:initials="da">
    <w:p w14:paraId="6D0538E3" w14:textId="77777777" w:rsidR="00B95363" w:rsidRDefault="00000000">
      <w:pPr>
        <w:pStyle w:val="a4"/>
      </w:pPr>
      <w:r>
        <w:rPr>
          <w:rFonts w:hint="eastAsia"/>
        </w:rPr>
        <w:t>与权利要求</w:t>
      </w:r>
      <w:r>
        <w:rPr>
          <w:rFonts w:hint="eastAsia"/>
        </w:rPr>
        <w:t>1</w:t>
      </w:r>
      <w:r>
        <w:rPr>
          <w:rFonts w:hint="eastAsia"/>
        </w:rPr>
        <w:t>的区别</w:t>
      </w:r>
    </w:p>
  </w:comment>
  <w:comment w:id="166" w:author="mdzhang" w:date="2026-04-11T08:14:00Z" w:initials="da">
    <w:p w14:paraId="0AF04CFC" w14:textId="77777777" w:rsidR="00B95363" w:rsidRDefault="00000000">
      <w:pPr>
        <w:pStyle w:val="a4"/>
      </w:pPr>
      <w:r>
        <w:rPr>
          <w:rFonts w:hint="eastAsia"/>
        </w:rPr>
        <w:t>前三个一直再说一件事？</w:t>
      </w:r>
    </w:p>
  </w:comment>
  <w:comment w:id="185" w:author="mdzhang" w:date="2026-04-11T08:15:00Z" w:initials="da">
    <w:p w14:paraId="6A7A4E74" w14:textId="77777777" w:rsidR="00D76AFE" w:rsidRDefault="00D76AFE" w:rsidP="00D76AFE">
      <w:pPr>
        <w:pStyle w:val="a4"/>
      </w:pPr>
      <w:r>
        <w:rPr>
          <w:rFonts w:hint="eastAsia"/>
        </w:rPr>
        <w:t>重点</w:t>
      </w:r>
    </w:p>
  </w:comment>
  <w:comment w:id="357" w:author="mdzhang" w:date="2026-04-11T08:15:00Z" w:initials="da">
    <w:p w14:paraId="56D16064" w14:textId="77777777" w:rsidR="00B95363" w:rsidRDefault="00000000">
      <w:pPr>
        <w:pStyle w:val="a4"/>
      </w:pPr>
      <w:r>
        <w:rPr>
          <w:rFonts w:hint="eastAsia"/>
        </w:rPr>
        <w:t>重点</w:t>
      </w:r>
    </w:p>
  </w:comment>
  <w:comment w:id="582" w:author="mdzhang" w:date="2026-04-11T08:19:00Z" w:initials="da">
    <w:p w14:paraId="16E93174" w14:textId="77777777" w:rsidR="00B95363" w:rsidRDefault="00000000">
      <w:pPr>
        <w:pStyle w:val="a4"/>
      </w:pPr>
      <w:r>
        <w:annotationRef/>
      </w:r>
    </w:p>
  </w:comment>
  <w:comment w:id="1481" w:author="mdzhang" w:date="2026-04-11T08:22:00Z" w:initials="da">
    <w:p w14:paraId="6C06CFBC" w14:textId="77777777" w:rsidR="00B95363" w:rsidRDefault="00000000">
      <w:pPr>
        <w:pStyle w:val="a4"/>
      </w:pPr>
      <w:r>
        <w:rPr>
          <w:rFonts w:hint="eastAsia"/>
        </w:rPr>
        <w:t>过于具体了</w:t>
      </w:r>
    </w:p>
  </w:comment>
  <w:comment w:id="1760" w:author="AAA" w:date="2026-04-07T10:16:00Z" w:initials="A">
    <w:p w14:paraId="4ABA0312" w14:textId="77777777" w:rsidR="00B95363" w:rsidRDefault="00000000">
      <w:pPr>
        <w:pStyle w:val="a4"/>
      </w:pPr>
      <w:r>
        <w:rPr>
          <w:rFonts w:hint="eastAsia"/>
        </w:rPr>
        <w:t>这一块描述较为概括，具体是怎么“</w:t>
      </w:r>
      <w:r>
        <w:rPr>
          <w:rFonts w:hint="eastAsia"/>
          <w:sz w:val="28"/>
          <w:szCs w:val="28"/>
          <w:highlight w:val="yellow"/>
        </w:rPr>
        <w:t>划分为操作大类、操作子类及操作原语多个抽象层级</w:t>
      </w:r>
      <w:r>
        <w:rPr>
          <w:rFonts w:hint="eastAsia"/>
        </w:rPr>
        <w:t>”没太理解，需要给出具体实施方式</w:t>
      </w:r>
    </w:p>
    <w:p w14:paraId="3B92588C" w14:textId="77777777" w:rsidR="00B95363" w:rsidRDefault="00000000">
      <w:pPr>
        <w:pStyle w:val="a4"/>
        <w:ind w:leftChars="246" w:left="541"/>
      </w:pPr>
      <w:r>
        <w:rPr>
          <w:rFonts w:hint="eastAsia"/>
        </w:rPr>
        <w:t>需要说明的是，检索出的对比文件对这部分几乎没有过多描述，所以建议对此处进行优化和扩展，可以添加公式说明，丰富这部分内容的细节</w:t>
      </w:r>
    </w:p>
  </w:comment>
  <w:comment w:id="2250" w:author="AAA" w:date="2026-04-07T10:22:00Z" w:initials="A">
    <w:p w14:paraId="1A0F53ED" w14:textId="77777777" w:rsidR="00B95363" w:rsidRDefault="00000000">
      <w:pPr>
        <w:pStyle w:val="a4"/>
      </w:pPr>
      <w:r>
        <w:rPr>
          <w:rFonts w:hint="eastAsia"/>
        </w:rPr>
        <w:t>如何界定“较短”，需具体量化</w:t>
      </w:r>
    </w:p>
  </w:comment>
  <w:comment w:id="3061" w:author="AAA" w:date="2026-04-03T14:29:00Z" w:initials="A">
    <w:p w14:paraId="05DFAE73" w14:textId="77777777" w:rsidR="00B95363" w:rsidRDefault="00000000">
      <w:pPr>
        <w:pStyle w:val="a4"/>
      </w:pPr>
      <w:r>
        <w:rPr>
          <w:rFonts w:hint="eastAsia"/>
        </w:rPr>
        <w:t>图</w:t>
      </w:r>
      <w:r>
        <w:rPr>
          <w:rFonts w:hint="eastAsia"/>
        </w:rPr>
        <w:t>1</w:t>
      </w:r>
      <w:r>
        <w:rPr>
          <w:rFonts w:hint="eastAsia"/>
        </w:rPr>
        <w:t>中</w:t>
      </w:r>
      <w:r>
        <w:rPr>
          <w:rFonts w:hint="eastAsia"/>
        </w:rPr>
        <w:t>S3</w:t>
      </w:r>
      <w:r>
        <w:rPr>
          <w:rFonts w:hint="eastAsia"/>
        </w:rPr>
        <w:t>上面的在线推理阶段，箭头遮挡了；</w:t>
      </w:r>
    </w:p>
    <w:p w14:paraId="7BE6F2B1" w14:textId="77777777" w:rsidR="00B95363" w:rsidRDefault="00B95363">
      <w:pPr>
        <w:pStyle w:val="a4"/>
        <w:ind w:leftChars="164" w:left="361"/>
      </w:pPr>
    </w:p>
    <w:p w14:paraId="28E49B3D" w14:textId="77777777" w:rsidR="00B95363" w:rsidRDefault="00000000">
      <w:pPr>
        <w:pStyle w:val="a4"/>
        <w:ind w:leftChars="164" w:left="361"/>
      </w:pPr>
      <w:r>
        <w:rPr>
          <w:rFonts w:hint="eastAsia"/>
        </w:rPr>
        <w:t>图片中不能出现英文，所以图</w:t>
      </w:r>
      <w:r>
        <w:rPr>
          <w:rFonts w:hint="eastAsia"/>
        </w:rPr>
        <w:t>2</w:t>
      </w:r>
      <w:r>
        <w:rPr>
          <w:rFonts w:hint="eastAsia"/>
        </w:rPr>
        <w:t>如果要的话需要整体修改；</w:t>
      </w:r>
    </w:p>
    <w:p w14:paraId="42D4073B" w14:textId="77777777" w:rsidR="00B95363" w:rsidRDefault="00B95363">
      <w:pPr>
        <w:pStyle w:val="a4"/>
        <w:ind w:leftChars="164" w:left="361"/>
      </w:pPr>
    </w:p>
    <w:p w14:paraId="40F08495" w14:textId="77777777" w:rsidR="00B95363" w:rsidRDefault="00000000">
      <w:pPr>
        <w:pStyle w:val="a4"/>
        <w:ind w:leftChars="246" w:left="541"/>
      </w:pPr>
      <w:r>
        <w:rPr>
          <w:rFonts w:hint="eastAsia"/>
        </w:rPr>
        <w:t>建议将所有图</w:t>
      </w:r>
      <w:r>
        <w:rPr>
          <w:rFonts w:hint="eastAsia"/>
        </w:rPr>
        <w:t>1</w:t>
      </w:r>
      <w:r>
        <w:rPr>
          <w:rFonts w:hint="eastAsia"/>
        </w:rPr>
        <w:t>至图</w:t>
      </w:r>
      <w:r>
        <w:rPr>
          <w:rFonts w:hint="eastAsia"/>
        </w:rPr>
        <w:t>4</w:t>
      </w:r>
      <w:r>
        <w:rPr>
          <w:rFonts w:hint="eastAsia"/>
        </w:rPr>
        <w:t>中所有字体的字号调大，图片内容较多，转档后容易不清晰。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B889F2" w15:done="0"/>
  <w15:commentEx w15:paraId="45070FD6" w15:done="0"/>
  <w15:commentEx w15:paraId="0E242424" w15:done="0"/>
  <w15:commentEx w15:paraId="6D0538E3" w15:done="0"/>
  <w15:commentEx w15:paraId="0AF04CFC" w15:done="0"/>
  <w15:commentEx w15:paraId="6A7A4E74" w15:done="0"/>
  <w15:commentEx w15:paraId="56D16064" w15:done="0"/>
  <w15:commentEx w15:paraId="16E93174" w15:done="0"/>
  <w15:commentEx w15:paraId="6C06CFBC" w15:done="0"/>
  <w15:commentEx w15:paraId="3B92588C" w15:done="0"/>
  <w15:commentEx w15:paraId="1A0F53ED" w15:done="0"/>
  <w15:commentEx w15:paraId="40F084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B889F2" w16cid:durableId="64142667"/>
  <w16cid:commentId w16cid:paraId="45070FD6" w16cid:durableId="1063918D"/>
  <w16cid:commentId w16cid:paraId="0E242424" w16cid:durableId="3F5616E7"/>
  <w16cid:commentId w16cid:paraId="6D0538E3" w16cid:durableId="2D03A55E"/>
  <w16cid:commentId w16cid:paraId="0AF04CFC" w16cid:durableId="11CCCF94"/>
  <w16cid:commentId w16cid:paraId="6A7A4E74" w16cid:durableId="59194065"/>
  <w16cid:commentId w16cid:paraId="56D16064" w16cid:durableId="4D21DD78"/>
  <w16cid:commentId w16cid:paraId="16E93174" w16cid:durableId="4725A098"/>
  <w16cid:commentId w16cid:paraId="6C06CFBC" w16cid:durableId="08950714"/>
  <w16cid:commentId w16cid:paraId="3B92588C" w16cid:durableId="45D7AA60"/>
  <w16cid:commentId w16cid:paraId="1A0F53ED" w16cid:durableId="0D8605D2"/>
  <w16cid:commentId w16cid:paraId="40F08495" w16cid:durableId="3A3AD4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0A2C7" w14:textId="77777777" w:rsidR="004A5D07" w:rsidRDefault="004A5D07">
      <w:pPr>
        <w:spacing w:line="240" w:lineRule="auto"/>
        <w:rPr>
          <w:rFonts w:hint="eastAsia"/>
        </w:rPr>
      </w:pPr>
      <w:r>
        <w:separator/>
      </w:r>
    </w:p>
  </w:endnote>
  <w:endnote w:type="continuationSeparator" w:id="0">
    <w:p w14:paraId="1DFD25FE" w14:textId="77777777" w:rsidR="004A5D07" w:rsidRDefault="004A5D0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1552" behindDoc="0" locked="0" layoutInCell="1" allowOverlap="1" wp14:anchorId="7E890B4B" wp14:editId="6A832AFD">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B95363"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890B4B"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4FB229A2" w14:textId="77777777" w:rsidR="00B95363"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0528" behindDoc="0" locked="0" layoutInCell="0" allowOverlap="1" wp14:anchorId="451517BB" wp14:editId="553C4962">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7052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Ry101wAAAAgB&#10;AAAPAAAAAAAAAAEAIAAAACIAAABkcnMvZG93bnJldi54bWxQSwECFAAUAAAACACHTuJAok9DIeMB&#10;AACrAwAADgAAAAAAAAABACAAAAAmAQAAZHJzL2Uyb0RvYy54bWxQSwUGAAAAAAYABgBZAQAAewUA&#10;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7F62314" w14:textId="77777777" w:rsidR="00B95363" w:rsidRDefault="00B9536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1312" behindDoc="0" locked="0" layoutInCell="1" allowOverlap="1" wp14:anchorId="4A982902" wp14:editId="4A6A0160">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B95363"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982902"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1B4D3768" w14:textId="77777777" w:rsidR="00B95363"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0288" behindDoc="0" locked="0" layoutInCell="0" allowOverlap="1" wp14:anchorId="5FC39CEF" wp14:editId="6E686D97">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Ry101wAAAAgB&#10;AAAPAAAAAAAAAAEAIAAAACIAAABkcnMvZG93bnJldi54bWxQSwECFAAUAAAACACHTuJAKXYceeMB&#10;AACrAwAADgAAAAAAAAABACAAAAAmAQAAZHJzL2Uyb0RvYy54bWxQSwUGAAAAAAYABgBZAQAAewUA&#10;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B95363" w:rsidRDefault="00B95363">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59419AF7" wp14:editId="44E2E466">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B95363"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9419AF7"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24B00425" w14:textId="77777777" w:rsidR="00B95363"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4F6101C2" wp14:editId="578D4E1C">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0ctdNcAAAAI&#10;AQAADwAAAAAAAAABACAAAAAiAAAAZHJzL2Rvd25yZXYueG1sUEsBAhQAFAAAAAgAh07iQLQ8/ZHk&#10;AQAAqwMAAA4AAAAAAAAAAQAgAAAAJgEAAGRycy9lMm9Eb2MueG1sUEsFBgAAAAAGAAYAWQEAAHwF&#10;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B95363" w:rsidRDefault="00B95363">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FE"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8480" behindDoc="0" locked="0" layoutInCell="1" allowOverlap="1" wp14:anchorId="7A0DFF28" wp14:editId="06029872">
              <wp:simplePos x="0" y="0"/>
              <wp:positionH relativeFrom="margin">
                <wp:align>center</wp:align>
              </wp:positionH>
              <wp:positionV relativeFrom="paragraph">
                <wp:posOffset>0</wp:posOffset>
              </wp:positionV>
              <wp:extent cx="1828800" cy="1828800"/>
              <wp:effectExtent l="0" t="0" r="12065" b="14605"/>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9E0268" w14:textId="77777777" w:rsidR="00B95363"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A0DFF28"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4E9E0268" w14:textId="77777777" w:rsidR="00B95363"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7864E604"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0" allowOverlap="1" wp14:anchorId="2C9F0B15" wp14:editId="6C78EAE9">
              <wp:simplePos x="0" y="0"/>
              <wp:positionH relativeFrom="column">
                <wp:posOffset>1905</wp:posOffset>
              </wp:positionH>
              <wp:positionV relativeFrom="paragraph">
                <wp:posOffset>-156845</wp:posOffset>
              </wp:positionV>
              <wp:extent cx="6120130" cy="0"/>
              <wp:effectExtent l="0" t="0" r="0" b="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7456;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0ctdNcAAAAI&#10;AQAADwAAAAAAAAABACAAAAAiAAAAZHJzL2Rvd25yZXYueG1sUEsBAhQAFAAAAAgAh07iQHYQefjk&#10;AQAArQMAAA4AAAAAAAAAAQAgAAAAJgEAAGRycy9lMm9Eb2MueG1sUEsFBgAAAAAGAAYAWQEAAHwF&#10;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1D91200" w14:textId="77777777" w:rsidR="00B95363" w:rsidRDefault="00B9536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96B8A" w14:textId="77777777" w:rsidR="004A5D07" w:rsidRDefault="004A5D07">
      <w:pPr>
        <w:spacing w:after="0"/>
        <w:rPr>
          <w:rFonts w:hint="eastAsia"/>
        </w:rPr>
      </w:pPr>
      <w:r>
        <w:separator/>
      </w:r>
    </w:p>
  </w:footnote>
  <w:footnote w:type="continuationSeparator" w:id="0">
    <w:p w14:paraId="31C446E4" w14:textId="77777777" w:rsidR="004A5D07" w:rsidRDefault="004A5D07">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7E7E3704" wp14:editId="4B11A238">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9504;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gAP19UAAAAGAQAA&#10;DwAAAAAAAAABACAAAAAiAAAAZHJzL2Rvd25yZXYueG1sUEsBAhQAFAAAAAgAh07iQF9BmujjAQAA&#10;qwMAAA4AAAAAAAAAAQAgAAAAJAEAAGRycy9lMm9Eb2MueG1sUEsFBgAAAAAGAAYAWQEAAHkFAAAA&#10;AA==&#10;">
              <v:fill on="f" focussize="0,0"/>
              <v:stroke weight="1pt" color="#000000" joinstyle="round"/>
              <v:imagedata o:title=""/>
              <o:lock v:ext="edit" aspectratio="f"/>
            </v:line>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59264" behindDoc="0" locked="0" layoutInCell="0" allowOverlap="1" wp14:anchorId="04D81663" wp14:editId="70DF8903">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gAP19UAAAAGAQAA&#10;DwAAAAAAAAABACAAAAAiAAAAZHJzL2Rvd25yZXYueG1sUEsBAhQAFAAAAAgAh07iQG9jBvjjAQAA&#10;qwMAAA4AAAAAAAAAAQAgAAAAJAEAAGRycy9lMm9Eb2MueG1sUEsFBgAAAAAGAAYAWQEAAHkFAAAA&#10;AA==&#10;">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374121DB" wp14:editId="58BCACE4">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AA/X1QAAAAYBAAAP&#10;AAAAAAAAAAEAIAAAACIAAABkcnMvZG93bnJldi54bWxQSwECFAAUAAAACACHTuJASTIkWOIBAACr&#10;AwAADgAAAAAAAAABACAAAAAkAQAAZHJzL2Uyb0RvYy54bWxQSwUGAAAAAAYABgBZAQAAeAUAAAAA&#10;">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A5D"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6432" behindDoc="0" locked="0" layoutInCell="0" allowOverlap="1" wp14:anchorId="62FA71D2" wp14:editId="3CED6379">
              <wp:simplePos x="0" y="0"/>
              <wp:positionH relativeFrom="column">
                <wp:posOffset>0</wp:posOffset>
              </wp:positionH>
              <wp:positionV relativeFrom="paragraph">
                <wp:posOffset>359410</wp:posOffset>
              </wp:positionV>
              <wp:extent cx="6120130" cy="0"/>
              <wp:effectExtent l="0" t="0" r="0" b="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6432;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AA/X1QAAAAYBAAAP&#10;AAAAAAAAAAEAIAAAACIAAABkcnMvZG93bnJldi54bWxQSwECFAAUAAAACACHTuJAddQgpOIBAACt&#10;AwAADgAAAAAAAAABACAAAAAkAQAAZHJzL2Uyb0RvYy54bWxQSwUGAAAAAAYABgBZAQAAeAUAAAAA&#10;">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75D8D504" wp14:editId="1A70FBB5">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IAD9fVAAAABgEAAA8A&#10;AAAAAAAAAQAgAAAAIgAAAGRycy9kb3ducmV2LnhtbFBLAQIUABQAAAAIAIdO4kAZVIBp4QEAAKsD&#10;AAAOAAAAAAAAAAEAIAAAACQBAABkcnMvZTJvRG9jLnhtbFBLBQYAAAAABgAGAFkBAAB3BQAAAAA=&#10;">
              <v:fill on="f" focussize="0,0"/>
              <v:stroke weight="1pt" color="#000000" joinstyle="round"/>
              <v:imagedata o:title=""/>
              <o:lock v:ext="edit" aspectratio="f"/>
            </v:line>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F91BE4"/>
    <w:multiLevelType w:val="singleLevel"/>
    <w:tmpl w:val="3CF91BE4"/>
    <w:lvl w:ilvl="0">
      <w:start w:val="1"/>
      <w:numFmt w:val="decimal"/>
      <w:suff w:val="space"/>
      <w:lvlText w:val="%1."/>
      <w:lvlJc w:val="left"/>
      <w:rPr>
        <w:rFonts w:cs="Times New Roman"/>
      </w:rPr>
    </w:lvl>
  </w:abstractNum>
  <w:num w:numId="1" w16cid:durableId="17153013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n qiao">
    <w15:presenceInfo w15:providerId="Windows Live" w15:userId="3a788df6b09665af"/>
  </w15:person>
  <w15:person w15:author="mdzhang">
    <w15:presenceInfo w15:providerId="None" w15:userId="mdzhang"/>
  </w15:person>
  <w15:person w15:author="AAA">
    <w15:presenceInfo w15:providerId="None" w15:userId="A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03D24"/>
    <w:rsid w:val="00030ACE"/>
    <w:rsid w:val="00035B28"/>
    <w:rsid w:val="00046686"/>
    <w:rsid w:val="00050735"/>
    <w:rsid w:val="00055139"/>
    <w:rsid w:val="00060C40"/>
    <w:rsid w:val="000721DA"/>
    <w:rsid w:val="0008202C"/>
    <w:rsid w:val="000822D8"/>
    <w:rsid w:val="000961F7"/>
    <w:rsid w:val="000A27F0"/>
    <w:rsid w:val="000B535D"/>
    <w:rsid w:val="000E5944"/>
    <w:rsid w:val="000F6B50"/>
    <w:rsid w:val="00120541"/>
    <w:rsid w:val="00125F7A"/>
    <w:rsid w:val="00134AC9"/>
    <w:rsid w:val="001440C2"/>
    <w:rsid w:val="00150671"/>
    <w:rsid w:val="00161BC4"/>
    <w:rsid w:val="00174CA6"/>
    <w:rsid w:val="00184A41"/>
    <w:rsid w:val="00184A44"/>
    <w:rsid w:val="00195CB0"/>
    <w:rsid w:val="00197411"/>
    <w:rsid w:val="001D304A"/>
    <w:rsid w:val="001D4D69"/>
    <w:rsid w:val="001E004F"/>
    <w:rsid w:val="00210C65"/>
    <w:rsid w:val="00217198"/>
    <w:rsid w:val="002319D2"/>
    <w:rsid w:val="002319F0"/>
    <w:rsid w:val="00234E38"/>
    <w:rsid w:val="00235133"/>
    <w:rsid w:val="00235C08"/>
    <w:rsid w:val="00236604"/>
    <w:rsid w:val="00240E88"/>
    <w:rsid w:val="0024202B"/>
    <w:rsid w:val="00247E78"/>
    <w:rsid w:val="0026359C"/>
    <w:rsid w:val="00290A3A"/>
    <w:rsid w:val="00295DE6"/>
    <w:rsid w:val="002A1596"/>
    <w:rsid w:val="002A4CD8"/>
    <w:rsid w:val="002B4996"/>
    <w:rsid w:val="002B6B8D"/>
    <w:rsid w:val="002C4163"/>
    <w:rsid w:val="002D1613"/>
    <w:rsid w:val="002E5B79"/>
    <w:rsid w:val="002E6A53"/>
    <w:rsid w:val="002F4FD1"/>
    <w:rsid w:val="002F7AE6"/>
    <w:rsid w:val="003402CC"/>
    <w:rsid w:val="00350A5D"/>
    <w:rsid w:val="003540CE"/>
    <w:rsid w:val="00355D8F"/>
    <w:rsid w:val="00380A83"/>
    <w:rsid w:val="00392E6F"/>
    <w:rsid w:val="003979F5"/>
    <w:rsid w:val="003A05C0"/>
    <w:rsid w:val="003B2C70"/>
    <w:rsid w:val="003E50E7"/>
    <w:rsid w:val="003F5B91"/>
    <w:rsid w:val="00401855"/>
    <w:rsid w:val="0040455B"/>
    <w:rsid w:val="004275BB"/>
    <w:rsid w:val="0043022A"/>
    <w:rsid w:val="00432D62"/>
    <w:rsid w:val="004349CE"/>
    <w:rsid w:val="00444E3E"/>
    <w:rsid w:val="0046229E"/>
    <w:rsid w:val="004646CE"/>
    <w:rsid w:val="00467AF1"/>
    <w:rsid w:val="00495C16"/>
    <w:rsid w:val="004A0E5B"/>
    <w:rsid w:val="004A5567"/>
    <w:rsid w:val="004A5D07"/>
    <w:rsid w:val="004C1FF5"/>
    <w:rsid w:val="004D5EC4"/>
    <w:rsid w:val="004E0819"/>
    <w:rsid w:val="00510265"/>
    <w:rsid w:val="005408D2"/>
    <w:rsid w:val="0057249C"/>
    <w:rsid w:val="00574F6C"/>
    <w:rsid w:val="005753E5"/>
    <w:rsid w:val="005B0153"/>
    <w:rsid w:val="005C3AC0"/>
    <w:rsid w:val="005D1620"/>
    <w:rsid w:val="005D4CEA"/>
    <w:rsid w:val="005D4D45"/>
    <w:rsid w:val="005F2091"/>
    <w:rsid w:val="005F5333"/>
    <w:rsid w:val="00602D86"/>
    <w:rsid w:val="00602EF8"/>
    <w:rsid w:val="00605FD7"/>
    <w:rsid w:val="006122FD"/>
    <w:rsid w:val="00620C12"/>
    <w:rsid w:val="00621487"/>
    <w:rsid w:val="00621CAE"/>
    <w:rsid w:val="00626999"/>
    <w:rsid w:val="006326E4"/>
    <w:rsid w:val="006501D6"/>
    <w:rsid w:val="006553FD"/>
    <w:rsid w:val="0066664E"/>
    <w:rsid w:val="00677D41"/>
    <w:rsid w:val="006823A1"/>
    <w:rsid w:val="006845D0"/>
    <w:rsid w:val="00685A45"/>
    <w:rsid w:val="006970CE"/>
    <w:rsid w:val="006A22FA"/>
    <w:rsid w:val="006A2824"/>
    <w:rsid w:val="006A2E48"/>
    <w:rsid w:val="006A7258"/>
    <w:rsid w:val="006B49C8"/>
    <w:rsid w:val="007045CD"/>
    <w:rsid w:val="00714CCA"/>
    <w:rsid w:val="00723D01"/>
    <w:rsid w:val="00732FD1"/>
    <w:rsid w:val="00735F97"/>
    <w:rsid w:val="00740D53"/>
    <w:rsid w:val="00751BDA"/>
    <w:rsid w:val="00752CD3"/>
    <w:rsid w:val="00757516"/>
    <w:rsid w:val="007669FB"/>
    <w:rsid w:val="00797B82"/>
    <w:rsid w:val="007B3E53"/>
    <w:rsid w:val="007B7390"/>
    <w:rsid w:val="007F079C"/>
    <w:rsid w:val="007F1DA7"/>
    <w:rsid w:val="00803DA9"/>
    <w:rsid w:val="008175D2"/>
    <w:rsid w:val="00830F21"/>
    <w:rsid w:val="008326A8"/>
    <w:rsid w:val="00836D73"/>
    <w:rsid w:val="00875615"/>
    <w:rsid w:val="00886D12"/>
    <w:rsid w:val="00886ED6"/>
    <w:rsid w:val="00891096"/>
    <w:rsid w:val="008916A8"/>
    <w:rsid w:val="008A046B"/>
    <w:rsid w:val="008B2C91"/>
    <w:rsid w:val="008B3DBA"/>
    <w:rsid w:val="008C4977"/>
    <w:rsid w:val="008D58E9"/>
    <w:rsid w:val="008D608E"/>
    <w:rsid w:val="008D66D0"/>
    <w:rsid w:val="008E2049"/>
    <w:rsid w:val="008E2AA3"/>
    <w:rsid w:val="008E33F9"/>
    <w:rsid w:val="008E7B64"/>
    <w:rsid w:val="0090038E"/>
    <w:rsid w:val="00902B9B"/>
    <w:rsid w:val="0092054F"/>
    <w:rsid w:val="00933318"/>
    <w:rsid w:val="00972272"/>
    <w:rsid w:val="00992205"/>
    <w:rsid w:val="009A1CB2"/>
    <w:rsid w:val="009D508D"/>
    <w:rsid w:val="009D5546"/>
    <w:rsid w:val="009D5FDD"/>
    <w:rsid w:val="009D7762"/>
    <w:rsid w:val="009F0BBA"/>
    <w:rsid w:val="009F7A1F"/>
    <w:rsid w:val="00A0686A"/>
    <w:rsid w:val="00A20AA6"/>
    <w:rsid w:val="00A360C9"/>
    <w:rsid w:val="00A3700E"/>
    <w:rsid w:val="00A4659B"/>
    <w:rsid w:val="00A50CAB"/>
    <w:rsid w:val="00A5725A"/>
    <w:rsid w:val="00A65087"/>
    <w:rsid w:val="00A66825"/>
    <w:rsid w:val="00A6781E"/>
    <w:rsid w:val="00A67E34"/>
    <w:rsid w:val="00AA46D4"/>
    <w:rsid w:val="00AB0346"/>
    <w:rsid w:val="00AD09B7"/>
    <w:rsid w:val="00AF61FE"/>
    <w:rsid w:val="00AF62EB"/>
    <w:rsid w:val="00B039A8"/>
    <w:rsid w:val="00B30BAB"/>
    <w:rsid w:val="00B31F60"/>
    <w:rsid w:val="00B35163"/>
    <w:rsid w:val="00B41FCD"/>
    <w:rsid w:val="00B43AEC"/>
    <w:rsid w:val="00B464A8"/>
    <w:rsid w:val="00B540BF"/>
    <w:rsid w:val="00B546B1"/>
    <w:rsid w:val="00B565C5"/>
    <w:rsid w:val="00B70DEF"/>
    <w:rsid w:val="00B7264B"/>
    <w:rsid w:val="00B816BF"/>
    <w:rsid w:val="00B922DC"/>
    <w:rsid w:val="00B93A02"/>
    <w:rsid w:val="00B95363"/>
    <w:rsid w:val="00BA57BE"/>
    <w:rsid w:val="00BC5631"/>
    <w:rsid w:val="00BD3E01"/>
    <w:rsid w:val="00BD3E50"/>
    <w:rsid w:val="00BD735C"/>
    <w:rsid w:val="00BD7462"/>
    <w:rsid w:val="00BE03C7"/>
    <w:rsid w:val="00BE48A0"/>
    <w:rsid w:val="00BF7668"/>
    <w:rsid w:val="00C07344"/>
    <w:rsid w:val="00C14405"/>
    <w:rsid w:val="00C1798D"/>
    <w:rsid w:val="00C2042F"/>
    <w:rsid w:val="00C23B22"/>
    <w:rsid w:val="00C40E8F"/>
    <w:rsid w:val="00C52230"/>
    <w:rsid w:val="00C60F9F"/>
    <w:rsid w:val="00C62149"/>
    <w:rsid w:val="00C63E44"/>
    <w:rsid w:val="00C6506A"/>
    <w:rsid w:val="00CB1F47"/>
    <w:rsid w:val="00CB2389"/>
    <w:rsid w:val="00CB700D"/>
    <w:rsid w:val="00CC5ED2"/>
    <w:rsid w:val="00CD2BDA"/>
    <w:rsid w:val="00CE1052"/>
    <w:rsid w:val="00CE2D40"/>
    <w:rsid w:val="00CE4B62"/>
    <w:rsid w:val="00CF78B9"/>
    <w:rsid w:val="00D006D6"/>
    <w:rsid w:val="00D06B05"/>
    <w:rsid w:val="00D2202F"/>
    <w:rsid w:val="00D31A6B"/>
    <w:rsid w:val="00D32BED"/>
    <w:rsid w:val="00D3750B"/>
    <w:rsid w:val="00D43E27"/>
    <w:rsid w:val="00D51E2F"/>
    <w:rsid w:val="00D531DA"/>
    <w:rsid w:val="00D64D4A"/>
    <w:rsid w:val="00D72663"/>
    <w:rsid w:val="00D7445D"/>
    <w:rsid w:val="00D74F02"/>
    <w:rsid w:val="00D7634D"/>
    <w:rsid w:val="00D76AFE"/>
    <w:rsid w:val="00DA4472"/>
    <w:rsid w:val="00DA4891"/>
    <w:rsid w:val="00DB1901"/>
    <w:rsid w:val="00DB1C06"/>
    <w:rsid w:val="00DB5374"/>
    <w:rsid w:val="00DC19C2"/>
    <w:rsid w:val="00DC333A"/>
    <w:rsid w:val="00DD2D15"/>
    <w:rsid w:val="00E019D3"/>
    <w:rsid w:val="00E05196"/>
    <w:rsid w:val="00E177F4"/>
    <w:rsid w:val="00E25C90"/>
    <w:rsid w:val="00E30C58"/>
    <w:rsid w:val="00E32998"/>
    <w:rsid w:val="00E42C06"/>
    <w:rsid w:val="00E53822"/>
    <w:rsid w:val="00E656A4"/>
    <w:rsid w:val="00E9067F"/>
    <w:rsid w:val="00EA7327"/>
    <w:rsid w:val="00EB19AE"/>
    <w:rsid w:val="00EB6B03"/>
    <w:rsid w:val="00ED58E5"/>
    <w:rsid w:val="00EE70FB"/>
    <w:rsid w:val="00EF1B50"/>
    <w:rsid w:val="00F01133"/>
    <w:rsid w:val="00F04084"/>
    <w:rsid w:val="00F054C8"/>
    <w:rsid w:val="00F26D86"/>
    <w:rsid w:val="00F32743"/>
    <w:rsid w:val="00F352FB"/>
    <w:rsid w:val="00F42F50"/>
    <w:rsid w:val="00F503AD"/>
    <w:rsid w:val="00F95018"/>
    <w:rsid w:val="00FA3938"/>
    <w:rsid w:val="00FA7499"/>
    <w:rsid w:val="00FE31C1"/>
    <w:rsid w:val="00FE5536"/>
    <w:rsid w:val="00FE7EFE"/>
    <w:rsid w:val="00FF31B4"/>
    <w:rsid w:val="00FF3BAB"/>
    <w:rsid w:val="14480C42"/>
    <w:rsid w:val="28D85A51"/>
    <w:rsid w:val="3A7E583F"/>
    <w:rsid w:val="444C328F"/>
    <w:rsid w:val="478B1CDF"/>
    <w:rsid w:val="4BBD1478"/>
    <w:rsid w:val="6FDD7A3E"/>
    <w:rsid w:val="74B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9FF5E"/>
  <w15:docId w15:val="{7916D038-548F-4694-83C6-6E7FD5912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781E"/>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customStyle="1" w:styleId="14">
    <w:name w:val="修订1"/>
    <w:hidden/>
    <w:uiPriority w:val="99"/>
    <w:unhideWhenUsed/>
    <w:rPr>
      <w:kern w:val="2"/>
      <w:sz w:val="22"/>
      <w:szCs w:val="24"/>
      <w14:ligatures w14:val="standardContextual"/>
    </w:rPr>
  </w:style>
  <w:style w:type="paragraph" w:styleId="aff1">
    <w:name w:val="Revision"/>
    <w:hidden/>
    <w:uiPriority w:val="99"/>
    <w:unhideWhenUsed/>
    <w:rsid w:val="003540CE"/>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745082">
      <w:bodyDiv w:val="1"/>
      <w:marLeft w:val="0"/>
      <w:marRight w:val="0"/>
      <w:marTop w:val="0"/>
      <w:marBottom w:val="0"/>
      <w:divBdr>
        <w:top w:val="none" w:sz="0" w:space="0" w:color="auto"/>
        <w:left w:val="none" w:sz="0" w:space="0" w:color="auto"/>
        <w:bottom w:val="none" w:sz="0" w:space="0" w:color="auto"/>
        <w:right w:val="none" w:sz="0" w:space="0" w:color="auto"/>
      </w:divBdr>
    </w:div>
    <w:div w:id="20087034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header" Target="header3.xml"/><Relationship Id="rId26"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4.png"/><Relationship Id="rId28" Type="http://schemas.microsoft.com/office/2011/relationships/people" Target="people.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1008</TotalTime>
  <Pages>36</Pages>
  <Words>7394</Words>
  <Characters>42150</Characters>
  <Application>Microsoft Office Word</Application>
  <DocSecurity>0</DocSecurity>
  <Lines>351</Lines>
  <Paragraphs>98</Paragraphs>
  <ScaleCrop>false</ScaleCrop>
  <Company/>
  <LinksUpToDate>false</LinksUpToDate>
  <CharactersWithSpaces>49446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 qiao</dc:creator>
  <cp:lastModifiedBy>yun qiao</cp:lastModifiedBy>
  <cp:revision>142</cp:revision>
  <dcterms:created xsi:type="dcterms:W3CDTF">2026-04-15T07:02:00Z</dcterms:created>
  <dcterms:modified xsi:type="dcterms:W3CDTF">2026-04-21T07:27:00Z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eyJoZGlkIjoiYTk5ZjQ3NGM2OGI0ODNkMzI4MzJkNTU0MDFkYzc1ZWEiLCJ1c2VySWQiOiIzMDYxNDc4NjcifQ==</vt:lpwstr>
  </property>
  <property fmtid="{D5CDD505-2E9C-101B-9397-08002B2CF9AE}" pid="3" name="KSOProductBuildVer">
    <vt:lpwstr>2052-12.1.0.25225</vt:lpwstr>
  </property>
  <property fmtid="{D5CDD505-2E9C-101B-9397-08002B2CF9AE}" pid="4" name="ICV">
    <vt:lpwstr>C36D70AA97F24506B136CD9E56BF6ADA_13</vt:lpwstr>
  </property>
</Properties>
</file>